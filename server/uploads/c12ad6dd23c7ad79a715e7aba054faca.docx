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F27B3" w14:textId="0F93B8A6" w:rsidR="00A755C4" w:rsidRPr="00B531F2" w:rsidRDefault="0056289C" w:rsidP="00953AE8">
      <w:pPr>
        <w:pStyle w:val="Ttulo1"/>
      </w:pPr>
      <w:bookmarkStart w:id="0" w:name="_Toc216389571"/>
      <w:bookmarkStart w:id="1" w:name="_Toc226540125"/>
      <w:r>
        <w:t>M</w:t>
      </w:r>
      <w:r w:rsidR="00667D2B" w:rsidRPr="00667D2B">
        <w:t>étodos de Estimación de Softwar</w:t>
      </w:r>
      <w:r w:rsidR="00667D2B">
        <w:t>e</w:t>
      </w:r>
      <w:bookmarkEnd w:id="1"/>
    </w:p>
    <w:p w14:paraId="7A02E9E2" w14:textId="206759DC" w:rsidR="00A755C4" w:rsidRPr="00B531F2" w:rsidRDefault="00667D2B" w:rsidP="00953AE8">
      <w:pPr>
        <w:pStyle w:val="Ttulo2"/>
      </w:pPr>
      <w:bookmarkStart w:id="2" w:name="_Toc226540126"/>
      <w:r>
        <w:t>Estimación por 3 Puntos</w:t>
      </w:r>
      <w:bookmarkEnd w:id="2"/>
    </w:p>
    <w:p w14:paraId="3935FAF3" w14:textId="4C61A7DB" w:rsidR="00A755C4" w:rsidRPr="00837114" w:rsidRDefault="00A755C4" w:rsidP="00953AE8">
      <w:pPr>
        <w:rPr>
          <w:rFonts w:cs="Times New Roman"/>
        </w:rPr>
      </w:pPr>
      <w:r w:rsidRPr="00B531F2">
        <w:rPr>
          <w:rFonts w:cs="Times New Roman"/>
        </w:rPr>
        <w:t>​</w:t>
      </w:r>
    </w:p>
    <w:p w14:paraId="7900B9B8" w14:textId="39E149ED" w:rsidR="00A85F87" w:rsidRDefault="00B00899" w:rsidP="00953AE8">
      <w:pPr>
        <w:pStyle w:val="Ttulo3"/>
      </w:pPr>
      <w:r>
        <w:t>Conceptos</w:t>
      </w:r>
    </w:p>
    <w:p w14:paraId="668E54E4" w14:textId="5B9A4197" w:rsidR="00B00899" w:rsidRDefault="00845C31" w:rsidP="00953AE8">
      <w:r w:rsidRPr="00845C31">
        <w:t>La estimación de tres puntos se fundamenta en la metodología PERT (</w:t>
      </w:r>
      <w:proofErr w:type="spellStart"/>
      <w:r w:rsidRPr="00845C31">
        <w:t>Program</w:t>
      </w:r>
      <w:proofErr w:type="spellEnd"/>
      <w:r w:rsidRPr="00845C31">
        <w:t xml:space="preserve"> </w:t>
      </w:r>
      <w:proofErr w:type="spellStart"/>
      <w:r w:rsidRPr="00845C31">
        <w:t>Evaluation</w:t>
      </w:r>
      <w:proofErr w:type="spellEnd"/>
      <w:r w:rsidRPr="00845C31">
        <w:t xml:space="preserve"> and </w:t>
      </w:r>
      <w:proofErr w:type="spellStart"/>
      <w:r w:rsidRPr="00845C31">
        <w:t>Review</w:t>
      </w:r>
      <w:proofErr w:type="spellEnd"/>
      <w:r w:rsidRPr="00845C31">
        <w:t xml:space="preserve"> </w:t>
      </w:r>
      <w:proofErr w:type="spellStart"/>
      <w:r w:rsidRPr="00845C31">
        <w:t>Technique</w:t>
      </w:r>
      <w:proofErr w:type="spellEnd"/>
      <w:r w:rsidRPr="00845C31">
        <w:t>), que pondera tres escenarios para cada variable de proyecto: optimista (O), más probable (M) y pesimista (P). A partir de estos valores, se calculan la media ponderada (E) y la desviación estándar (σ) mediante las siguientes expresiones:</w:t>
      </w:r>
    </w:p>
    <w:p w14:paraId="6EE116CE" w14:textId="391773EE" w:rsidR="00541921" w:rsidRPr="00541921" w:rsidRDefault="00541921" w:rsidP="00541921">
      <w:r w:rsidRPr="00541921">
        <w:t>Media ponderada (</w:t>
      </w:r>
      <w:proofErr w:type="spellStart"/>
      <w:r w:rsidRPr="00541921">
        <w:t>Expected</w:t>
      </w:r>
      <w:proofErr w:type="spellEnd"/>
      <w:r w:rsidRPr="00541921">
        <w:t xml:space="preserve"> </w:t>
      </w:r>
      <w:proofErr w:type="spellStart"/>
      <w:r w:rsidRPr="00541921">
        <w:t>value</w:t>
      </w:r>
      <w:proofErr w:type="spellEnd"/>
      <w:r w:rsidRPr="00541921">
        <w:t>): </w:t>
      </w:r>
      <m:oMath>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O</m:t>
            </m:r>
            <m:r>
              <m:rPr>
                <m:sty m:val="p"/>
              </m:rPr>
              <w:rPr>
                <w:rFonts w:ascii="Cambria Math" w:hAnsi="Cambria Math"/>
              </w:rPr>
              <m:t>+4</m:t>
            </m:r>
            <m:r>
              <w:rPr>
                <w:rFonts w:ascii="Cambria Math" w:hAnsi="Cambria Math"/>
              </w:rPr>
              <m:t>M</m:t>
            </m:r>
            <m:r>
              <m:rPr>
                <m:sty m:val="p"/>
              </m:rPr>
              <w:rPr>
                <w:rFonts w:ascii="Cambria Math" w:hAnsi="Cambria Math"/>
              </w:rPr>
              <m:t>+</m:t>
            </m:r>
            <m:r>
              <w:rPr>
                <w:rFonts w:ascii="Cambria Math" w:hAnsi="Cambria Math"/>
              </w:rPr>
              <m:t>P</m:t>
            </m:r>
          </m:num>
          <m:den>
            <m:r>
              <m:rPr>
                <m:sty m:val="p"/>
              </m:rPr>
              <w:rPr>
                <w:rFonts w:ascii="Cambria Math" w:hAnsi="Cambria Math"/>
              </w:rPr>
              <m:t>6</m:t>
            </m:r>
          </m:den>
        </m:f>
      </m:oMath>
    </w:p>
    <w:p w14:paraId="4E97CDBD" w14:textId="77777777" w:rsidR="00E14BEA" w:rsidRPr="00E14BEA" w:rsidRDefault="00541921" w:rsidP="00E14BEA">
      <w:pPr>
        <w:ind w:left="720" w:firstLine="0"/>
        <w:jc w:val="left"/>
        <w:rPr>
          <w:lang w:val="es-US"/>
        </w:rPr>
      </w:pPr>
      <w:r w:rsidRPr="00541921">
        <w:t xml:space="preserve">Desviación estándar (Standard </w:t>
      </w:r>
      <w:proofErr w:type="spellStart"/>
      <w:r w:rsidRPr="00541921">
        <w:t>deviation</w:t>
      </w:r>
      <w:proofErr w:type="spellEnd"/>
      <w:r w:rsidRPr="00541921">
        <w:t>):</w:t>
      </w:r>
      <w:r w:rsidRPr="00541921">
        <w:rPr>
          <w:lang w:val="es-US"/>
        </w:rPr>
        <w:t> </w:t>
      </w:r>
      <m:oMath>
        <m:r>
          <w:rPr>
            <w:rFonts w:ascii="Cambria Math" w:hAnsi="Cambria Math"/>
            <w:lang w:val="es-US"/>
          </w:rPr>
          <m:t>σ=</m:t>
        </m:r>
        <m:f>
          <m:fPr>
            <m:ctrlPr>
              <w:rPr>
                <w:rFonts w:ascii="Cambria Math" w:hAnsi="Cambria Math"/>
                <w:lang w:val="es-US"/>
              </w:rPr>
            </m:ctrlPr>
          </m:fPr>
          <m:num>
            <m:r>
              <w:rPr>
                <w:rFonts w:ascii="Cambria Math" w:hAnsi="Cambria Math"/>
                <w:lang w:val="es-US"/>
              </w:rPr>
              <m:t>P-O</m:t>
            </m:r>
          </m:num>
          <m:den>
            <m:r>
              <w:rPr>
                <w:rFonts w:ascii="Cambria Math" w:hAnsi="Cambria Math"/>
                <w:lang w:val="es-US"/>
              </w:rPr>
              <m:t>6</m:t>
            </m:r>
          </m:den>
        </m:f>
      </m:oMath>
      <w:r w:rsidRPr="00541921">
        <w:rPr>
          <w:lang w:val="es-US"/>
        </w:rPr>
        <w:br/>
      </w:r>
      <w:r w:rsidR="00E14BEA" w:rsidRPr="00E14BEA">
        <w:rPr>
          <w:lang w:val="es-US"/>
        </w:rPr>
        <w:t>Optimista (O): el mejor caso posible.</w:t>
      </w:r>
    </w:p>
    <w:p w14:paraId="4F4E5ADF" w14:textId="77777777" w:rsidR="00E14BEA" w:rsidRPr="00E14BEA" w:rsidRDefault="00E14BEA" w:rsidP="00E14BEA">
      <w:pPr>
        <w:jc w:val="left"/>
        <w:rPr>
          <w:lang w:val="es-US"/>
        </w:rPr>
      </w:pPr>
      <w:r w:rsidRPr="00E14BEA">
        <w:rPr>
          <w:lang w:val="es-US"/>
        </w:rPr>
        <w:t>Más probable (M): el escenario realista.</w:t>
      </w:r>
    </w:p>
    <w:p w14:paraId="5A466A8D" w14:textId="1C4CF7E5" w:rsidR="00541921" w:rsidRPr="00541921" w:rsidRDefault="00E14BEA" w:rsidP="00E14BEA">
      <w:pPr>
        <w:jc w:val="left"/>
        <w:rPr>
          <w:lang w:val="es-US"/>
        </w:rPr>
      </w:pPr>
      <w:r w:rsidRPr="00E14BEA">
        <w:rPr>
          <w:lang w:val="es-US"/>
        </w:rPr>
        <w:t>Pesimista (P): el peor caso posible.</w:t>
      </w:r>
    </w:p>
    <w:p w14:paraId="1A911FBF" w14:textId="0E055E01" w:rsidR="00A755C4" w:rsidRPr="00B531F2" w:rsidRDefault="00B00899" w:rsidP="00953AE8">
      <w:pPr>
        <w:pStyle w:val="Ttulo3"/>
      </w:pPr>
      <w:r>
        <w:t>Fundamentos del Método</w:t>
      </w:r>
    </w:p>
    <w:p w14:paraId="21E0C722" w14:textId="5DBB7E36" w:rsidR="00E36320" w:rsidRPr="00611D1C" w:rsidRDefault="00A755C4" w:rsidP="00E36320">
      <w:pPr>
        <w:spacing w:line="278" w:lineRule="auto"/>
        <w:rPr>
          <w:rFonts w:cs="Times New Roman"/>
        </w:rPr>
      </w:pPr>
      <w:r w:rsidRPr="00B531F2">
        <w:rPr>
          <w:rFonts w:cs="Times New Roman"/>
        </w:rPr>
        <w:t>​​</w:t>
      </w:r>
      <w:r w:rsidR="00E36320" w:rsidRPr="00E36320">
        <w:rPr>
          <w:rFonts w:cs="Times New Roman"/>
        </w:rPr>
        <w:t xml:space="preserve"> </w:t>
      </w:r>
      <w:r w:rsidR="00E36320" w:rsidRPr="00611D1C">
        <w:rPr>
          <w:rFonts w:cs="Times New Roman"/>
        </w:rPr>
        <w:t>Sea una actividad con duración incierta representada por una variable aleatoria </w:t>
      </w:r>
      <m:oMath>
        <m:r>
          <w:rPr>
            <w:rFonts w:ascii="Cambria Math" w:hAnsi="Cambria Math" w:cs="Times New Roman"/>
          </w:rPr>
          <m:t>T</m:t>
        </m:r>
      </m:oMath>
      <w:r w:rsidR="00E36320" w:rsidRPr="00611D1C">
        <w:rPr>
          <w:rFonts w:cs="Times New Roman"/>
        </w:rPr>
        <w:t>.</w:t>
      </w:r>
    </w:p>
    <w:p w14:paraId="474422BE" w14:textId="77777777" w:rsidR="00E36320" w:rsidRPr="00611D1C" w:rsidRDefault="00E36320" w:rsidP="00E36320">
      <w:pPr>
        <w:spacing w:line="278" w:lineRule="auto"/>
        <w:rPr>
          <w:rFonts w:cs="Times New Roman"/>
        </w:rPr>
      </w:pPr>
      <w:r w:rsidRPr="00611D1C">
        <w:rPr>
          <w:rFonts w:cs="Times New Roman"/>
        </w:rPr>
        <w:t>Se definen tres valores cuantiles subjetivos:</w:t>
      </w:r>
    </w:p>
    <w:p w14:paraId="1BF5A021" w14:textId="77777777" w:rsidR="00E36320" w:rsidRPr="00611D1C" w:rsidRDefault="00E36320" w:rsidP="00E36320">
      <w:pPr>
        <w:numPr>
          <w:ilvl w:val="0"/>
          <w:numId w:val="77"/>
        </w:numPr>
        <w:spacing w:line="278" w:lineRule="auto"/>
        <w:jc w:val="left"/>
        <w:rPr>
          <w:rFonts w:cs="Times New Roman"/>
        </w:rPr>
      </w:pPr>
      <m:oMath>
        <m:r>
          <w:rPr>
            <w:rFonts w:ascii="Cambria Math" w:hAnsi="Cambria Math" w:cs="Times New Roman"/>
          </w:rPr>
          <m:t>O</m:t>
        </m:r>
      </m:oMath>
      <w:r w:rsidRPr="00611D1C">
        <w:rPr>
          <w:rFonts w:cs="Times New Roman"/>
        </w:rPr>
        <w:t>: Optimista → </w:t>
      </w:r>
      <m:oMath>
        <m:r>
          <w:rPr>
            <w:rFonts w:ascii="Cambria Math" w:hAnsi="Cambria Math" w:cs="Times New Roman"/>
          </w:rPr>
          <m:t>P(T≤O)=</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o</m:t>
            </m:r>
          </m:sub>
        </m:sSub>
      </m:oMath>
      <w:r w:rsidRPr="00611D1C">
        <w:rPr>
          <w:rFonts w:cs="Times New Roman"/>
        </w:rPr>
        <w:t> (muy pequeña, ej. 0.05)</w:t>
      </w:r>
    </w:p>
    <w:p w14:paraId="390CC1F1" w14:textId="77777777" w:rsidR="00E36320" w:rsidRPr="00611D1C" w:rsidRDefault="00E36320" w:rsidP="00E36320">
      <w:pPr>
        <w:numPr>
          <w:ilvl w:val="0"/>
          <w:numId w:val="77"/>
        </w:numPr>
        <w:spacing w:line="278" w:lineRule="auto"/>
        <w:jc w:val="left"/>
        <w:rPr>
          <w:rFonts w:cs="Times New Roman"/>
        </w:rPr>
      </w:pPr>
      <m:oMath>
        <m:r>
          <w:rPr>
            <w:rFonts w:ascii="Cambria Math" w:hAnsi="Cambria Math" w:cs="Times New Roman"/>
          </w:rPr>
          <m:t>M</m:t>
        </m:r>
      </m:oMath>
      <w:r w:rsidRPr="00611D1C">
        <w:rPr>
          <w:rFonts w:cs="Times New Roman"/>
        </w:rPr>
        <w:t>: Más probable → Moda de la distribución</w:t>
      </w:r>
    </w:p>
    <w:p w14:paraId="39791DFB" w14:textId="77777777" w:rsidR="00E36320" w:rsidRPr="00611D1C" w:rsidRDefault="00E36320" w:rsidP="00E36320">
      <w:pPr>
        <w:numPr>
          <w:ilvl w:val="0"/>
          <w:numId w:val="77"/>
        </w:numPr>
        <w:spacing w:line="278" w:lineRule="auto"/>
        <w:jc w:val="left"/>
        <w:rPr>
          <w:rFonts w:cs="Times New Roman"/>
        </w:rPr>
      </w:pPr>
      <m:oMath>
        <m:r>
          <w:rPr>
            <w:rFonts w:ascii="Cambria Math" w:hAnsi="Cambria Math" w:cs="Times New Roman"/>
          </w:rPr>
          <m:t>P</m:t>
        </m:r>
      </m:oMath>
      <w:r w:rsidRPr="00611D1C">
        <w:rPr>
          <w:rFonts w:cs="Times New Roman"/>
        </w:rPr>
        <w:t>: Pesimista → </w:t>
      </w:r>
      <m:oMath>
        <m:r>
          <w:rPr>
            <w:rFonts w:ascii="Cambria Math" w:hAnsi="Cambria Math" w:cs="Times New Roman"/>
          </w:rPr>
          <m:t>P(T≥P)=</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p</m:t>
            </m:r>
          </m:sub>
        </m:sSub>
      </m:oMath>
      <w:r w:rsidRPr="00611D1C">
        <w:rPr>
          <w:rFonts w:cs="Times New Roman"/>
        </w:rPr>
        <w:t> (muy pequeña, ej. 0.05)</w:t>
      </w:r>
    </w:p>
    <w:p w14:paraId="76800171" w14:textId="77777777" w:rsidR="00E36320" w:rsidRPr="00611D1C" w:rsidRDefault="00E36320" w:rsidP="00E36320">
      <w:pPr>
        <w:spacing w:line="278" w:lineRule="auto"/>
        <w:rPr>
          <w:rFonts w:cs="Times New Roman"/>
        </w:rPr>
      </w:pPr>
      <w:r w:rsidRPr="00611D1C">
        <w:rPr>
          <w:rFonts w:cs="Times New Roman"/>
        </w:rPr>
        <w:t>No se conoce la distribución exacta de </w:t>
      </w:r>
      <m:oMath>
        <m:r>
          <w:rPr>
            <w:rFonts w:ascii="Cambria Math" w:hAnsi="Cambria Math" w:cs="Times New Roman"/>
          </w:rPr>
          <m:t>T</m:t>
        </m:r>
      </m:oMath>
      <w:r w:rsidRPr="00611D1C">
        <w:rPr>
          <w:rFonts w:cs="Times New Roman"/>
        </w:rPr>
        <w:t>, pero se asume que es unimodal y continua.</w:t>
      </w:r>
    </w:p>
    <w:p w14:paraId="27C45565" w14:textId="77777777" w:rsidR="00E36320" w:rsidRPr="00611D1C" w:rsidRDefault="00E36320" w:rsidP="00E36320">
      <w:pPr>
        <w:spacing w:line="278" w:lineRule="auto"/>
        <w:rPr>
          <w:rFonts w:cs="Times New Roman"/>
        </w:rPr>
      </w:pPr>
    </w:p>
    <w:p w14:paraId="320CDB95" w14:textId="77777777" w:rsidR="00E36320" w:rsidRPr="00611D1C" w:rsidRDefault="00E36320" w:rsidP="00E36320">
      <w:pPr>
        <w:spacing w:line="278" w:lineRule="auto"/>
        <w:rPr>
          <w:rFonts w:cs="Times New Roman"/>
          <w:b/>
          <w:bCs/>
        </w:rPr>
      </w:pPr>
      <w:r w:rsidRPr="00611D1C">
        <w:rPr>
          <w:rFonts w:cs="Times New Roman"/>
          <w:b/>
          <w:bCs/>
        </w:rPr>
        <w:t>Supuesto de distribución Beta (PERT original)</w:t>
      </w:r>
    </w:p>
    <w:p w14:paraId="3250BF71" w14:textId="77777777" w:rsidR="00E36320" w:rsidRPr="00611D1C" w:rsidRDefault="00E36320" w:rsidP="00E36320">
      <w:pPr>
        <w:spacing w:line="278" w:lineRule="auto"/>
        <w:rPr>
          <w:rFonts w:cs="Times New Roman"/>
        </w:rPr>
      </w:pPr>
      <w:r w:rsidRPr="00611D1C">
        <w:rPr>
          <w:rFonts w:cs="Times New Roman"/>
        </w:rPr>
        <w:t>Se aproxima </w:t>
      </w:r>
      <m:oMath>
        <m:r>
          <w:rPr>
            <w:rFonts w:ascii="Cambria Math" w:hAnsi="Cambria Math" w:cs="Times New Roman"/>
          </w:rPr>
          <m:t>T</m:t>
        </m:r>
      </m:oMath>
      <w:r w:rsidRPr="00611D1C">
        <w:rPr>
          <w:rFonts w:cs="Times New Roman"/>
        </w:rPr>
        <w:t> con una </w:t>
      </w:r>
      <w:r w:rsidRPr="00611D1C">
        <w:rPr>
          <w:rFonts w:cs="Times New Roman"/>
          <w:b/>
          <w:bCs/>
        </w:rPr>
        <w:t>distribución Beta</w:t>
      </w:r>
      <w:r w:rsidRPr="00611D1C">
        <w:rPr>
          <w:rFonts w:cs="Times New Roman"/>
        </w:rPr>
        <w:t> de parámetros </w:t>
      </w:r>
      <m:oMath>
        <m:r>
          <w:rPr>
            <w:rFonts w:ascii="Cambria Math" w:hAnsi="Cambria Math" w:cs="Times New Roman"/>
          </w:rPr>
          <m:t>α,β</m:t>
        </m:r>
      </m:oMath>
      <w:r w:rsidRPr="00611D1C">
        <w:rPr>
          <w:rFonts w:cs="Times New Roman"/>
        </w:rPr>
        <w:t>, cuyo soporte es </w:t>
      </w:r>
      <m:oMath>
        <m:d>
          <m:dPr>
            <m:begChr m:val="["/>
            <m:sepChr m:val=","/>
            <m:endChr m:val="]"/>
            <m:ctrlPr>
              <w:rPr>
                <w:rFonts w:ascii="Cambria Math" w:hAnsi="Cambria Math" w:cs="Times New Roman"/>
              </w:rPr>
            </m:ctrlPr>
          </m:dPr>
          <m:e>
            <m:r>
              <w:rPr>
                <w:rFonts w:ascii="Cambria Math" w:hAnsi="Cambria Math" w:cs="Times New Roman"/>
              </w:rPr>
              <m:t>O</m:t>
            </m:r>
          </m:e>
          <m:e>
            <m:r>
              <w:rPr>
                <w:rFonts w:ascii="Cambria Math" w:hAnsi="Cambria Math" w:cs="Times New Roman"/>
              </w:rPr>
              <m:t>P</m:t>
            </m:r>
          </m:e>
        </m:d>
      </m:oMath>
      <w:r w:rsidRPr="00611D1C">
        <w:rPr>
          <w:rFonts w:cs="Times New Roman"/>
        </w:rPr>
        <w:t>.</w:t>
      </w:r>
    </w:p>
    <w:p w14:paraId="5ECD237F" w14:textId="77777777" w:rsidR="00E36320" w:rsidRPr="00611D1C" w:rsidRDefault="00E36320" w:rsidP="00E36320">
      <w:pPr>
        <w:spacing w:line="278" w:lineRule="auto"/>
        <w:rPr>
          <w:rFonts w:cs="Times New Roman"/>
        </w:rPr>
      </w:pPr>
      <w:r w:rsidRPr="00611D1C">
        <w:rPr>
          <w:rFonts w:cs="Times New Roman"/>
        </w:rPr>
        <w:t>La </w:t>
      </w:r>
      <w:r w:rsidRPr="00611D1C">
        <w:rPr>
          <w:rFonts w:cs="Times New Roman"/>
          <w:b/>
          <w:bCs/>
        </w:rPr>
        <w:t>media</w:t>
      </w:r>
      <w:r w:rsidRPr="00611D1C">
        <w:rPr>
          <w:rFonts w:cs="Times New Roman"/>
        </w:rPr>
        <w:t> de una Beta en </w:t>
      </w:r>
      <m:oMath>
        <m:d>
          <m:dPr>
            <m:begChr m:val="["/>
            <m:sepChr m:val=","/>
            <m:endChr m:val="]"/>
            <m:ctrlPr>
              <w:rPr>
                <w:rFonts w:ascii="Cambria Math" w:hAnsi="Cambria Math" w:cs="Times New Roman"/>
              </w:rPr>
            </m:ctrlPr>
          </m:dPr>
          <m:e>
            <m:r>
              <w:rPr>
                <w:rFonts w:ascii="Cambria Math" w:hAnsi="Cambria Math" w:cs="Times New Roman"/>
              </w:rPr>
              <m:t>O</m:t>
            </m:r>
          </m:e>
          <m:e>
            <m:r>
              <w:rPr>
                <w:rFonts w:ascii="Cambria Math" w:hAnsi="Cambria Math" w:cs="Times New Roman"/>
              </w:rPr>
              <m:t>P</m:t>
            </m:r>
          </m:e>
        </m:d>
      </m:oMath>
      <w:r w:rsidRPr="00611D1C">
        <w:rPr>
          <w:rFonts w:cs="Times New Roman"/>
        </w:rPr>
        <w:t> es:</w:t>
      </w:r>
    </w:p>
    <w:p w14:paraId="7ED7A9FB" w14:textId="77777777" w:rsidR="00E36320" w:rsidRPr="00611D1C" w:rsidRDefault="00E36320" w:rsidP="00E36320">
      <w:pPr>
        <w:spacing w:line="278" w:lineRule="auto"/>
        <w:rPr>
          <w:rFonts w:cs="Times New Roman"/>
        </w:rPr>
      </w:pPr>
      <m:oMathPara>
        <m:oMath>
          <m:r>
            <w:rPr>
              <w:rFonts w:ascii="Cambria Math" w:hAnsi="Cambria Math" w:cs="Times New Roman"/>
            </w:rPr>
            <w:lastRenderedPageBreak/>
            <m:t>E[T]=O+(P-O)⋅</m:t>
          </m:r>
          <m:f>
            <m:fPr>
              <m:ctrlPr>
                <w:rPr>
                  <w:rFonts w:ascii="Cambria Math" w:hAnsi="Cambria Math" w:cs="Times New Roman"/>
                </w:rPr>
              </m:ctrlPr>
            </m:fPr>
            <m:num>
              <m:r>
                <w:rPr>
                  <w:rFonts w:ascii="Cambria Math" w:hAnsi="Cambria Math" w:cs="Times New Roman"/>
                </w:rPr>
                <m:t>α</m:t>
              </m:r>
            </m:num>
            <m:den>
              <m:r>
                <w:rPr>
                  <w:rFonts w:ascii="Cambria Math" w:hAnsi="Cambria Math" w:cs="Times New Roman"/>
                </w:rPr>
                <m:t>α+β</m:t>
              </m:r>
            </m:den>
          </m:f>
          <m:r>
            <w:rPr>
              <w:rFonts w:cs="Times New Roman"/>
            </w:rPr>
            <w:br/>
          </m:r>
        </m:oMath>
      </m:oMathPara>
    </w:p>
    <w:p w14:paraId="32A10323" w14:textId="77777777" w:rsidR="00E36320" w:rsidRPr="00611D1C" w:rsidRDefault="00E36320" w:rsidP="00E36320">
      <w:pPr>
        <w:spacing w:line="278" w:lineRule="auto"/>
        <w:rPr>
          <w:rFonts w:cs="Times New Roman"/>
        </w:rPr>
      </w:pPr>
      <w:r w:rsidRPr="00611D1C">
        <w:rPr>
          <w:rFonts w:cs="Times New Roman"/>
        </w:rPr>
        <w:t>La </w:t>
      </w:r>
      <w:r w:rsidRPr="00611D1C">
        <w:rPr>
          <w:rFonts w:cs="Times New Roman"/>
          <w:b/>
          <w:bCs/>
        </w:rPr>
        <w:t>moda</w:t>
      </w:r>
      <w:r w:rsidRPr="00611D1C">
        <w:rPr>
          <w:rFonts w:cs="Times New Roman"/>
        </w:rPr>
        <w:t> </w:t>
      </w:r>
      <m:oMath>
        <m:r>
          <w:rPr>
            <w:rFonts w:ascii="Cambria Math" w:hAnsi="Cambria Math" w:cs="Times New Roman"/>
          </w:rPr>
          <m:t>M</m:t>
        </m:r>
      </m:oMath>
      <w:r w:rsidRPr="00611D1C">
        <w:rPr>
          <w:rFonts w:cs="Times New Roman"/>
        </w:rPr>
        <w:t> se relaciona con los parámetros:</w:t>
      </w:r>
    </w:p>
    <w:p w14:paraId="6602206B" w14:textId="77777777" w:rsidR="00E36320" w:rsidRPr="00611D1C" w:rsidRDefault="00E36320" w:rsidP="00E36320">
      <w:pPr>
        <w:spacing w:line="278" w:lineRule="auto"/>
        <w:rPr>
          <w:rFonts w:cs="Times New Roman"/>
        </w:rPr>
      </w:pPr>
      <m:oMathPara>
        <m:oMath>
          <m:r>
            <w:rPr>
              <w:rFonts w:ascii="Cambria Math" w:hAnsi="Cambria Math" w:cs="Times New Roman"/>
            </w:rPr>
            <m:t>M=O+(P-O)⋅</m:t>
          </m:r>
          <m:f>
            <m:fPr>
              <m:ctrlPr>
                <w:rPr>
                  <w:rFonts w:ascii="Cambria Math" w:hAnsi="Cambria Math" w:cs="Times New Roman"/>
                </w:rPr>
              </m:ctrlPr>
            </m:fPr>
            <m:num>
              <m:r>
                <w:rPr>
                  <w:rFonts w:ascii="Cambria Math" w:hAnsi="Cambria Math" w:cs="Times New Roman"/>
                </w:rPr>
                <m:t>α-1</m:t>
              </m:r>
            </m:num>
            <m:den>
              <m:r>
                <w:rPr>
                  <w:rFonts w:ascii="Cambria Math" w:hAnsi="Cambria Math" w:cs="Times New Roman"/>
                </w:rPr>
                <m:t>α+β-2</m:t>
              </m:r>
            </m:den>
          </m:f>
          <m:r>
            <w:rPr>
              <w:rFonts w:ascii="Cambria Math" w:hAnsi="Cambria Math" w:cs="Times New Roman"/>
            </w:rPr>
            <m:t>,α&gt;1,β&gt;1</m:t>
          </m:r>
          <m:r>
            <w:rPr>
              <w:rFonts w:cs="Times New Roman"/>
              <w:i/>
            </w:rPr>
            <w:br/>
          </m:r>
        </m:oMath>
      </m:oMathPara>
    </w:p>
    <w:p w14:paraId="7AA28661" w14:textId="77777777" w:rsidR="00E36320" w:rsidRPr="00611D1C" w:rsidRDefault="00E36320" w:rsidP="00E36320">
      <w:pPr>
        <w:spacing w:line="278" w:lineRule="auto"/>
        <w:rPr>
          <w:rFonts w:cs="Times New Roman"/>
        </w:rPr>
      </w:pPr>
    </w:p>
    <w:p w14:paraId="480A2B74" w14:textId="77777777" w:rsidR="00E36320" w:rsidRPr="00611D1C" w:rsidRDefault="00E36320" w:rsidP="00E36320">
      <w:pPr>
        <w:spacing w:line="278" w:lineRule="auto"/>
        <w:rPr>
          <w:rFonts w:cs="Times New Roman"/>
          <w:b/>
          <w:bCs/>
        </w:rPr>
      </w:pPr>
      <w:r w:rsidRPr="00611D1C">
        <w:rPr>
          <w:rFonts w:cs="Times New Roman"/>
          <w:b/>
          <w:bCs/>
        </w:rPr>
        <w:t>Demostración de la fórmula PERT</w:t>
      </w:r>
    </w:p>
    <w:p w14:paraId="4931D07D" w14:textId="77777777" w:rsidR="00E36320" w:rsidRPr="00611D1C" w:rsidRDefault="00E36320" w:rsidP="00E36320">
      <w:pPr>
        <w:spacing w:line="278" w:lineRule="auto"/>
        <w:rPr>
          <w:rFonts w:cs="Times New Roman"/>
        </w:rPr>
      </w:pPr>
      <w:r w:rsidRPr="00611D1C">
        <w:rPr>
          <w:rFonts w:cs="Times New Roman"/>
        </w:rPr>
        <w:t>Se impone una condición empírica: </w:t>
      </w:r>
      <w:r w:rsidRPr="00611D1C">
        <w:rPr>
          <w:rFonts w:cs="Times New Roman"/>
          <w:b/>
          <w:bCs/>
        </w:rPr>
        <w:t>la moda tiene 4 veces el peso de los extremos</w:t>
      </w:r>
      <w:r w:rsidRPr="00611D1C">
        <w:rPr>
          <w:rFonts w:cs="Times New Roman"/>
        </w:rPr>
        <w:t> para estimar la media. Esto se logra resolviendo el sistema:</w:t>
      </w:r>
    </w:p>
    <w:p w14:paraId="171832F7" w14:textId="77777777" w:rsidR="00E36320" w:rsidRPr="00611D1C" w:rsidRDefault="00E36320" w:rsidP="00E36320">
      <w:pPr>
        <w:spacing w:line="278" w:lineRule="auto"/>
        <w:rPr>
          <w:rFonts w:cs="Times New Roman"/>
        </w:rPr>
      </w:pPr>
      <w:r w:rsidRPr="00611D1C">
        <w:rPr>
          <w:rFonts w:cs="Times New Roman"/>
        </w:rPr>
        <w:t>Se busca una combinación lineal:</w:t>
      </w:r>
    </w:p>
    <w:p w14:paraId="1667E242" w14:textId="77777777" w:rsidR="00E36320" w:rsidRPr="00611D1C" w:rsidRDefault="00E36320" w:rsidP="00E36320">
      <w:pPr>
        <w:spacing w:line="278" w:lineRule="auto"/>
        <w:rPr>
          <w:rFonts w:cs="Times New Roman"/>
        </w:rPr>
      </w:pPr>
      <m:oMathPara>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m:t>
              </m:r>
            </m:sub>
          </m:sSub>
          <m:r>
            <w:rPr>
              <w:rFonts w:ascii="Cambria Math" w:hAnsi="Cambria Math" w:cs="Times New Roman"/>
            </w:rPr>
            <m:t>⋅O+</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M</m:t>
              </m:r>
            </m:sub>
          </m:sSub>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P</m:t>
              </m:r>
            </m:sub>
          </m:sSub>
          <m:r>
            <w:rPr>
              <w:rFonts w:ascii="Cambria Math" w:hAnsi="Cambria Math" w:cs="Times New Roman"/>
            </w:rPr>
            <m:t>⋅P</m:t>
          </m:r>
          <m:r>
            <w:rPr>
              <w:rFonts w:cs="Times New Roman"/>
              <w:i/>
            </w:rPr>
            <w:br/>
          </m:r>
        </m:oMath>
      </m:oMathPara>
    </w:p>
    <w:p w14:paraId="2A5FBE1E" w14:textId="77777777" w:rsidR="00E36320" w:rsidRPr="00611D1C" w:rsidRDefault="00E36320" w:rsidP="00E36320">
      <w:pPr>
        <w:spacing w:line="278" w:lineRule="auto"/>
        <w:rPr>
          <w:rFonts w:cs="Times New Roman"/>
        </w:rPr>
      </w:pPr>
      <w:r w:rsidRPr="00611D1C">
        <w:rPr>
          <w:rFonts w:cs="Times New Roman"/>
        </w:rPr>
        <w:t>con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M</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P</m:t>
            </m:r>
          </m:sub>
        </m:sSub>
        <m:r>
          <w:rPr>
            <w:rFonts w:ascii="Cambria Math" w:hAnsi="Cambria Math" w:cs="Times New Roman"/>
          </w:rPr>
          <m:t>=1</m:t>
        </m:r>
      </m:oMath>
    </w:p>
    <w:p w14:paraId="360D4AF5" w14:textId="77777777" w:rsidR="00E36320" w:rsidRPr="00611D1C" w:rsidRDefault="00E36320" w:rsidP="00E36320">
      <w:pPr>
        <w:spacing w:line="278" w:lineRule="auto"/>
        <w:rPr>
          <w:rFonts w:cs="Times New Roman"/>
        </w:rPr>
      </w:pPr>
      <w:r w:rsidRPr="00611D1C">
        <w:rPr>
          <w:rFonts w:cs="Times New Roman"/>
        </w:rPr>
        <w:t>La regla PERT establece:</w:t>
      </w:r>
    </w:p>
    <w:p w14:paraId="37016C7A" w14:textId="77777777" w:rsidR="00E36320" w:rsidRPr="00611D1C" w:rsidRDefault="00E36320" w:rsidP="00E36320">
      <w:pPr>
        <w:spacing w:line="278" w:lineRule="auto"/>
        <w:rPr>
          <w:rFonts w:cs="Times New Roman"/>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M</m:t>
              </m:r>
            </m:sub>
          </m:sSub>
          <m:r>
            <w:rPr>
              <w:rFonts w:ascii="Cambria Math" w:hAnsi="Cambria Math" w:cs="Times New Roman"/>
            </w:rPr>
            <m:t>=4⋅</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m:t>
              </m:r>
            </m:sub>
          </m:sSub>
          <m:r>
            <w:rPr>
              <w:rFonts w:ascii="Cambria Math" w:hAnsi="Cambria Math" w:cs="Times New Roman"/>
            </w:rPr>
            <m:t>=4⋅</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P</m:t>
              </m:r>
            </m:sub>
          </m:sSub>
          <m:r>
            <w:rPr>
              <w:rFonts w:cs="Times New Roman"/>
            </w:rPr>
            <w:br/>
          </m:r>
        </m:oMath>
      </m:oMathPara>
    </w:p>
    <w:p w14:paraId="4CAB4522" w14:textId="77777777" w:rsidR="00E36320" w:rsidRPr="00611D1C" w:rsidRDefault="00E36320" w:rsidP="00E36320">
      <w:pPr>
        <w:spacing w:line="278" w:lineRule="auto"/>
        <w:rPr>
          <w:rFonts w:cs="Times New Roman"/>
        </w:rPr>
      </w:pPr>
      <w:r w:rsidRPr="00611D1C">
        <w:rPr>
          <w:rFonts w:cs="Times New Roman"/>
        </w:rPr>
        <w:t>Sea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m:t>
            </m:r>
          </m:sub>
        </m:sSub>
        <m:r>
          <w:rPr>
            <w:rFonts w:ascii="Cambria Math" w:hAnsi="Cambria Math" w:cs="Times New Roman"/>
          </w:rPr>
          <m:t>=k</m:t>
        </m:r>
      </m:oMath>
      <w:r w:rsidRPr="00611D1C">
        <w:rPr>
          <w:rFonts w:cs="Times New Roman"/>
        </w:rPr>
        <w:t>, entonces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P</m:t>
            </m:r>
          </m:sub>
        </m:sSub>
        <m:r>
          <w:rPr>
            <w:rFonts w:ascii="Cambria Math" w:hAnsi="Cambria Math" w:cs="Times New Roman"/>
          </w:rPr>
          <m:t>=k</m:t>
        </m:r>
      </m:oMath>
      <w:r w:rsidRPr="00611D1C">
        <w:rPr>
          <w:rFonts w:cs="Times New Roman"/>
        </w:rPr>
        <w:t>,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M</m:t>
            </m:r>
          </m:sub>
        </m:sSub>
        <m:r>
          <w:rPr>
            <w:rFonts w:ascii="Cambria Math" w:hAnsi="Cambria Math" w:cs="Times New Roman"/>
          </w:rPr>
          <m:t>=4k</m:t>
        </m:r>
      </m:oMath>
      <w:r w:rsidRPr="00611D1C">
        <w:rPr>
          <w:rFonts w:cs="Times New Roman"/>
        </w:rPr>
        <w:t>.</w:t>
      </w:r>
    </w:p>
    <w:p w14:paraId="618807C2" w14:textId="77777777" w:rsidR="00E36320" w:rsidRPr="00611D1C" w:rsidRDefault="00E36320" w:rsidP="00E36320">
      <w:pPr>
        <w:spacing w:line="278" w:lineRule="auto"/>
        <w:rPr>
          <w:rFonts w:cs="Times New Roman"/>
        </w:rPr>
      </w:pPr>
      <w:r w:rsidRPr="00611D1C">
        <w:rPr>
          <w:rFonts w:cs="Times New Roman"/>
        </w:rPr>
        <w:t>Normalizando:</w:t>
      </w:r>
    </w:p>
    <w:p w14:paraId="3A9E9896" w14:textId="77777777" w:rsidR="00E36320" w:rsidRPr="00611D1C" w:rsidRDefault="00E36320" w:rsidP="00E36320">
      <w:pPr>
        <w:spacing w:line="278" w:lineRule="auto"/>
        <w:rPr>
          <w:rFonts w:cs="Times New Roman"/>
        </w:rPr>
      </w:pPr>
      <m:oMathPara>
        <m:oMath>
          <m:r>
            <w:rPr>
              <w:rFonts w:ascii="Cambria Math" w:hAnsi="Cambria Math" w:cs="Times New Roman"/>
            </w:rPr>
            <m:t>k+4k+k=6k=1⇒k=</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6</m:t>
              </m:r>
            </m:den>
          </m:f>
          <m:r>
            <w:rPr>
              <w:rFonts w:cs="Times New Roman"/>
            </w:rPr>
            <w:br/>
          </m:r>
        </m:oMath>
      </m:oMathPara>
    </w:p>
    <w:p w14:paraId="715076AD" w14:textId="77777777" w:rsidR="00E36320" w:rsidRPr="00611D1C" w:rsidRDefault="00E36320" w:rsidP="00E36320">
      <w:pPr>
        <w:spacing w:line="278" w:lineRule="auto"/>
        <w:rPr>
          <w:rFonts w:cs="Times New Roman"/>
        </w:rPr>
      </w:pPr>
      <w:r w:rsidRPr="00611D1C">
        <w:rPr>
          <w:rFonts w:cs="Times New Roman"/>
        </w:rPr>
        <w:t>Por tanto:</w:t>
      </w:r>
    </w:p>
    <w:p w14:paraId="36E5AFED" w14:textId="77777777" w:rsidR="00E36320" w:rsidRPr="00611D1C" w:rsidRDefault="00E36320" w:rsidP="00E36320">
      <w:pPr>
        <w:spacing w:line="278" w:lineRule="auto"/>
        <w:rPr>
          <w:rFonts w:cs="Times New Roman"/>
        </w:rPr>
      </w:pPr>
      <m:oMathPara>
        <m:oMath>
          <m:r>
            <w:rPr>
              <w:rFonts w:ascii="Cambria Math" w:hAnsi="Cambria Math" w:cs="Times New Roman"/>
            </w:rPr>
            <m:t>E=</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6</m:t>
              </m:r>
            </m:den>
          </m:f>
          <m:r>
            <w:rPr>
              <w:rFonts w:ascii="Cambria Math" w:hAnsi="Cambria Math" w:cs="Times New Roman"/>
            </w:rPr>
            <m:t>O+</m:t>
          </m:r>
          <m:f>
            <m:fPr>
              <m:ctrlPr>
                <w:rPr>
                  <w:rFonts w:ascii="Cambria Math" w:hAnsi="Cambria Math" w:cs="Times New Roman"/>
                </w:rPr>
              </m:ctrlPr>
            </m:fPr>
            <m:num>
              <m:r>
                <w:rPr>
                  <w:rFonts w:ascii="Cambria Math" w:hAnsi="Cambria Math" w:cs="Times New Roman"/>
                </w:rPr>
                <m:t>4</m:t>
              </m:r>
            </m:num>
            <m:den>
              <m:r>
                <w:rPr>
                  <w:rFonts w:ascii="Cambria Math" w:hAnsi="Cambria Math" w:cs="Times New Roman"/>
                </w:rPr>
                <m:t>6</m:t>
              </m:r>
            </m:den>
          </m:f>
          <m:r>
            <w:rPr>
              <w:rFonts w:ascii="Cambria Math" w:hAnsi="Cambria Math" w:cs="Times New Roman"/>
            </w:rPr>
            <m:t>M+</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6</m:t>
              </m:r>
            </m:den>
          </m:f>
          <m:r>
            <w:rPr>
              <w:rFonts w:ascii="Cambria Math" w:hAnsi="Cambria Math" w:cs="Times New Roman"/>
            </w:rPr>
            <m:t>P</m:t>
          </m:r>
          <m:r>
            <w:rPr>
              <w:rFonts w:cs="Times New Roman"/>
              <w:i/>
            </w:rPr>
            <w:br/>
          </m:r>
        </m:oMath>
        <m:oMath>
          <m:borderBox>
            <m:borderBoxPr>
              <m:ctrlPr>
                <w:rPr>
                  <w:rFonts w:ascii="Cambria Math" w:hAnsi="Cambria Math" w:cs="Times New Roman"/>
                </w:rPr>
              </m:ctrlPr>
            </m:borderBoxPr>
            <m:e>
              <m:r>
                <w:rPr>
                  <w:rFonts w:ascii="Cambria Math" w:hAnsi="Cambria Math" w:cs="Times New Roman"/>
                </w:rPr>
                <m:t>E=</m:t>
              </m:r>
              <m:f>
                <m:fPr>
                  <m:ctrlPr>
                    <w:rPr>
                      <w:rFonts w:ascii="Cambria Math" w:hAnsi="Cambria Math" w:cs="Times New Roman"/>
                    </w:rPr>
                  </m:ctrlPr>
                </m:fPr>
                <m:num>
                  <m:r>
                    <w:rPr>
                      <w:rFonts w:ascii="Cambria Math" w:hAnsi="Cambria Math" w:cs="Times New Roman"/>
                    </w:rPr>
                    <m:t>O+4M+P</m:t>
                  </m:r>
                </m:num>
                <m:den>
                  <m:r>
                    <w:rPr>
                      <w:rFonts w:ascii="Cambria Math" w:hAnsi="Cambria Math" w:cs="Times New Roman"/>
                    </w:rPr>
                    <m:t>6</m:t>
                  </m:r>
                </m:den>
              </m:f>
            </m:e>
          </m:borderBox>
          <m:r>
            <w:rPr>
              <w:rFonts w:cs="Times New Roman"/>
            </w:rPr>
            <w:br/>
          </m:r>
        </m:oMath>
      </m:oMathPara>
    </w:p>
    <w:p w14:paraId="249AF24A" w14:textId="77777777" w:rsidR="00E36320" w:rsidRPr="00611D1C" w:rsidRDefault="00E36320" w:rsidP="00E36320">
      <w:pPr>
        <w:spacing w:line="278" w:lineRule="auto"/>
        <w:rPr>
          <w:rFonts w:cs="Times New Roman"/>
        </w:rPr>
      </w:pPr>
      <w:r w:rsidRPr="00611D1C">
        <w:rPr>
          <w:rFonts w:cs="Times New Roman"/>
        </w:rPr>
        <w:t>Esta es la </w:t>
      </w:r>
      <w:r w:rsidRPr="00611D1C">
        <w:rPr>
          <w:rFonts w:cs="Times New Roman"/>
          <w:b/>
          <w:bCs/>
        </w:rPr>
        <w:t>fórmula PERT</w:t>
      </w:r>
      <w:r w:rsidRPr="00611D1C">
        <w:rPr>
          <w:rFonts w:cs="Times New Roman"/>
        </w:rPr>
        <w:t>.</w:t>
      </w:r>
    </w:p>
    <w:p w14:paraId="674DB688" w14:textId="77777777" w:rsidR="00E36320" w:rsidRPr="00611D1C" w:rsidRDefault="00E36320" w:rsidP="00E36320">
      <w:pPr>
        <w:spacing w:line="278" w:lineRule="auto"/>
        <w:rPr>
          <w:rFonts w:cs="Times New Roman"/>
        </w:rPr>
      </w:pPr>
    </w:p>
    <w:p w14:paraId="2B605B58" w14:textId="77777777" w:rsidR="00E36320" w:rsidRPr="00611D1C" w:rsidRDefault="00E36320" w:rsidP="00E36320">
      <w:pPr>
        <w:spacing w:line="278" w:lineRule="auto"/>
        <w:rPr>
          <w:rFonts w:cs="Times New Roman"/>
          <w:b/>
          <w:bCs/>
        </w:rPr>
      </w:pPr>
      <w:r w:rsidRPr="00611D1C">
        <w:rPr>
          <w:rFonts w:cs="Times New Roman"/>
          <w:b/>
          <w:bCs/>
        </w:rPr>
        <w:t>Justificación de la desviación estándar</w:t>
      </w:r>
    </w:p>
    <w:p w14:paraId="2A9D13F0" w14:textId="77777777" w:rsidR="00E36320" w:rsidRPr="00611D1C" w:rsidRDefault="00E36320" w:rsidP="00E36320">
      <w:pPr>
        <w:spacing w:line="278" w:lineRule="auto"/>
        <w:rPr>
          <w:rFonts w:cs="Times New Roman"/>
        </w:rPr>
      </w:pPr>
      <w:r w:rsidRPr="00611D1C">
        <w:rPr>
          <w:rFonts w:cs="Times New Roman"/>
        </w:rPr>
        <w:t>En la distribución Beta, la varianza se puede aproximar suponiendo que </w:t>
      </w:r>
      <m:oMath>
        <m:r>
          <w:rPr>
            <w:rFonts w:ascii="Cambria Math" w:hAnsi="Cambria Math" w:cs="Times New Roman"/>
          </w:rPr>
          <m:t>P-O</m:t>
        </m:r>
      </m:oMath>
      <w:r w:rsidRPr="00611D1C">
        <w:rPr>
          <w:rFonts w:cs="Times New Roman"/>
        </w:rPr>
        <w:t> abarca aproximadamente </w:t>
      </w:r>
      <m:oMath>
        <m:r>
          <w:rPr>
            <w:rFonts w:ascii="Cambria Math" w:hAnsi="Cambria Math" w:cs="Times New Roman"/>
          </w:rPr>
          <m:t>6σ</m:t>
        </m:r>
      </m:oMath>
      <w:r w:rsidRPr="00611D1C">
        <w:rPr>
          <w:rFonts w:cs="Times New Roman"/>
        </w:rPr>
        <w:t>.</w:t>
      </w:r>
    </w:p>
    <w:p w14:paraId="6712B746" w14:textId="77777777" w:rsidR="00E36320" w:rsidRPr="00611D1C" w:rsidRDefault="00E36320" w:rsidP="00E36320">
      <w:pPr>
        <w:spacing w:line="278" w:lineRule="auto"/>
        <w:rPr>
          <w:rFonts w:cs="Times New Roman"/>
        </w:rPr>
      </w:pPr>
      <w:r w:rsidRPr="00611D1C">
        <w:rPr>
          <w:rFonts w:cs="Times New Roman"/>
        </w:rPr>
        <w:lastRenderedPageBreak/>
        <w:t>Si se asume que </w:t>
      </w:r>
      <m:oMath>
        <m:r>
          <w:rPr>
            <w:rFonts w:ascii="Cambria Math" w:hAnsi="Cambria Math" w:cs="Times New Roman"/>
          </w:rPr>
          <m:t>O</m:t>
        </m:r>
      </m:oMath>
      <w:r w:rsidRPr="00611D1C">
        <w:rPr>
          <w:rFonts w:cs="Times New Roman"/>
        </w:rPr>
        <w:t> y </w:t>
      </w:r>
      <m:oMath>
        <m:r>
          <w:rPr>
            <w:rFonts w:ascii="Cambria Math" w:hAnsi="Cambria Math" w:cs="Times New Roman"/>
          </w:rPr>
          <m:t>P</m:t>
        </m:r>
      </m:oMath>
      <w:r w:rsidRPr="00611D1C">
        <w:rPr>
          <w:rFonts w:cs="Times New Roman"/>
        </w:rPr>
        <w:t> están a </w:t>
      </w:r>
      <m:oMath>
        <m:r>
          <w:rPr>
            <w:rFonts w:ascii="Cambria Math" w:hAnsi="Cambria Math" w:cs="Times New Roman"/>
          </w:rPr>
          <m:t>±3σ</m:t>
        </m:r>
      </m:oMath>
      <w:r w:rsidRPr="00611D1C">
        <w:rPr>
          <w:rFonts w:cs="Times New Roman"/>
        </w:rPr>
        <w:t> de la media (para distribuciones aproximadamente normales o Beta simétrica), entonces:</w:t>
      </w:r>
    </w:p>
    <w:p w14:paraId="540DF782" w14:textId="77777777" w:rsidR="00E36320" w:rsidRPr="00611D1C" w:rsidRDefault="00E36320" w:rsidP="00E36320">
      <w:pPr>
        <w:spacing w:line="278" w:lineRule="auto"/>
        <w:rPr>
          <w:rFonts w:cs="Times New Roman"/>
        </w:rPr>
      </w:pPr>
      <m:oMathPara>
        <m:oMath>
          <m:r>
            <w:rPr>
              <w:rFonts w:ascii="Cambria Math" w:hAnsi="Cambria Math" w:cs="Times New Roman"/>
            </w:rPr>
            <m:t>P-O≈6σ</m:t>
          </m:r>
          <m:r>
            <w:rPr>
              <w:rFonts w:cs="Times New Roman"/>
              <w:i/>
            </w:rPr>
            <w:br/>
          </m:r>
        </m:oMath>
      </m:oMathPara>
    </w:p>
    <w:p w14:paraId="36DD1277" w14:textId="77777777" w:rsidR="00E36320" w:rsidRPr="00611D1C" w:rsidRDefault="00E36320" w:rsidP="00E36320">
      <w:pPr>
        <w:spacing w:line="278" w:lineRule="auto"/>
        <w:rPr>
          <w:rFonts w:cs="Times New Roman"/>
        </w:rPr>
      </w:pPr>
      <w:r w:rsidRPr="00611D1C">
        <w:rPr>
          <w:rFonts w:cs="Times New Roman"/>
        </w:rPr>
        <w:t>Despejando:</w:t>
      </w:r>
    </w:p>
    <w:p w14:paraId="5A1A29B5" w14:textId="77777777" w:rsidR="00E36320" w:rsidRPr="00611D1C" w:rsidRDefault="00E36320" w:rsidP="00E36320">
      <w:pPr>
        <w:spacing w:line="278" w:lineRule="auto"/>
        <w:rPr>
          <w:rFonts w:cs="Times New Roman"/>
        </w:rPr>
      </w:pPr>
      <m:oMathPara>
        <m:oMath>
          <m:borderBox>
            <m:borderBoxPr>
              <m:ctrlPr>
                <w:rPr>
                  <w:rFonts w:ascii="Cambria Math" w:hAnsi="Cambria Math" w:cs="Times New Roman"/>
                </w:rPr>
              </m:ctrlPr>
            </m:borderBoxPr>
            <m:e>
              <m:r>
                <w:rPr>
                  <w:rFonts w:ascii="Cambria Math" w:hAnsi="Cambria Math" w:cs="Times New Roman"/>
                </w:rPr>
                <m:t>σ=</m:t>
              </m:r>
              <m:f>
                <m:fPr>
                  <m:ctrlPr>
                    <w:rPr>
                      <w:rFonts w:ascii="Cambria Math" w:hAnsi="Cambria Math" w:cs="Times New Roman"/>
                    </w:rPr>
                  </m:ctrlPr>
                </m:fPr>
                <m:num>
                  <m:r>
                    <w:rPr>
                      <w:rFonts w:ascii="Cambria Math" w:hAnsi="Cambria Math" w:cs="Times New Roman"/>
                    </w:rPr>
                    <m:t>P-O</m:t>
                  </m:r>
                </m:num>
                <m:den>
                  <m:r>
                    <w:rPr>
                      <w:rFonts w:ascii="Cambria Math" w:hAnsi="Cambria Math" w:cs="Times New Roman"/>
                    </w:rPr>
                    <m:t>6</m:t>
                  </m:r>
                </m:den>
              </m:f>
            </m:e>
          </m:borderBox>
          <m:r>
            <w:rPr>
              <w:rFonts w:cs="Times New Roman"/>
            </w:rPr>
            <w:br/>
          </m:r>
        </m:oMath>
      </m:oMathPara>
    </w:p>
    <w:p w14:paraId="38BEF3B9" w14:textId="77777777" w:rsidR="00E36320" w:rsidRPr="00611D1C" w:rsidRDefault="00E36320" w:rsidP="00E36320">
      <w:pPr>
        <w:spacing w:line="278" w:lineRule="auto"/>
        <w:rPr>
          <w:rFonts w:cs="Times New Roman"/>
        </w:rPr>
      </w:pPr>
      <w:r w:rsidRPr="00611D1C">
        <w:rPr>
          <w:rFonts w:cs="Times New Roman"/>
        </w:rPr>
        <w:t>Para distribución Beta asimétrica, esta fórmula sigue siendo una aproximación estándar en PERT.</w:t>
      </w:r>
    </w:p>
    <w:p w14:paraId="1098DA6D" w14:textId="77777777" w:rsidR="00E36320" w:rsidRPr="00611D1C" w:rsidRDefault="00E36320" w:rsidP="00E36320">
      <w:pPr>
        <w:spacing w:line="278" w:lineRule="auto"/>
        <w:rPr>
          <w:rFonts w:cs="Times New Roman"/>
        </w:rPr>
      </w:pPr>
    </w:p>
    <w:p w14:paraId="53002F62" w14:textId="77777777" w:rsidR="00E36320" w:rsidRPr="00611D1C" w:rsidRDefault="00E36320" w:rsidP="00E36320">
      <w:pPr>
        <w:spacing w:line="278" w:lineRule="auto"/>
        <w:rPr>
          <w:rFonts w:cs="Times New Roman"/>
          <w:b/>
          <w:bCs/>
        </w:rPr>
      </w:pPr>
      <w:r w:rsidRPr="00611D1C">
        <w:rPr>
          <w:rFonts w:cs="Times New Roman"/>
          <w:b/>
          <w:bCs/>
        </w:rPr>
        <w:t>Demostración de la varianza para la suma de actividades</w:t>
      </w:r>
    </w:p>
    <w:p w14:paraId="4926ADC0" w14:textId="77777777" w:rsidR="00E36320" w:rsidRPr="00611D1C" w:rsidRDefault="00E36320" w:rsidP="00E36320">
      <w:pPr>
        <w:spacing w:line="278" w:lineRule="auto"/>
        <w:rPr>
          <w:rFonts w:cs="Times New Roman"/>
        </w:rPr>
      </w:pPr>
      <w:r w:rsidRPr="00611D1C">
        <w:rPr>
          <w:rFonts w:cs="Times New Roman"/>
        </w:rPr>
        <w:t>Si el proyecto tiene </w:t>
      </w:r>
      <m:oMath>
        <m:r>
          <w:rPr>
            <w:rFonts w:ascii="Cambria Math" w:hAnsi="Cambria Math" w:cs="Times New Roman"/>
          </w:rPr>
          <m:t>n</m:t>
        </m:r>
      </m:oMath>
      <w:r w:rsidRPr="00611D1C">
        <w:rPr>
          <w:rFonts w:cs="Times New Roman"/>
        </w:rPr>
        <w:t> actividades independientes, cada una con estimación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oMath>
      <w:r w:rsidRPr="00611D1C">
        <w:rPr>
          <w:rFonts w:cs="Times New Roman"/>
        </w:rPr>
        <w:t> y varianza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i</m:t>
            </m:r>
          </m:sub>
          <m:sup>
            <m:r>
              <w:rPr>
                <w:rFonts w:ascii="Cambria Math" w:hAnsi="Cambria Math" w:cs="Times New Roman"/>
              </w:rPr>
              <m:t>2</m:t>
            </m:r>
          </m:sup>
        </m:sSubSup>
      </m:oMath>
      <w:r w:rsidRPr="00611D1C">
        <w:rPr>
          <w:rFonts w:cs="Times New Roman"/>
        </w:rPr>
        <w:t>:</w:t>
      </w:r>
    </w:p>
    <w:p w14:paraId="6BE46ED9" w14:textId="77777777" w:rsidR="00E36320" w:rsidRPr="00611D1C" w:rsidRDefault="00E36320" w:rsidP="00E36320">
      <w:pPr>
        <w:spacing w:line="278" w:lineRule="auto"/>
        <w:rPr>
          <w:rFonts w:cs="Times New Roman"/>
        </w:rPr>
      </w:pPr>
      <w:r w:rsidRPr="00611D1C">
        <w:rPr>
          <w:rFonts w:cs="Times New Roman"/>
        </w:rPr>
        <w:t>La duración total esperada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total</m:t>
            </m:r>
          </m:sub>
        </m:sSub>
      </m:oMath>
      <w:r w:rsidRPr="00611D1C">
        <w:rPr>
          <w:rFonts w:cs="Times New Roman"/>
        </w:rPr>
        <w:t> es:</w:t>
      </w:r>
    </w:p>
    <w:p w14:paraId="357D5B57" w14:textId="77777777" w:rsidR="00E36320" w:rsidRPr="00611D1C" w:rsidRDefault="00E36320" w:rsidP="00E36320">
      <w:pPr>
        <w:spacing w:line="278" w:lineRule="auto"/>
        <w:rPr>
          <w:rFonts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total</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e>
          </m:nary>
          <m:r>
            <w:rPr>
              <w:rFonts w:cs="Times New Roman"/>
            </w:rPr>
            <w:br/>
          </m:r>
        </m:oMath>
      </m:oMathPara>
    </w:p>
    <w:p w14:paraId="2525F0A6" w14:textId="77777777" w:rsidR="00E36320" w:rsidRPr="00611D1C" w:rsidRDefault="00E36320" w:rsidP="00E36320">
      <w:pPr>
        <w:spacing w:line="278" w:lineRule="auto"/>
        <w:rPr>
          <w:rFonts w:cs="Times New Roman"/>
        </w:rPr>
      </w:pPr>
      <w:r w:rsidRPr="00611D1C">
        <w:rPr>
          <w:rFonts w:cs="Times New Roman"/>
        </w:rPr>
        <w:t>La varianza total (por independencia) es:</w:t>
      </w:r>
    </w:p>
    <w:p w14:paraId="3B8DD431" w14:textId="77777777" w:rsidR="00E36320" w:rsidRPr="00611D1C" w:rsidRDefault="00E36320" w:rsidP="00E36320">
      <w:pPr>
        <w:spacing w:line="278" w:lineRule="auto"/>
        <w:rPr>
          <w:rFonts w:cs="Times New Roman"/>
        </w:rPr>
      </w:pPr>
      <m:oMathPara>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total</m:t>
              </m:r>
            </m:sub>
            <m:sup>
              <m:r>
                <w:rPr>
                  <w:rFonts w:ascii="Cambria Math" w:hAnsi="Cambria Math" w:cs="Times New Roman"/>
                </w:rPr>
                <m:t>2</m:t>
              </m:r>
            </m:sup>
          </m:sSubSup>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i</m:t>
                  </m:r>
                </m:sub>
                <m:sup>
                  <m:r>
                    <w:rPr>
                      <w:rFonts w:ascii="Cambria Math" w:hAnsi="Cambria Math" w:cs="Times New Roman"/>
                    </w:rPr>
                    <m:t>2</m:t>
                  </m:r>
                </m:sup>
              </m:sSubSup>
            </m:e>
          </m:nary>
          <m:r>
            <w:rPr>
              <w:rFonts w:cs="Times New Roman"/>
            </w:rPr>
            <w:br/>
          </m:r>
        </m:oMath>
      </m:oMathPara>
    </w:p>
    <w:p w14:paraId="4B122501" w14:textId="77777777" w:rsidR="00E36320" w:rsidRPr="00611D1C" w:rsidRDefault="00E36320" w:rsidP="00E36320">
      <w:pPr>
        <w:spacing w:line="278" w:lineRule="auto"/>
        <w:rPr>
          <w:rFonts w:cs="Times New Roman"/>
        </w:rPr>
      </w:pPr>
      <w:r w:rsidRPr="00611D1C">
        <w:rPr>
          <w:rFonts w:cs="Times New Roman"/>
        </w:rPr>
        <w:t>La desviación estándar total:</w:t>
      </w:r>
    </w:p>
    <w:p w14:paraId="122282F7" w14:textId="77777777" w:rsidR="00E36320" w:rsidRPr="00611D1C" w:rsidRDefault="00E36320" w:rsidP="00E36320">
      <w:pPr>
        <w:spacing w:line="278" w:lineRule="auto"/>
        <w:rPr>
          <w:rFonts w:cs="Times New Roman"/>
        </w:rPr>
      </w:pPr>
      <m:oMathPara>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total</m:t>
              </m:r>
            </m:sub>
          </m:sSub>
          <m:r>
            <w:rPr>
              <w:rFonts w:ascii="Cambria Math" w:hAnsi="Cambria Math" w:cs="Times New Roman"/>
            </w:rPr>
            <m:t>=</m:t>
          </m:r>
          <m:rad>
            <m:radPr>
              <m:degHide m:val="1"/>
              <m:ctrlPr>
                <w:rPr>
                  <w:rFonts w:ascii="Cambria Math" w:hAnsi="Cambria Math" w:cs="Times New Roman"/>
                </w:rPr>
              </m:ctrlPr>
            </m:radPr>
            <m:deg/>
            <m:e>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i</m:t>
                      </m:r>
                    </m:sub>
                    <m:sup>
                      <m:r>
                        <w:rPr>
                          <w:rFonts w:ascii="Cambria Math" w:hAnsi="Cambria Math" w:cs="Times New Roman"/>
                        </w:rPr>
                        <m:t>2</m:t>
                      </m:r>
                    </m:sup>
                  </m:sSubSup>
                </m:e>
              </m:nary>
            </m:e>
          </m:rad>
          <m:r>
            <w:rPr>
              <w:rFonts w:cs="Times New Roman"/>
            </w:rPr>
            <w:br/>
          </m:r>
        </m:oMath>
      </m:oMathPara>
    </w:p>
    <w:p w14:paraId="5106EAE9" w14:textId="77777777" w:rsidR="00E36320" w:rsidRPr="00611D1C" w:rsidRDefault="00E36320" w:rsidP="00E36320">
      <w:pPr>
        <w:spacing w:line="278" w:lineRule="auto"/>
        <w:rPr>
          <w:rFonts w:cs="Times New Roman"/>
        </w:rPr>
      </w:pPr>
    </w:p>
    <w:p w14:paraId="116EDACB" w14:textId="77777777" w:rsidR="00E36320" w:rsidRPr="00611D1C" w:rsidRDefault="00E36320" w:rsidP="00E36320">
      <w:pPr>
        <w:spacing w:line="278" w:lineRule="auto"/>
        <w:rPr>
          <w:rFonts w:cs="Times New Roman"/>
          <w:b/>
          <w:bCs/>
        </w:rPr>
      </w:pPr>
      <w:r w:rsidRPr="00611D1C">
        <w:rPr>
          <w:rFonts w:cs="Times New Roman"/>
          <w:b/>
          <w:bCs/>
        </w:rPr>
        <w:t>Expresión general de los fundamentos</w:t>
      </w:r>
    </w:p>
    <w:p w14:paraId="64CC51AB" w14:textId="77777777" w:rsidR="00E36320" w:rsidRPr="00611D1C" w:rsidRDefault="00E36320" w:rsidP="00E36320">
      <w:pPr>
        <w:spacing w:line="278" w:lineRule="auto"/>
        <w:rPr>
          <w:rFonts w:cs="Times New Roman"/>
        </w:rPr>
      </w:pPr>
      <w:r w:rsidRPr="00611D1C">
        <w:rPr>
          <w:rFonts w:cs="Times New Roman"/>
        </w:rPr>
        <w:t>En resumen, los fundamentos sin números se expresan como:</w:t>
      </w:r>
    </w:p>
    <w:tbl>
      <w:tblPr>
        <w:tblW w:w="11280" w:type="dxa"/>
        <w:tblCellMar>
          <w:top w:w="15" w:type="dxa"/>
          <w:left w:w="15" w:type="dxa"/>
          <w:bottom w:w="15" w:type="dxa"/>
          <w:right w:w="15" w:type="dxa"/>
        </w:tblCellMar>
        <w:tblLook w:val="04A0" w:firstRow="1" w:lastRow="0" w:firstColumn="1" w:lastColumn="0" w:noHBand="0" w:noVBand="1"/>
      </w:tblPr>
      <w:tblGrid>
        <w:gridCol w:w="4572"/>
        <w:gridCol w:w="6708"/>
      </w:tblGrid>
      <w:tr w:rsidR="00E36320" w:rsidRPr="00611D1C" w14:paraId="1F643AEF" w14:textId="77777777" w:rsidTr="006B106E">
        <w:trPr>
          <w:tblHeader/>
        </w:trPr>
        <w:tc>
          <w:tcPr>
            <w:tcW w:w="0" w:type="auto"/>
            <w:tcBorders>
              <w:top w:val="nil"/>
            </w:tcBorders>
            <w:tcMar>
              <w:top w:w="150" w:type="dxa"/>
              <w:left w:w="0" w:type="dxa"/>
              <w:bottom w:w="150" w:type="dxa"/>
              <w:right w:w="240" w:type="dxa"/>
            </w:tcMar>
            <w:vAlign w:val="center"/>
            <w:hideMark/>
          </w:tcPr>
          <w:p w14:paraId="0D66089B" w14:textId="77777777" w:rsidR="00E36320" w:rsidRPr="00611D1C" w:rsidRDefault="00E36320" w:rsidP="006B106E">
            <w:pPr>
              <w:spacing w:line="278" w:lineRule="auto"/>
              <w:rPr>
                <w:rFonts w:cs="Times New Roman"/>
              </w:rPr>
            </w:pPr>
            <w:r w:rsidRPr="00611D1C">
              <w:rPr>
                <w:rFonts w:cs="Times New Roman"/>
              </w:rPr>
              <w:lastRenderedPageBreak/>
              <w:t>Concepto</w:t>
            </w:r>
          </w:p>
        </w:tc>
        <w:tc>
          <w:tcPr>
            <w:tcW w:w="0" w:type="auto"/>
            <w:tcBorders>
              <w:top w:val="nil"/>
            </w:tcBorders>
            <w:tcMar>
              <w:top w:w="150" w:type="dxa"/>
              <w:left w:w="240" w:type="dxa"/>
              <w:bottom w:w="150" w:type="dxa"/>
              <w:right w:w="240" w:type="dxa"/>
            </w:tcMar>
            <w:vAlign w:val="center"/>
            <w:hideMark/>
          </w:tcPr>
          <w:p w14:paraId="1E64E2F9" w14:textId="77777777" w:rsidR="00E36320" w:rsidRPr="00611D1C" w:rsidRDefault="00E36320" w:rsidP="006B106E">
            <w:pPr>
              <w:spacing w:line="278" w:lineRule="auto"/>
              <w:rPr>
                <w:rFonts w:cs="Times New Roman"/>
              </w:rPr>
            </w:pPr>
            <w:r w:rsidRPr="00611D1C">
              <w:rPr>
                <w:rFonts w:cs="Times New Roman"/>
              </w:rPr>
              <w:t>Fórmula</w:t>
            </w:r>
          </w:p>
        </w:tc>
      </w:tr>
      <w:tr w:rsidR="00E36320" w:rsidRPr="00611D1C" w14:paraId="06DEC7BE" w14:textId="77777777" w:rsidTr="006B106E">
        <w:tc>
          <w:tcPr>
            <w:tcW w:w="0" w:type="auto"/>
            <w:tcMar>
              <w:top w:w="150" w:type="dxa"/>
              <w:left w:w="0" w:type="dxa"/>
              <w:bottom w:w="150" w:type="dxa"/>
              <w:right w:w="240" w:type="dxa"/>
            </w:tcMar>
            <w:vAlign w:val="center"/>
            <w:hideMark/>
          </w:tcPr>
          <w:p w14:paraId="63359972" w14:textId="77777777" w:rsidR="00E36320" w:rsidRPr="00611D1C" w:rsidRDefault="00E36320" w:rsidP="006B106E">
            <w:pPr>
              <w:spacing w:line="278" w:lineRule="auto"/>
              <w:rPr>
                <w:rFonts w:cs="Times New Roman"/>
              </w:rPr>
            </w:pPr>
            <w:r w:rsidRPr="00611D1C">
              <w:rPr>
                <w:rFonts w:cs="Times New Roman"/>
              </w:rPr>
              <w:t>Estimación esperada (PERT)</w:t>
            </w:r>
          </w:p>
        </w:tc>
        <w:tc>
          <w:tcPr>
            <w:tcW w:w="0" w:type="auto"/>
            <w:tcMar>
              <w:top w:w="150" w:type="dxa"/>
              <w:left w:w="240" w:type="dxa"/>
              <w:bottom w:w="150" w:type="dxa"/>
              <w:right w:w="0" w:type="dxa"/>
            </w:tcMar>
            <w:vAlign w:val="center"/>
            <w:hideMark/>
          </w:tcPr>
          <w:p w14:paraId="1A4C9437" w14:textId="77777777" w:rsidR="00E36320" w:rsidRPr="00611D1C" w:rsidRDefault="00E36320" w:rsidP="006B106E">
            <w:pPr>
              <w:spacing w:line="278" w:lineRule="auto"/>
              <w:rPr>
                <w:rFonts w:cs="Times New Roman"/>
              </w:rPr>
            </w:pPr>
            <m:oMathPara>
              <m:oMath>
                <m:r>
                  <w:rPr>
                    <w:rFonts w:ascii="Cambria Math" w:hAnsi="Cambria Math" w:cs="Times New Roman"/>
                  </w:rPr>
                  <m:t>E=</m:t>
                </m:r>
                <m:f>
                  <m:fPr>
                    <m:ctrlPr>
                      <w:rPr>
                        <w:rFonts w:ascii="Cambria Math" w:hAnsi="Cambria Math" w:cs="Times New Roman"/>
                      </w:rPr>
                    </m:ctrlPr>
                  </m:fPr>
                  <m:num>
                    <m:r>
                      <w:rPr>
                        <w:rFonts w:ascii="Cambria Math" w:hAnsi="Cambria Math" w:cs="Times New Roman"/>
                      </w:rPr>
                      <m:t>O+4M+P</m:t>
                    </m:r>
                  </m:num>
                  <m:den>
                    <m:r>
                      <w:rPr>
                        <w:rFonts w:ascii="Cambria Math" w:hAnsi="Cambria Math" w:cs="Times New Roman"/>
                      </w:rPr>
                      <m:t>6</m:t>
                    </m:r>
                  </m:den>
                </m:f>
              </m:oMath>
            </m:oMathPara>
          </w:p>
        </w:tc>
      </w:tr>
      <w:tr w:rsidR="00E36320" w:rsidRPr="00611D1C" w14:paraId="2675A05D" w14:textId="77777777" w:rsidTr="006B106E">
        <w:tc>
          <w:tcPr>
            <w:tcW w:w="0" w:type="auto"/>
            <w:tcMar>
              <w:top w:w="150" w:type="dxa"/>
              <w:left w:w="0" w:type="dxa"/>
              <w:bottom w:w="150" w:type="dxa"/>
              <w:right w:w="240" w:type="dxa"/>
            </w:tcMar>
            <w:vAlign w:val="center"/>
            <w:hideMark/>
          </w:tcPr>
          <w:p w14:paraId="2BA17B9F" w14:textId="77777777" w:rsidR="00E36320" w:rsidRPr="00611D1C" w:rsidRDefault="00E36320" w:rsidP="006B106E">
            <w:pPr>
              <w:spacing w:line="278" w:lineRule="auto"/>
              <w:rPr>
                <w:rFonts w:cs="Times New Roman"/>
              </w:rPr>
            </w:pPr>
            <w:r w:rsidRPr="00611D1C">
              <w:rPr>
                <w:rFonts w:cs="Times New Roman"/>
              </w:rPr>
              <w:t>Desviación estándar de una actividad</w:t>
            </w:r>
          </w:p>
        </w:tc>
        <w:tc>
          <w:tcPr>
            <w:tcW w:w="0" w:type="auto"/>
            <w:tcMar>
              <w:top w:w="150" w:type="dxa"/>
              <w:left w:w="240" w:type="dxa"/>
              <w:bottom w:w="150" w:type="dxa"/>
              <w:right w:w="0" w:type="dxa"/>
            </w:tcMar>
            <w:vAlign w:val="center"/>
            <w:hideMark/>
          </w:tcPr>
          <w:p w14:paraId="6D10540E" w14:textId="77777777" w:rsidR="00E36320" w:rsidRPr="00611D1C" w:rsidRDefault="00E36320" w:rsidP="006B106E">
            <w:pPr>
              <w:spacing w:line="278" w:lineRule="auto"/>
              <w:rPr>
                <w:rFonts w:cs="Times New Roman"/>
              </w:rPr>
            </w:pPr>
            <m:oMathPara>
              <m:oMath>
                <m:r>
                  <w:rPr>
                    <w:rFonts w:ascii="Cambria Math" w:hAnsi="Cambria Math" w:cs="Times New Roman"/>
                  </w:rPr>
                  <m:t>σ=</m:t>
                </m:r>
                <m:f>
                  <m:fPr>
                    <m:ctrlPr>
                      <w:rPr>
                        <w:rFonts w:ascii="Cambria Math" w:hAnsi="Cambria Math" w:cs="Times New Roman"/>
                      </w:rPr>
                    </m:ctrlPr>
                  </m:fPr>
                  <m:num>
                    <m:r>
                      <w:rPr>
                        <w:rFonts w:ascii="Cambria Math" w:hAnsi="Cambria Math" w:cs="Times New Roman"/>
                      </w:rPr>
                      <m:t>P-O</m:t>
                    </m:r>
                  </m:num>
                  <m:den>
                    <m:r>
                      <w:rPr>
                        <w:rFonts w:ascii="Cambria Math" w:hAnsi="Cambria Math" w:cs="Times New Roman"/>
                      </w:rPr>
                      <m:t>6</m:t>
                    </m:r>
                  </m:den>
                </m:f>
              </m:oMath>
            </m:oMathPara>
          </w:p>
        </w:tc>
      </w:tr>
      <w:tr w:rsidR="00E36320" w:rsidRPr="00611D1C" w14:paraId="1C91F65D" w14:textId="77777777" w:rsidTr="006B106E">
        <w:tc>
          <w:tcPr>
            <w:tcW w:w="0" w:type="auto"/>
            <w:tcMar>
              <w:top w:w="150" w:type="dxa"/>
              <w:left w:w="0" w:type="dxa"/>
              <w:bottom w:w="150" w:type="dxa"/>
              <w:right w:w="240" w:type="dxa"/>
            </w:tcMar>
            <w:vAlign w:val="center"/>
            <w:hideMark/>
          </w:tcPr>
          <w:p w14:paraId="0995CC42" w14:textId="77777777" w:rsidR="00E36320" w:rsidRPr="00611D1C" w:rsidRDefault="00E36320" w:rsidP="006B106E">
            <w:pPr>
              <w:spacing w:line="278" w:lineRule="auto"/>
              <w:rPr>
                <w:rFonts w:cs="Times New Roman"/>
              </w:rPr>
            </w:pPr>
            <w:r w:rsidRPr="00611D1C">
              <w:rPr>
                <w:rFonts w:cs="Times New Roman"/>
              </w:rPr>
              <w:t>Varianza de una actividad</w:t>
            </w:r>
          </w:p>
        </w:tc>
        <w:tc>
          <w:tcPr>
            <w:tcW w:w="0" w:type="auto"/>
            <w:tcMar>
              <w:top w:w="150" w:type="dxa"/>
              <w:left w:w="240" w:type="dxa"/>
              <w:bottom w:w="150" w:type="dxa"/>
              <w:right w:w="0" w:type="dxa"/>
            </w:tcMar>
            <w:vAlign w:val="center"/>
            <w:hideMark/>
          </w:tcPr>
          <w:p w14:paraId="52C9A37E" w14:textId="77777777" w:rsidR="00E36320" w:rsidRPr="00611D1C" w:rsidRDefault="00E36320" w:rsidP="006B106E">
            <w:pPr>
              <w:spacing w:line="278" w:lineRule="auto"/>
              <w:rPr>
                <w:rFonts w:cs="Times New Roman"/>
              </w:rPr>
            </w:pPr>
            <m:oMathPara>
              <m:oMath>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P-O</m:t>
                            </m:r>
                          </m:num>
                          <m:den>
                            <m:r>
                              <w:rPr>
                                <w:rFonts w:ascii="Cambria Math" w:hAnsi="Cambria Math" w:cs="Times New Roman"/>
                              </w:rPr>
                              <m:t>6</m:t>
                            </m:r>
                          </m:den>
                        </m:f>
                      </m:e>
                    </m:d>
                  </m:e>
                  <m:sup>
                    <m:r>
                      <w:rPr>
                        <w:rFonts w:ascii="Cambria Math" w:hAnsi="Cambria Math" w:cs="Times New Roman"/>
                      </w:rPr>
                      <m:t>2</m:t>
                    </m:r>
                  </m:sup>
                </m:sSup>
              </m:oMath>
            </m:oMathPara>
          </w:p>
        </w:tc>
      </w:tr>
      <w:tr w:rsidR="00E36320" w:rsidRPr="00611D1C" w14:paraId="62E04ACE" w14:textId="77777777" w:rsidTr="006B106E">
        <w:tc>
          <w:tcPr>
            <w:tcW w:w="0" w:type="auto"/>
            <w:tcMar>
              <w:top w:w="150" w:type="dxa"/>
              <w:left w:w="0" w:type="dxa"/>
              <w:bottom w:w="150" w:type="dxa"/>
              <w:right w:w="240" w:type="dxa"/>
            </w:tcMar>
            <w:vAlign w:val="center"/>
            <w:hideMark/>
          </w:tcPr>
          <w:p w14:paraId="26A4FC3E" w14:textId="77777777" w:rsidR="00E36320" w:rsidRPr="00611D1C" w:rsidRDefault="00E36320" w:rsidP="006B106E">
            <w:pPr>
              <w:spacing w:line="278" w:lineRule="auto"/>
              <w:rPr>
                <w:rFonts w:cs="Times New Roman"/>
              </w:rPr>
            </w:pPr>
            <w:r w:rsidRPr="00611D1C">
              <w:rPr>
                <w:rFonts w:cs="Times New Roman"/>
              </w:rPr>
              <w:t>Estimación triangular</w:t>
            </w:r>
          </w:p>
        </w:tc>
        <w:tc>
          <w:tcPr>
            <w:tcW w:w="0" w:type="auto"/>
            <w:tcMar>
              <w:top w:w="150" w:type="dxa"/>
              <w:left w:w="240" w:type="dxa"/>
              <w:bottom w:w="150" w:type="dxa"/>
              <w:right w:w="0" w:type="dxa"/>
            </w:tcMar>
            <w:vAlign w:val="center"/>
            <w:hideMark/>
          </w:tcPr>
          <w:p w14:paraId="226DA1AE" w14:textId="77777777" w:rsidR="00E36320" w:rsidRPr="00611D1C" w:rsidRDefault="00E36320" w:rsidP="006B106E">
            <w:pPr>
              <w:spacing w:line="278" w:lineRule="auto"/>
              <w:rPr>
                <w:rFonts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tri</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O+M+P</m:t>
                    </m:r>
                  </m:num>
                  <m:den>
                    <m:r>
                      <w:rPr>
                        <w:rFonts w:ascii="Cambria Math" w:hAnsi="Cambria Math" w:cs="Times New Roman"/>
                      </w:rPr>
                      <m:t>3</m:t>
                    </m:r>
                  </m:den>
                </m:f>
              </m:oMath>
            </m:oMathPara>
          </w:p>
        </w:tc>
      </w:tr>
      <w:tr w:rsidR="00E36320" w:rsidRPr="00611D1C" w14:paraId="3CD1D14D" w14:textId="77777777" w:rsidTr="006B106E">
        <w:tc>
          <w:tcPr>
            <w:tcW w:w="0" w:type="auto"/>
            <w:tcMar>
              <w:top w:w="150" w:type="dxa"/>
              <w:left w:w="0" w:type="dxa"/>
              <w:bottom w:w="150" w:type="dxa"/>
              <w:right w:w="240" w:type="dxa"/>
            </w:tcMar>
            <w:vAlign w:val="center"/>
            <w:hideMark/>
          </w:tcPr>
          <w:p w14:paraId="51A29C53" w14:textId="77777777" w:rsidR="00E36320" w:rsidRPr="00611D1C" w:rsidRDefault="00E36320" w:rsidP="006B106E">
            <w:pPr>
              <w:spacing w:line="278" w:lineRule="auto"/>
              <w:rPr>
                <w:rFonts w:cs="Times New Roman"/>
              </w:rPr>
            </w:pPr>
            <w:r w:rsidRPr="00611D1C">
              <w:rPr>
                <w:rFonts w:cs="Times New Roman"/>
              </w:rPr>
              <w:t>Rango de confianza ~68%</w:t>
            </w:r>
          </w:p>
        </w:tc>
        <w:tc>
          <w:tcPr>
            <w:tcW w:w="0" w:type="auto"/>
            <w:tcMar>
              <w:top w:w="150" w:type="dxa"/>
              <w:left w:w="240" w:type="dxa"/>
              <w:bottom w:w="150" w:type="dxa"/>
              <w:right w:w="0" w:type="dxa"/>
            </w:tcMar>
            <w:vAlign w:val="center"/>
            <w:hideMark/>
          </w:tcPr>
          <w:p w14:paraId="6653EDAC" w14:textId="77777777" w:rsidR="00E36320" w:rsidRPr="00611D1C" w:rsidRDefault="00E36320" w:rsidP="006B106E">
            <w:pPr>
              <w:spacing w:line="278" w:lineRule="auto"/>
              <w:rPr>
                <w:rFonts w:cs="Times New Roman"/>
              </w:rPr>
            </w:pPr>
            <m:oMathPara>
              <m:oMath>
                <m:d>
                  <m:dPr>
                    <m:begChr m:val="["/>
                    <m:endChr m:val="]"/>
                    <m:ctrlPr>
                      <w:rPr>
                        <w:rFonts w:ascii="Cambria Math" w:hAnsi="Cambria Math" w:cs="Times New Roman"/>
                      </w:rPr>
                    </m:ctrlPr>
                  </m:dPr>
                  <m:e>
                    <m:r>
                      <w:rPr>
                        <w:rFonts w:ascii="Cambria Math" w:hAnsi="Cambria Math" w:cs="Times New Roman"/>
                      </w:rPr>
                      <m:t>E-σ,</m:t>
                    </m:r>
                    <m:r>
                      <m:rPr>
                        <m:nor/>
                      </m:rPr>
                      <w:rPr>
                        <w:rFonts w:cs="Times New Roman"/>
                      </w:rPr>
                      <m:t xml:space="preserve"> </m:t>
                    </m:r>
                    <m:r>
                      <m:rPr>
                        <m:nor/>
                      </m:rPr>
                      <w:rPr>
                        <w:rFonts w:cs="Times New Roman"/>
                      </w:rPr>
                      <w:tab/>
                    </m:r>
                    <m:r>
                      <m:rPr>
                        <m:nor/>
                      </m:rPr>
                      <w:rPr>
                        <w:rFonts w:cs="Times New Roman"/>
                      </w:rPr>
                      <w:tab/>
                    </m:r>
                    <m:r>
                      <m:rPr>
                        <m:nor/>
                      </m:rPr>
                      <w:rPr>
                        <w:rFonts w:cs="Times New Roman"/>
                      </w:rPr>
                      <w:tab/>
                    </m:r>
                    <m:r>
                      <m:rPr>
                        <m:nor/>
                      </m:rPr>
                      <w:rPr>
                        <w:rFonts w:cs="Times New Roman"/>
                      </w:rPr>
                      <w:tab/>
                    </m:r>
                    <m:r>
                      <m:rPr>
                        <m:nor/>
                      </m:rPr>
                      <w:rPr>
                        <w:rFonts w:cs="Times New Roman"/>
                      </w:rPr>
                      <w:tab/>
                    </m:r>
                    <m:r>
                      <m:rPr>
                        <m:nor/>
                      </m:rPr>
                      <w:rPr>
                        <w:rFonts w:cs="Times New Roman"/>
                      </w:rPr>
                      <w:tab/>
                    </m:r>
                    <m:r>
                      <m:rPr>
                        <m:nor/>
                      </m:rPr>
                      <w:rPr>
                        <w:rFonts w:cs="Times New Roman"/>
                      </w:rPr>
                      <w:tab/>
                    </m:r>
                    <m:r>
                      <w:rPr>
                        <w:rFonts w:ascii="Cambria Math" w:hAnsi="Cambria Math" w:cs="Times New Roman"/>
                      </w:rPr>
                      <m:t>E+σ</m:t>
                    </m:r>
                  </m:e>
                </m:d>
              </m:oMath>
            </m:oMathPara>
          </w:p>
        </w:tc>
      </w:tr>
      <w:tr w:rsidR="00E36320" w:rsidRPr="00611D1C" w14:paraId="21DBF31C" w14:textId="77777777" w:rsidTr="006B106E">
        <w:tc>
          <w:tcPr>
            <w:tcW w:w="0" w:type="auto"/>
            <w:tcMar>
              <w:top w:w="150" w:type="dxa"/>
              <w:left w:w="0" w:type="dxa"/>
              <w:bottom w:w="150" w:type="dxa"/>
              <w:right w:w="240" w:type="dxa"/>
            </w:tcMar>
            <w:vAlign w:val="center"/>
            <w:hideMark/>
          </w:tcPr>
          <w:p w14:paraId="58574D70" w14:textId="77777777" w:rsidR="00E36320" w:rsidRPr="00611D1C" w:rsidRDefault="00E36320" w:rsidP="006B106E">
            <w:pPr>
              <w:spacing w:line="278" w:lineRule="auto"/>
              <w:rPr>
                <w:rFonts w:cs="Times New Roman"/>
              </w:rPr>
            </w:pPr>
            <w:r w:rsidRPr="00611D1C">
              <w:rPr>
                <w:rFonts w:cs="Times New Roman"/>
              </w:rPr>
              <w:t>Rango de confianza ~95%</w:t>
            </w:r>
          </w:p>
        </w:tc>
        <w:tc>
          <w:tcPr>
            <w:tcW w:w="0" w:type="auto"/>
            <w:tcMar>
              <w:top w:w="150" w:type="dxa"/>
              <w:left w:w="240" w:type="dxa"/>
              <w:bottom w:w="150" w:type="dxa"/>
              <w:right w:w="0" w:type="dxa"/>
            </w:tcMar>
            <w:vAlign w:val="center"/>
            <w:hideMark/>
          </w:tcPr>
          <w:p w14:paraId="2842B30E" w14:textId="77777777" w:rsidR="00E36320" w:rsidRPr="00611D1C" w:rsidRDefault="00E36320" w:rsidP="006B106E">
            <w:pPr>
              <w:spacing w:line="278" w:lineRule="auto"/>
              <w:rPr>
                <w:rFonts w:cs="Times New Roman"/>
              </w:rPr>
            </w:pPr>
            <m:oMathPara>
              <m:oMath>
                <m:d>
                  <m:dPr>
                    <m:begChr m:val="["/>
                    <m:endChr m:val="]"/>
                    <m:ctrlPr>
                      <w:rPr>
                        <w:rFonts w:ascii="Cambria Math" w:hAnsi="Cambria Math" w:cs="Times New Roman"/>
                      </w:rPr>
                    </m:ctrlPr>
                  </m:dPr>
                  <m:e>
                    <m:r>
                      <w:rPr>
                        <w:rFonts w:ascii="Cambria Math" w:hAnsi="Cambria Math" w:cs="Times New Roman"/>
                      </w:rPr>
                      <m:t>E-2σ,</m:t>
                    </m:r>
                    <m:r>
                      <m:rPr>
                        <m:nor/>
                      </m:rPr>
                      <w:rPr>
                        <w:rFonts w:cs="Times New Roman"/>
                      </w:rPr>
                      <m:t xml:space="preserve"> </m:t>
                    </m:r>
                    <m:r>
                      <m:rPr>
                        <m:nor/>
                      </m:rPr>
                      <w:rPr>
                        <w:rFonts w:cs="Times New Roman"/>
                      </w:rPr>
                      <w:tab/>
                    </m:r>
                    <m:r>
                      <m:rPr>
                        <m:nor/>
                      </m:rPr>
                      <w:rPr>
                        <w:rFonts w:cs="Times New Roman"/>
                      </w:rPr>
                      <w:tab/>
                    </m:r>
                    <m:r>
                      <m:rPr>
                        <m:nor/>
                      </m:rPr>
                      <w:rPr>
                        <w:rFonts w:cs="Times New Roman"/>
                      </w:rPr>
                      <w:tab/>
                    </m:r>
                    <m:r>
                      <m:rPr>
                        <m:nor/>
                      </m:rPr>
                      <w:rPr>
                        <w:rFonts w:cs="Times New Roman"/>
                      </w:rPr>
                      <w:tab/>
                    </m:r>
                    <m:r>
                      <m:rPr>
                        <m:nor/>
                      </m:rPr>
                      <w:rPr>
                        <w:rFonts w:cs="Times New Roman"/>
                      </w:rPr>
                      <w:tab/>
                    </m:r>
                    <m:r>
                      <m:rPr>
                        <m:nor/>
                      </m:rPr>
                      <w:rPr>
                        <w:rFonts w:cs="Times New Roman"/>
                      </w:rPr>
                      <w:tab/>
                    </m:r>
                    <m:r>
                      <m:rPr>
                        <m:nor/>
                      </m:rPr>
                      <w:rPr>
                        <w:rFonts w:cs="Times New Roman"/>
                      </w:rPr>
                      <w:tab/>
                    </m:r>
                    <m:r>
                      <w:rPr>
                        <w:rFonts w:ascii="Cambria Math" w:hAnsi="Cambria Math" w:cs="Times New Roman"/>
                      </w:rPr>
                      <m:t>E+2σ</m:t>
                    </m:r>
                  </m:e>
                </m:d>
              </m:oMath>
            </m:oMathPara>
          </w:p>
        </w:tc>
      </w:tr>
    </w:tbl>
    <w:p w14:paraId="0E0A368B" w14:textId="77777777" w:rsidR="00E36320" w:rsidRPr="00611D1C" w:rsidRDefault="00E36320" w:rsidP="00E36320">
      <w:pPr>
        <w:spacing w:line="278" w:lineRule="auto"/>
        <w:rPr>
          <w:rFonts w:cs="Times New Roman"/>
        </w:rPr>
      </w:pPr>
    </w:p>
    <w:p w14:paraId="38DB1CE8" w14:textId="77777777" w:rsidR="00E36320" w:rsidRPr="00611D1C" w:rsidRDefault="00E36320" w:rsidP="00E36320">
      <w:pPr>
        <w:spacing w:line="278" w:lineRule="auto"/>
        <w:rPr>
          <w:rFonts w:cs="Times New Roman"/>
          <w:b/>
          <w:bCs/>
        </w:rPr>
      </w:pPr>
      <w:r w:rsidRPr="00611D1C">
        <w:rPr>
          <w:rFonts w:cs="Times New Roman"/>
          <w:b/>
          <w:bCs/>
        </w:rPr>
        <w:t>Demostración de la consistencia del método</w:t>
      </w:r>
    </w:p>
    <w:p w14:paraId="48F0C2C7" w14:textId="77777777" w:rsidR="00E36320" w:rsidRPr="00611D1C" w:rsidRDefault="00E36320" w:rsidP="00E36320">
      <w:pPr>
        <w:spacing w:line="278" w:lineRule="auto"/>
        <w:rPr>
          <w:rFonts w:cs="Times New Roman"/>
        </w:rPr>
      </w:pPr>
      <w:r w:rsidRPr="00611D1C">
        <w:rPr>
          <w:rFonts w:cs="Times New Roman"/>
          <w:b/>
          <w:bCs/>
        </w:rPr>
        <w:t>Propiedad 1</w:t>
      </w:r>
      <w:r w:rsidRPr="00611D1C">
        <w:rPr>
          <w:rFonts w:cs="Times New Roman"/>
        </w:rPr>
        <w:t>: Si </w:t>
      </w:r>
      <m:oMath>
        <m:r>
          <w:rPr>
            <w:rFonts w:ascii="Cambria Math" w:hAnsi="Cambria Math" w:cs="Times New Roman"/>
          </w:rPr>
          <m:t>O=M=P</m:t>
        </m:r>
      </m:oMath>
      <w:r w:rsidRPr="00611D1C">
        <w:rPr>
          <w:rFonts w:cs="Times New Roman"/>
        </w:rPr>
        <w:t> (certeza), entonces:</w:t>
      </w:r>
    </w:p>
    <w:p w14:paraId="576D259B" w14:textId="77777777" w:rsidR="00E36320" w:rsidRPr="00611D1C" w:rsidRDefault="00E36320" w:rsidP="00E36320">
      <w:pPr>
        <w:spacing w:line="278" w:lineRule="auto"/>
        <w:rPr>
          <w:rFonts w:cs="Times New Roman"/>
        </w:rPr>
      </w:pPr>
      <m:oMathPara>
        <m:oMath>
          <m:r>
            <w:rPr>
              <w:rFonts w:ascii="Cambria Math" w:hAnsi="Cambria Math" w:cs="Times New Roman"/>
            </w:rPr>
            <m:t>E=</m:t>
          </m:r>
          <m:f>
            <m:fPr>
              <m:ctrlPr>
                <w:rPr>
                  <w:rFonts w:ascii="Cambria Math" w:hAnsi="Cambria Math" w:cs="Times New Roman"/>
                </w:rPr>
              </m:ctrlPr>
            </m:fPr>
            <m:num>
              <m:r>
                <w:rPr>
                  <w:rFonts w:ascii="Cambria Math" w:hAnsi="Cambria Math" w:cs="Times New Roman"/>
                </w:rPr>
                <m:t>O+4O+O</m:t>
              </m:r>
            </m:num>
            <m:den>
              <m:r>
                <w:rPr>
                  <w:rFonts w:ascii="Cambria Math" w:hAnsi="Cambria Math" w:cs="Times New Roman"/>
                </w:rPr>
                <m:t>6</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6O</m:t>
              </m:r>
            </m:num>
            <m:den>
              <m:r>
                <w:rPr>
                  <w:rFonts w:ascii="Cambria Math" w:hAnsi="Cambria Math" w:cs="Times New Roman"/>
                </w:rPr>
                <m:t>6</m:t>
              </m:r>
            </m:den>
          </m:f>
          <m:r>
            <w:rPr>
              <w:rFonts w:ascii="Cambria Math" w:hAnsi="Cambria Math" w:cs="Times New Roman"/>
            </w:rPr>
            <m:t>=O</m:t>
          </m:r>
          <m:r>
            <w:rPr>
              <w:rFonts w:cs="Times New Roman"/>
              <w:i/>
            </w:rPr>
            <w:br/>
          </m:r>
        </m:oMath>
      </m:oMathPara>
    </w:p>
    <w:p w14:paraId="114898EF" w14:textId="77777777" w:rsidR="00E36320" w:rsidRPr="00611D1C" w:rsidRDefault="00E36320" w:rsidP="00E36320">
      <w:pPr>
        <w:spacing w:line="278" w:lineRule="auto"/>
        <w:rPr>
          <w:rFonts w:cs="Times New Roman"/>
        </w:rPr>
      </w:pPr>
      <w:r w:rsidRPr="00611D1C">
        <w:rPr>
          <w:rFonts w:cs="Times New Roman"/>
        </w:rPr>
        <w:t>y </w:t>
      </w:r>
      <m:oMath>
        <m:r>
          <w:rPr>
            <w:rFonts w:ascii="Cambria Math" w:hAnsi="Cambria Math" w:cs="Times New Roman"/>
          </w:rPr>
          <m:t>σ=0</m:t>
        </m:r>
      </m:oMath>
      <w:r w:rsidRPr="00611D1C">
        <w:rPr>
          <w:rFonts w:cs="Times New Roman"/>
        </w:rPr>
        <w:t>, correcto.</w:t>
      </w:r>
    </w:p>
    <w:p w14:paraId="291FB256" w14:textId="77777777" w:rsidR="00E36320" w:rsidRPr="00611D1C" w:rsidRDefault="00E36320" w:rsidP="00E36320">
      <w:pPr>
        <w:spacing w:line="278" w:lineRule="auto"/>
        <w:rPr>
          <w:rFonts w:cs="Times New Roman"/>
        </w:rPr>
      </w:pPr>
      <w:r w:rsidRPr="00611D1C">
        <w:rPr>
          <w:rFonts w:cs="Times New Roman"/>
          <w:b/>
          <w:bCs/>
        </w:rPr>
        <w:t>Propiedad 2</w:t>
      </w:r>
      <w:r w:rsidRPr="00611D1C">
        <w:rPr>
          <w:rFonts w:cs="Times New Roman"/>
        </w:rPr>
        <w:t>: Si la distribución es simétrica (</w:t>
      </w:r>
      <m:oMath>
        <m:r>
          <w:rPr>
            <w:rFonts w:ascii="Cambria Math" w:hAnsi="Cambria Math" w:cs="Times New Roman"/>
          </w:rPr>
          <m:t>M=</m:t>
        </m:r>
        <m:f>
          <m:fPr>
            <m:ctrlPr>
              <w:rPr>
                <w:rFonts w:ascii="Cambria Math" w:hAnsi="Cambria Math" w:cs="Times New Roman"/>
              </w:rPr>
            </m:ctrlPr>
          </m:fPr>
          <m:num>
            <m:r>
              <w:rPr>
                <w:rFonts w:ascii="Cambria Math" w:hAnsi="Cambria Math" w:cs="Times New Roman"/>
              </w:rPr>
              <m:t>O+P</m:t>
            </m:r>
          </m:num>
          <m:den>
            <m:r>
              <w:rPr>
                <w:rFonts w:ascii="Cambria Math" w:hAnsi="Cambria Math" w:cs="Times New Roman"/>
              </w:rPr>
              <m:t>2</m:t>
            </m:r>
          </m:den>
        </m:f>
      </m:oMath>
      <w:r w:rsidRPr="00611D1C">
        <w:rPr>
          <w:rFonts w:cs="Times New Roman"/>
        </w:rPr>
        <w:t>), entonces:</w:t>
      </w:r>
    </w:p>
    <w:p w14:paraId="400958D8" w14:textId="77777777" w:rsidR="00E36320" w:rsidRPr="00611D1C" w:rsidRDefault="00E36320" w:rsidP="00E36320">
      <w:pPr>
        <w:spacing w:line="278" w:lineRule="auto"/>
        <w:rPr>
          <w:rFonts w:cs="Times New Roman"/>
        </w:rPr>
      </w:pPr>
      <m:oMathPara>
        <m:oMath>
          <m:r>
            <w:rPr>
              <w:rFonts w:ascii="Cambria Math" w:hAnsi="Cambria Math" w:cs="Times New Roman"/>
            </w:rPr>
            <m:t>E=</m:t>
          </m:r>
          <m:f>
            <m:fPr>
              <m:ctrlPr>
                <w:rPr>
                  <w:rFonts w:ascii="Cambria Math" w:hAnsi="Cambria Math" w:cs="Times New Roman"/>
                </w:rPr>
              </m:ctrlPr>
            </m:fPr>
            <m:num>
              <m:r>
                <w:rPr>
                  <w:rFonts w:ascii="Cambria Math" w:hAnsi="Cambria Math" w:cs="Times New Roman"/>
                </w:rPr>
                <m:t>O+4⋅</m:t>
              </m:r>
              <m:f>
                <m:fPr>
                  <m:ctrlPr>
                    <w:rPr>
                      <w:rFonts w:ascii="Cambria Math" w:hAnsi="Cambria Math" w:cs="Times New Roman"/>
                    </w:rPr>
                  </m:ctrlPr>
                </m:fPr>
                <m:num>
                  <m:r>
                    <w:rPr>
                      <w:rFonts w:ascii="Cambria Math" w:hAnsi="Cambria Math" w:cs="Times New Roman"/>
                    </w:rPr>
                    <m:t>O+P</m:t>
                  </m:r>
                </m:num>
                <m:den>
                  <m:r>
                    <w:rPr>
                      <w:rFonts w:ascii="Cambria Math" w:hAnsi="Cambria Math" w:cs="Times New Roman"/>
                    </w:rPr>
                    <m:t>2</m:t>
                  </m:r>
                </m:den>
              </m:f>
              <m:r>
                <w:rPr>
                  <w:rFonts w:ascii="Cambria Math" w:hAnsi="Cambria Math" w:cs="Times New Roman"/>
                </w:rPr>
                <m:t>+P</m:t>
              </m:r>
            </m:num>
            <m:den>
              <m:r>
                <w:rPr>
                  <w:rFonts w:ascii="Cambria Math" w:hAnsi="Cambria Math" w:cs="Times New Roman"/>
                </w:rPr>
                <m:t>6</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O+2(O+P)+P</m:t>
              </m:r>
            </m:num>
            <m:den>
              <m:r>
                <w:rPr>
                  <w:rFonts w:ascii="Cambria Math" w:hAnsi="Cambria Math" w:cs="Times New Roman"/>
                </w:rPr>
                <m:t>6</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3O+3P</m:t>
              </m:r>
            </m:num>
            <m:den>
              <m:r>
                <w:rPr>
                  <w:rFonts w:ascii="Cambria Math" w:hAnsi="Cambria Math" w:cs="Times New Roman"/>
                </w:rPr>
                <m:t>6</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O+P</m:t>
              </m:r>
            </m:num>
            <m:den>
              <m:r>
                <w:rPr>
                  <w:rFonts w:ascii="Cambria Math" w:hAnsi="Cambria Math" w:cs="Times New Roman"/>
                </w:rPr>
                <m:t>2</m:t>
              </m:r>
            </m:den>
          </m:f>
          <m:r>
            <w:rPr>
              <w:rFonts w:ascii="Cambria Math" w:hAnsi="Cambria Math" w:cs="Times New Roman"/>
            </w:rPr>
            <m:t>=M</m:t>
          </m:r>
          <m:r>
            <w:rPr>
              <w:rFonts w:cs="Times New Roman"/>
              <w:i/>
            </w:rPr>
            <w:br/>
          </m:r>
        </m:oMath>
      </m:oMathPara>
    </w:p>
    <w:p w14:paraId="41A23ADF" w14:textId="77777777" w:rsidR="00E36320" w:rsidRPr="00611D1C" w:rsidRDefault="00E36320" w:rsidP="00E36320">
      <w:pPr>
        <w:spacing w:line="278" w:lineRule="auto"/>
        <w:rPr>
          <w:rFonts w:cs="Times New Roman"/>
        </w:rPr>
      </w:pPr>
      <w:r w:rsidRPr="00611D1C">
        <w:rPr>
          <w:rFonts w:cs="Times New Roman"/>
        </w:rPr>
        <w:t>La media coincide con la moda.</w:t>
      </w:r>
    </w:p>
    <w:p w14:paraId="07B96624" w14:textId="77777777" w:rsidR="00E36320" w:rsidRPr="00611D1C" w:rsidRDefault="00E36320" w:rsidP="00E36320">
      <w:pPr>
        <w:spacing w:line="278" w:lineRule="auto"/>
        <w:rPr>
          <w:rFonts w:cs="Times New Roman"/>
        </w:rPr>
      </w:pPr>
      <w:r w:rsidRPr="00611D1C">
        <w:rPr>
          <w:rFonts w:cs="Times New Roman"/>
          <w:b/>
          <w:bCs/>
        </w:rPr>
        <w:t>Propiedad 3</w:t>
      </w:r>
      <w:r w:rsidRPr="00611D1C">
        <w:rPr>
          <w:rFonts w:cs="Times New Roman"/>
        </w:rPr>
        <w:t>: La fórmula de </w:t>
      </w:r>
      <m:oMath>
        <m:r>
          <w:rPr>
            <w:rFonts w:ascii="Cambria Math" w:hAnsi="Cambria Math" w:cs="Times New Roman"/>
          </w:rPr>
          <m:t>σ</m:t>
        </m:r>
      </m:oMath>
      <w:r w:rsidRPr="00611D1C">
        <w:rPr>
          <w:rFonts w:cs="Times New Roman"/>
        </w:rPr>
        <w:t> es invariante ante traslaciones: si </w:t>
      </w:r>
      <m:oMath>
        <m:sSup>
          <m:sSupPr>
            <m:ctrlPr>
              <w:rPr>
                <w:rFonts w:ascii="Cambria Math" w:hAnsi="Cambria Math" w:cs="Times New Roman"/>
              </w:rPr>
            </m:ctrlPr>
          </m:sSupPr>
          <m:e>
            <m:r>
              <w:rPr>
                <w:rFonts w:ascii="Cambria Math" w:hAnsi="Cambria Math" w:cs="Times New Roman"/>
              </w:rPr>
              <m:t>O</m:t>
            </m:r>
          </m:e>
          <m:sup>
            <m:r>
              <m:rPr>
                <m:sty m:val="p"/>
              </m:rPr>
              <w:rPr>
                <w:rFonts w:ascii="Cambria Math" w:hAnsi="Cambria Math" w:cs="Times New Roman"/>
              </w:rPr>
              <m:t>'</m:t>
            </m:r>
          </m:sup>
        </m:sSup>
        <m:r>
          <w:rPr>
            <w:rFonts w:ascii="Cambria Math" w:hAnsi="Cambria Math" w:cs="Times New Roman"/>
          </w:rPr>
          <m:t>=O+k,</m:t>
        </m:r>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sup>
        </m:sSup>
        <m:r>
          <w:rPr>
            <w:rFonts w:ascii="Cambria Math" w:hAnsi="Cambria Math" w:cs="Times New Roman"/>
          </w:rPr>
          <m:t>=M+k,</m:t>
        </m:r>
        <m:sSup>
          <m:sSupPr>
            <m:ctrlPr>
              <w:rPr>
                <w:rFonts w:ascii="Cambria Math" w:hAnsi="Cambria Math" w:cs="Times New Roman"/>
              </w:rPr>
            </m:ctrlPr>
          </m:sSupPr>
          <m:e>
            <m:r>
              <w:rPr>
                <w:rFonts w:ascii="Cambria Math" w:hAnsi="Cambria Math" w:cs="Times New Roman"/>
              </w:rPr>
              <m:t>P</m:t>
            </m:r>
          </m:e>
          <m:sup>
            <m:r>
              <m:rPr>
                <m:sty m:val="p"/>
              </m:rPr>
              <w:rPr>
                <w:rFonts w:ascii="Cambria Math" w:hAnsi="Cambria Math" w:cs="Times New Roman"/>
              </w:rPr>
              <m:t>'</m:t>
            </m:r>
          </m:sup>
        </m:sSup>
        <m:r>
          <w:rPr>
            <w:rFonts w:ascii="Cambria Math" w:hAnsi="Cambria Math" w:cs="Times New Roman"/>
          </w:rPr>
          <m:t>=P+k</m:t>
        </m:r>
      </m:oMath>
      <w:r w:rsidRPr="00611D1C">
        <w:rPr>
          <w:rFonts w:cs="Times New Roman"/>
        </w:rPr>
        <w:t>, entonces </w:t>
      </w:r>
      <m:oMath>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m:t>
            </m:r>
          </m:sup>
        </m:sSup>
        <m:r>
          <w:rPr>
            <w:rFonts w:ascii="Cambria Math" w:hAnsi="Cambria Math" w:cs="Times New Roman"/>
          </w:rPr>
          <m:t>=σ</m:t>
        </m:r>
      </m:oMath>
      <w:r w:rsidRPr="00611D1C">
        <w:rPr>
          <w:rFonts w:cs="Times New Roman"/>
        </w:rPr>
        <w:t>.</w:t>
      </w:r>
    </w:p>
    <w:p w14:paraId="190FE78B" w14:textId="6E90207B" w:rsidR="00A85F87" w:rsidRPr="00B00899" w:rsidRDefault="00A85F87" w:rsidP="00953AE8">
      <w:pPr>
        <w:ind w:firstLine="0"/>
      </w:pPr>
    </w:p>
    <w:p w14:paraId="1C49D648" w14:textId="3AAFB9BF" w:rsidR="00A755C4" w:rsidRPr="00B531F2" w:rsidRDefault="00B00899" w:rsidP="00953AE8">
      <w:pPr>
        <w:pStyle w:val="Ttulo3"/>
      </w:pPr>
      <w:r>
        <w:lastRenderedPageBreak/>
        <w:t>Aplicación del método</w:t>
      </w:r>
    </w:p>
    <w:p w14:paraId="2BE4C9DB" w14:textId="2FF0F0AE" w:rsidR="005A3ED5" w:rsidRDefault="005A3ED5" w:rsidP="00953AE8">
      <w:pPr>
        <w:pStyle w:val="Ttulo4"/>
      </w:pPr>
      <w:r>
        <w:t>Estimación de Líneas de Código</w:t>
      </w:r>
      <w:r w:rsidR="00626117">
        <w:t xml:space="preserve"> (LOC)</w:t>
      </w:r>
    </w:p>
    <w:p w14:paraId="0B43C13A" w14:textId="77777777" w:rsidR="00DD20BD" w:rsidRPr="00BB2C91" w:rsidRDefault="00DD20BD" w:rsidP="00DD20BD">
      <w:pPr>
        <w:spacing w:line="278" w:lineRule="auto"/>
      </w:pPr>
      <w:r w:rsidRPr="00BB2C91">
        <w:t>La estimación del volumen de código se fundamenta en la complejidad funcional del sistema descrita en la Lista de Requisitos de Usuario (LDR) del documento, que incluye:</w:t>
      </w:r>
    </w:p>
    <w:p w14:paraId="415874E2" w14:textId="77777777" w:rsidR="00DD20BD" w:rsidRPr="00BB2C91" w:rsidRDefault="00DD20BD" w:rsidP="00DD20BD">
      <w:pPr>
        <w:numPr>
          <w:ilvl w:val="0"/>
          <w:numId w:val="69"/>
        </w:numPr>
        <w:spacing w:line="278" w:lineRule="auto"/>
        <w:jc w:val="left"/>
      </w:pPr>
      <w:r w:rsidRPr="00BB2C91">
        <w:rPr>
          <w:b/>
          <w:bCs/>
        </w:rPr>
        <w:t>Requisitos funcionales:</w:t>
      </w:r>
      <w:r w:rsidRPr="00BB2C91">
        <w:t xml:space="preserve"> 18 especificaciones principales, que abarcan registro de proyectos, validación automatizada, integración con múltiples </w:t>
      </w:r>
      <w:proofErr w:type="spellStart"/>
      <w:r w:rsidRPr="00BB2C91">
        <w:t>APIs</w:t>
      </w:r>
      <w:proofErr w:type="spellEnd"/>
      <w:r w:rsidRPr="00BB2C91">
        <w:t xml:space="preserve"> gubernamentales, generación de sellos de integridad, emisión de reportes y notificaciones.</w:t>
      </w:r>
    </w:p>
    <w:p w14:paraId="7988DF62" w14:textId="77777777" w:rsidR="00DD20BD" w:rsidRPr="00BB2C91" w:rsidRDefault="00DD20BD" w:rsidP="00DD20BD">
      <w:pPr>
        <w:numPr>
          <w:ilvl w:val="0"/>
          <w:numId w:val="69"/>
        </w:numPr>
        <w:spacing w:line="278" w:lineRule="auto"/>
        <w:jc w:val="left"/>
      </w:pPr>
      <w:r w:rsidRPr="00BB2C91">
        <w:rPr>
          <w:b/>
          <w:bCs/>
        </w:rPr>
        <w:t>Requisitos no funcionales:</w:t>
      </w:r>
      <w:r w:rsidRPr="00BB2C91">
        <w:t> 15 especificaciones, incluyendo seguridad (cifrado AES-256, TLS, autenticación 2FA), disponibilidad, rendimiento y cumplimiento normativo.</w:t>
      </w:r>
    </w:p>
    <w:p w14:paraId="12EEB847" w14:textId="77777777" w:rsidR="00DD20BD" w:rsidRPr="00BB2C91" w:rsidRDefault="00DD20BD" w:rsidP="00DD20BD">
      <w:pPr>
        <w:numPr>
          <w:ilvl w:val="0"/>
          <w:numId w:val="69"/>
        </w:numPr>
        <w:spacing w:line="278" w:lineRule="auto"/>
        <w:jc w:val="left"/>
      </w:pPr>
      <w:r w:rsidRPr="00BB2C91">
        <w:rPr>
          <w:b/>
          <w:bCs/>
        </w:rPr>
        <w:t>Arquitectura tecnológica:</w:t>
      </w:r>
      <w:r w:rsidRPr="00BB2C91">
        <w:t> </w:t>
      </w:r>
      <w:proofErr w:type="spellStart"/>
      <w:r w:rsidRPr="00BB2C91">
        <w:t>Frontend</w:t>
      </w:r>
      <w:proofErr w:type="spellEnd"/>
      <w:r w:rsidRPr="00BB2C91">
        <w:t xml:space="preserve"> en </w:t>
      </w:r>
      <w:proofErr w:type="spellStart"/>
      <w:r w:rsidRPr="00BB2C91">
        <w:t>React</w:t>
      </w:r>
      <w:proofErr w:type="spellEnd"/>
      <w:r w:rsidRPr="00BB2C91">
        <w:t xml:space="preserve"> + </w:t>
      </w:r>
      <w:proofErr w:type="spellStart"/>
      <w:r w:rsidRPr="00BB2C91">
        <w:t>TypeScript</w:t>
      </w:r>
      <w:proofErr w:type="spellEnd"/>
      <w:r w:rsidRPr="00BB2C91">
        <w:t xml:space="preserve">, </w:t>
      </w:r>
      <w:proofErr w:type="spellStart"/>
      <w:r w:rsidRPr="00BB2C91">
        <w:t>backend</w:t>
      </w:r>
      <w:proofErr w:type="spellEnd"/>
      <w:r w:rsidRPr="00BB2C91">
        <w:t xml:space="preserve"> </w:t>
      </w:r>
      <w:r w:rsidRPr="00BB2C91">
        <w:rPr>
          <w:color w:val="auto"/>
        </w:rPr>
        <w:t>en </w:t>
      </w:r>
      <w:hyperlink r:id="rId11" w:tgtFrame="_blank" w:history="1">
        <w:r w:rsidRPr="00BB2C91">
          <w:rPr>
            <w:rStyle w:val="Hipervnculo"/>
            <w:color w:val="auto"/>
          </w:rPr>
          <w:t>ASP.NET</w:t>
        </w:r>
      </w:hyperlink>
      <w:r w:rsidRPr="00BB2C91">
        <w:t xml:space="preserve"> Core, capa de acceso a datos con </w:t>
      </w:r>
      <w:proofErr w:type="spellStart"/>
      <w:r w:rsidRPr="00BB2C91">
        <w:t>Entity</w:t>
      </w:r>
      <w:proofErr w:type="spellEnd"/>
      <w:r w:rsidRPr="00BB2C91">
        <w:t xml:space="preserve"> Framework Core, base de datos relacional y almacenamiento en la nube.</w:t>
      </w:r>
    </w:p>
    <w:p w14:paraId="6B203111" w14:textId="77777777" w:rsidR="00DD20BD" w:rsidRPr="00BB2C91" w:rsidRDefault="00DD20BD" w:rsidP="00DD20BD">
      <w:pPr>
        <w:spacing w:line="278" w:lineRule="auto"/>
      </w:pPr>
      <w:r w:rsidRPr="00BB2C91">
        <w:t>Con base en estos elementos y el estándar de la industria para un sistema de mediana complejidad (aplicación SaaS de verificación documental), se establecen los siguientes escenarios:</w:t>
      </w:r>
    </w:p>
    <w:tbl>
      <w:tblPr>
        <w:tblpPr w:leftFromText="141" w:rightFromText="141" w:vertAnchor="text" w:horzAnchor="margin" w:tblpXSpec="center" w:tblpY="260"/>
        <w:tblW w:w="9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992"/>
        <w:gridCol w:w="1805"/>
        <w:gridCol w:w="4478"/>
      </w:tblGrid>
      <w:tr w:rsidR="00D65D6E" w:rsidRPr="00BB2C91" w14:paraId="71732ABC" w14:textId="77777777" w:rsidTr="00056825">
        <w:trPr>
          <w:tblHeader/>
        </w:trPr>
        <w:tc>
          <w:tcPr>
            <w:tcW w:w="2992" w:type="dxa"/>
            <w:shd w:val="clear" w:color="auto" w:fill="FFFFFF" w:themeFill="background1"/>
            <w:tcMar>
              <w:top w:w="150" w:type="dxa"/>
              <w:left w:w="0" w:type="dxa"/>
              <w:bottom w:w="150" w:type="dxa"/>
              <w:right w:w="240" w:type="dxa"/>
            </w:tcMar>
            <w:vAlign w:val="center"/>
            <w:hideMark/>
          </w:tcPr>
          <w:p w14:paraId="03D32247" w14:textId="77777777" w:rsidR="00DF6705" w:rsidRPr="00BB2C91" w:rsidRDefault="00DF6705" w:rsidP="006B106E">
            <w:pPr>
              <w:spacing w:line="278" w:lineRule="auto"/>
              <w:rPr>
                <w:b/>
                <w:bCs/>
              </w:rPr>
            </w:pPr>
            <w:r w:rsidRPr="00BB2C91">
              <w:rPr>
                <w:b/>
                <w:bCs/>
              </w:rPr>
              <w:t>Escenario</w:t>
            </w:r>
          </w:p>
        </w:tc>
        <w:tc>
          <w:tcPr>
            <w:tcW w:w="0" w:type="auto"/>
            <w:shd w:val="clear" w:color="auto" w:fill="FFFFFF" w:themeFill="background1"/>
            <w:tcMar>
              <w:top w:w="150" w:type="dxa"/>
              <w:left w:w="240" w:type="dxa"/>
              <w:bottom w:w="150" w:type="dxa"/>
              <w:right w:w="240" w:type="dxa"/>
            </w:tcMar>
            <w:vAlign w:val="center"/>
            <w:hideMark/>
          </w:tcPr>
          <w:p w14:paraId="55D6AD5F" w14:textId="77777777" w:rsidR="00DF6705" w:rsidRPr="00BB2C91" w:rsidRDefault="00DF6705" w:rsidP="006B106E">
            <w:pPr>
              <w:spacing w:line="278" w:lineRule="auto"/>
              <w:rPr>
                <w:b/>
                <w:bCs/>
              </w:rPr>
            </w:pPr>
            <w:r w:rsidRPr="00BB2C91">
              <w:rPr>
                <w:b/>
                <w:bCs/>
              </w:rPr>
              <w:t>LOC</w:t>
            </w:r>
          </w:p>
        </w:tc>
        <w:tc>
          <w:tcPr>
            <w:tcW w:w="4478" w:type="dxa"/>
            <w:shd w:val="clear" w:color="auto" w:fill="FFFFFF" w:themeFill="background1"/>
            <w:tcMar>
              <w:top w:w="150" w:type="dxa"/>
              <w:left w:w="240" w:type="dxa"/>
              <w:bottom w:w="150" w:type="dxa"/>
              <w:right w:w="240" w:type="dxa"/>
            </w:tcMar>
            <w:vAlign w:val="center"/>
            <w:hideMark/>
          </w:tcPr>
          <w:p w14:paraId="27C5FC77" w14:textId="77777777" w:rsidR="00DF6705" w:rsidRPr="00BB2C91" w:rsidRDefault="00DF6705" w:rsidP="006B106E">
            <w:pPr>
              <w:spacing w:line="278" w:lineRule="auto"/>
              <w:rPr>
                <w:b/>
                <w:bCs/>
              </w:rPr>
            </w:pPr>
            <w:r w:rsidRPr="00BB2C91">
              <w:rPr>
                <w:b/>
                <w:bCs/>
              </w:rPr>
              <w:t>Justificación</w:t>
            </w:r>
          </w:p>
        </w:tc>
      </w:tr>
      <w:tr w:rsidR="008F7B7E" w:rsidRPr="00BB2C91" w14:paraId="12745FF5" w14:textId="77777777" w:rsidTr="00301CB3">
        <w:tc>
          <w:tcPr>
            <w:tcW w:w="2992" w:type="dxa"/>
            <w:shd w:val="clear" w:color="auto" w:fill="FFFFFF" w:themeFill="background1"/>
            <w:tcMar>
              <w:top w:w="150" w:type="dxa"/>
              <w:left w:w="0" w:type="dxa"/>
              <w:bottom w:w="150" w:type="dxa"/>
              <w:right w:w="240" w:type="dxa"/>
            </w:tcMar>
            <w:vAlign w:val="center"/>
            <w:hideMark/>
          </w:tcPr>
          <w:p w14:paraId="6A3B4F67" w14:textId="77777777" w:rsidR="00DF6705" w:rsidRPr="00BB2C91" w:rsidRDefault="00DF6705" w:rsidP="006B106E">
            <w:pPr>
              <w:spacing w:line="278" w:lineRule="auto"/>
            </w:pPr>
            <w:r w:rsidRPr="00BB2C91">
              <w:rPr>
                <w:b/>
                <w:bCs/>
              </w:rPr>
              <w:t>Optimista (O)</w:t>
            </w:r>
          </w:p>
        </w:tc>
        <w:tc>
          <w:tcPr>
            <w:tcW w:w="0" w:type="auto"/>
            <w:shd w:val="clear" w:color="auto" w:fill="FFFFFF" w:themeFill="background1"/>
            <w:tcMar>
              <w:top w:w="150" w:type="dxa"/>
              <w:left w:w="240" w:type="dxa"/>
              <w:bottom w:w="150" w:type="dxa"/>
              <w:right w:w="240" w:type="dxa"/>
            </w:tcMar>
            <w:vAlign w:val="center"/>
            <w:hideMark/>
          </w:tcPr>
          <w:p w14:paraId="00620BD9" w14:textId="77777777" w:rsidR="00DF6705" w:rsidRPr="00BB2C91" w:rsidRDefault="00DF6705">
            <w:pPr>
              <w:spacing w:line="278" w:lineRule="auto"/>
            </w:pPr>
            <w:r w:rsidRPr="00BB2C91">
              <w:t>8,000</w:t>
            </w:r>
          </w:p>
        </w:tc>
        <w:tc>
          <w:tcPr>
            <w:tcW w:w="4478" w:type="dxa"/>
            <w:shd w:val="clear" w:color="auto" w:fill="FFFFFF" w:themeFill="background1"/>
            <w:tcMar>
              <w:top w:w="150" w:type="dxa"/>
              <w:left w:w="240" w:type="dxa"/>
              <w:bottom w:w="150" w:type="dxa"/>
              <w:right w:w="0" w:type="dxa"/>
            </w:tcMar>
            <w:vAlign w:val="center"/>
            <w:hideMark/>
          </w:tcPr>
          <w:p w14:paraId="4C6D26C0" w14:textId="77777777" w:rsidR="00DF6705" w:rsidRPr="00BB2C91" w:rsidRDefault="00DF6705" w:rsidP="006B106E">
            <w:pPr>
              <w:spacing w:line="278" w:lineRule="auto"/>
            </w:pPr>
            <w:r w:rsidRPr="00BB2C91">
              <w:t xml:space="preserve">Se asume un alto grado de reutilización de componentes, uso eficiente de bibliotecas y </w:t>
            </w:r>
            <w:proofErr w:type="spellStart"/>
            <w:r w:rsidRPr="00BB2C91">
              <w:t>frameworks</w:t>
            </w:r>
            <w:proofErr w:type="spellEnd"/>
            <w:r w:rsidRPr="00BB2C91">
              <w:t xml:space="preserve"> (</w:t>
            </w:r>
            <w:proofErr w:type="spellStart"/>
            <w:r w:rsidRPr="00BB2C91">
              <w:t>React</w:t>
            </w:r>
            <w:proofErr w:type="spellEnd"/>
            <w:r w:rsidRPr="00BB2C91">
              <w:t xml:space="preserve"> con componentes reutilizables, </w:t>
            </w:r>
            <w:hyperlink r:id="rId12" w:tgtFrame="_blank" w:history="1">
              <w:r w:rsidRPr="00BB2C91">
                <w:rPr>
                  <w:rStyle w:val="Hipervnculo"/>
                  <w:color w:val="auto"/>
                </w:rPr>
                <w:t>ASP.NET</w:t>
              </w:r>
            </w:hyperlink>
            <w:r w:rsidRPr="00BB2C91">
              <w:t xml:space="preserve"> Core con </w:t>
            </w:r>
            <w:proofErr w:type="spellStart"/>
            <w:r w:rsidRPr="00BB2C91">
              <w:t>scaffolding</w:t>
            </w:r>
            <w:proofErr w:type="spellEnd"/>
            <w:r w:rsidRPr="00BB2C91">
              <w:t>), y una estructura de código concisa que reduce la redundancia.</w:t>
            </w:r>
          </w:p>
        </w:tc>
      </w:tr>
      <w:tr w:rsidR="008F7B7E" w:rsidRPr="00BB2C91" w14:paraId="72BC91BF" w14:textId="77777777" w:rsidTr="00301CB3">
        <w:tc>
          <w:tcPr>
            <w:tcW w:w="2992" w:type="dxa"/>
            <w:shd w:val="clear" w:color="auto" w:fill="FFFFFF" w:themeFill="background1"/>
            <w:tcMar>
              <w:top w:w="150" w:type="dxa"/>
              <w:left w:w="0" w:type="dxa"/>
              <w:bottom w:w="150" w:type="dxa"/>
              <w:right w:w="240" w:type="dxa"/>
            </w:tcMar>
            <w:vAlign w:val="center"/>
            <w:hideMark/>
          </w:tcPr>
          <w:p w14:paraId="1591F174" w14:textId="77777777" w:rsidR="00DF6705" w:rsidRPr="00BB2C91" w:rsidRDefault="00DF6705" w:rsidP="006B106E">
            <w:pPr>
              <w:spacing w:line="278" w:lineRule="auto"/>
            </w:pPr>
            <w:r w:rsidRPr="00BB2C91">
              <w:rPr>
                <w:b/>
                <w:bCs/>
              </w:rPr>
              <w:t>Más probable (M)</w:t>
            </w:r>
          </w:p>
        </w:tc>
        <w:tc>
          <w:tcPr>
            <w:tcW w:w="0" w:type="auto"/>
            <w:shd w:val="clear" w:color="auto" w:fill="FFFFFF" w:themeFill="background1"/>
            <w:tcMar>
              <w:top w:w="150" w:type="dxa"/>
              <w:left w:w="240" w:type="dxa"/>
              <w:bottom w:w="150" w:type="dxa"/>
              <w:right w:w="240" w:type="dxa"/>
            </w:tcMar>
            <w:vAlign w:val="center"/>
            <w:hideMark/>
          </w:tcPr>
          <w:p w14:paraId="1AE8B281" w14:textId="77777777" w:rsidR="00DF6705" w:rsidRPr="00BB2C91" w:rsidRDefault="00DF6705">
            <w:pPr>
              <w:spacing w:line="278" w:lineRule="auto"/>
            </w:pPr>
            <w:r w:rsidRPr="00BB2C91">
              <w:t>12,000</w:t>
            </w:r>
          </w:p>
        </w:tc>
        <w:tc>
          <w:tcPr>
            <w:tcW w:w="4478" w:type="dxa"/>
            <w:shd w:val="clear" w:color="auto" w:fill="FFFFFF" w:themeFill="background1"/>
            <w:tcMar>
              <w:top w:w="150" w:type="dxa"/>
              <w:left w:w="240" w:type="dxa"/>
              <w:bottom w:w="150" w:type="dxa"/>
              <w:right w:w="0" w:type="dxa"/>
            </w:tcMar>
            <w:vAlign w:val="center"/>
            <w:hideMark/>
          </w:tcPr>
          <w:p w14:paraId="6C14BDA7" w14:textId="77777777" w:rsidR="00DF6705" w:rsidRPr="00BB2C91" w:rsidRDefault="00DF6705" w:rsidP="006B106E">
            <w:pPr>
              <w:spacing w:line="278" w:lineRule="auto"/>
            </w:pPr>
            <w:r w:rsidRPr="00BB2C91">
              <w:t xml:space="preserve">Volumen típico para una aplicación web de características similares: </w:t>
            </w:r>
            <w:proofErr w:type="spellStart"/>
            <w:r w:rsidRPr="00BB2C91">
              <w:t>frontend</w:t>
            </w:r>
            <w:proofErr w:type="spellEnd"/>
            <w:r w:rsidRPr="00BB2C91">
              <w:t xml:space="preserve"> con múltiples vistas y formularios (≈4,000</w:t>
            </w:r>
            <w:r w:rsidRPr="00BB2C91">
              <w:rPr>
                <w:rFonts w:ascii="Arial" w:hAnsi="Arial" w:cs="Arial"/>
              </w:rPr>
              <w:t> </w:t>
            </w:r>
            <w:r w:rsidRPr="00BB2C91">
              <w:t xml:space="preserve">LOC), </w:t>
            </w:r>
            <w:proofErr w:type="spellStart"/>
            <w:r w:rsidRPr="00BB2C91">
              <w:t>backend</w:t>
            </w:r>
            <w:proofErr w:type="spellEnd"/>
            <w:r w:rsidRPr="00BB2C91">
              <w:t xml:space="preserve"> con controladores, servicios y l</w:t>
            </w:r>
            <w:r w:rsidRPr="00BB2C91">
              <w:rPr>
                <w:rFonts w:ascii="Aptos" w:hAnsi="Aptos" w:cs="Aptos"/>
              </w:rPr>
              <w:t>ó</w:t>
            </w:r>
            <w:r w:rsidRPr="00BB2C91">
              <w:t>gica de validaci</w:t>
            </w:r>
            <w:r w:rsidRPr="00BB2C91">
              <w:rPr>
                <w:rFonts w:ascii="Aptos" w:hAnsi="Aptos" w:cs="Aptos"/>
              </w:rPr>
              <w:t>ó</w:t>
            </w:r>
            <w:r w:rsidRPr="00BB2C91">
              <w:t>n (</w:t>
            </w:r>
            <w:r w:rsidRPr="00BB2C91">
              <w:rPr>
                <w:rFonts w:ascii="Aptos" w:hAnsi="Aptos" w:cs="Aptos"/>
              </w:rPr>
              <w:t>≈</w:t>
            </w:r>
            <w:r w:rsidRPr="00BB2C91">
              <w:t>5,000</w:t>
            </w:r>
            <w:r w:rsidRPr="00BB2C91">
              <w:rPr>
                <w:rFonts w:ascii="Arial" w:hAnsi="Arial" w:cs="Arial"/>
              </w:rPr>
              <w:t> </w:t>
            </w:r>
            <w:r w:rsidRPr="00BB2C91">
              <w:t>LOC), modelos de datos, migraciones y consultas (</w:t>
            </w:r>
            <w:r w:rsidRPr="00BB2C91">
              <w:rPr>
                <w:rFonts w:ascii="Aptos" w:hAnsi="Aptos" w:cs="Aptos"/>
              </w:rPr>
              <w:t>≈</w:t>
            </w:r>
            <w:r w:rsidRPr="00BB2C91">
              <w:t>2,000</w:t>
            </w:r>
            <w:r w:rsidRPr="00BB2C91">
              <w:rPr>
                <w:rFonts w:ascii="Arial" w:hAnsi="Arial" w:cs="Arial"/>
              </w:rPr>
              <w:t> </w:t>
            </w:r>
            <w:r w:rsidRPr="00BB2C91">
              <w:t>LOC), y configuraci</w:t>
            </w:r>
            <w:r w:rsidRPr="00BB2C91">
              <w:rPr>
                <w:rFonts w:ascii="Aptos" w:hAnsi="Aptos" w:cs="Aptos"/>
              </w:rPr>
              <w:t>ó</w:t>
            </w:r>
            <w:r w:rsidRPr="00BB2C91">
              <w:t>n auxiliar (</w:t>
            </w:r>
            <w:r w:rsidRPr="00BB2C91">
              <w:rPr>
                <w:rFonts w:ascii="Aptos" w:hAnsi="Aptos" w:cs="Aptos"/>
              </w:rPr>
              <w:t>≈</w:t>
            </w:r>
            <w:r w:rsidRPr="00BB2C91">
              <w:t>1,000</w:t>
            </w:r>
            <w:r w:rsidRPr="00BB2C91">
              <w:rPr>
                <w:rFonts w:ascii="Arial" w:hAnsi="Arial" w:cs="Arial"/>
              </w:rPr>
              <w:t> </w:t>
            </w:r>
            <w:r w:rsidRPr="00BB2C91">
              <w:t>LOC).</w:t>
            </w:r>
          </w:p>
        </w:tc>
      </w:tr>
      <w:tr w:rsidR="008F7B7E" w:rsidRPr="00BB2C91" w14:paraId="13832484" w14:textId="77777777" w:rsidTr="00301CB3">
        <w:tc>
          <w:tcPr>
            <w:tcW w:w="2992" w:type="dxa"/>
            <w:shd w:val="clear" w:color="auto" w:fill="FFFFFF" w:themeFill="background1"/>
            <w:tcMar>
              <w:top w:w="150" w:type="dxa"/>
              <w:left w:w="0" w:type="dxa"/>
              <w:bottom w:w="150" w:type="dxa"/>
              <w:right w:w="240" w:type="dxa"/>
            </w:tcMar>
            <w:vAlign w:val="center"/>
            <w:hideMark/>
          </w:tcPr>
          <w:p w14:paraId="473043BF" w14:textId="77777777" w:rsidR="00DF6705" w:rsidRPr="00BB2C91" w:rsidRDefault="00DF6705" w:rsidP="006B106E">
            <w:pPr>
              <w:spacing w:line="278" w:lineRule="auto"/>
            </w:pPr>
            <w:r w:rsidRPr="00BB2C91">
              <w:rPr>
                <w:b/>
                <w:bCs/>
              </w:rPr>
              <w:t>Pesimista (P)</w:t>
            </w:r>
          </w:p>
        </w:tc>
        <w:tc>
          <w:tcPr>
            <w:tcW w:w="0" w:type="auto"/>
            <w:shd w:val="clear" w:color="auto" w:fill="FFFFFF" w:themeFill="background1"/>
            <w:tcMar>
              <w:top w:w="150" w:type="dxa"/>
              <w:left w:w="240" w:type="dxa"/>
              <w:bottom w:w="150" w:type="dxa"/>
              <w:right w:w="240" w:type="dxa"/>
            </w:tcMar>
            <w:vAlign w:val="center"/>
            <w:hideMark/>
          </w:tcPr>
          <w:p w14:paraId="21A3DDDD" w14:textId="77777777" w:rsidR="00DF6705" w:rsidRPr="00BB2C91" w:rsidRDefault="00DF6705">
            <w:pPr>
              <w:spacing w:line="278" w:lineRule="auto"/>
            </w:pPr>
            <w:r w:rsidRPr="00BB2C91">
              <w:t>18,000</w:t>
            </w:r>
          </w:p>
        </w:tc>
        <w:tc>
          <w:tcPr>
            <w:tcW w:w="4478" w:type="dxa"/>
            <w:shd w:val="clear" w:color="auto" w:fill="FFFFFF" w:themeFill="background1"/>
            <w:tcMar>
              <w:top w:w="150" w:type="dxa"/>
              <w:left w:w="240" w:type="dxa"/>
              <w:bottom w:w="150" w:type="dxa"/>
              <w:right w:w="0" w:type="dxa"/>
            </w:tcMar>
            <w:vAlign w:val="center"/>
            <w:hideMark/>
          </w:tcPr>
          <w:p w14:paraId="26833B35" w14:textId="77777777" w:rsidR="00DF6705" w:rsidRPr="00BB2C91" w:rsidRDefault="00DF6705" w:rsidP="006B106E">
            <w:pPr>
              <w:spacing w:line="278" w:lineRule="auto"/>
            </w:pPr>
            <w:r w:rsidRPr="00BB2C91">
              <w:t xml:space="preserve">Se contempla un código más extenso debido a la necesidad de manejar casos límite, implementar reglas de negocio complejas, </w:t>
            </w:r>
            <w:r w:rsidRPr="00BB2C91">
              <w:lastRenderedPageBreak/>
              <w:t xml:space="preserve">desarrollar integraciones personalizadas con </w:t>
            </w:r>
            <w:proofErr w:type="spellStart"/>
            <w:r w:rsidRPr="00BB2C91">
              <w:t>APIs</w:t>
            </w:r>
            <w:proofErr w:type="spellEnd"/>
            <w:r w:rsidRPr="00BB2C91">
              <w:t xml:space="preserve"> gubernamentales y mantener una estructura más verbosa por razones de claridad y mantenibilidad.</w:t>
            </w:r>
          </w:p>
        </w:tc>
      </w:tr>
    </w:tbl>
    <w:p w14:paraId="2657398D" w14:textId="77777777" w:rsidR="00300994" w:rsidRDefault="00300994" w:rsidP="00300994">
      <w:pPr>
        <w:rPr>
          <w:rFonts w:eastAsiaTheme="majorEastAsia" w:cstheme="majorBidi"/>
          <w:b/>
          <w:bCs/>
          <w:iCs/>
          <w:color w:val="000000" w:themeColor="accent1" w:themeShade="BF"/>
          <w:sz w:val="28"/>
        </w:rPr>
      </w:pPr>
    </w:p>
    <w:p w14:paraId="3621B504" w14:textId="77777777" w:rsidR="001F60D1" w:rsidRPr="001F60D1" w:rsidRDefault="001F60D1" w:rsidP="001F60D1">
      <w:pPr>
        <w:rPr>
          <w:lang w:val="es-US"/>
        </w:rPr>
      </w:pPr>
      <w:r w:rsidRPr="001F60D1">
        <w:rPr>
          <w:lang w:val="es-US"/>
        </w:rPr>
        <w:t>Cálculo de la media ponderada:</w:t>
      </w:r>
    </w:p>
    <w:p w14:paraId="462A3DE2" w14:textId="5D88922D" w:rsidR="001F60D1" w:rsidRPr="001F60D1" w:rsidRDefault="001F60D1" w:rsidP="001F60D1">
      <w:pPr>
        <w:rPr>
          <w:lang w:val="es-US"/>
        </w:rPr>
      </w:pPr>
      <m:oMathPara>
        <m:oMath>
          <m:sSub>
            <m:sSubPr>
              <m:ctrlPr>
                <w:rPr>
                  <w:rFonts w:ascii="Cambria Math" w:hAnsi="Cambria Math"/>
                  <w:lang w:val="es-US"/>
                </w:rPr>
              </m:ctrlPr>
            </m:sSubPr>
            <m:e>
              <m:r>
                <w:rPr>
                  <w:rFonts w:ascii="Cambria Math" w:hAnsi="Cambria Math"/>
                  <w:lang w:val="es-US"/>
                </w:rPr>
                <m:t>E</m:t>
              </m:r>
            </m:e>
            <m:sub>
              <m:r>
                <m:rPr>
                  <m:nor/>
                </m:rPr>
                <w:rPr>
                  <w:lang w:val="es-US"/>
                </w:rPr>
                <m:t>LOC</m:t>
              </m:r>
            </m:sub>
          </m:sSub>
          <m:r>
            <w:rPr>
              <w:rFonts w:ascii="Cambria Math" w:hAnsi="Cambria Math"/>
              <w:lang w:val="es-US"/>
            </w:rPr>
            <m:t>=</m:t>
          </m:r>
          <m:f>
            <m:fPr>
              <m:ctrlPr>
                <w:rPr>
                  <w:rFonts w:ascii="Cambria Math" w:hAnsi="Cambria Math"/>
                  <w:lang w:val="es-US"/>
                </w:rPr>
              </m:ctrlPr>
            </m:fPr>
            <m:num>
              <m:r>
                <w:rPr>
                  <w:rFonts w:ascii="Cambria Math" w:hAnsi="Cambria Math"/>
                  <w:lang w:val="es-US"/>
                </w:rPr>
                <m:t>8,000+(4×12,000)+18,000</m:t>
              </m:r>
            </m:num>
            <m:den>
              <m:r>
                <w:rPr>
                  <w:rFonts w:ascii="Cambria Math" w:hAnsi="Cambria Math"/>
                  <w:lang w:val="es-US"/>
                </w:rPr>
                <m:t>6</m:t>
              </m:r>
            </m:den>
          </m:f>
          <m:r>
            <w:rPr>
              <w:rFonts w:ascii="Cambria Math" w:hAnsi="Cambria Math"/>
              <w:lang w:val="es-US"/>
            </w:rPr>
            <m:t>=</m:t>
          </m:r>
          <m:f>
            <m:fPr>
              <m:ctrlPr>
                <w:rPr>
                  <w:rFonts w:ascii="Cambria Math" w:hAnsi="Cambria Math"/>
                  <w:lang w:val="es-US"/>
                </w:rPr>
              </m:ctrlPr>
            </m:fPr>
            <m:num>
              <m:r>
                <w:rPr>
                  <w:rFonts w:ascii="Cambria Math" w:hAnsi="Cambria Math"/>
                  <w:lang w:val="es-US"/>
                </w:rPr>
                <m:t>8,000+48,000+18,000</m:t>
              </m:r>
            </m:num>
            <m:den>
              <m:r>
                <w:rPr>
                  <w:rFonts w:ascii="Cambria Math" w:hAnsi="Cambria Math"/>
                  <w:lang w:val="es-US"/>
                </w:rPr>
                <m:t>6</m:t>
              </m:r>
            </m:den>
          </m:f>
          <m:r>
            <w:rPr>
              <w:rFonts w:ascii="Cambria Math" w:hAnsi="Cambria Math"/>
              <w:lang w:val="es-US"/>
            </w:rPr>
            <m:t>=</m:t>
          </m:r>
          <m:f>
            <m:fPr>
              <m:ctrlPr>
                <w:rPr>
                  <w:rFonts w:ascii="Cambria Math" w:hAnsi="Cambria Math"/>
                  <w:lang w:val="es-US"/>
                </w:rPr>
              </m:ctrlPr>
            </m:fPr>
            <m:num>
              <m:r>
                <w:rPr>
                  <w:rFonts w:ascii="Cambria Math" w:hAnsi="Cambria Math"/>
                  <w:lang w:val="es-US"/>
                </w:rPr>
                <m:t>74,000</m:t>
              </m:r>
            </m:num>
            <m:den>
              <m:r>
                <w:rPr>
                  <w:rFonts w:ascii="Cambria Math" w:hAnsi="Cambria Math"/>
                  <w:lang w:val="es-US"/>
                </w:rPr>
                <m:t>6</m:t>
              </m:r>
            </m:den>
          </m:f>
          <m:r>
            <w:rPr>
              <w:rFonts w:ascii="Cambria Math" w:hAnsi="Cambria Math"/>
              <w:lang w:val="es-US"/>
            </w:rPr>
            <m:t>≈12,333</m:t>
          </m:r>
          <m:r>
            <m:rPr>
              <m:nor/>
            </m:rPr>
            <w:rPr>
              <w:lang w:val="es-US"/>
            </w:rPr>
            <m:t xml:space="preserve"> LOC</m:t>
          </m:r>
        </m:oMath>
      </m:oMathPara>
    </w:p>
    <w:p w14:paraId="1B705A55" w14:textId="77777777" w:rsidR="00AB54A9" w:rsidRDefault="00AB54A9" w:rsidP="001F60D1">
      <w:pPr>
        <w:rPr>
          <w:lang w:val="es-US"/>
        </w:rPr>
      </w:pPr>
    </w:p>
    <w:p w14:paraId="5D94E25D" w14:textId="69BD3A3E" w:rsidR="001F60D1" w:rsidRPr="001F60D1" w:rsidRDefault="001F60D1" w:rsidP="001F60D1">
      <w:pPr>
        <w:rPr>
          <w:lang w:val="es-US"/>
        </w:rPr>
      </w:pPr>
      <w:r w:rsidRPr="001F60D1">
        <w:rPr>
          <w:lang w:val="es-US"/>
        </w:rPr>
        <w:t>Desviación estándar:</w:t>
      </w:r>
    </w:p>
    <w:p w14:paraId="33BCECC4" w14:textId="55473559" w:rsidR="001F60D1" w:rsidRPr="001F60D1" w:rsidRDefault="001F60D1" w:rsidP="001F60D1">
      <w:pPr>
        <w:rPr>
          <w:lang w:val="es-US"/>
        </w:rPr>
      </w:pPr>
      <m:oMathPara>
        <m:oMath>
          <m:sSub>
            <m:sSubPr>
              <m:ctrlPr>
                <w:rPr>
                  <w:rFonts w:ascii="Cambria Math" w:hAnsi="Cambria Math"/>
                  <w:lang w:val="es-US"/>
                </w:rPr>
              </m:ctrlPr>
            </m:sSubPr>
            <m:e>
              <m:r>
                <w:rPr>
                  <w:rFonts w:ascii="Cambria Math" w:hAnsi="Cambria Math"/>
                  <w:lang w:val="es-US"/>
                </w:rPr>
                <m:t>σ</m:t>
              </m:r>
            </m:e>
            <m:sub>
              <m:r>
                <m:rPr>
                  <m:nor/>
                </m:rPr>
                <w:rPr>
                  <w:lang w:val="es-US"/>
                </w:rPr>
                <m:t>LOC</m:t>
              </m:r>
            </m:sub>
          </m:sSub>
          <m:r>
            <w:rPr>
              <w:rFonts w:ascii="Cambria Math" w:hAnsi="Cambria Math"/>
              <w:lang w:val="es-US"/>
            </w:rPr>
            <m:t>=</m:t>
          </m:r>
          <m:f>
            <m:fPr>
              <m:ctrlPr>
                <w:rPr>
                  <w:rFonts w:ascii="Cambria Math" w:hAnsi="Cambria Math"/>
                  <w:lang w:val="es-US"/>
                </w:rPr>
              </m:ctrlPr>
            </m:fPr>
            <m:num>
              <m:r>
                <w:rPr>
                  <w:rFonts w:ascii="Cambria Math" w:hAnsi="Cambria Math"/>
                  <w:lang w:val="es-US"/>
                </w:rPr>
                <m:t>18,000-8,000</m:t>
              </m:r>
            </m:num>
            <m:den>
              <m:r>
                <w:rPr>
                  <w:rFonts w:ascii="Cambria Math" w:hAnsi="Cambria Math"/>
                  <w:lang w:val="es-US"/>
                </w:rPr>
                <m:t>6</m:t>
              </m:r>
            </m:den>
          </m:f>
          <m:r>
            <w:rPr>
              <w:rFonts w:ascii="Cambria Math" w:hAnsi="Cambria Math"/>
              <w:lang w:val="es-US"/>
            </w:rPr>
            <m:t>=</m:t>
          </m:r>
          <m:f>
            <m:fPr>
              <m:ctrlPr>
                <w:rPr>
                  <w:rFonts w:ascii="Cambria Math" w:hAnsi="Cambria Math"/>
                  <w:lang w:val="es-US"/>
                </w:rPr>
              </m:ctrlPr>
            </m:fPr>
            <m:num>
              <m:r>
                <w:rPr>
                  <w:rFonts w:ascii="Cambria Math" w:hAnsi="Cambria Math"/>
                  <w:lang w:val="es-US"/>
                </w:rPr>
                <m:t>10,000</m:t>
              </m:r>
            </m:num>
            <m:den>
              <m:r>
                <w:rPr>
                  <w:rFonts w:ascii="Cambria Math" w:hAnsi="Cambria Math"/>
                  <w:lang w:val="es-US"/>
                </w:rPr>
                <m:t>6</m:t>
              </m:r>
            </m:den>
          </m:f>
          <m:r>
            <w:rPr>
              <w:rFonts w:ascii="Cambria Math" w:hAnsi="Cambria Math"/>
              <w:lang w:val="es-US"/>
            </w:rPr>
            <m:t>≈1,667</m:t>
          </m:r>
          <m:r>
            <m:rPr>
              <m:nor/>
            </m:rPr>
            <w:rPr>
              <w:lang w:val="es-US"/>
            </w:rPr>
            <m:t xml:space="preserve"> LOC</m:t>
          </m:r>
        </m:oMath>
      </m:oMathPara>
    </w:p>
    <w:p w14:paraId="71D3F304" w14:textId="77777777" w:rsidR="001F60D1" w:rsidRDefault="001F60D1" w:rsidP="001F60D1">
      <w:pPr>
        <w:rPr>
          <w:lang w:val="es-US"/>
        </w:rPr>
      </w:pPr>
      <w:r w:rsidRPr="001F60D1">
        <w:rPr>
          <w:b/>
          <w:bCs/>
          <w:lang w:val="es-US"/>
        </w:rPr>
        <w:t>Interpretación:</w:t>
      </w:r>
      <w:r w:rsidRPr="001F60D1">
        <w:rPr>
          <w:lang w:val="es-US"/>
        </w:rPr>
        <w:t> El valor esperado de 12,333 LOC se ubica ligeramente por encima de la estimación más probable de 12,000 LOC, lo cual es coherente con la naturaleza predictiva de la metodología PERT. Con una desviación estándar de 1,667 LOC, el rango de confianza del 68% se sitúa entre </w:t>
      </w:r>
      <w:r w:rsidRPr="001F60D1">
        <w:rPr>
          <w:b/>
          <w:bCs/>
          <w:lang w:val="es-US"/>
        </w:rPr>
        <w:t>10,666 y 14,000 LOC</w:t>
      </w:r>
      <w:r w:rsidRPr="001F60D1">
        <w:rPr>
          <w:lang w:val="es-US"/>
        </w:rPr>
        <w:t>, mientras que el rango del 95% se extiende aproximadamente entre </w:t>
      </w:r>
      <w:r w:rsidRPr="001F60D1">
        <w:rPr>
          <w:b/>
          <w:bCs/>
          <w:lang w:val="es-US"/>
        </w:rPr>
        <w:t>9,000 y 15,666 LOC</w:t>
      </w:r>
      <w:r w:rsidRPr="001F60D1">
        <w:rPr>
          <w:lang w:val="es-US"/>
        </w:rPr>
        <w:t>.</w:t>
      </w:r>
    </w:p>
    <w:p w14:paraId="3304667F" w14:textId="6B05539E" w:rsidR="002B4232" w:rsidRDefault="002B4232" w:rsidP="002B4232">
      <w:pPr>
        <w:pStyle w:val="Ttulo4"/>
      </w:pPr>
      <w:r>
        <w:t xml:space="preserve">Estimación </w:t>
      </w:r>
      <w:r>
        <w:t xml:space="preserve">Económica </w:t>
      </w:r>
    </w:p>
    <w:p w14:paraId="29C0FCCE" w14:textId="55FF0856" w:rsidR="00574D11" w:rsidRPr="00574D11" w:rsidRDefault="00574D11" w:rsidP="00574D11">
      <w:r w:rsidRPr="00574D11">
        <w:t>La estimación económica consolida tres categorías de costos: equipamiento tecnológico, personal y licencias/servicios. Todos los valores han sido convertidos a pesos dominicanos utilizando la tasa de cambio de </w:t>
      </w:r>
      <w:r w:rsidRPr="00574D11">
        <w:rPr>
          <w:b/>
          <w:bCs/>
        </w:rPr>
        <w:t>RD$60.45 por USD</w:t>
      </w:r>
      <w:r w:rsidRPr="00574D11">
        <w:t>. Las referencias salariales se han contrastado con estudios del mercado dominicano que indican rangos de RD$20,000 a RD$150,000 mensuales para desarrolladores, con un salario promedio total de aproximadamente RD$86,994</w:t>
      </w:r>
    </w:p>
    <w:p w14:paraId="56A92BDB" w14:textId="42D9BCEB" w:rsidR="002B4232" w:rsidRPr="001F60D1" w:rsidRDefault="00DA2CA2" w:rsidP="001F60D1">
      <w:r w:rsidRPr="00DA2CA2">
        <w:t>Los salarios se determinan con base en el costo mensual para la empresa, incluyendo prestaciones sociales y cargas laborales típicas (aproximadamente un 30% adicional al salario base). Las tarifas por hora se obtienen dividiendo el costo mensual entre 160 horas/mes (jornada completa).</w:t>
      </w:r>
    </w:p>
    <w:p w14:paraId="1A9C67DD" w14:textId="77777777" w:rsidR="00D04968" w:rsidRPr="000D0138" w:rsidRDefault="00D04968" w:rsidP="00D04968">
      <w:pPr>
        <w:spacing w:line="278" w:lineRule="auto"/>
        <w:rPr>
          <w:b/>
          <w:bCs/>
        </w:rPr>
      </w:pPr>
      <w:r w:rsidRPr="000D0138">
        <w:rPr>
          <w:b/>
          <w:bCs/>
        </w:rPr>
        <w:t>Equipos Tecnológicos (Costo único)</w:t>
      </w:r>
    </w:p>
    <w:p w14:paraId="7D493E1B" w14:textId="77777777" w:rsidR="00D04968" w:rsidRPr="000D0138" w:rsidRDefault="00D04968" w:rsidP="00D04968">
      <w:pPr>
        <w:spacing w:line="278" w:lineRule="auto"/>
      </w:pPr>
      <w:r w:rsidRPr="000D0138">
        <w:lastRenderedPageBreak/>
        <w:t>Para un equipo de 4 desarrolladores trabajando durante 3 meses, se requiere equipamiento de nivel profesional. Se consideran los siguientes escenarios:</w:t>
      </w:r>
    </w:p>
    <w:tbl>
      <w:tblPr>
        <w:tblW w:w="1062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295"/>
        <w:gridCol w:w="2217"/>
        <w:gridCol w:w="2019"/>
        <w:gridCol w:w="2179"/>
        <w:gridCol w:w="2734"/>
      </w:tblGrid>
      <w:tr w:rsidR="0067514E" w:rsidRPr="00AD350C" w14:paraId="5CE879FB" w14:textId="77777777" w:rsidTr="00AD350C">
        <w:trPr>
          <w:tblHeader/>
        </w:trPr>
        <w:tc>
          <w:tcPr>
            <w:tcW w:w="2032" w:type="dxa"/>
            <w:shd w:val="clear" w:color="auto" w:fill="FFFFFF" w:themeFill="background1"/>
            <w:tcMar>
              <w:top w:w="150" w:type="dxa"/>
              <w:left w:w="0" w:type="dxa"/>
              <w:bottom w:w="150" w:type="dxa"/>
              <w:right w:w="240" w:type="dxa"/>
            </w:tcMar>
            <w:vAlign w:val="center"/>
            <w:hideMark/>
          </w:tcPr>
          <w:p w14:paraId="22E96B13" w14:textId="77777777" w:rsidR="00AD350C" w:rsidRPr="000D0138" w:rsidRDefault="00AD350C" w:rsidP="00AD350C">
            <w:pPr>
              <w:spacing w:after="0" w:line="375" w:lineRule="atLeast"/>
              <w:jc w:val="center"/>
              <w:rPr>
                <w:rFonts w:ascii="Segoe UI" w:eastAsia="Times New Roman" w:hAnsi="Segoe UI" w:cs="Segoe UI"/>
                <w:b/>
                <w:bCs/>
                <w:color w:val="auto"/>
                <w:lang w:eastAsia="es-US"/>
              </w:rPr>
            </w:pPr>
            <w:r w:rsidRPr="000D0138">
              <w:rPr>
                <w:rFonts w:ascii="Segoe UI" w:eastAsia="Times New Roman" w:hAnsi="Segoe UI" w:cs="Segoe UI"/>
                <w:b/>
                <w:bCs/>
                <w:color w:val="auto"/>
                <w:lang w:eastAsia="es-US"/>
              </w:rPr>
              <w:t>Componente</w:t>
            </w:r>
          </w:p>
        </w:tc>
        <w:tc>
          <w:tcPr>
            <w:tcW w:w="0" w:type="auto"/>
            <w:shd w:val="clear" w:color="auto" w:fill="FFFFFF" w:themeFill="background1"/>
            <w:tcMar>
              <w:top w:w="150" w:type="dxa"/>
              <w:left w:w="240" w:type="dxa"/>
              <w:bottom w:w="150" w:type="dxa"/>
              <w:right w:w="240" w:type="dxa"/>
            </w:tcMar>
            <w:vAlign w:val="center"/>
            <w:hideMark/>
          </w:tcPr>
          <w:p w14:paraId="6FBD6A67" w14:textId="77777777" w:rsidR="00AD350C" w:rsidRPr="000D0138" w:rsidRDefault="00AD350C" w:rsidP="00AD350C">
            <w:pPr>
              <w:spacing w:after="0" w:line="375" w:lineRule="atLeast"/>
              <w:jc w:val="center"/>
              <w:rPr>
                <w:rFonts w:ascii="Segoe UI" w:eastAsia="Times New Roman" w:hAnsi="Segoe UI" w:cs="Segoe UI"/>
                <w:b/>
                <w:bCs/>
                <w:color w:val="auto"/>
                <w:lang w:eastAsia="es-US"/>
              </w:rPr>
            </w:pPr>
            <w:r w:rsidRPr="000D0138">
              <w:rPr>
                <w:rFonts w:ascii="Segoe UI" w:eastAsia="Times New Roman" w:hAnsi="Segoe UI" w:cs="Segoe UI"/>
                <w:b/>
                <w:bCs/>
                <w:color w:val="auto"/>
                <w:lang w:eastAsia="es-US"/>
              </w:rPr>
              <w:t>Optimista (RD$)</w:t>
            </w:r>
          </w:p>
        </w:tc>
        <w:tc>
          <w:tcPr>
            <w:tcW w:w="0" w:type="auto"/>
            <w:shd w:val="clear" w:color="auto" w:fill="FFFFFF" w:themeFill="background1"/>
            <w:tcMar>
              <w:top w:w="150" w:type="dxa"/>
              <w:left w:w="240" w:type="dxa"/>
              <w:bottom w:w="150" w:type="dxa"/>
              <w:right w:w="240" w:type="dxa"/>
            </w:tcMar>
            <w:vAlign w:val="center"/>
            <w:hideMark/>
          </w:tcPr>
          <w:p w14:paraId="50A7DB97" w14:textId="77777777" w:rsidR="00AD350C" w:rsidRPr="000D0138" w:rsidRDefault="00AD350C" w:rsidP="00AD350C">
            <w:pPr>
              <w:spacing w:after="0" w:line="375" w:lineRule="atLeast"/>
              <w:jc w:val="center"/>
              <w:rPr>
                <w:rFonts w:ascii="Segoe UI" w:eastAsia="Times New Roman" w:hAnsi="Segoe UI" w:cs="Segoe UI"/>
                <w:b/>
                <w:bCs/>
                <w:color w:val="auto"/>
                <w:lang w:eastAsia="es-US"/>
              </w:rPr>
            </w:pPr>
            <w:r w:rsidRPr="000D0138">
              <w:rPr>
                <w:rFonts w:ascii="Segoe UI" w:eastAsia="Times New Roman" w:hAnsi="Segoe UI" w:cs="Segoe UI"/>
                <w:b/>
                <w:bCs/>
                <w:color w:val="auto"/>
                <w:lang w:eastAsia="es-US"/>
              </w:rPr>
              <w:t>Más probable (RD$)</w:t>
            </w:r>
          </w:p>
        </w:tc>
        <w:tc>
          <w:tcPr>
            <w:tcW w:w="0" w:type="auto"/>
            <w:shd w:val="clear" w:color="auto" w:fill="FFFFFF" w:themeFill="background1"/>
            <w:tcMar>
              <w:top w:w="150" w:type="dxa"/>
              <w:left w:w="240" w:type="dxa"/>
              <w:bottom w:w="150" w:type="dxa"/>
              <w:right w:w="240" w:type="dxa"/>
            </w:tcMar>
            <w:vAlign w:val="center"/>
            <w:hideMark/>
          </w:tcPr>
          <w:p w14:paraId="52A01888" w14:textId="77777777" w:rsidR="00AD350C" w:rsidRPr="000D0138" w:rsidRDefault="00AD350C" w:rsidP="00AD350C">
            <w:pPr>
              <w:spacing w:after="0" w:line="375" w:lineRule="atLeast"/>
              <w:jc w:val="center"/>
              <w:rPr>
                <w:rFonts w:ascii="Segoe UI" w:eastAsia="Times New Roman" w:hAnsi="Segoe UI" w:cs="Segoe UI"/>
                <w:b/>
                <w:bCs/>
                <w:color w:val="auto"/>
                <w:lang w:eastAsia="es-US"/>
              </w:rPr>
            </w:pPr>
            <w:r w:rsidRPr="000D0138">
              <w:rPr>
                <w:rFonts w:ascii="Segoe UI" w:eastAsia="Times New Roman" w:hAnsi="Segoe UI" w:cs="Segoe UI"/>
                <w:b/>
                <w:bCs/>
                <w:color w:val="auto"/>
                <w:lang w:eastAsia="es-US"/>
              </w:rPr>
              <w:t>Pesimista (RD$)</w:t>
            </w:r>
          </w:p>
        </w:tc>
        <w:tc>
          <w:tcPr>
            <w:tcW w:w="2810" w:type="dxa"/>
            <w:shd w:val="clear" w:color="auto" w:fill="FFFFFF" w:themeFill="background1"/>
            <w:tcMar>
              <w:top w:w="150" w:type="dxa"/>
              <w:left w:w="240" w:type="dxa"/>
              <w:bottom w:w="150" w:type="dxa"/>
              <w:right w:w="240" w:type="dxa"/>
            </w:tcMar>
            <w:vAlign w:val="center"/>
            <w:hideMark/>
          </w:tcPr>
          <w:p w14:paraId="62D9E9BA" w14:textId="77777777" w:rsidR="00AD350C" w:rsidRPr="000D0138" w:rsidRDefault="00AD350C" w:rsidP="00AD350C">
            <w:pPr>
              <w:spacing w:after="0" w:line="375" w:lineRule="atLeast"/>
              <w:jc w:val="center"/>
              <w:rPr>
                <w:rFonts w:ascii="Segoe UI" w:eastAsia="Times New Roman" w:hAnsi="Segoe UI" w:cs="Segoe UI"/>
                <w:b/>
                <w:bCs/>
                <w:color w:val="auto"/>
                <w:lang w:eastAsia="es-US"/>
              </w:rPr>
            </w:pPr>
            <w:r w:rsidRPr="000D0138">
              <w:rPr>
                <w:rFonts w:ascii="Segoe UI" w:eastAsia="Times New Roman" w:hAnsi="Segoe UI" w:cs="Segoe UI"/>
                <w:b/>
                <w:bCs/>
                <w:color w:val="auto"/>
                <w:lang w:eastAsia="es-US"/>
              </w:rPr>
              <w:t>Observaciones</w:t>
            </w:r>
          </w:p>
        </w:tc>
      </w:tr>
      <w:tr w:rsidR="0067514E" w:rsidRPr="00AD350C" w14:paraId="319AC957" w14:textId="77777777" w:rsidTr="00AD350C">
        <w:tc>
          <w:tcPr>
            <w:tcW w:w="2032" w:type="dxa"/>
            <w:shd w:val="clear" w:color="auto" w:fill="FFFFFF" w:themeFill="background1"/>
            <w:tcMar>
              <w:top w:w="150" w:type="dxa"/>
              <w:left w:w="0" w:type="dxa"/>
              <w:bottom w:w="150" w:type="dxa"/>
              <w:right w:w="240" w:type="dxa"/>
            </w:tcMar>
            <w:vAlign w:val="center"/>
            <w:hideMark/>
          </w:tcPr>
          <w:p w14:paraId="5D9C8439" w14:textId="77777777" w:rsidR="00AD350C" w:rsidRPr="000D0138" w:rsidRDefault="00AD350C" w:rsidP="006B106E">
            <w:pPr>
              <w:spacing w:after="0" w:line="375" w:lineRule="atLeast"/>
              <w:rPr>
                <w:rFonts w:ascii="Segoe UI" w:eastAsia="Times New Roman" w:hAnsi="Segoe UI" w:cs="Segoe UI"/>
                <w:color w:val="auto"/>
                <w:lang w:eastAsia="es-US"/>
              </w:rPr>
            </w:pPr>
            <w:r w:rsidRPr="000D0138">
              <w:rPr>
                <w:rFonts w:ascii="Segoe UI" w:eastAsia="Times New Roman" w:hAnsi="Segoe UI" w:cs="Segoe UI"/>
                <w:color w:val="auto"/>
                <w:lang w:eastAsia="es-US"/>
              </w:rPr>
              <w:t>Laptop de desarrollo (4 unidades)</w:t>
            </w:r>
          </w:p>
        </w:tc>
        <w:tc>
          <w:tcPr>
            <w:tcW w:w="0" w:type="auto"/>
            <w:shd w:val="clear" w:color="auto" w:fill="FFFFFF" w:themeFill="background1"/>
            <w:tcMar>
              <w:top w:w="150" w:type="dxa"/>
              <w:left w:w="240" w:type="dxa"/>
              <w:bottom w:w="150" w:type="dxa"/>
              <w:right w:w="240" w:type="dxa"/>
            </w:tcMar>
            <w:vAlign w:val="center"/>
            <w:hideMark/>
          </w:tcPr>
          <w:p w14:paraId="58896A14" w14:textId="77777777" w:rsidR="00AD350C" w:rsidRPr="000D0138" w:rsidRDefault="00AD350C" w:rsidP="006B106E">
            <w:pPr>
              <w:spacing w:after="0" w:line="375" w:lineRule="atLeast"/>
              <w:rPr>
                <w:rFonts w:ascii="Segoe UI" w:eastAsia="Times New Roman" w:hAnsi="Segoe UI" w:cs="Segoe UI"/>
                <w:color w:val="auto"/>
                <w:lang w:eastAsia="es-US"/>
              </w:rPr>
            </w:pPr>
            <w:r w:rsidRPr="000D0138">
              <w:rPr>
                <w:rFonts w:ascii="Segoe UI" w:eastAsia="Times New Roman" w:hAnsi="Segoe UI" w:cs="Segoe UI"/>
                <w:color w:val="auto"/>
                <w:lang w:eastAsia="es-US"/>
              </w:rPr>
              <w:t>240,000</w:t>
            </w:r>
          </w:p>
        </w:tc>
        <w:tc>
          <w:tcPr>
            <w:tcW w:w="0" w:type="auto"/>
            <w:shd w:val="clear" w:color="auto" w:fill="FFFFFF" w:themeFill="background1"/>
            <w:tcMar>
              <w:top w:w="150" w:type="dxa"/>
              <w:left w:w="240" w:type="dxa"/>
              <w:bottom w:w="150" w:type="dxa"/>
              <w:right w:w="240" w:type="dxa"/>
            </w:tcMar>
            <w:vAlign w:val="center"/>
            <w:hideMark/>
          </w:tcPr>
          <w:p w14:paraId="2AB76645" w14:textId="77777777" w:rsidR="00AD350C" w:rsidRPr="000D0138" w:rsidRDefault="00AD350C" w:rsidP="006B106E">
            <w:pPr>
              <w:spacing w:after="0" w:line="375" w:lineRule="atLeast"/>
              <w:rPr>
                <w:rFonts w:ascii="Segoe UI" w:eastAsia="Times New Roman" w:hAnsi="Segoe UI" w:cs="Segoe UI"/>
                <w:color w:val="auto"/>
                <w:lang w:eastAsia="es-US"/>
              </w:rPr>
            </w:pPr>
            <w:r w:rsidRPr="000D0138">
              <w:rPr>
                <w:rFonts w:ascii="Segoe UI" w:eastAsia="Times New Roman" w:hAnsi="Segoe UI" w:cs="Segoe UI"/>
                <w:color w:val="auto"/>
                <w:lang w:eastAsia="es-US"/>
              </w:rPr>
              <w:t>320,000</w:t>
            </w:r>
          </w:p>
        </w:tc>
        <w:tc>
          <w:tcPr>
            <w:tcW w:w="0" w:type="auto"/>
            <w:shd w:val="clear" w:color="auto" w:fill="FFFFFF" w:themeFill="background1"/>
            <w:tcMar>
              <w:top w:w="150" w:type="dxa"/>
              <w:left w:w="240" w:type="dxa"/>
              <w:bottom w:w="150" w:type="dxa"/>
              <w:right w:w="240" w:type="dxa"/>
            </w:tcMar>
            <w:vAlign w:val="center"/>
            <w:hideMark/>
          </w:tcPr>
          <w:p w14:paraId="58DB3936" w14:textId="77777777" w:rsidR="00AD350C" w:rsidRPr="000D0138" w:rsidRDefault="00AD350C" w:rsidP="006B106E">
            <w:pPr>
              <w:spacing w:after="0" w:line="375" w:lineRule="atLeast"/>
              <w:rPr>
                <w:rFonts w:ascii="Segoe UI" w:eastAsia="Times New Roman" w:hAnsi="Segoe UI" w:cs="Segoe UI"/>
                <w:color w:val="auto"/>
                <w:lang w:eastAsia="es-US"/>
              </w:rPr>
            </w:pPr>
            <w:r w:rsidRPr="000D0138">
              <w:rPr>
                <w:rFonts w:ascii="Segoe UI" w:eastAsia="Times New Roman" w:hAnsi="Segoe UI" w:cs="Segoe UI"/>
                <w:color w:val="auto"/>
                <w:lang w:eastAsia="es-US"/>
              </w:rPr>
              <w:t>480,000</w:t>
            </w:r>
          </w:p>
        </w:tc>
        <w:tc>
          <w:tcPr>
            <w:tcW w:w="2810" w:type="dxa"/>
            <w:shd w:val="clear" w:color="auto" w:fill="FFFFFF" w:themeFill="background1"/>
            <w:tcMar>
              <w:top w:w="150" w:type="dxa"/>
              <w:left w:w="240" w:type="dxa"/>
              <w:bottom w:w="150" w:type="dxa"/>
              <w:right w:w="0" w:type="dxa"/>
            </w:tcMar>
            <w:vAlign w:val="center"/>
            <w:hideMark/>
          </w:tcPr>
          <w:p w14:paraId="6D2EA5C8" w14:textId="77777777" w:rsidR="00AD350C" w:rsidRPr="000D0138" w:rsidRDefault="00AD350C" w:rsidP="006B106E">
            <w:pPr>
              <w:spacing w:after="0" w:line="375" w:lineRule="atLeast"/>
              <w:rPr>
                <w:rFonts w:ascii="Segoe UI" w:eastAsia="Times New Roman" w:hAnsi="Segoe UI" w:cs="Segoe UI"/>
                <w:color w:val="auto"/>
                <w:lang w:eastAsia="es-US"/>
              </w:rPr>
            </w:pPr>
            <w:r w:rsidRPr="000D0138">
              <w:rPr>
                <w:rFonts w:ascii="Segoe UI" w:eastAsia="Times New Roman" w:hAnsi="Segoe UI" w:cs="Segoe UI"/>
                <w:color w:val="auto"/>
                <w:lang w:eastAsia="es-US"/>
              </w:rPr>
              <w:t>Equipamiento base: RD$60,000</w:t>
            </w:r>
            <w:r w:rsidRPr="000D0138">
              <w:rPr>
                <w:rFonts w:ascii="Segoe UI" w:eastAsia="Times New Roman" w:hAnsi="Segoe UI" w:cs="Segoe UI"/>
                <w:color w:val="auto"/>
                <w:lang w:eastAsia="es-US"/>
              </w:rPr>
              <w:noBreakHyphen/>
              <w:t>80,000 por unidad (escenario más probable); opción económica RD$60,000 (optimista); equipo de alta gama RD$120,000 (pesimista).</w:t>
            </w:r>
          </w:p>
        </w:tc>
      </w:tr>
      <w:tr w:rsidR="0067514E" w:rsidRPr="00AD350C" w14:paraId="3EC1887E" w14:textId="77777777" w:rsidTr="00AD350C">
        <w:tc>
          <w:tcPr>
            <w:tcW w:w="2032" w:type="dxa"/>
            <w:shd w:val="clear" w:color="auto" w:fill="FFFFFF" w:themeFill="background1"/>
            <w:tcMar>
              <w:top w:w="150" w:type="dxa"/>
              <w:left w:w="0" w:type="dxa"/>
              <w:bottom w:w="150" w:type="dxa"/>
              <w:right w:w="240" w:type="dxa"/>
            </w:tcMar>
            <w:vAlign w:val="center"/>
            <w:hideMark/>
          </w:tcPr>
          <w:p w14:paraId="1A2AE6CC" w14:textId="77777777" w:rsidR="00AD350C" w:rsidRPr="000D0138" w:rsidRDefault="00AD350C" w:rsidP="006B106E">
            <w:pPr>
              <w:spacing w:after="0" w:line="375" w:lineRule="atLeast"/>
              <w:rPr>
                <w:rFonts w:ascii="Segoe UI" w:eastAsia="Times New Roman" w:hAnsi="Segoe UI" w:cs="Segoe UI"/>
                <w:color w:val="auto"/>
                <w:lang w:eastAsia="es-US"/>
              </w:rPr>
            </w:pPr>
            <w:r w:rsidRPr="000D0138">
              <w:rPr>
                <w:rFonts w:ascii="Segoe UI" w:eastAsia="Times New Roman" w:hAnsi="Segoe UI" w:cs="Segoe UI"/>
                <w:color w:val="auto"/>
                <w:lang w:eastAsia="es-US"/>
              </w:rPr>
              <w:t>Monitor secundario (4 unidades)</w:t>
            </w:r>
          </w:p>
        </w:tc>
        <w:tc>
          <w:tcPr>
            <w:tcW w:w="0" w:type="auto"/>
            <w:shd w:val="clear" w:color="auto" w:fill="FFFFFF" w:themeFill="background1"/>
            <w:tcMar>
              <w:top w:w="150" w:type="dxa"/>
              <w:left w:w="240" w:type="dxa"/>
              <w:bottom w:w="150" w:type="dxa"/>
              <w:right w:w="240" w:type="dxa"/>
            </w:tcMar>
            <w:vAlign w:val="center"/>
            <w:hideMark/>
          </w:tcPr>
          <w:p w14:paraId="7AE4F1EE" w14:textId="77777777" w:rsidR="00AD350C" w:rsidRPr="000D0138" w:rsidRDefault="00AD350C" w:rsidP="006B106E">
            <w:pPr>
              <w:spacing w:after="0" w:line="375" w:lineRule="atLeast"/>
              <w:rPr>
                <w:rFonts w:ascii="Segoe UI" w:eastAsia="Times New Roman" w:hAnsi="Segoe UI" w:cs="Segoe UI"/>
                <w:color w:val="auto"/>
                <w:lang w:eastAsia="es-US"/>
              </w:rPr>
            </w:pPr>
            <w:r w:rsidRPr="000D0138">
              <w:rPr>
                <w:rFonts w:ascii="Segoe UI" w:eastAsia="Times New Roman" w:hAnsi="Segoe UI" w:cs="Segoe UI"/>
                <w:color w:val="auto"/>
                <w:lang w:eastAsia="es-US"/>
              </w:rPr>
              <w:t>40,000</w:t>
            </w:r>
          </w:p>
        </w:tc>
        <w:tc>
          <w:tcPr>
            <w:tcW w:w="0" w:type="auto"/>
            <w:shd w:val="clear" w:color="auto" w:fill="FFFFFF" w:themeFill="background1"/>
            <w:tcMar>
              <w:top w:w="150" w:type="dxa"/>
              <w:left w:w="240" w:type="dxa"/>
              <w:bottom w:w="150" w:type="dxa"/>
              <w:right w:w="240" w:type="dxa"/>
            </w:tcMar>
            <w:vAlign w:val="center"/>
            <w:hideMark/>
          </w:tcPr>
          <w:p w14:paraId="3C221ECA" w14:textId="77777777" w:rsidR="00AD350C" w:rsidRPr="000D0138" w:rsidRDefault="00AD350C" w:rsidP="006B106E">
            <w:pPr>
              <w:spacing w:after="0" w:line="375" w:lineRule="atLeast"/>
              <w:rPr>
                <w:rFonts w:ascii="Segoe UI" w:eastAsia="Times New Roman" w:hAnsi="Segoe UI" w:cs="Segoe UI"/>
                <w:color w:val="auto"/>
                <w:lang w:eastAsia="es-US"/>
              </w:rPr>
            </w:pPr>
            <w:r w:rsidRPr="000D0138">
              <w:rPr>
                <w:rFonts w:ascii="Segoe UI" w:eastAsia="Times New Roman" w:hAnsi="Segoe UI" w:cs="Segoe UI"/>
                <w:color w:val="auto"/>
                <w:lang w:eastAsia="es-US"/>
              </w:rPr>
              <w:t>60,000</w:t>
            </w:r>
          </w:p>
        </w:tc>
        <w:tc>
          <w:tcPr>
            <w:tcW w:w="0" w:type="auto"/>
            <w:shd w:val="clear" w:color="auto" w:fill="FFFFFF" w:themeFill="background1"/>
            <w:tcMar>
              <w:top w:w="150" w:type="dxa"/>
              <w:left w:w="240" w:type="dxa"/>
              <w:bottom w:w="150" w:type="dxa"/>
              <w:right w:w="240" w:type="dxa"/>
            </w:tcMar>
            <w:vAlign w:val="center"/>
            <w:hideMark/>
          </w:tcPr>
          <w:p w14:paraId="0403F172" w14:textId="77777777" w:rsidR="00AD350C" w:rsidRPr="000D0138" w:rsidRDefault="00AD350C" w:rsidP="006B106E">
            <w:pPr>
              <w:spacing w:after="0" w:line="375" w:lineRule="atLeast"/>
              <w:rPr>
                <w:rFonts w:ascii="Segoe UI" w:eastAsia="Times New Roman" w:hAnsi="Segoe UI" w:cs="Segoe UI"/>
                <w:color w:val="auto"/>
                <w:lang w:eastAsia="es-US"/>
              </w:rPr>
            </w:pPr>
            <w:r w:rsidRPr="000D0138">
              <w:rPr>
                <w:rFonts w:ascii="Segoe UI" w:eastAsia="Times New Roman" w:hAnsi="Segoe UI" w:cs="Segoe UI"/>
                <w:color w:val="auto"/>
                <w:lang w:eastAsia="es-US"/>
              </w:rPr>
              <w:t>80,000</w:t>
            </w:r>
          </w:p>
        </w:tc>
        <w:tc>
          <w:tcPr>
            <w:tcW w:w="2810" w:type="dxa"/>
            <w:shd w:val="clear" w:color="auto" w:fill="FFFFFF" w:themeFill="background1"/>
            <w:tcMar>
              <w:top w:w="150" w:type="dxa"/>
              <w:left w:w="240" w:type="dxa"/>
              <w:bottom w:w="150" w:type="dxa"/>
              <w:right w:w="0" w:type="dxa"/>
            </w:tcMar>
            <w:vAlign w:val="center"/>
            <w:hideMark/>
          </w:tcPr>
          <w:p w14:paraId="26524F86" w14:textId="77777777" w:rsidR="00AD350C" w:rsidRPr="000D0138" w:rsidRDefault="00AD350C" w:rsidP="006B106E">
            <w:pPr>
              <w:spacing w:after="0" w:line="375" w:lineRule="atLeast"/>
              <w:rPr>
                <w:rFonts w:ascii="Segoe UI" w:eastAsia="Times New Roman" w:hAnsi="Segoe UI" w:cs="Segoe UI"/>
                <w:color w:val="auto"/>
                <w:lang w:eastAsia="es-US"/>
              </w:rPr>
            </w:pPr>
            <w:r w:rsidRPr="000D0138">
              <w:rPr>
                <w:rFonts w:ascii="Segoe UI" w:eastAsia="Times New Roman" w:hAnsi="Segoe UI" w:cs="Segoe UI"/>
                <w:color w:val="auto"/>
                <w:lang w:eastAsia="es-US"/>
              </w:rPr>
              <w:t>RD$10,000</w:t>
            </w:r>
            <w:r w:rsidRPr="000D0138">
              <w:rPr>
                <w:rFonts w:ascii="Segoe UI" w:eastAsia="Times New Roman" w:hAnsi="Segoe UI" w:cs="Segoe UI"/>
                <w:color w:val="auto"/>
                <w:lang w:eastAsia="es-US"/>
              </w:rPr>
              <w:noBreakHyphen/>
              <w:t>15,000 por monitor (más probable); RD$10,000 (optimista); RD$20,000 (pesimista).</w:t>
            </w:r>
          </w:p>
        </w:tc>
      </w:tr>
      <w:tr w:rsidR="0067514E" w:rsidRPr="00AD350C" w14:paraId="70FE2AA4" w14:textId="77777777" w:rsidTr="00AD350C">
        <w:tc>
          <w:tcPr>
            <w:tcW w:w="2032" w:type="dxa"/>
            <w:shd w:val="clear" w:color="auto" w:fill="FFFFFF" w:themeFill="background1"/>
            <w:tcMar>
              <w:top w:w="150" w:type="dxa"/>
              <w:left w:w="0" w:type="dxa"/>
              <w:bottom w:w="150" w:type="dxa"/>
              <w:right w:w="240" w:type="dxa"/>
            </w:tcMar>
            <w:vAlign w:val="center"/>
            <w:hideMark/>
          </w:tcPr>
          <w:p w14:paraId="219E282F" w14:textId="77777777" w:rsidR="00AD350C" w:rsidRPr="000D0138" w:rsidRDefault="00AD350C" w:rsidP="006B106E">
            <w:pPr>
              <w:spacing w:after="0" w:line="375" w:lineRule="atLeast"/>
              <w:rPr>
                <w:rFonts w:ascii="Segoe UI" w:eastAsia="Times New Roman" w:hAnsi="Segoe UI" w:cs="Segoe UI"/>
                <w:color w:val="auto"/>
                <w:lang w:eastAsia="es-US"/>
              </w:rPr>
            </w:pPr>
            <w:r w:rsidRPr="000D0138">
              <w:rPr>
                <w:rFonts w:ascii="Segoe UI" w:eastAsia="Times New Roman" w:hAnsi="Segoe UI" w:cs="Segoe UI"/>
                <w:color w:val="auto"/>
                <w:lang w:eastAsia="es-US"/>
              </w:rPr>
              <w:t>Estación de acople / periféricos</w:t>
            </w:r>
          </w:p>
        </w:tc>
        <w:tc>
          <w:tcPr>
            <w:tcW w:w="0" w:type="auto"/>
            <w:shd w:val="clear" w:color="auto" w:fill="FFFFFF" w:themeFill="background1"/>
            <w:tcMar>
              <w:top w:w="150" w:type="dxa"/>
              <w:left w:w="240" w:type="dxa"/>
              <w:bottom w:w="150" w:type="dxa"/>
              <w:right w:w="240" w:type="dxa"/>
            </w:tcMar>
            <w:vAlign w:val="center"/>
            <w:hideMark/>
          </w:tcPr>
          <w:p w14:paraId="4B7867D1" w14:textId="77777777" w:rsidR="00AD350C" w:rsidRPr="000D0138" w:rsidRDefault="00AD350C" w:rsidP="006B106E">
            <w:pPr>
              <w:spacing w:after="0" w:line="375" w:lineRule="atLeast"/>
              <w:rPr>
                <w:rFonts w:ascii="Segoe UI" w:eastAsia="Times New Roman" w:hAnsi="Segoe UI" w:cs="Segoe UI"/>
                <w:color w:val="auto"/>
                <w:lang w:eastAsia="es-US"/>
              </w:rPr>
            </w:pPr>
            <w:r w:rsidRPr="000D0138">
              <w:rPr>
                <w:rFonts w:ascii="Segoe UI" w:eastAsia="Times New Roman" w:hAnsi="Segoe UI" w:cs="Segoe UI"/>
                <w:color w:val="auto"/>
                <w:lang w:eastAsia="es-US"/>
              </w:rPr>
              <w:t>12,000</w:t>
            </w:r>
          </w:p>
        </w:tc>
        <w:tc>
          <w:tcPr>
            <w:tcW w:w="0" w:type="auto"/>
            <w:shd w:val="clear" w:color="auto" w:fill="FFFFFF" w:themeFill="background1"/>
            <w:tcMar>
              <w:top w:w="150" w:type="dxa"/>
              <w:left w:w="240" w:type="dxa"/>
              <w:bottom w:w="150" w:type="dxa"/>
              <w:right w:w="240" w:type="dxa"/>
            </w:tcMar>
            <w:vAlign w:val="center"/>
            <w:hideMark/>
          </w:tcPr>
          <w:p w14:paraId="6533A779" w14:textId="77777777" w:rsidR="00AD350C" w:rsidRPr="000D0138" w:rsidRDefault="00AD350C" w:rsidP="006B106E">
            <w:pPr>
              <w:spacing w:after="0" w:line="375" w:lineRule="atLeast"/>
              <w:rPr>
                <w:rFonts w:ascii="Segoe UI" w:eastAsia="Times New Roman" w:hAnsi="Segoe UI" w:cs="Segoe UI"/>
                <w:color w:val="auto"/>
                <w:lang w:eastAsia="es-US"/>
              </w:rPr>
            </w:pPr>
            <w:r w:rsidRPr="000D0138">
              <w:rPr>
                <w:rFonts w:ascii="Segoe UI" w:eastAsia="Times New Roman" w:hAnsi="Segoe UI" w:cs="Segoe UI"/>
                <w:color w:val="auto"/>
                <w:lang w:eastAsia="es-US"/>
              </w:rPr>
              <w:t>20,000</w:t>
            </w:r>
          </w:p>
        </w:tc>
        <w:tc>
          <w:tcPr>
            <w:tcW w:w="0" w:type="auto"/>
            <w:shd w:val="clear" w:color="auto" w:fill="FFFFFF" w:themeFill="background1"/>
            <w:tcMar>
              <w:top w:w="150" w:type="dxa"/>
              <w:left w:w="240" w:type="dxa"/>
              <w:bottom w:w="150" w:type="dxa"/>
              <w:right w:w="240" w:type="dxa"/>
            </w:tcMar>
            <w:vAlign w:val="center"/>
            <w:hideMark/>
          </w:tcPr>
          <w:p w14:paraId="09ACB20A" w14:textId="77777777" w:rsidR="00AD350C" w:rsidRPr="000D0138" w:rsidRDefault="00AD350C" w:rsidP="006B106E">
            <w:pPr>
              <w:spacing w:after="0" w:line="375" w:lineRule="atLeast"/>
              <w:rPr>
                <w:rFonts w:ascii="Segoe UI" w:eastAsia="Times New Roman" w:hAnsi="Segoe UI" w:cs="Segoe UI"/>
                <w:color w:val="auto"/>
                <w:lang w:eastAsia="es-US"/>
              </w:rPr>
            </w:pPr>
            <w:r w:rsidRPr="000D0138">
              <w:rPr>
                <w:rFonts w:ascii="Segoe UI" w:eastAsia="Times New Roman" w:hAnsi="Segoe UI" w:cs="Segoe UI"/>
                <w:color w:val="auto"/>
                <w:lang w:eastAsia="es-US"/>
              </w:rPr>
              <w:t>30,000</w:t>
            </w:r>
          </w:p>
        </w:tc>
        <w:tc>
          <w:tcPr>
            <w:tcW w:w="2810" w:type="dxa"/>
            <w:shd w:val="clear" w:color="auto" w:fill="FFFFFF" w:themeFill="background1"/>
            <w:tcMar>
              <w:top w:w="150" w:type="dxa"/>
              <w:left w:w="240" w:type="dxa"/>
              <w:bottom w:w="150" w:type="dxa"/>
              <w:right w:w="0" w:type="dxa"/>
            </w:tcMar>
            <w:vAlign w:val="center"/>
            <w:hideMark/>
          </w:tcPr>
          <w:p w14:paraId="4136DE62" w14:textId="77777777" w:rsidR="00AD350C" w:rsidRPr="000D0138" w:rsidRDefault="00AD350C" w:rsidP="006B106E">
            <w:pPr>
              <w:spacing w:after="0" w:line="375" w:lineRule="atLeast"/>
              <w:rPr>
                <w:rFonts w:ascii="Segoe UI" w:eastAsia="Times New Roman" w:hAnsi="Segoe UI" w:cs="Segoe UI"/>
                <w:color w:val="auto"/>
                <w:lang w:eastAsia="es-US"/>
              </w:rPr>
            </w:pPr>
            <w:r w:rsidRPr="000D0138">
              <w:rPr>
                <w:rFonts w:ascii="Segoe UI" w:eastAsia="Times New Roman" w:hAnsi="Segoe UI" w:cs="Segoe UI"/>
                <w:color w:val="auto"/>
                <w:lang w:eastAsia="es-US"/>
              </w:rPr>
              <w:t xml:space="preserve">Teclado, </w:t>
            </w:r>
            <w:proofErr w:type="gramStart"/>
            <w:r w:rsidRPr="000D0138">
              <w:rPr>
                <w:rFonts w:ascii="Segoe UI" w:eastAsia="Times New Roman" w:hAnsi="Segoe UI" w:cs="Segoe UI"/>
                <w:color w:val="auto"/>
                <w:lang w:eastAsia="es-US"/>
              </w:rPr>
              <w:t>mouse</w:t>
            </w:r>
            <w:proofErr w:type="gramEnd"/>
            <w:r w:rsidRPr="000D0138">
              <w:rPr>
                <w:rFonts w:ascii="Segoe UI" w:eastAsia="Times New Roman" w:hAnsi="Segoe UI" w:cs="Segoe UI"/>
                <w:color w:val="auto"/>
                <w:lang w:eastAsia="es-US"/>
              </w:rPr>
              <w:t xml:space="preserve">, </w:t>
            </w:r>
            <w:proofErr w:type="spellStart"/>
            <w:proofErr w:type="gramStart"/>
            <w:r w:rsidRPr="000D0138">
              <w:rPr>
                <w:rFonts w:ascii="Segoe UI" w:eastAsia="Times New Roman" w:hAnsi="Segoe UI" w:cs="Segoe UI"/>
                <w:color w:val="auto"/>
                <w:lang w:eastAsia="es-US"/>
              </w:rPr>
              <w:t>hub</w:t>
            </w:r>
            <w:proofErr w:type="spellEnd"/>
            <w:proofErr w:type="gramEnd"/>
            <w:r w:rsidRPr="000D0138">
              <w:rPr>
                <w:rFonts w:ascii="Segoe UI" w:eastAsia="Times New Roman" w:hAnsi="Segoe UI" w:cs="Segoe UI"/>
                <w:color w:val="auto"/>
                <w:lang w:eastAsia="es-US"/>
              </w:rPr>
              <w:t xml:space="preserve"> USB, adaptadores.</w:t>
            </w:r>
          </w:p>
        </w:tc>
      </w:tr>
      <w:tr w:rsidR="0067514E" w:rsidRPr="00AD350C" w14:paraId="34F81F22" w14:textId="77777777" w:rsidTr="00AD350C">
        <w:tc>
          <w:tcPr>
            <w:tcW w:w="2032" w:type="dxa"/>
            <w:shd w:val="clear" w:color="auto" w:fill="FFFFFF" w:themeFill="background1"/>
            <w:tcMar>
              <w:top w:w="150" w:type="dxa"/>
              <w:left w:w="0" w:type="dxa"/>
              <w:bottom w:w="150" w:type="dxa"/>
              <w:right w:w="240" w:type="dxa"/>
            </w:tcMar>
            <w:vAlign w:val="center"/>
            <w:hideMark/>
          </w:tcPr>
          <w:p w14:paraId="61B6DBFF" w14:textId="77777777" w:rsidR="00AD350C" w:rsidRPr="000D0138" w:rsidRDefault="00AD350C" w:rsidP="006B106E">
            <w:pPr>
              <w:spacing w:after="0" w:line="375" w:lineRule="atLeast"/>
              <w:rPr>
                <w:rFonts w:ascii="Segoe UI" w:eastAsia="Times New Roman" w:hAnsi="Segoe UI" w:cs="Segoe UI"/>
                <w:color w:val="auto"/>
                <w:lang w:eastAsia="es-US"/>
              </w:rPr>
            </w:pPr>
            <w:r w:rsidRPr="000D0138">
              <w:rPr>
                <w:rFonts w:ascii="Segoe UI" w:eastAsia="Times New Roman" w:hAnsi="Segoe UI" w:cs="Segoe UI"/>
                <w:color w:val="auto"/>
                <w:lang w:eastAsia="es-US"/>
              </w:rPr>
              <w:t>Licencias de sistema operativo y antivirus</w:t>
            </w:r>
          </w:p>
        </w:tc>
        <w:tc>
          <w:tcPr>
            <w:tcW w:w="0" w:type="auto"/>
            <w:shd w:val="clear" w:color="auto" w:fill="FFFFFF" w:themeFill="background1"/>
            <w:tcMar>
              <w:top w:w="150" w:type="dxa"/>
              <w:left w:w="240" w:type="dxa"/>
              <w:bottom w:w="150" w:type="dxa"/>
              <w:right w:w="240" w:type="dxa"/>
            </w:tcMar>
            <w:vAlign w:val="center"/>
            <w:hideMark/>
          </w:tcPr>
          <w:p w14:paraId="3F22C0BF" w14:textId="77777777" w:rsidR="00AD350C" w:rsidRPr="000D0138" w:rsidRDefault="00AD350C" w:rsidP="006B106E">
            <w:pPr>
              <w:spacing w:after="0" w:line="375" w:lineRule="atLeast"/>
              <w:rPr>
                <w:rFonts w:ascii="Segoe UI" w:eastAsia="Times New Roman" w:hAnsi="Segoe UI" w:cs="Segoe UI"/>
                <w:color w:val="auto"/>
                <w:lang w:eastAsia="es-US"/>
              </w:rPr>
            </w:pPr>
            <w:r w:rsidRPr="000D0138">
              <w:rPr>
                <w:rFonts w:ascii="Segoe UI" w:eastAsia="Times New Roman" w:hAnsi="Segoe UI" w:cs="Segoe UI"/>
                <w:color w:val="auto"/>
                <w:lang w:eastAsia="es-US"/>
              </w:rPr>
              <w:t>0</w:t>
            </w:r>
          </w:p>
        </w:tc>
        <w:tc>
          <w:tcPr>
            <w:tcW w:w="0" w:type="auto"/>
            <w:shd w:val="clear" w:color="auto" w:fill="FFFFFF" w:themeFill="background1"/>
            <w:tcMar>
              <w:top w:w="150" w:type="dxa"/>
              <w:left w:w="240" w:type="dxa"/>
              <w:bottom w:w="150" w:type="dxa"/>
              <w:right w:w="240" w:type="dxa"/>
            </w:tcMar>
            <w:vAlign w:val="center"/>
            <w:hideMark/>
          </w:tcPr>
          <w:p w14:paraId="33492393" w14:textId="77777777" w:rsidR="00AD350C" w:rsidRPr="000D0138" w:rsidRDefault="00AD350C" w:rsidP="006B106E">
            <w:pPr>
              <w:spacing w:after="0" w:line="375" w:lineRule="atLeast"/>
              <w:rPr>
                <w:rFonts w:ascii="Segoe UI" w:eastAsia="Times New Roman" w:hAnsi="Segoe UI" w:cs="Segoe UI"/>
                <w:color w:val="auto"/>
                <w:lang w:eastAsia="es-US"/>
              </w:rPr>
            </w:pPr>
            <w:r w:rsidRPr="000D0138">
              <w:rPr>
                <w:rFonts w:ascii="Segoe UI" w:eastAsia="Times New Roman" w:hAnsi="Segoe UI" w:cs="Segoe UI"/>
                <w:color w:val="auto"/>
                <w:lang w:eastAsia="es-US"/>
              </w:rPr>
              <w:t>0</w:t>
            </w:r>
          </w:p>
        </w:tc>
        <w:tc>
          <w:tcPr>
            <w:tcW w:w="0" w:type="auto"/>
            <w:shd w:val="clear" w:color="auto" w:fill="FFFFFF" w:themeFill="background1"/>
            <w:tcMar>
              <w:top w:w="150" w:type="dxa"/>
              <w:left w:w="240" w:type="dxa"/>
              <w:bottom w:w="150" w:type="dxa"/>
              <w:right w:w="240" w:type="dxa"/>
            </w:tcMar>
            <w:vAlign w:val="center"/>
            <w:hideMark/>
          </w:tcPr>
          <w:p w14:paraId="17E67D1F" w14:textId="77777777" w:rsidR="00AD350C" w:rsidRPr="000D0138" w:rsidRDefault="00AD350C" w:rsidP="006B106E">
            <w:pPr>
              <w:spacing w:after="0" w:line="375" w:lineRule="atLeast"/>
              <w:rPr>
                <w:rFonts w:ascii="Segoe UI" w:eastAsia="Times New Roman" w:hAnsi="Segoe UI" w:cs="Segoe UI"/>
                <w:color w:val="auto"/>
                <w:lang w:eastAsia="es-US"/>
              </w:rPr>
            </w:pPr>
            <w:r w:rsidRPr="000D0138">
              <w:rPr>
                <w:rFonts w:ascii="Segoe UI" w:eastAsia="Times New Roman" w:hAnsi="Segoe UI" w:cs="Segoe UI"/>
                <w:color w:val="auto"/>
                <w:lang w:eastAsia="es-US"/>
              </w:rPr>
              <w:t>12,000</w:t>
            </w:r>
          </w:p>
        </w:tc>
        <w:tc>
          <w:tcPr>
            <w:tcW w:w="2810" w:type="dxa"/>
            <w:shd w:val="clear" w:color="auto" w:fill="FFFFFF" w:themeFill="background1"/>
            <w:tcMar>
              <w:top w:w="150" w:type="dxa"/>
              <w:left w:w="240" w:type="dxa"/>
              <w:bottom w:w="150" w:type="dxa"/>
              <w:right w:w="0" w:type="dxa"/>
            </w:tcMar>
            <w:vAlign w:val="center"/>
            <w:hideMark/>
          </w:tcPr>
          <w:p w14:paraId="005AC304" w14:textId="77777777" w:rsidR="00AD350C" w:rsidRPr="000D0138" w:rsidRDefault="00AD350C" w:rsidP="006B106E">
            <w:pPr>
              <w:spacing w:after="0" w:line="375" w:lineRule="atLeast"/>
              <w:rPr>
                <w:rFonts w:ascii="Segoe UI" w:eastAsia="Times New Roman" w:hAnsi="Segoe UI" w:cs="Segoe UI"/>
                <w:color w:val="auto"/>
                <w:lang w:eastAsia="es-US"/>
              </w:rPr>
            </w:pPr>
            <w:r w:rsidRPr="000D0138">
              <w:rPr>
                <w:rFonts w:ascii="Segoe UI" w:eastAsia="Times New Roman" w:hAnsi="Segoe UI" w:cs="Segoe UI"/>
                <w:color w:val="auto"/>
                <w:lang w:eastAsia="es-US"/>
              </w:rPr>
              <w:t>Incluidas en las laptops en escenarios optimista y más probable; se considera costo adicional solo en el pesimista.</w:t>
            </w:r>
          </w:p>
        </w:tc>
      </w:tr>
      <w:tr w:rsidR="0067514E" w:rsidRPr="00AD350C" w14:paraId="7EC9DFBE" w14:textId="77777777" w:rsidTr="00AD350C">
        <w:tc>
          <w:tcPr>
            <w:tcW w:w="2032" w:type="dxa"/>
            <w:shd w:val="clear" w:color="auto" w:fill="FFFFFF" w:themeFill="background1"/>
            <w:tcMar>
              <w:top w:w="150" w:type="dxa"/>
              <w:left w:w="0" w:type="dxa"/>
              <w:bottom w:w="150" w:type="dxa"/>
              <w:right w:w="240" w:type="dxa"/>
            </w:tcMar>
            <w:vAlign w:val="center"/>
            <w:hideMark/>
          </w:tcPr>
          <w:p w14:paraId="2DCF3B6A" w14:textId="77777777" w:rsidR="00AD350C" w:rsidRPr="000D0138" w:rsidRDefault="00AD350C" w:rsidP="006B106E">
            <w:pPr>
              <w:spacing w:after="0" w:line="375" w:lineRule="atLeast"/>
              <w:rPr>
                <w:rFonts w:ascii="Segoe UI" w:eastAsia="Times New Roman" w:hAnsi="Segoe UI" w:cs="Segoe UI"/>
                <w:color w:val="auto"/>
                <w:lang w:eastAsia="es-US"/>
              </w:rPr>
            </w:pPr>
            <w:r w:rsidRPr="000D0138">
              <w:rPr>
                <w:rFonts w:ascii="Segoe UI" w:eastAsia="Times New Roman" w:hAnsi="Segoe UI" w:cs="Segoe UI"/>
                <w:b/>
                <w:bCs/>
                <w:color w:val="auto"/>
                <w:lang w:eastAsia="es-US"/>
              </w:rPr>
              <w:t>Subtotal equipos</w:t>
            </w:r>
          </w:p>
        </w:tc>
        <w:tc>
          <w:tcPr>
            <w:tcW w:w="0" w:type="auto"/>
            <w:shd w:val="clear" w:color="auto" w:fill="FFFFFF" w:themeFill="background1"/>
            <w:tcMar>
              <w:top w:w="150" w:type="dxa"/>
              <w:left w:w="240" w:type="dxa"/>
              <w:bottom w:w="150" w:type="dxa"/>
              <w:right w:w="240" w:type="dxa"/>
            </w:tcMar>
            <w:vAlign w:val="center"/>
            <w:hideMark/>
          </w:tcPr>
          <w:p w14:paraId="02270E21" w14:textId="77777777" w:rsidR="00AD350C" w:rsidRPr="000D0138" w:rsidRDefault="00AD350C" w:rsidP="006B106E">
            <w:pPr>
              <w:spacing w:after="0" w:line="375" w:lineRule="atLeast"/>
              <w:rPr>
                <w:rFonts w:ascii="Segoe UI" w:eastAsia="Times New Roman" w:hAnsi="Segoe UI" w:cs="Segoe UI"/>
                <w:color w:val="auto"/>
                <w:lang w:eastAsia="es-US"/>
              </w:rPr>
            </w:pPr>
            <w:r w:rsidRPr="000D0138">
              <w:rPr>
                <w:rFonts w:ascii="Segoe UI" w:eastAsia="Times New Roman" w:hAnsi="Segoe UI" w:cs="Segoe UI"/>
                <w:b/>
                <w:bCs/>
                <w:color w:val="auto"/>
                <w:lang w:eastAsia="es-US"/>
              </w:rPr>
              <w:t>292,000</w:t>
            </w:r>
          </w:p>
        </w:tc>
        <w:tc>
          <w:tcPr>
            <w:tcW w:w="0" w:type="auto"/>
            <w:shd w:val="clear" w:color="auto" w:fill="FFFFFF" w:themeFill="background1"/>
            <w:tcMar>
              <w:top w:w="150" w:type="dxa"/>
              <w:left w:w="240" w:type="dxa"/>
              <w:bottom w:w="150" w:type="dxa"/>
              <w:right w:w="240" w:type="dxa"/>
            </w:tcMar>
            <w:vAlign w:val="center"/>
            <w:hideMark/>
          </w:tcPr>
          <w:p w14:paraId="2F55B971" w14:textId="77777777" w:rsidR="00AD350C" w:rsidRPr="000D0138" w:rsidRDefault="00AD350C" w:rsidP="006B106E">
            <w:pPr>
              <w:spacing w:after="0" w:line="375" w:lineRule="atLeast"/>
              <w:rPr>
                <w:rFonts w:ascii="Segoe UI" w:eastAsia="Times New Roman" w:hAnsi="Segoe UI" w:cs="Segoe UI"/>
                <w:color w:val="auto"/>
                <w:lang w:eastAsia="es-US"/>
              </w:rPr>
            </w:pPr>
            <w:r w:rsidRPr="000D0138">
              <w:rPr>
                <w:rFonts w:ascii="Segoe UI" w:eastAsia="Times New Roman" w:hAnsi="Segoe UI" w:cs="Segoe UI"/>
                <w:b/>
                <w:bCs/>
                <w:color w:val="auto"/>
                <w:lang w:eastAsia="es-US"/>
              </w:rPr>
              <w:t>400,000</w:t>
            </w:r>
          </w:p>
        </w:tc>
        <w:tc>
          <w:tcPr>
            <w:tcW w:w="0" w:type="auto"/>
            <w:shd w:val="clear" w:color="auto" w:fill="FFFFFF" w:themeFill="background1"/>
            <w:tcMar>
              <w:top w:w="150" w:type="dxa"/>
              <w:left w:w="240" w:type="dxa"/>
              <w:bottom w:w="150" w:type="dxa"/>
              <w:right w:w="240" w:type="dxa"/>
            </w:tcMar>
            <w:vAlign w:val="center"/>
            <w:hideMark/>
          </w:tcPr>
          <w:p w14:paraId="06B7F966" w14:textId="77777777" w:rsidR="00AD350C" w:rsidRPr="000D0138" w:rsidRDefault="00AD350C" w:rsidP="006B106E">
            <w:pPr>
              <w:spacing w:after="0" w:line="375" w:lineRule="atLeast"/>
              <w:rPr>
                <w:rFonts w:ascii="Segoe UI" w:eastAsia="Times New Roman" w:hAnsi="Segoe UI" w:cs="Segoe UI"/>
                <w:color w:val="auto"/>
                <w:lang w:eastAsia="es-US"/>
              </w:rPr>
            </w:pPr>
            <w:r w:rsidRPr="000D0138">
              <w:rPr>
                <w:rFonts w:ascii="Segoe UI" w:eastAsia="Times New Roman" w:hAnsi="Segoe UI" w:cs="Segoe UI"/>
                <w:b/>
                <w:bCs/>
                <w:color w:val="auto"/>
                <w:lang w:eastAsia="es-US"/>
              </w:rPr>
              <w:t>602,000</w:t>
            </w:r>
          </w:p>
        </w:tc>
        <w:tc>
          <w:tcPr>
            <w:tcW w:w="2810" w:type="dxa"/>
            <w:shd w:val="clear" w:color="auto" w:fill="FFFFFF" w:themeFill="background1"/>
            <w:tcMar>
              <w:top w:w="150" w:type="dxa"/>
              <w:left w:w="240" w:type="dxa"/>
              <w:bottom w:w="150" w:type="dxa"/>
              <w:right w:w="0" w:type="dxa"/>
            </w:tcMar>
            <w:vAlign w:val="center"/>
            <w:hideMark/>
          </w:tcPr>
          <w:p w14:paraId="5AE78443" w14:textId="77777777" w:rsidR="00AD350C" w:rsidRPr="000D0138" w:rsidRDefault="00AD350C" w:rsidP="006B106E">
            <w:pPr>
              <w:spacing w:after="0" w:line="375" w:lineRule="atLeast"/>
              <w:rPr>
                <w:rFonts w:ascii="Segoe UI" w:eastAsia="Times New Roman" w:hAnsi="Segoe UI" w:cs="Segoe UI"/>
                <w:color w:val="auto"/>
                <w:lang w:eastAsia="es-US"/>
              </w:rPr>
            </w:pPr>
          </w:p>
        </w:tc>
      </w:tr>
    </w:tbl>
    <w:p w14:paraId="63E47F50" w14:textId="77777777" w:rsidR="001F60D1" w:rsidRDefault="001F60D1" w:rsidP="00300994">
      <w:pPr>
        <w:rPr>
          <w:lang w:val="es-US"/>
        </w:rPr>
      </w:pPr>
    </w:p>
    <w:p w14:paraId="5DD5121D" w14:textId="1CF296E8" w:rsidR="00EC1580" w:rsidRDefault="00EC1580" w:rsidP="00EC1580">
      <w:pPr>
        <w:rPr>
          <w:b/>
          <w:bCs/>
        </w:rPr>
      </w:pPr>
      <w:r w:rsidRPr="00845C06">
        <w:rPr>
          <w:b/>
          <w:bCs/>
        </w:rPr>
        <w:lastRenderedPageBreak/>
        <w:t xml:space="preserve">Personal </w:t>
      </w:r>
    </w:p>
    <w:p w14:paraId="5224D493" w14:textId="77777777" w:rsidR="00EC1580" w:rsidRPr="00845C06" w:rsidRDefault="00EC1580" w:rsidP="00EC1580">
      <w:pPr>
        <w:spacing w:line="278" w:lineRule="auto"/>
      </w:pPr>
      <w:r w:rsidRPr="00845C06">
        <w:t>Los salarios se determinan con base en el costo mensual para la empresa, incluyendo prestaciones sociales y cargas laborales típicas de la República Dominicana (aproximadamente un 30% adicional al salario base). Las tarifas por hora se obtienen dividiendo el costo mensual entre 160 horas/mes (jornada completa).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794"/>
        <w:gridCol w:w="1818"/>
        <w:gridCol w:w="1636"/>
        <w:gridCol w:w="1779"/>
        <w:gridCol w:w="2323"/>
      </w:tblGrid>
      <w:tr w:rsidR="0067514E" w:rsidRPr="00845C06" w14:paraId="38B4F070" w14:textId="77777777" w:rsidTr="006B106E">
        <w:trPr>
          <w:tblHeader/>
        </w:trPr>
        <w:tc>
          <w:tcPr>
            <w:tcW w:w="0" w:type="auto"/>
            <w:shd w:val="clear" w:color="auto" w:fill="FFFFFF" w:themeFill="background1"/>
            <w:tcMar>
              <w:top w:w="150" w:type="dxa"/>
              <w:left w:w="0" w:type="dxa"/>
              <w:bottom w:w="150" w:type="dxa"/>
              <w:right w:w="240" w:type="dxa"/>
            </w:tcMar>
            <w:vAlign w:val="center"/>
            <w:hideMark/>
          </w:tcPr>
          <w:p w14:paraId="54C0AEC3" w14:textId="77777777" w:rsidR="009020EB" w:rsidRPr="00845C06" w:rsidRDefault="009020EB" w:rsidP="006B106E">
            <w:pPr>
              <w:spacing w:line="278" w:lineRule="auto"/>
              <w:rPr>
                <w:b/>
                <w:bCs/>
                <w:color w:val="auto"/>
              </w:rPr>
            </w:pPr>
            <w:r w:rsidRPr="00845C06">
              <w:rPr>
                <w:b/>
                <w:bCs/>
                <w:color w:val="auto"/>
              </w:rPr>
              <w:t>Rol</w:t>
            </w:r>
          </w:p>
        </w:tc>
        <w:tc>
          <w:tcPr>
            <w:tcW w:w="0" w:type="auto"/>
            <w:shd w:val="clear" w:color="auto" w:fill="FFFFFF" w:themeFill="background1"/>
            <w:tcMar>
              <w:top w:w="150" w:type="dxa"/>
              <w:left w:w="240" w:type="dxa"/>
              <w:bottom w:w="150" w:type="dxa"/>
              <w:right w:w="240" w:type="dxa"/>
            </w:tcMar>
            <w:vAlign w:val="center"/>
            <w:hideMark/>
          </w:tcPr>
          <w:p w14:paraId="7EFD49E0" w14:textId="77777777" w:rsidR="009020EB" w:rsidRPr="00845C06" w:rsidRDefault="009020EB" w:rsidP="006B106E">
            <w:pPr>
              <w:spacing w:line="278" w:lineRule="auto"/>
              <w:rPr>
                <w:b/>
                <w:bCs/>
                <w:color w:val="auto"/>
              </w:rPr>
            </w:pPr>
            <w:r w:rsidRPr="00845C06">
              <w:rPr>
                <w:b/>
                <w:bCs/>
                <w:color w:val="auto"/>
              </w:rPr>
              <w:t>Optimista (RD$/mes)</w:t>
            </w:r>
          </w:p>
        </w:tc>
        <w:tc>
          <w:tcPr>
            <w:tcW w:w="0" w:type="auto"/>
            <w:shd w:val="clear" w:color="auto" w:fill="FFFFFF" w:themeFill="background1"/>
            <w:tcMar>
              <w:top w:w="150" w:type="dxa"/>
              <w:left w:w="240" w:type="dxa"/>
              <w:bottom w:w="150" w:type="dxa"/>
              <w:right w:w="240" w:type="dxa"/>
            </w:tcMar>
            <w:vAlign w:val="center"/>
            <w:hideMark/>
          </w:tcPr>
          <w:p w14:paraId="56080AD0" w14:textId="77777777" w:rsidR="009020EB" w:rsidRPr="00845C06" w:rsidRDefault="009020EB" w:rsidP="006B106E">
            <w:pPr>
              <w:spacing w:line="278" w:lineRule="auto"/>
              <w:rPr>
                <w:b/>
                <w:bCs/>
                <w:color w:val="auto"/>
              </w:rPr>
            </w:pPr>
            <w:r w:rsidRPr="00845C06">
              <w:rPr>
                <w:b/>
                <w:bCs/>
                <w:color w:val="auto"/>
              </w:rPr>
              <w:t>Más probable (RD$/mes)</w:t>
            </w:r>
          </w:p>
        </w:tc>
        <w:tc>
          <w:tcPr>
            <w:tcW w:w="0" w:type="auto"/>
            <w:shd w:val="clear" w:color="auto" w:fill="FFFFFF" w:themeFill="background1"/>
            <w:tcMar>
              <w:top w:w="150" w:type="dxa"/>
              <w:left w:w="240" w:type="dxa"/>
              <w:bottom w:w="150" w:type="dxa"/>
              <w:right w:w="240" w:type="dxa"/>
            </w:tcMar>
            <w:vAlign w:val="center"/>
            <w:hideMark/>
          </w:tcPr>
          <w:p w14:paraId="0D93B1E5" w14:textId="77777777" w:rsidR="009020EB" w:rsidRPr="00845C06" w:rsidRDefault="009020EB" w:rsidP="006B106E">
            <w:pPr>
              <w:spacing w:line="278" w:lineRule="auto"/>
              <w:rPr>
                <w:b/>
                <w:bCs/>
                <w:color w:val="auto"/>
              </w:rPr>
            </w:pPr>
            <w:r w:rsidRPr="00845C06">
              <w:rPr>
                <w:b/>
                <w:bCs/>
                <w:color w:val="auto"/>
              </w:rPr>
              <w:t>Pesimista (RD$/mes)</w:t>
            </w:r>
          </w:p>
        </w:tc>
        <w:tc>
          <w:tcPr>
            <w:tcW w:w="0" w:type="auto"/>
            <w:shd w:val="clear" w:color="auto" w:fill="FFFFFF" w:themeFill="background1"/>
            <w:tcMar>
              <w:top w:w="150" w:type="dxa"/>
              <w:left w:w="240" w:type="dxa"/>
              <w:bottom w:w="150" w:type="dxa"/>
              <w:right w:w="240" w:type="dxa"/>
            </w:tcMar>
            <w:vAlign w:val="center"/>
            <w:hideMark/>
          </w:tcPr>
          <w:p w14:paraId="761C59FB" w14:textId="77777777" w:rsidR="009020EB" w:rsidRPr="00845C06" w:rsidRDefault="009020EB" w:rsidP="006B106E">
            <w:pPr>
              <w:spacing w:line="278" w:lineRule="auto"/>
              <w:rPr>
                <w:b/>
                <w:bCs/>
                <w:color w:val="auto"/>
              </w:rPr>
            </w:pPr>
            <w:r w:rsidRPr="00845C06">
              <w:rPr>
                <w:b/>
                <w:bCs/>
                <w:color w:val="auto"/>
              </w:rPr>
              <w:t>Salario base mensual de referencia</w:t>
            </w:r>
          </w:p>
        </w:tc>
      </w:tr>
      <w:tr w:rsidR="0067514E" w:rsidRPr="00845C06" w14:paraId="5428E2CE" w14:textId="77777777" w:rsidTr="006B106E">
        <w:tc>
          <w:tcPr>
            <w:tcW w:w="0" w:type="auto"/>
            <w:shd w:val="clear" w:color="auto" w:fill="FFFFFF" w:themeFill="background1"/>
            <w:tcMar>
              <w:top w:w="150" w:type="dxa"/>
              <w:left w:w="0" w:type="dxa"/>
              <w:bottom w:w="150" w:type="dxa"/>
              <w:right w:w="240" w:type="dxa"/>
            </w:tcMar>
            <w:vAlign w:val="center"/>
            <w:hideMark/>
          </w:tcPr>
          <w:p w14:paraId="1078D514" w14:textId="77777777" w:rsidR="009020EB" w:rsidRPr="00845C06" w:rsidRDefault="009020EB" w:rsidP="006B106E">
            <w:pPr>
              <w:spacing w:line="278" w:lineRule="auto"/>
              <w:rPr>
                <w:color w:val="auto"/>
              </w:rPr>
            </w:pPr>
            <w:r w:rsidRPr="00845C06">
              <w:rPr>
                <w:color w:val="auto"/>
              </w:rPr>
              <w:t>Desarrollador Full</w:t>
            </w:r>
            <w:r w:rsidRPr="00845C06">
              <w:rPr>
                <w:color w:val="auto"/>
              </w:rPr>
              <w:noBreakHyphen/>
              <w:t>Stack Senior</w:t>
            </w:r>
          </w:p>
        </w:tc>
        <w:tc>
          <w:tcPr>
            <w:tcW w:w="0" w:type="auto"/>
            <w:shd w:val="clear" w:color="auto" w:fill="FFFFFF" w:themeFill="background1"/>
            <w:tcMar>
              <w:top w:w="150" w:type="dxa"/>
              <w:left w:w="240" w:type="dxa"/>
              <w:bottom w:w="150" w:type="dxa"/>
              <w:right w:w="240" w:type="dxa"/>
            </w:tcMar>
            <w:vAlign w:val="center"/>
            <w:hideMark/>
          </w:tcPr>
          <w:p w14:paraId="06931252" w14:textId="77777777" w:rsidR="009020EB" w:rsidRPr="00845C06" w:rsidRDefault="009020EB" w:rsidP="006B106E">
            <w:pPr>
              <w:spacing w:line="278" w:lineRule="auto"/>
              <w:jc w:val="right"/>
              <w:rPr>
                <w:color w:val="auto"/>
              </w:rPr>
            </w:pPr>
            <w:r w:rsidRPr="00845C06">
              <w:rPr>
                <w:color w:val="auto"/>
              </w:rPr>
              <w:t>100,000</w:t>
            </w:r>
          </w:p>
        </w:tc>
        <w:tc>
          <w:tcPr>
            <w:tcW w:w="0" w:type="auto"/>
            <w:shd w:val="clear" w:color="auto" w:fill="FFFFFF" w:themeFill="background1"/>
            <w:tcMar>
              <w:top w:w="150" w:type="dxa"/>
              <w:left w:w="240" w:type="dxa"/>
              <w:bottom w:w="150" w:type="dxa"/>
              <w:right w:w="240" w:type="dxa"/>
            </w:tcMar>
            <w:vAlign w:val="center"/>
            <w:hideMark/>
          </w:tcPr>
          <w:p w14:paraId="53329427" w14:textId="77777777" w:rsidR="009020EB" w:rsidRPr="00845C06" w:rsidRDefault="009020EB" w:rsidP="006B106E">
            <w:pPr>
              <w:spacing w:line="278" w:lineRule="auto"/>
              <w:jc w:val="right"/>
              <w:rPr>
                <w:color w:val="auto"/>
              </w:rPr>
            </w:pPr>
            <w:r w:rsidRPr="00845C06">
              <w:rPr>
                <w:color w:val="auto"/>
              </w:rPr>
              <w:t>130,000</w:t>
            </w:r>
          </w:p>
        </w:tc>
        <w:tc>
          <w:tcPr>
            <w:tcW w:w="0" w:type="auto"/>
            <w:shd w:val="clear" w:color="auto" w:fill="FFFFFF" w:themeFill="background1"/>
            <w:tcMar>
              <w:top w:w="150" w:type="dxa"/>
              <w:left w:w="240" w:type="dxa"/>
              <w:bottom w:w="150" w:type="dxa"/>
              <w:right w:w="240" w:type="dxa"/>
            </w:tcMar>
            <w:vAlign w:val="center"/>
            <w:hideMark/>
          </w:tcPr>
          <w:p w14:paraId="566A7721" w14:textId="77777777" w:rsidR="009020EB" w:rsidRPr="00845C06" w:rsidRDefault="009020EB" w:rsidP="006B106E">
            <w:pPr>
              <w:spacing w:line="278" w:lineRule="auto"/>
              <w:jc w:val="right"/>
              <w:rPr>
                <w:color w:val="auto"/>
              </w:rPr>
            </w:pPr>
            <w:r w:rsidRPr="00845C06">
              <w:rPr>
                <w:color w:val="auto"/>
              </w:rPr>
              <w:t>180,000</w:t>
            </w:r>
          </w:p>
        </w:tc>
        <w:tc>
          <w:tcPr>
            <w:tcW w:w="0" w:type="auto"/>
            <w:shd w:val="clear" w:color="auto" w:fill="FFFFFF" w:themeFill="background1"/>
            <w:tcMar>
              <w:top w:w="150" w:type="dxa"/>
              <w:left w:w="240" w:type="dxa"/>
              <w:bottom w:w="150" w:type="dxa"/>
              <w:right w:w="0" w:type="dxa"/>
            </w:tcMar>
            <w:vAlign w:val="center"/>
            <w:hideMark/>
          </w:tcPr>
          <w:p w14:paraId="4D691A75" w14:textId="77777777" w:rsidR="009020EB" w:rsidRPr="00845C06" w:rsidRDefault="009020EB" w:rsidP="006B106E">
            <w:pPr>
              <w:spacing w:line="278" w:lineRule="auto"/>
              <w:rPr>
                <w:color w:val="auto"/>
              </w:rPr>
            </w:pPr>
            <w:r w:rsidRPr="00845C06">
              <w:rPr>
                <w:color w:val="auto"/>
              </w:rPr>
              <w:t>RD$90,000</w:t>
            </w:r>
            <w:r w:rsidRPr="00845C06">
              <w:rPr>
                <w:color w:val="auto"/>
              </w:rPr>
              <w:noBreakHyphen/>
              <w:t>150,000 mensuales según encuesta del sector</w:t>
            </w:r>
          </w:p>
        </w:tc>
      </w:tr>
      <w:tr w:rsidR="0067514E" w:rsidRPr="00845C06" w14:paraId="4CB439A7" w14:textId="77777777" w:rsidTr="006B106E">
        <w:tc>
          <w:tcPr>
            <w:tcW w:w="0" w:type="auto"/>
            <w:shd w:val="clear" w:color="auto" w:fill="FFFFFF" w:themeFill="background1"/>
            <w:tcMar>
              <w:top w:w="150" w:type="dxa"/>
              <w:left w:w="0" w:type="dxa"/>
              <w:bottom w:w="150" w:type="dxa"/>
              <w:right w:w="240" w:type="dxa"/>
            </w:tcMar>
            <w:vAlign w:val="center"/>
            <w:hideMark/>
          </w:tcPr>
          <w:p w14:paraId="3F91CCAE" w14:textId="77777777" w:rsidR="009020EB" w:rsidRPr="00845C06" w:rsidRDefault="009020EB" w:rsidP="006B106E">
            <w:pPr>
              <w:spacing w:line="278" w:lineRule="auto"/>
              <w:rPr>
                <w:color w:val="auto"/>
              </w:rPr>
            </w:pPr>
            <w:r w:rsidRPr="00845C06">
              <w:rPr>
                <w:color w:val="auto"/>
              </w:rPr>
              <w:t>Desarrollador Full</w:t>
            </w:r>
            <w:r w:rsidRPr="00845C06">
              <w:rPr>
                <w:color w:val="auto"/>
              </w:rPr>
              <w:noBreakHyphen/>
              <w:t xml:space="preserve">Stack </w:t>
            </w:r>
            <w:proofErr w:type="spellStart"/>
            <w:r w:rsidRPr="00845C06">
              <w:rPr>
                <w:color w:val="auto"/>
              </w:rPr>
              <w:t>Mid</w:t>
            </w:r>
            <w:proofErr w:type="spellEnd"/>
          </w:p>
        </w:tc>
        <w:tc>
          <w:tcPr>
            <w:tcW w:w="0" w:type="auto"/>
            <w:shd w:val="clear" w:color="auto" w:fill="FFFFFF" w:themeFill="background1"/>
            <w:tcMar>
              <w:top w:w="150" w:type="dxa"/>
              <w:left w:w="240" w:type="dxa"/>
              <w:bottom w:w="150" w:type="dxa"/>
              <w:right w:w="240" w:type="dxa"/>
            </w:tcMar>
            <w:vAlign w:val="center"/>
            <w:hideMark/>
          </w:tcPr>
          <w:p w14:paraId="576612DD" w14:textId="77777777" w:rsidR="009020EB" w:rsidRPr="00845C06" w:rsidRDefault="009020EB" w:rsidP="006B106E">
            <w:pPr>
              <w:spacing w:line="278" w:lineRule="auto"/>
              <w:jc w:val="right"/>
              <w:rPr>
                <w:color w:val="auto"/>
              </w:rPr>
            </w:pPr>
            <w:r w:rsidRPr="00845C06">
              <w:rPr>
                <w:color w:val="auto"/>
              </w:rPr>
              <w:t>70,000</w:t>
            </w:r>
          </w:p>
        </w:tc>
        <w:tc>
          <w:tcPr>
            <w:tcW w:w="0" w:type="auto"/>
            <w:shd w:val="clear" w:color="auto" w:fill="FFFFFF" w:themeFill="background1"/>
            <w:tcMar>
              <w:top w:w="150" w:type="dxa"/>
              <w:left w:w="240" w:type="dxa"/>
              <w:bottom w:w="150" w:type="dxa"/>
              <w:right w:w="240" w:type="dxa"/>
            </w:tcMar>
            <w:vAlign w:val="center"/>
            <w:hideMark/>
          </w:tcPr>
          <w:p w14:paraId="01EE9875" w14:textId="77777777" w:rsidR="009020EB" w:rsidRPr="00845C06" w:rsidRDefault="009020EB" w:rsidP="006B106E">
            <w:pPr>
              <w:spacing w:line="278" w:lineRule="auto"/>
              <w:jc w:val="right"/>
              <w:rPr>
                <w:color w:val="auto"/>
              </w:rPr>
            </w:pPr>
            <w:r w:rsidRPr="00845C06">
              <w:rPr>
                <w:color w:val="auto"/>
              </w:rPr>
              <w:t>90,000</w:t>
            </w:r>
          </w:p>
        </w:tc>
        <w:tc>
          <w:tcPr>
            <w:tcW w:w="0" w:type="auto"/>
            <w:shd w:val="clear" w:color="auto" w:fill="FFFFFF" w:themeFill="background1"/>
            <w:tcMar>
              <w:top w:w="150" w:type="dxa"/>
              <w:left w:w="240" w:type="dxa"/>
              <w:bottom w:w="150" w:type="dxa"/>
              <w:right w:w="240" w:type="dxa"/>
            </w:tcMar>
            <w:vAlign w:val="center"/>
            <w:hideMark/>
          </w:tcPr>
          <w:p w14:paraId="395B70C2" w14:textId="77777777" w:rsidR="009020EB" w:rsidRPr="00845C06" w:rsidRDefault="009020EB" w:rsidP="006B106E">
            <w:pPr>
              <w:spacing w:line="278" w:lineRule="auto"/>
              <w:jc w:val="right"/>
              <w:rPr>
                <w:color w:val="auto"/>
              </w:rPr>
            </w:pPr>
            <w:r w:rsidRPr="00845C06">
              <w:rPr>
                <w:color w:val="auto"/>
              </w:rPr>
              <w:t>120,000</w:t>
            </w:r>
          </w:p>
        </w:tc>
        <w:tc>
          <w:tcPr>
            <w:tcW w:w="0" w:type="auto"/>
            <w:shd w:val="clear" w:color="auto" w:fill="FFFFFF" w:themeFill="background1"/>
            <w:tcMar>
              <w:top w:w="150" w:type="dxa"/>
              <w:left w:w="240" w:type="dxa"/>
              <w:bottom w:w="150" w:type="dxa"/>
              <w:right w:w="0" w:type="dxa"/>
            </w:tcMar>
            <w:vAlign w:val="center"/>
            <w:hideMark/>
          </w:tcPr>
          <w:p w14:paraId="04019B6C" w14:textId="77777777" w:rsidR="009020EB" w:rsidRPr="00845C06" w:rsidRDefault="009020EB" w:rsidP="006B106E">
            <w:pPr>
              <w:spacing w:line="278" w:lineRule="auto"/>
              <w:rPr>
                <w:color w:val="auto"/>
              </w:rPr>
            </w:pPr>
            <w:r w:rsidRPr="00845C06">
              <w:rPr>
                <w:color w:val="auto"/>
              </w:rPr>
              <w:t>RD$50,000</w:t>
            </w:r>
            <w:r w:rsidRPr="00845C06">
              <w:rPr>
                <w:color w:val="auto"/>
              </w:rPr>
              <w:noBreakHyphen/>
              <w:t>90,000 mensuales</w:t>
            </w:r>
          </w:p>
        </w:tc>
      </w:tr>
      <w:tr w:rsidR="0067514E" w:rsidRPr="00845C06" w14:paraId="63F83343" w14:textId="77777777" w:rsidTr="006B106E">
        <w:tc>
          <w:tcPr>
            <w:tcW w:w="0" w:type="auto"/>
            <w:shd w:val="clear" w:color="auto" w:fill="FFFFFF" w:themeFill="background1"/>
            <w:tcMar>
              <w:top w:w="150" w:type="dxa"/>
              <w:left w:w="0" w:type="dxa"/>
              <w:bottom w:w="150" w:type="dxa"/>
              <w:right w:w="240" w:type="dxa"/>
            </w:tcMar>
            <w:vAlign w:val="center"/>
            <w:hideMark/>
          </w:tcPr>
          <w:p w14:paraId="39149715" w14:textId="77777777" w:rsidR="009020EB" w:rsidRPr="00845C06" w:rsidRDefault="009020EB" w:rsidP="006B106E">
            <w:pPr>
              <w:spacing w:line="278" w:lineRule="auto"/>
              <w:rPr>
                <w:color w:val="auto"/>
              </w:rPr>
            </w:pPr>
            <w:r w:rsidRPr="00845C06">
              <w:rPr>
                <w:color w:val="auto"/>
              </w:rPr>
              <w:t>Diseñador UI/UX</w:t>
            </w:r>
          </w:p>
        </w:tc>
        <w:tc>
          <w:tcPr>
            <w:tcW w:w="0" w:type="auto"/>
            <w:shd w:val="clear" w:color="auto" w:fill="FFFFFF" w:themeFill="background1"/>
            <w:tcMar>
              <w:top w:w="150" w:type="dxa"/>
              <w:left w:w="240" w:type="dxa"/>
              <w:bottom w:w="150" w:type="dxa"/>
              <w:right w:w="240" w:type="dxa"/>
            </w:tcMar>
            <w:vAlign w:val="center"/>
            <w:hideMark/>
          </w:tcPr>
          <w:p w14:paraId="65F4CB2E" w14:textId="77777777" w:rsidR="009020EB" w:rsidRPr="00845C06" w:rsidRDefault="009020EB" w:rsidP="006B106E">
            <w:pPr>
              <w:spacing w:line="278" w:lineRule="auto"/>
              <w:jc w:val="right"/>
              <w:rPr>
                <w:color w:val="auto"/>
              </w:rPr>
            </w:pPr>
            <w:r w:rsidRPr="00845C06">
              <w:rPr>
                <w:color w:val="auto"/>
              </w:rPr>
              <w:t>50,000</w:t>
            </w:r>
          </w:p>
        </w:tc>
        <w:tc>
          <w:tcPr>
            <w:tcW w:w="0" w:type="auto"/>
            <w:shd w:val="clear" w:color="auto" w:fill="FFFFFF" w:themeFill="background1"/>
            <w:tcMar>
              <w:top w:w="150" w:type="dxa"/>
              <w:left w:w="240" w:type="dxa"/>
              <w:bottom w:w="150" w:type="dxa"/>
              <w:right w:w="240" w:type="dxa"/>
            </w:tcMar>
            <w:vAlign w:val="center"/>
            <w:hideMark/>
          </w:tcPr>
          <w:p w14:paraId="7B2399A5" w14:textId="77777777" w:rsidR="009020EB" w:rsidRPr="00845C06" w:rsidRDefault="009020EB" w:rsidP="006B106E">
            <w:pPr>
              <w:spacing w:line="278" w:lineRule="auto"/>
              <w:jc w:val="right"/>
              <w:rPr>
                <w:color w:val="auto"/>
              </w:rPr>
            </w:pPr>
            <w:r w:rsidRPr="00845C06">
              <w:rPr>
                <w:color w:val="auto"/>
              </w:rPr>
              <w:t>65,000</w:t>
            </w:r>
          </w:p>
        </w:tc>
        <w:tc>
          <w:tcPr>
            <w:tcW w:w="0" w:type="auto"/>
            <w:shd w:val="clear" w:color="auto" w:fill="FFFFFF" w:themeFill="background1"/>
            <w:tcMar>
              <w:top w:w="150" w:type="dxa"/>
              <w:left w:w="240" w:type="dxa"/>
              <w:bottom w:w="150" w:type="dxa"/>
              <w:right w:w="240" w:type="dxa"/>
            </w:tcMar>
            <w:vAlign w:val="center"/>
            <w:hideMark/>
          </w:tcPr>
          <w:p w14:paraId="1FCA4B66" w14:textId="77777777" w:rsidR="009020EB" w:rsidRPr="00845C06" w:rsidRDefault="009020EB" w:rsidP="006B106E">
            <w:pPr>
              <w:spacing w:line="278" w:lineRule="auto"/>
              <w:jc w:val="right"/>
              <w:rPr>
                <w:color w:val="auto"/>
              </w:rPr>
            </w:pPr>
            <w:r w:rsidRPr="00845C06">
              <w:rPr>
                <w:color w:val="auto"/>
              </w:rPr>
              <w:t>90,000</w:t>
            </w:r>
          </w:p>
        </w:tc>
        <w:tc>
          <w:tcPr>
            <w:tcW w:w="0" w:type="auto"/>
            <w:shd w:val="clear" w:color="auto" w:fill="FFFFFF" w:themeFill="background1"/>
            <w:tcMar>
              <w:top w:w="150" w:type="dxa"/>
              <w:left w:w="240" w:type="dxa"/>
              <w:bottom w:w="150" w:type="dxa"/>
              <w:right w:w="0" w:type="dxa"/>
            </w:tcMar>
            <w:vAlign w:val="center"/>
            <w:hideMark/>
          </w:tcPr>
          <w:p w14:paraId="2EBB56A8" w14:textId="77777777" w:rsidR="009020EB" w:rsidRPr="00845C06" w:rsidRDefault="009020EB" w:rsidP="006B106E">
            <w:pPr>
              <w:spacing w:line="278" w:lineRule="auto"/>
              <w:rPr>
                <w:color w:val="auto"/>
              </w:rPr>
            </w:pPr>
            <w:r w:rsidRPr="00845C06">
              <w:rPr>
                <w:color w:val="auto"/>
              </w:rPr>
              <w:t>RD$40,000</w:t>
            </w:r>
            <w:r w:rsidRPr="00845C06">
              <w:rPr>
                <w:color w:val="auto"/>
              </w:rPr>
              <w:noBreakHyphen/>
              <w:t>80,000 mensuales</w:t>
            </w:r>
          </w:p>
        </w:tc>
      </w:tr>
      <w:tr w:rsidR="0067514E" w:rsidRPr="00845C06" w14:paraId="26D58DCD" w14:textId="77777777" w:rsidTr="006B106E">
        <w:tc>
          <w:tcPr>
            <w:tcW w:w="0" w:type="auto"/>
            <w:shd w:val="clear" w:color="auto" w:fill="FFFFFF" w:themeFill="background1"/>
            <w:tcMar>
              <w:top w:w="150" w:type="dxa"/>
              <w:left w:w="0" w:type="dxa"/>
              <w:bottom w:w="150" w:type="dxa"/>
              <w:right w:w="240" w:type="dxa"/>
            </w:tcMar>
            <w:vAlign w:val="center"/>
            <w:hideMark/>
          </w:tcPr>
          <w:p w14:paraId="43D36F13" w14:textId="77777777" w:rsidR="009020EB" w:rsidRPr="00845C06" w:rsidRDefault="009020EB" w:rsidP="006B106E">
            <w:pPr>
              <w:spacing w:line="278" w:lineRule="auto"/>
              <w:rPr>
                <w:color w:val="auto"/>
              </w:rPr>
            </w:pPr>
            <w:r w:rsidRPr="00845C06">
              <w:rPr>
                <w:color w:val="auto"/>
              </w:rPr>
              <w:t xml:space="preserve">Coordinador / Scrum </w:t>
            </w:r>
            <w:proofErr w:type="gramStart"/>
            <w:r w:rsidRPr="00845C06">
              <w:rPr>
                <w:color w:val="auto"/>
              </w:rPr>
              <w:t>Master</w:t>
            </w:r>
            <w:proofErr w:type="gramEnd"/>
          </w:p>
        </w:tc>
        <w:tc>
          <w:tcPr>
            <w:tcW w:w="0" w:type="auto"/>
            <w:shd w:val="clear" w:color="auto" w:fill="FFFFFF" w:themeFill="background1"/>
            <w:tcMar>
              <w:top w:w="150" w:type="dxa"/>
              <w:left w:w="240" w:type="dxa"/>
              <w:bottom w:w="150" w:type="dxa"/>
              <w:right w:w="240" w:type="dxa"/>
            </w:tcMar>
            <w:vAlign w:val="center"/>
            <w:hideMark/>
          </w:tcPr>
          <w:p w14:paraId="21590EA9" w14:textId="77777777" w:rsidR="009020EB" w:rsidRPr="00845C06" w:rsidRDefault="009020EB" w:rsidP="006B106E">
            <w:pPr>
              <w:spacing w:line="278" w:lineRule="auto"/>
              <w:jc w:val="right"/>
              <w:rPr>
                <w:color w:val="auto"/>
              </w:rPr>
            </w:pPr>
            <w:r w:rsidRPr="00845C06">
              <w:rPr>
                <w:color w:val="auto"/>
              </w:rPr>
              <w:t>60,000</w:t>
            </w:r>
          </w:p>
        </w:tc>
        <w:tc>
          <w:tcPr>
            <w:tcW w:w="0" w:type="auto"/>
            <w:shd w:val="clear" w:color="auto" w:fill="FFFFFF" w:themeFill="background1"/>
            <w:tcMar>
              <w:top w:w="150" w:type="dxa"/>
              <w:left w:w="240" w:type="dxa"/>
              <w:bottom w:w="150" w:type="dxa"/>
              <w:right w:w="240" w:type="dxa"/>
            </w:tcMar>
            <w:vAlign w:val="center"/>
            <w:hideMark/>
          </w:tcPr>
          <w:p w14:paraId="70942C4E" w14:textId="77777777" w:rsidR="009020EB" w:rsidRPr="00845C06" w:rsidRDefault="009020EB" w:rsidP="006B106E">
            <w:pPr>
              <w:spacing w:line="278" w:lineRule="auto"/>
              <w:jc w:val="right"/>
              <w:rPr>
                <w:color w:val="auto"/>
              </w:rPr>
            </w:pPr>
            <w:r w:rsidRPr="00845C06">
              <w:rPr>
                <w:color w:val="auto"/>
              </w:rPr>
              <w:t>80,000</w:t>
            </w:r>
          </w:p>
        </w:tc>
        <w:tc>
          <w:tcPr>
            <w:tcW w:w="0" w:type="auto"/>
            <w:shd w:val="clear" w:color="auto" w:fill="FFFFFF" w:themeFill="background1"/>
            <w:tcMar>
              <w:top w:w="150" w:type="dxa"/>
              <w:left w:w="240" w:type="dxa"/>
              <w:bottom w:w="150" w:type="dxa"/>
              <w:right w:w="240" w:type="dxa"/>
            </w:tcMar>
            <w:vAlign w:val="center"/>
            <w:hideMark/>
          </w:tcPr>
          <w:p w14:paraId="7F748E0A" w14:textId="77777777" w:rsidR="009020EB" w:rsidRPr="00845C06" w:rsidRDefault="009020EB" w:rsidP="006B106E">
            <w:pPr>
              <w:spacing w:line="278" w:lineRule="auto"/>
              <w:jc w:val="right"/>
              <w:rPr>
                <w:color w:val="auto"/>
              </w:rPr>
            </w:pPr>
            <w:r w:rsidRPr="00845C06">
              <w:rPr>
                <w:color w:val="auto"/>
              </w:rPr>
              <w:t>110,000</w:t>
            </w:r>
          </w:p>
        </w:tc>
        <w:tc>
          <w:tcPr>
            <w:tcW w:w="0" w:type="auto"/>
            <w:shd w:val="clear" w:color="auto" w:fill="FFFFFF" w:themeFill="background1"/>
            <w:tcMar>
              <w:top w:w="150" w:type="dxa"/>
              <w:left w:w="240" w:type="dxa"/>
              <w:bottom w:w="150" w:type="dxa"/>
              <w:right w:w="0" w:type="dxa"/>
            </w:tcMar>
            <w:vAlign w:val="center"/>
            <w:hideMark/>
          </w:tcPr>
          <w:p w14:paraId="357A1071" w14:textId="77777777" w:rsidR="009020EB" w:rsidRPr="00845C06" w:rsidRDefault="009020EB" w:rsidP="006B106E">
            <w:pPr>
              <w:spacing w:line="278" w:lineRule="auto"/>
              <w:rPr>
                <w:color w:val="auto"/>
              </w:rPr>
            </w:pPr>
            <w:r w:rsidRPr="00845C06">
              <w:rPr>
                <w:color w:val="auto"/>
              </w:rPr>
              <w:t>RD$50,000</w:t>
            </w:r>
            <w:r w:rsidRPr="00845C06">
              <w:rPr>
                <w:color w:val="auto"/>
              </w:rPr>
              <w:noBreakHyphen/>
              <w:t>100,000 mensuales</w:t>
            </w:r>
          </w:p>
        </w:tc>
      </w:tr>
    </w:tbl>
    <w:p w14:paraId="1050AC5B" w14:textId="77777777" w:rsidR="008F7B7E" w:rsidRDefault="008F7B7E" w:rsidP="00300994"/>
    <w:p w14:paraId="7D73B5D8" w14:textId="70E5F589" w:rsidR="00DE55FB" w:rsidRDefault="00D65D6E" w:rsidP="00300994">
      <w:r>
        <w:t>Multiplicando el salario por 3 para obtener el salario en 3 meses tenemos: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460"/>
        <w:gridCol w:w="2308"/>
        <w:gridCol w:w="2323"/>
        <w:gridCol w:w="2259"/>
      </w:tblGrid>
      <w:tr w:rsidR="00FB487C" w:rsidRPr="00845C06" w14:paraId="1817DFC8" w14:textId="77777777" w:rsidTr="006B106E">
        <w:trPr>
          <w:tblHeader/>
        </w:trPr>
        <w:tc>
          <w:tcPr>
            <w:tcW w:w="0" w:type="auto"/>
            <w:shd w:val="clear" w:color="auto" w:fill="FFFFFF" w:themeFill="background1"/>
            <w:tcMar>
              <w:top w:w="150" w:type="dxa"/>
              <w:left w:w="0" w:type="dxa"/>
              <w:bottom w:w="150" w:type="dxa"/>
              <w:right w:w="240" w:type="dxa"/>
            </w:tcMar>
            <w:vAlign w:val="center"/>
            <w:hideMark/>
          </w:tcPr>
          <w:p w14:paraId="01F0C9FF" w14:textId="77777777" w:rsidR="008F7B7E" w:rsidRPr="00845C06" w:rsidRDefault="008F7B7E" w:rsidP="006B106E">
            <w:pPr>
              <w:spacing w:line="278" w:lineRule="auto"/>
              <w:rPr>
                <w:b/>
                <w:bCs/>
              </w:rPr>
            </w:pPr>
            <w:r w:rsidRPr="00845C06">
              <w:rPr>
                <w:b/>
                <w:bCs/>
              </w:rPr>
              <w:t>Rol</w:t>
            </w:r>
          </w:p>
        </w:tc>
        <w:tc>
          <w:tcPr>
            <w:tcW w:w="0" w:type="auto"/>
            <w:shd w:val="clear" w:color="auto" w:fill="FFFFFF" w:themeFill="background1"/>
            <w:tcMar>
              <w:top w:w="150" w:type="dxa"/>
              <w:left w:w="240" w:type="dxa"/>
              <w:bottom w:w="150" w:type="dxa"/>
              <w:right w:w="240" w:type="dxa"/>
            </w:tcMar>
            <w:vAlign w:val="center"/>
            <w:hideMark/>
          </w:tcPr>
          <w:p w14:paraId="0D81F230" w14:textId="77777777" w:rsidR="008F7B7E" w:rsidRPr="00845C06" w:rsidRDefault="008F7B7E" w:rsidP="006B106E">
            <w:pPr>
              <w:spacing w:line="278" w:lineRule="auto"/>
              <w:rPr>
                <w:b/>
                <w:bCs/>
              </w:rPr>
            </w:pPr>
            <w:r w:rsidRPr="00845C06">
              <w:rPr>
                <w:b/>
                <w:bCs/>
              </w:rPr>
              <w:t>Optimista (3 meses)</w:t>
            </w:r>
          </w:p>
        </w:tc>
        <w:tc>
          <w:tcPr>
            <w:tcW w:w="0" w:type="auto"/>
            <w:shd w:val="clear" w:color="auto" w:fill="FFFFFF" w:themeFill="background1"/>
            <w:tcMar>
              <w:top w:w="150" w:type="dxa"/>
              <w:left w:w="240" w:type="dxa"/>
              <w:bottom w:w="150" w:type="dxa"/>
              <w:right w:w="240" w:type="dxa"/>
            </w:tcMar>
            <w:vAlign w:val="center"/>
            <w:hideMark/>
          </w:tcPr>
          <w:p w14:paraId="4D34D7E8" w14:textId="77777777" w:rsidR="008F7B7E" w:rsidRPr="00845C06" w:rsidRDefault="008F7B7E" w:rsidP="006B106E">
            <w:pPr>
              <w:spacing w:line="278" w:lineRule="auto"/>
              <w:rPr>
                <w:b/>
                <w:bCs/>
              </w:rPr>
            </w:pPr>
            <w:r w:rsidRPr="00845C06">
              <w:rPr>
                <w:b/>
                <w:bCs/>
              </w:rPr>
              <w:t>Más probable (3 meses)</w:t>
            </w:r>
          </w:p>
        </w:tc>
        <w:tc>
          <w:tcPr>
            <w:tcW w:w="0" w:type="auto"/>
            <w:shd w:val="clear" w:color="auto" w:fill="FFFFFF" w:themeFill="background1"/>
            <w:tcMar>
              <w:top w:w="150" w:type="dxa"/>
              <w:left w:w="240" w:type="dxa"/>
              <w:bottom w:w="150" w:type="dxa"/>
              <w:right w:w="240" w:type="dxa"/>
            </w:tcMar>
            <w:vAlign w:val="center"/>
            <w:hideMark/>
          </w:tcPr>
          <w:p w14:paraId="7F4BC029" w14:textId="77777777" w:rsidR="008F7B7E" w:rsidRPr="00845C06" w:rsidRDefault="008F7B7E" w:rsidP="006B106E">
            <w:pPr>
              <w:spacing w:line="278" w:lineRule="auto"/>
              <w:rPr>
                <w:b/>
                <w:bCs/>
              </w:rPr>
            </w:pPr>
            <w:r w:rsidRPr="00845C06">
              <w:rPr>
                <w:b/>
                <w:bCs/>
              </w:rPr>
              <w:t>Pesimista (3 meses)</w:t>
            </w:r>
          </w:p>
        </w:tc>
      </w:tr>
      <w:tr w:rsidR="00FB487C" w:rsidRPr="00845C06" w14:paraId="335ADACB" w14:textId="77777777" w:rsidTr="006B106E">
        <w:tc>
          <w:tcPr>
            <w:tcW w:w="0" w:type="auto"/>
            <w:shd w:val="clear" w:color="auto" w:fill="FFFFFF" w:themeFill="background1"/>
            <w:tcMar>
              <w:top w:w="150" w:type="dxa"/>
              <w:left w:w="0" w:type="dxa"/>
              <w:bottom w:w="150" w:type="dxa"/>
              <w:right w:w="240" w:type="dxa"/>
            </w:tcMar>
            <w:vAlign w:val="center"/>
            <w:hideMark/>
          </w:tcPr>
          <w:p w14:paraId="66F0AAEF" w14:textId="77777777" w:rsidR="008F7B7E" w:rsidRPr="00845C06" w:rsidRDefault="008F7B7E" w:rsidP="006B106E">
            <w:pPr>
              <w:spacing w:line="278" w:lineRule="auto"/>
            </w:pPr>
            <w:r w:rsidRPr="00845C06">
              <w:t>Desarrollador Full</w:t>
            </w:r>
            <w:r w:rsidRPr="00845C06">
              <w:noBreakHyphen/>
              <w:t>Stack Senior</w:t>
            </w:r>
          </w:p>
        </w:tc>
        <w:tc>
          <w:tcPr>
            <w:tcW w:w="0" w:type="auto"/>
            <w:shd w:val="clear" w:color="auto" w:fill="FFFFFF" w:themeFill="background1"/>
            <w:tcMar>
              <w:top w:w="150" w:type="dxa"/>
              <w:left w:w="240" w:type="dxa"/>
              <w:bottom w:w="150" w:type="dxa"/>
              <w:right w:w="240" w:type="dxa"/>
            </w:tcMar>
            <w:vAlign w:val="center"/>
            <w:hideMark/>
          </w:tcPr>
          <w:p w14:paraId="39DA8444" w14:textId="77777777" w:rsidR="008F7B7E" w:rsidRPr="00845C06" w:rsidRDefault="008F7B7E" w:rsidP="006B106E">
            <w:pPr>
              <w:spacing w:line="278" w:lineRule="auto"/>
              <w:jc w:val="right"/>
            </w:pPr>
            <w:r w:rsidRPr="00845C06">
              <w:t>300,000</w:t>
            </w:r>
          </w:p>
        </w:tc>
        <w:tc>
          <w:tcPr>
            <w:tcW w:w="0" w:type="auto"/>
            <w:shd w:val="clear" w:color="auto" w:fill="FFFFFF" w:themeFill="background1"/>
            <w:tcMar>
              <w:top w:w="150" w:type="dxa"/>
              <w:left w:w="240" w:type="dxa"/>
              <w:bottom w:w="150" w:type="dxa"/>
              <w:right w:w="240" w:type="dxa"/>
            </w:tcMar>
            <w:vAlign w:val="center"/>
            <w:hideMark/>
          </w:tcPr>
          <w:p w14:paraId="0F10FEB2" w14:textId="77777777" w:rsidR="008F7B7E" w:rsidRPr="00845C06" w:rsidRDefault="008F7B7E" w:rsidP="006B106E">
            <w:pPr>
              <w:spacing w:line="278" w:lineRule="auto"/>
              <w:jc w:val="right"/>
            </w:pPr>
            <w:r w:rsidRPr="00845C06">
              <w:t>390,000</w:t>
            </w:r>
          </w:p>
        </w:tc>
        <w:tc>
          <w:tcPr>
            <w:tcW w:w="0" w:type="auto"/>
            <w:shd w:val="clear" w:color="auto" w:fill="FFFFFF" w:themeFill="background1"/>
            <w:tcMar>
              <w:top w:w="150" w:type="dxa"/>
              <w:left w:w="240" w:type="dxa"/>
              <w:bottom w:w="150" w:type="dxa"/>
              <w:right w:w="0" w:type="dxa"/>
            </w:tcMar>
            <w:vAlign w:val="center"/>
            <w:hideMark/>
          </w:tcPr>
          <w:p w14:paraId="1A07ABE9" w14:textId="77777777" w:rsidR="008F7B7E" w:rsidRPr="00845C06" w:rsidRDefault="008F7B7E" w:rsidP="006B106E">
            <w:pPr>
              <w:spacing w:line="278" w:lineRule="auto"/>
              <w:jc w:val="right"/>
            </w:pPr>
            <w:r w:rsidRPr="00845C06">
              <w:t>540,000</w:t>
            </w:r>
          </w:p>
        </w:tc>
      </w:tr>
      <w:tr w:rsidR="00FB487C" w:rsidRPr="00845C06" w14:paraId="73814DA7" w14:textId="77777777" w:rsidTr="006B106E">
        <w:tc>
          <w:tcPr>
            <w:tcW w:w="0" w:type="auto"/>
            <w:shd w:val="clear" w:color="auto" w:fill="FFFFFF" w:themeFill="background1"/>
            <w:tcMar>
              <w:top w:w="150" w:type="dxa"/>
              <w:left w:w="0" w:type="dxa"/>
              <w:bottom w:w="150" w:type="dxa"/>
              <w:right w:w="240" w:type="dxa"/>
            </w:tcMar>
            <w:vAlign w:val="center"/>
            <w:hideMark/>
          </w:tcPr>
          <w:p w14:paraId="3F886CB9" w14:textId="77777777" w:rsidR="008F7B7E" w:rsidRPr="00845C06" w:rsidRDefault="008F7B7E" w:rsidP="006B106E">
            <w:pPr>
              <w:spacing w:line="278" w:lineRule="auto"/>
            </w:pPr>
            <w:r w:rsidRPr="00845C06">
              <w:t>Desarrollador Full</w:t>
            </w:r>
            <w:r w:rsidRPr="00845C06">
              <w:noBreakHyphen/>
              <w:t xml:space="preserve">Stack </w:t>
            </w:r>
            <w:proofErr w:type="spellStart"/>
            <w:r w:rsidRPr="00845C06">
              <w:t>Mid</w:t>
            </w:r>
            <w:proofErr w:type="spellEnd"/>
          </w:p>
        </w:tc>
        <w:tc>
          <w:tcPr>
            <w:tcW w:w="0" w:type="auto"/>
            <w:shd w:val="clear" w:color="auto" w:fill="FFFFFF" w:themeFill="background1"/>
            <w:tcMar>
              <w:top w:w="150" w:type="dxa"/>
              <w:left w:w="240" w:type="dxa"/>
              <w:bottom w:w="150" w:type="dxa"/>
              <w:right w:w="240" w:type="dxa"/>
            </w:tcMar>
            <w:vAlign w:val="center"/>
            <w:hideMark/>
          </w:tcPr>
          <w:p w14:paraId="6FBFB9EA" w14:textId="77777777" w:rsidR="008F7B7E" w:rsidRPr="00845C06" w:rsidRDefault="008F7B7E" w:rsidP="006B106E">
            <w:pPr>
              <w:spacing w:line="278" w:lineRule="auto"/>
              <w:jc w:val="right"/>
            </w:pPr>
            <w:r w:rsidRPr="00845C06">
              <w:t>210,000</w:t>
            </w:r>
          </w:p>
        </w:tc>
        <w:tc>
          <w:tcPr>
            <w:tcW w:w="0" w:type="auto"/>
            <w:shd w:val="clear" w:color="auto" w:fill="FFFFFF" w:themeFill="background1"/>
            <w:tcMar>
              <w:top w:w="150" w:type="dxa"/>
              <w:left w:w="240" w:type="dxa"/>
              <w:bottom w:w="150" w:type="dxa"/>
              <w:right w:w="240" w:type="dxa"/>
            </w:tcMar>
            <w:vAlign w:val="center"/>
            <w:hideMark/>
          </w:tcPr>
          <w:p w14:paraId="294C3581" w14:textId="77777777" w:rsidR="008F7B7E" w:rsidRPr="00845C06" w:rsidRDefault="008F7B7E" w:rsidP="006B106E">
            <w:pPr>
              <w:spacing w:line="278" w:lineRule="auto"/>
              <w:jc w:val="right"/>
            </w:pPr>
            <w:r w:rsidRPr="00845C06">
              <w:t>270,000</w:t>
            </w:r>
          </w:p>
        </w:tc>
        <w:tc>
          <w:tcPr>
            <w:tcW w:w="0" w:type="auto"/>
            <w:shd w:val="clear" w:color="auto" w:fill="FFFFFF" w:themeFill="background1"/>
            <w:tcMar>
              <w:top w:w="150" w:type="dxa"/>
              <w:left w:w="240" w:type="dxa"/>
              <w:bottom w:w="150" w:type="dxa"/>
              <w:right w:w="0" w:type="dxa"/>
            </w:tcMar>
            <w:vAlign w:val="center"/>
            <w:hideMark/>
          </w:tcPr>
          <w:p w14:paraId="6BAD5420" w14:textId="77777777" w:rsidR="008F7B7E" w:rsidRPr="00845C06" w:rsidRDefault="008F7B7E" w:rsidP="006B106E">
            <w:pPr>
              <w:spacing w:line="278" w:lineRule="auto"/>
              <w:jc w:val="right"/>
            </w:pPr>
            <w:r w:rsidRPr="00845C06">
              <w:t>360,000</w:t>
            </w:r>
          </w:p>
        </w:tc>
      </w:tr>
      <w:tr w:rsidR="00FB487C" w:rsidRPr="00845C06" w14:paraId="35C2F6ED" w14:textId="77777777" w:rsidTr="006B106E">
        <w:tc>
          <w:tcPr>
            <w:tcW w:w="0" w:type="auto"/>
            <w:shd w:val="clear" w:color="auto" w:fill="FFFFFF" w:themeFill="background1"/>
            <w:tcMar>
              <w:top w:w="150" w:type="dxa"/>
              <w:left w:w="0" w:type="dxa"/>
              <w:bottom w:w="150" w:type="dxa"/>
              <w:right w:w="240" w:type="dxa"/>
            </w:tcMar>
            <w:vAlign w:val="center"/>
            <w:hideMark/>
          </w:tcPr>
          <w:p w14:paraId="428CED97" w14:textId="77777777" w:rsidR="008F7B7E" w:rsidRPr="00845C06" w:rsidRDefault="008F7B7E" w:rsidP="006B106E">
            <w:pPr>
              <w:spacing w:line="278" w:lineRule="auto"/>
            </w:pPr>
            <w:r w:rsidRPr="00845C06">
              <w:lastRenderedPageBreak/>
              <w:t>Diseñador UI/UX</w:t>
            </w:r>
          </w:p>
        </w:tc>
        <w:tc>
          <w:tcPr>
            <w:tcW w:w="0" w:type="auto"/>
            <w:shd w:val="clear" w:color="auto" w:fill="FFFFFF" w:themeFill="background1"/>
            <w:tcMar>
              <w:top w:w="150" w:type="dxa"/>
              <w:left w:w="240" w:type="dxa"/>
              <w:bottom w:w="150" w:type="dxa"/>
              <w:right w:w="240" w:type="dxa"/>
            </w:tcMar>
            <w:vAlign w:val="center"/>
            <w:hideMark/>
          </w:tcPr>
          <w:p w14:paraId="33837F51" w14:textId="77777777" w:rsidR="008F7B7E" w:rsidRPr="00845C06" w:rsidRDefault="008F7B7E" w:rsidP="006B106E">
            <w:pPr>
              <w:spacing w:line="278" w:lineRule="auto"/>
              <w:jc w:val="right"/>
            </w:pPr>
            <w:r w:rsidRPr="00845C06">
              <w:t>150,000</w:t>
            </w:r>
          </w:p>
        </w:tc>
        <w:tc>
          <w:tcPr>
            <w:tcW w:w="0" w:type="auto"/>
            <w:shd w:val="clear" w:color="auto" w:fill="FFFFFF" w:themeFill="background1"/>
            <w:tcMar>
              <w:top w:w="150" w:type="dxa"/>
              <w:left w:w="240" w:type="dxa"/>
              <w:bottom w:w="150" w:type="dxa"/>
              <w:right w:w="240" w:type="dxa"/>
            </w:tcMar>
            <w:vAlign w:val="center"/>
            <w:hideMark/>
          </w:tcPr>
          <w:p w14:paraId="56B80883" w14:textId="77777777" w:rsidR="008F7B7E" w:rsidRPr="00845C06" w:rsidRDefault="008F7B7E" w:rsidP="006B106E">
            <w:pPr>
              <w:spacing w:line="278" w:lineRule="auto"/>
              <w:jc w:val="right"/>
            </w:pPr>
            <w:r w:rsidRPr="00845C06">
              <w:t>195,000</w:t>
            </w:r>
          </w:p>
        </w:tc>
        <w:tc>
          <w:tcPr>
            <w:tcW w:w="0" w:type="auto"/>
            <w:shd w:val="clear" w:color="auto" w:fill="FFFFFF" w:themeFill="background1"/>
            <w:tcMar>
              <w:top w:w="150" w:type="dxa"/>
              <w:left w:w="240" w:type="dxa"/>
              <w:bottom w:w="150" w:type="dxa"/>
              <w:right w:w="0" w:type="dxa"/>
            </w:tcMar>
            <w:vAlign w:val="center"/>
            <w:hideMark/>
          </w:tcPr>
          <w:p w14:paraId="6D2B6B5E" w14:textId="77777777" w:rsidR="008F7B7E" w:rsidRPr="00845C06" w:rsidRDefault="008F7B7E" w:rsidP="006B106E">
            <w:pPr>
              <w:spacing w:line="278" w:lineRule="auto"/>
              <w:jc w:val="right"/>
            </w:pPr>
            <w:r w:rsidRPr="00845C06">
              <w:t>270,000</w:t>
            </w:r>
          </w:p>
        </w:tc>
      </w:tr>
      <w:tr w:rsidR="00FB487C" w:rsidRPr="00845C06" w14:paraId="5C96AE5C" w14:textId="77777777" w:rsidTr="006B106E">
        <w:tc>
          <w:tcPr>
            <w:tcW w:w="0" w:type="auto"/>
            <w:shd w:val="clear" w:color="auto" w:fill="FFFFFF" w:themeFill="background1"/>
            <w:tcMar>
              <w:top w:w="150" w:type="dxa"/>
              <w:left w:w="0" w:type="dxa"/>
              <w:bottom w:w="150" w:type="dxa"/>
              <w:right w:w="240" w:type="dxa"/>
            </w:tcMar>
            <w:vAlign w:val="center"/>
            <w:hideMark/>
          </w:tcPr>
          <w:p w14:paraId="1387ACA8" w14:textId="77777777" w:rsidR="008F7B7E" w:rsidRPr="00845C06" w:rsidRDefault="008F7B7E" w:rsidP="006B106E">
            <w:pPr>
              <w:spacing w:line="278" w:lineRule="auto"/>
            </w:pPr>
            <w:r w:rsidRPr="00845C06">
              <w:t xml:space="preserve">Coordinador / Scrum </w:t>
            </w:r>
            <w:proofErr w:type="gramStart"/>
            <w:r w:rsidRPr="00845C06">
              <w:t>Master</w:t>
            </w:r>
            <w:proofErr w:type="gramEnd"/>
          </w:p>
        </w:tc>
        <w:tc>
          <w:tcPr>
            <w:tcW w:w="0" w:type="auto"/>
            <w:shd w:val="clear" w:color="auto" w:fill="FFFFFF" w:themeFill="background1"/>
            <w:tcMar>
              <w:top w:w="150" w:type="dxa"/>
              <w:left w:w="240" w:type="dxa"/>
              <w:bottom w:w="150" w:type="dxa"/>
              <w:right w:w="240" w:type="dxa"/>
            </w:tcMar>
            <w:vAlign w:val="center"/>
            <w:hideMark/>
          </w:tcPr>
          <w:p w14:paraId="56F7523E" w14:textId="77777777" w:rsidR="008F7B7E" w:rsidRPr="00845C06" w:rsidRDefault="008F7B7E" w:rsidP="006B106E">
            <w:pPr>
              <w:spacing w:line="278" w:lineRule="auto"/>
              <w:jc w:val="right"/>
            </w:pPr>
            <w:r w:rsidRPr="00845C06">
              <w:t>180,000</w:t>
            </w:r>
          </w:p>
        </w:tc>
        <w:tc>
          <w:tcPr>
            <w:tcW w:w="0" w:type="auto"/>
            <w:shd w:val="clear" w:color="auto" w:fill="FFFFFF" w:themeFill="background1"/>
            <w:tcMar>
              <w:top w:w="150" w:type="dxa"/>
              <w:left w:w="240" w:type="dxa"/>
              <w:bottom w:w="150" w:type="dxa"/>
              <w:right w:w="240" w:type="dxa"/>
            </w:tcMar>
            <w:vAlign w:val="center"/>
            <w:hideMark/>
          </w:tcPr>
          <w:p w14:paraId="691AEA9D" w14:textId="77777777" w:rsidR="008F7B7E" w:rsidRPr="00845C06" w:rsidRDefault="008F7B7E" w:rsidP="006B106E">
            <w:pPr>
              <w:spacing w:line="278" w:lineRule="auto"/>
              <w:jc w:val="right"/>
            </w:pPr>
            <w:r w:rsidRPr="00845C06">
              <w:t>240,000</w:t>
            </w:r>
          </w:p>
        </w:tc>
        <w:tc>
          <w:tcPr>
            <w:tcW w:w="0" w:type="auto"/>
            <w:shd w:val="clear" w:color="auto" w:fill="FFFFFF" w:themeFill="background1"/>
            <w:tcMar>
              <w:top w:w="150" w:type="dxa"/>
              <w:left w:w="240" w:type="dxa"/>
              <w:bottom w:w="150" w:type="dxa"/>
              <w:right w:w="0" w:type="dxa"/>
            </w:tcMar>
            <w:vAlign w:val="center"/>
            <w:hideMark/>
          </w:tcPr>
          <w:p w14:paraId="48A77DEC" w14:textId="77777777" w:rsidR="008F7B7E" w:rsidRPr="00845C06" w:rsidRDefault="008F7B7E" w:rsidP="006B106E">
            <w:pPr>
              <w:spacing w:line="278" w:lineRule="auto"/>
              <w:jc w:val="right"/>
            </w:pPr>
            <w:r w:rsidRPr="00845C06">
              <w:t>330,000</w:t>
            </w:r>
          </w:p>
        </w:tc>
      </w:tr>
      <w:tr w:rsidR="00FB487C" w:rsidRPr="00845C06" w14:paraId="3324A7F5" w14:textId="77777777" w:rsidTr="006B106E">
        <w:tc>
          <w:tcPr>
            <w:tcW w:w="0" w:type="auto"/>
            <w:shd w:val="clear" w:color="auto" w:fill="FFFFFF" w:themeFill="background1"/>
            <w:tcMar>
              <w:top w:w="150" w:type="dxa"/>
              <w:left w:w="0" w:type="dxa"/>
              <w:bottom w:w="150" w:type="dxa"/>
              <w:right w:w="240" w:type="dxa"/>
            </w:tcMar>
            <w:vAlign w:val="center"/>
            <w:hideMark/>
          </w:tcPr>
          <w:p w14:paraId="1BABE148" w14:textId="77777777" w:rsidR="008F7B7E" w:rsidRPr="00845C06" w:rsidRDefault="008F7B7E" w:rsidP="006B106E">
            <w:pPr>
              <w:spacing w:line="278" w:lineRule="auto"/>
            </w:pPr>
            <w:r w:rsidRPr="00845C06">
              <w:rPr>
                <w:b/>
                <w:bCs/>
              </w:rPr>
              <w:t>Subtotal personal</w:t>
            </w:r>
          </w:p>
        </w:tc>
        <w:tc>
          <w:tcPr>
            <w:tcW w:w="0" w:type="auto"/>
            <w:shd w:val="clear" w:color="auto" w:fill="FFFFFF" w:themeFill="background1"/>
            <w:tcMar>
              <w:top w:w="150" w:type="dxa"/>
              <w:left w:w="240" w:type="dxa"/>
              <w:bottom w:w="150" w:type="dxa"/>
              <w:right w:w="240" w:type="dxa"/>
            </w:tcMar>
            <w:vAlign w:val="center"/>
            <w:hideMark/>
          </w:tcPr>
          <w:p w14:paraId="2BEE432D" w14:textId="77777777" w:rsidR="008F7B7E" w:rsidRPr="00845C06" w:rsidRDefault="008F7B7E" w:rsidP="006B106E">
            <w:pPr>
              <w:spacing w:line="278" w:lineRule="auto"/>
              <w:jc w:val="right"/>
            </w:pPr>
            <w:r w:rsidRPr="00845C06">
              <w:rPr>
                <w:b/>
                <w:bCs/>
              </w:rPr>
              <w:t>840,000</w:t>
            </w:r>
          </w:p>
        </w:tc>
        <w:tc>
          <w:tcPr>
            <w:tcW w:w="0" w:type="auto"/>
            <w:shd w:val="clear" w:color="auto" w:fill="FFFFFF" w:themeFill="background1"/>
            <w:tcMar>
              <w:top w:w="150" w:type="dxa"/>
              <w:left w:w="240" w:type="dxa"/>
              <w:bottom w:w="150" w:type="dxa"/>
              <w:right w:w="240" w:type="dxa"/>
            </w:tcMar>
            <w:vAlign w:val="center"/>
            <w:hideMark/>
          </w:tcPr>
          <w:p w14:paraId="6E93DBC7" w14:textId="77777777" w:rsidR="008F7B7E" w:rsidRPr="00845C06" w:rsidRDefault="008F7B7E" w:rsidP="006B106E">
            <w:pPr>
              <w:spacing w:line="278" w:lineRule="auto"/>
              <w:jc w:val="right"/>
            </w:pPr>
            <w:r w:rsidRPr="00845C06">
              <w:rPr>
                <w:b/>
                <w:bCs/>
              </w:rPr>
              <w:t>1,095,000</w:t>
            </w:r>
          </w:p>
        </w:tc>
        <w:tc>
          <w:tcPr>
            <w:tcW w:w="0" w:type="auto"/>
            <w:shd w:val="clear" w:color="auto" w:fill="FFFFFF" w:themeFill="background1"/>
            <w:tcMar>
              <w:top w:w="150" w:type="dxa"/>
              <w:left w:w="240" w:type="dxa"/>
              <w:bottom w:w="150" w:type="dxa"/>
              <w:right w:w="0" w:type="dxa"/>
            </w:tcMar>
            <w:vAlign w:val="center"/>
            <w:hideMark/>
          </w:tcPr>
          <w:p w14:paraId="3963579B" w14:textId="77777777" w:rsidR="008F7B7E" w:rsidRPr="00845C06" w:rsidRDefault="008F7B7E" w:rsidP="006B106E">
            <w:pPr>
              <w:spacing w:line="278" w:lineRule="auto"/>
              <w:jc w:val="right"/>
            </w:pPr>
            <w:r w:rsidRPr="00845C06">
              <w:rPr>
                <w:b/>
                <w:bCs/>
              </w:rPr>
              <w:t>1,500,000</w:t>
            </w:r>
          </w:p>
        </w:tc>
      </w:tr>
    </w:tbl>
    <w:p w14:paraId="0C177544" w14:textId="77777777" w:rsidR="00D65D6E" w:rsidRDefault="00D65D6E" w:rsidP="00300994"/>
    <w:p w14:paraId="2CC42AEE" w14:textId="77777777" w:rsidR="00AE4231" w:rsidRPr="00845C06" w:rsidRDefault="00AE4231" w:rsidP="00AE4231">
      <w:pPr>
        <w:spacing w:line="278" w:lineRule="auto"/>
        <w:rPr>
          <w:b/>
          <w:bCs/>
        </w:rPr>
      </w:pPr>
      <w:r w:rsidRPr="00845C06">
        <w:rPr>
          <w:b/>
          <w:bCs/>
        </w:rPr>
        <w:t>Licencias y Servicios</w:t>
      </w:r>
    </w:p>
    <w:p w14:paraId="022F937B" w14:textId="77777777" w:rsidR="0067514E" w:rsidRPr="00845C06" w:rsidRDefault="0067514E" w:rsidP="0067514E">
      <w:pPr>
        <w:spacing w:line="278" w:lineRule="auto"/>
      </w:pPr>
      <w:r w:rsidRPr="00845C06">
        <w:t>Los costos de licencias y servicios se basan en las tarifas comerciales vigentes a abril de 2026, convertidas a pesos dominicanos (RD$60.45/USD). Se ha priorizado el uso de </w:t>
      </w:r>
      <w:r w:rsidRPr="00845C06">
        <w:rPr>
          <w:i/>
          <w:iCs/>
        </w:rPr>
        <w:t xml:space="preserve">free </w:t>
      </w:r>
      <w:proofErr w:type="spellStart"/>
      <w:r w:rsidRPr="00845C06">
        <w:rPr>
          <w:i/>
          <w:iCs/>
        </w:rPr>
        <w:t>tiers</w:t>
      </w:r>
      <w:proofErr w:type="spellEnd"/>
      <w:r w:rsidRPr="00845C06">
        <w:t> en los escenarios optimistas, mientras que los escenarios pesimistas consideran configuraciones de pago para servicios críticos.</w:t>
      </w:r>
    </w:p>
    <w:tbl>
      <w:tblPr>
        <w:tblW w:w="0" w:type="auto"/>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757"/>
        <w:gridCol w:w="1954"/>
        <w:gridCol w:w="1655"/>
        <w:gridCol w:w="1911"/>
        <w:gridCol w:w="2348"/>
      </w:tblGrid>
      <w:tr w:rsidR="007532A1" w:rsidRPr="00845C06" w14:paraId="5A19DBC4" w14:textId="77777777" w:rsidTr="00FB487C">
        <w:trPr>
          <w:tblHeader/>
        </w:trPr>
        <w:tc>
          <w:tcPr>
            <w:tcW w:w="1976" w:type="dxa"/>
            <w:shd w:val="clear" w:color="auto" w:fill="FFFFFF" w:themeFill="background1"/>
            <w:tcMar>
              <w:top w:w="150" w:type="dxa"/>
              <w:left w:w="0" w:type="dxa"/>
              <w:bottom w:w="150" w:type="dxa"/>
              <w:right w:w="240" w:type="dxa"/>
            </w:tcMar>
            <w:vAlign w:val="center"/>
            <w:hideMark/>
          </w:tcPr>
          <w:p w14:paraId="0C5408A3" w14:textId="77777777" w:rsidR="00FB487C" w:rsidRPr="00845C06" w:rsidRDefault="00FB487C" w:rsidP="006B106E">
            <w:pPr>
              <w:spacing w:line="278" w:lineRule="auto"/>
              <w:rPr>
                <w:b/>
                <w:bCs/>
              </w:rPr>
            </w:pPr>
            <w:r w:rsidRPr="00845C06">
              <w:rPr>
                <w:b/>
                <w:bCs/>
              </w:rPr>
              <w:t>Servicio</w:t>
            </w:r>
          </w:p>
        </w:tc>
        <w:tc>
          <w:tcPr>
            <w:tcW w:w="0" w:type="auto"/>
            <w:shd w:val="clear" w:color="auto" w:fill="FFFFFF" w:themeFill="background1"/>
            <w:tcMar>
              <w:top w:w="150" w:type="dxa"/>
              <w:left w:w="240" w:type="dxa"/>
              <w:bottom w:w="150" w:type="dxa"/>
              <w:right w:w="240" w:type="dxa"/>
            </w:tcMar>
            <w:vAlign w:val="center"/>
            <w:hideMark/>
          </w:tcPr>
          <w:p w14:paraId="0EDC1462" w14:textId="77777777" w:rsidR="00FB487C" w:rsidRPr="00845C06" w:rsidRDefault="00FB487C" w:rsidP="006B106E">
            <w:pPr>
              <w:spacing w:line="278" w:lineRule="auto"/>
              <w:rPr>
                <w:b/>
                <w:bCs/>
              </w:rPr>
            </w:pPr>
            <w:r w:rsidRPr="00845C06">
              <w:rPr>
                <w:b/>
                <w:bCs/>
              </w:rPr>
              <w:t>Optimista (3 meses)</w:t>
            </w:r>
          </w:p>
        </w:tc>
        <w:tc>
          <w:tcPr>
            <w:tcW w:w="0" w:type="auto"/>
            <w:shd w:val="clear" w:color="auto" w:fill="FFFFFF" w:themeFill="background1"/>
            <w:tcMar>
              <w:top w:w="150" w:type="dxa"/>
              <w:left w:w="240" w:type="dxa"/>
              <w:bottom w:w="150" w:type="dxa"/>
              <w:right w:w="240" w:type="dxa"/>
            </w:tcMar>
            <w:vAlign w:val="center"/>
            <w:hideMark/>
          </w:tcPr>
          <w:p w14:paraId="2C06ABCD" w14:textId="77777777" w:rsidR="00FB487C" w:rsidRPr="00845C06" w:rsidRDefault="00FB487C" w:rsidP="006B106E">
            <w:pPr>
              <w:spacing w:line="278" w:lineRule="auto"/>
              <w:rPr>
                <w:b/>
                <w:bCs/>
              </w:rPr>
            </w:pPr>
            <w:r w:rsidRPr="00845C06">
              <w:rPr>
                <w:b/>
                <w:bCs/>
              </w:rPr>
              <w:t>Más probable (3 meses)</w:t>
            </w:r>
          </w:p>
        </w:tc>
        <w:tc>
          <w:tcPr>
            <w:tcW w:w="0" w:type="auto"/>
            <w:shd w:val="clear" w:color="auto" w:fill="FFFFFF" w:themeFill="background1"/>
            <w:tcMar>
              <w:top w:w="150" w:type="dxa"/>
              <w:left w:w="240" w:type="dxa"/>
              <w:bottom w:w="150" w:type="dxa"/>
              <w:right w:w="240" w:type="dxa"/>
            </w:tcMar>
            <w:vAlign w:val="center"/>
            <w:hideMark/>
          </w:tcPr>
          <w:p w14:paraId="16F993CB" w14:textId="77777777" w:rsidR="00FB487C" w:rsidRPr="00845C06" w:rsidRDefault="00FB487C" w:rsidP="006B106E">
            <w:pPr>
              <w:spacing w:line="278" w:lineRule="auto"/>
              <w:rPr>
                <w:b/>
                <w:bCs/>
              </w:rPr>
            </w:pPr>
            <w:r w:rsidRPr="00845C06">
              <w:rPr>
                <w:b/>
                <w:bCs/>
              </w:rPr>
              <w:t>Pesimista (3 meses)</w:t>
            </w:r>
          </w:p>
        </w:tc>
        <w:tc>
          <w:tcPr>
            <w:tcW w:w="0" w:type="auto"/>
            <w:shd w:val="clear" w:color="auto" w:fill="FFFFFF" w:themeFill="background1"/>
            <w:tcMar>
              <w:top w:w="150" w:type="dxa"/>
              <w:left w:w="240" w:type="dxa"/>
              <w:bottom w:w="150" w:type="dxa"/>
              <w:right w:w="240" w:type="dxa"/>
            </w:tcMar>
            <w:vAlign w:val="center"/>
            <w:hideMark/>
          </w:tcPr>
          <w:p w14:paraId="7FA78EAF" w14:textId="77777777" w:rsidR="00FB487C" w:rsidRPr="00845C06" w:rsidRDefault="00FB487C" w:rsidP="006B106E">
            <w:pPr>
              <w:spacing w:line="278" w:lineRule="auto"/>
              <w:rPr>
                <w:b/>
                <w:bCs/>
              </w:rPr>
            </w:pPr>
            <w:r w:rsidRPr="00845C06">
              <w:rPr>
                <w:b/>
                <w:bCs/>
              </w:rPr>
              <w:t>Referencia</w:t>
            </w:r>
          </w:p>
        </w:tc>
      </w:tr>
      <w:tr w:rsidR="007532A1" w:rsidRPr="00845C06" w14:paraId="1B31C831" w14:textId="77777777" w:rsidTr="00FB487C">
        <w:tc>
          <w:tcPr>
            <w:tcW w:w="1976" w:type="dxa"/>
            <w:shd w:val="clear" w:color="auto" w:fill="FFFFFF" w:themeFill="background1"/>
            <w:tcMar>
              <w:top w:w="150" w:type="dxa"/>
              <w:left w:w="0" w:type="dxa"/>
              <w:bottom w:w="150" w:type="dxa"/>
              <w:right w:w="240" w:type="dxa"/>
            </w:tcMar>
            <w:vAlign w:val="center"/>
            <w:hideMark/>
          </w:tcPr>
          <w:p w14:paraId="2D10C259" w14:textId="77777777" w:rsidR="00FB487C" w:rsidRPr="00845C06" w:rsidRDefault="00FB487C" w:rsidP="006B106E">
            <w:pPr>
              <w:spacing w:line="278" w:lineRule="auto"/>
            </w:pPr>
            <w:r w:rsidRPr="00845C06">
              <w:t xml:space="preserve">GitHub </w:t>
            </w:r>
            <w:proofErr w:type="spellStart"/>
            <w:r w:rsidRPr="00845C06">
              <w:t>Teams</w:t>
            </w:r>
            <w:proofErr w:type="spellEnd"/>
            <w:r w:rsidRPr="00845C06">
              <w:t xml:space="preserve"> (4 usuarios)</w:t>
            </w:r>
          </w:p>
        </w:tc>
        <w:tc>
          <w:tcPr>
            <w:tcW w:w="0" w:type="auto"/>
            <w:shd w:val="clear" w:color="auto" w:fill="FFFFFF" w:themeFill="background1"/>
            <w:tcMar>
              <w:top w:w="150" w:type="dxa"/>
              <w:left w:w="240" w:type="dxa"/>
              <w:bottom w:w="150" w:type="dxa"/>
              <w:right w:w="240" w:type="dxa"/>
            </w:tcMar>
            <w:vAlign w:val="center"/>
            <w:hideMark/>
          </w:tcPr>
          <w:p w14:paraId="76FCA97E" w14:textId="77777777" w:rsidR="00FB487C" w:rsidRPr="00845C06" w:rsidRDefault="00FB487C" w:rsidP="006B106E">
            <w:pPr>
              <w:spacing w:line="278" w:lineRule="auto"/>
              <w:jc w:val="right"/>
            </w:pPr>
            <w:r w:rsidRPr="00845C06">
              <w:t xml:space="preserve">0 (free </w:t>
            </w:r>
            <w:proofErr w:type="spellStart"/>
            <w:r w:rsidRPr="00845C06">
              <w:t>tier</w:t>
            </w:r>
            <w:proofErr w:type="spellEnd"/>
            <w:r w:rsidRPr="00845C06">
              <w:t>)</w:t>
            </w:r>
          </w:p>
        </w:tc>
        <w:tc>
          <w:tcPr>
            <w:tcW w:w="0" w:type="auto"/>
            <w:shd w:val="clear" w:color="auto" w:fill="FFFFFF" w:themeFill="background1"/>
            <w:tcMar>
              <w:top w:w="150" w:type="dxa"/>
              <w:left w:w="240" w:type="dxa"/>
              <w:bottom w:w="150" w:type="dxa"/>
              <w:right w:w="240" w:type="dxa"/>
            </w:tcMar>
            <w:vAlign w:val="center"/>
            <w:hideMark/>
          </w:tcPr>
          <w:p w14:paraId="55FF4CD2" w14:textId="77777777" w:rsidR="00FB487C" w:rsidRPr="00845C06" w:rsidRDefault="00FB487C" w:rsidP="006B106E">
            <w:pPr>
              <w:spacing w:line="278" w:lineRule="auto"/>
              <w:jc w:val="right"/>
            </w:pPr>
            <w:r w:rsidRPr="00845C06">
              <w:t>725 (RD$60.45 × 4 × 3)</w:t>
            </w:r>
          </w:p>
        </w:tc>
        <w:tc>
          <w:tcPr>
            <w:tcW w:w="0" w:type="auto"/>
            <w:shd w:val="clear" w:color="auto" w:fill="FFFFFF" w:themeFill="background1"/>
            <w:tcMar>
              <w:top w:w="150" w:type="dxa"/>
              <w:left w:w="240" w:type="dxa"/>
              <w:bottom w:w="150" w:type="dxa"/>
              <w:right w:w="240" w:type="dxa"/>
            </w:tcMar>
            <w:vAlign w:val="center"/>
            <w:hideMark/>
          </w:tcPr>
          <w:p w14:paraId="3E32EC7B" w14:textId="77777777" w:rsidR="00FB487C" w:rsidRPr="00845C06" w:rsidRDefault="00FB487C" w:rsidP="006B106E">
            <w:pPr>
              <w:spacing w:line="278" w:lineRule="auto"/>
              <w:jc w:val="right"/>
            </w:pPr>
            <w:r w:rsidRPr="00845C06">
              <w:t>1,450</w:t>
            </w:r>
          </w:p>
        </w:tc>
        <w:tc>
          <w:tcPr>
            <w:tcW w:w="0" w:type="auto"/>
            <w:shd w:val="clear" w:color="auto" w:fill="FFFFFF" w:themeFill="background1"/>
            <w:tcMar>
              <w:top w:w="150" w:type="dxa"/>
              <w:left w:w="240" w:type="dxa"/>
              <w:bottom w:w="150" w:type="dxa"/>
              <w:right w:w="0" w:type="dxa"/>
            </w:tcMar>
            <w:vAlign w:val="center"/>
            <w:hideMark/>
          </w:tcPr>
          <w:p w14:paraId="42A6FC81" w14:textId="77777777" w:rsidR="00FB487C" w:rsidRPr="00845C06" w:rsidRDefault="00FB487C" w:rsidP="006B106E">
            <w:pPr>
              <w:spacing w:line="278" w:lineRule="auto"/>
            </w:pPr>
            <w:r w:rsidRPr="00845C06">
              <w:t>US$4/usuario/mes</w:t>
            </w:r>
          </w:p>
        </w:tc>
      </w:tr>
      <w:tr w:rsidR="007532A1" w:rsidRPr="00845C06" w14:paraId="357B9FA0" w14:textId="77777777" w:rsidTr="00FB487C">
        <w:tc>
          <w:tcPr>
            <w:tcW w:w="1976" w:type="dxa"/>
            <w:shd w:val="clear" w:color="auto" w:fill="FFFFFF" w:themeFill="background1"/>
            <w:tcMar>
              <w:top w:w="150" w:type="dxa"/>
              <w:left w:w="0" w:type="dxa"/>
              <w:bottom w:w="150" w:type="dxa"/>
              <w:right w:w="240" w:type="dxa"/>
            </w:tcMar>
            <w:vAlign w:val="center"/>
            <w:hideMark/>
          </w:tcPr>
          <w:p w14:paraId="5FD9C5C8" w14:textId="77777777" w:rsidR="00FB487C" w:rsidRPr="00845C06" w:rsidRDefault="00FB487C" w:rsidP="006B106E">
            <w:pPr>
              <w:spacing w:line="278" w:lineRule="auto"/>
              <w:rPr>
                <w:lang w:val="en-US"/>
              </w:rPr>
            </w:pPr>
            <w:r w:rsidRPr="00845C06">
              <w:rPr>
                <w:lang w:val="en-US"/>
              </w:rPr>
              <w:t xml:space="preserve">JetBrains All Products Pack (2 </w:t>
            </w:r>
            <w:proofErr w:type="spellStart"/>
            <w:r w:rsidRPr="00845C06">
              <w:rPr>
                <w:lang w:val="en-US"/>
              </w:rPr>
              <w:t>licencias</w:t>
            </w:r>
            <w:proofErr w:type="spellEnd"/>
            <w:r w:rsidRPr="00845C06">
              <w:rPr>
                <w:lang w:val="en-US"/>
              </w:rPr>
              <w:t>)</w:t>
            </w:r>
          </w:p>
        </w:tc>
        <w:tc>
          <w:tcPr>
            <w:tcW w:w="0" w:type="auto"/>
            <w:shd w:val="clear" w:color="auto" w:fill="FFFFFF" w:themeFill="background1"/>
            <w:tcMar>
              <w:top w:w="150" w:type="dxa"/>
              <w:left w:w="240" w:type="dxa"/>
              <w:bottom w:w="150" w:type="dxa"/>
              <w:right w:w="240" w:type="dxa"/>
            </w:tcMar>
            <w:vAlign w:val="center"/>
            <w:hideMark/>
          </w:tcPr>
          <w:p w14:paraId="40857C86" w14:textId="77777777" w:rsidR="00FB487C" w:rsidRPr="00845C06" w:rsidRDefault="00FB487C" w:rsidP="006B106E">
            <w:pPr>
              <w:spacing w:line="278" w:lineRule="auto"/>
              <w:jc w:val="right"/>
            </w:pPr>
            <w:r w:rsidRPr="00845C06">
              <w:t>0 (trial 30 días)</w:t>
            </w:r>
          </w:p>
        </w:tc>
        <w:tc>
          <w:tcPr>
            <w:tcW w:w="0" w:type="auto"/>
            <w:shd w:val="clear" w:color="auto" w:fill="FFFFFF" w:themeFill="background1"/>
            <w:tcMar>
              <w:top w:w="150" w:type="dxa"/>
              <w:left w:w="240" w:type="dxa"/>
              <w:bottom w:w="150" w:type="dxa"/>
              <w:right w:w="240" w:type="dxa"/>
            </w:tcMar>
            <w:vAlign w:val="center"/>
            <w:hideMark/>
          </w:tcPr>
          <w:p w14:paraId="5C06E59D" w14:textId="77777777" w:rsidR="00FB487C" w:rsidRPr="00845C06" w:rsidRDefault="00FB487C" w:rsidP="006B106E">
            <w:pPr>
              <w:spacing w:line="278" w:lineRule="auto"/>
              <w:jc w:val="right"/>
            </w:pPr>
            <w:r w:rsidRPr="00845C06">
              <w:t>17,349</w:t>
            </w:r>
          </w:p>
        </w:tc>
        <w:tc>
          <w:tcPr>
            <w:tcW w:w="0" w:type="auto"/>
            <w:shd w:val="clear" w:color="auto" w:fill="FFFFFF" w:themeFill="background1"/>
            <w:tcMar>
              <w:top w:w="150" w:type="dxa"/>
              <w:left w:w="240" w:type="dxa"/>
              <w:bottom w:w="150" w:type="dxa"/>
              <w:right w:w="240" w:type="dxa"/>
            </w:tcMar>
            <w:vAlign w:val="center"/>
            <w:hideMark/>
          </w:tcPr>
          <w:p w14:paraId="0FA39613" w14:textId="77777777" w:rsidR="00FB487C" w:rsidRPr="00845C06" w:rsidRDefault="00FB487C" w:rsidP="006B106E">
            <w:pPr>
              <w:spacing w:line="278" w:lineRule="auto"/>
              <w:jc w:val="right"/>
            </w:pPr>
            <w:r w:rsidRPr="00845C06">
              <w:t>34,698</w:t>
            </w:r>
          </w:p>
        </w:tc>
        <w:tc>
          <w:tcPr>
            <w:tcW w:w="0" w:type="auto"/>
            <w:shd w:val="clear" w:color="auto" w:fill="FFFFFF" w:themeFill="background1"/>
            <w:tcMar>
              <w:top w:w="150" w:type="dxa"/>
              <w:left w:w="240" w:type="dxa"/>
              <w:bottom w:w="150" w:type="dxa"/>
              <w:right w:w="0" w:type="dxa"/>
            </w:tcMar>
            <w:vAlign w:val="center"/>
            <w:hideMark/>
          </w:tcPr>
          <w:p w14:paraId="11C108CF" w14:textId="77777777" w:rsidR="00FB487C" w:rsidRPr="00845C06" w:rsidRDefault="00FB487C" w:rsidP="006B106E">
            <w:pPr>
              <w:spacing w:line="278" w:lineRule="auto"/>
            </w:pPr>
            <w:r w:rsidRPr="00845C06">
              <w:t>US$289/primer año por organización</w:t>
            </w:r>
          </w:p>
        </w:tc>
      </w:tr>
      <w:tr w:rsidR="007532A1" w:rsidRPr="00845C06" w14:paraId="7230C6FA" w14:textId="77777777" w:rsidTr="00FB487C">
        <w:tc>
          <w:tcPr>
            <w:tcW w:w="1976" w:type="dxa"/>
            <w:shd w:val="clear" w:color="auto" w:fill="FFFFFF" w:themeFill="background1"/>
            <w:tcMar>
              <w:top w:w="150" w:type="dxa"/>
              <w:left w:w="0" w:type="dxa"/>
              <w:bottom w:w="150" w:type="dxa"/>
              <w:right w:w="240" w:type="dxa"/>
            </w:tcMar>
            <w:vAlign w:val="center"/>
            <w:hideMark/>
          </w:tcPr>
          <w:p w14:paraId="62A7A054" w14:textId="77777777" w:rsidR="00FB487C" w:rsidRPr="00845C06" w:rsidRDefault="00FB487C" w:rsidP="006B106E">
            <w:pPr>
              <w:spacing w:line="278" w:lineRule="auto"/>
            </w:pPr>
            <w:r w:rsidRPr="00845C06">
              <w:t>Microsoft 365 Business Basic (4 usuarios)</w:t>
            </w:r>
          </w:p>
        </w:tc>
        <w:tc>
          <w:tcPr>
            <w:tcW w:w="0" w:type="auto"/>
            <w:shd w:val="clear" w:color="auto" w:fill="FFFFFF" w:themeFill="background1"/>
            <w:tcMar>
              <w:top w:w="150" w:type="dxa"/>
              <w:left w:w="240" w:type="dxa"/>
              <w:bottom w:w="150" w:type="dxa"/>
              <w:right w:w="240" w:type="dxa"/>
            </w:tcMar>
            <w:vAlign w:val="center"/>
            <w:hideMark/>
          </w:tcPr>
          <w:p w14:paraId="53BEA33C" w14:textId="77777777" w:rsidR="00FB487C" w:rsidRPr="00845C06" w:rsidRDefault="00FB487C" w:rsidP="006B106E">
            <w:pPr>
              <w:spacing w:line="278" w:lineRule="auto"/>
              <w:jc w:val="right"/>
            </w:pPr>
            <w:r w:rsidRPr="00845C06">
              <w:t xml:space="preserve">0 (free </w:t>
            </w:r>
            <w:proofErr w:type="spellStart"/>
            <w:r w:rsidRPr="00845C06">
              <w:t>tier</w:t>
            </w:r>
            <w:proofErr w:type="spellEnd"/>
            <w:r w:rsidRPr="00845C06">
              <w:t>)</w:t>
            </w:r>
          </w:p>
        </w:tc>
        <w:tc>
          <w:tcPr>
            <w:tcW w:w="0" w:type="auto"/>
            <w:shd w:val="clear" w:color="auto" w:fill="FFFFFF" w:themeFill="background1"/>
            <w:tcMar>
              <w:top w:w="150" w:type="dxa"/>
              <w:left w:w="240" w:type="dxa"/>
              <w:bottom w:w="150" w:type="dxa"/>
              <w:right w:w="240" w:type="dxa"/>
            </w:tcMar>
            <w:vAlign w:val="center"/>
            <w:hideMark/>
          </w:tcPr>
          <w:p w14:paraId="53892424" w14:textId="77777777" w:rsidR="00FB487C" w:rsidRPr="00845C06" w:rsidRDefault="00FB487C" w:rsidP="006B106E">
            <w:pPr>
              <w:spacing w:line="278" w:lineRule="auto"/>
              <w:jc w:val="right"/>
            </w:pPr>
            <w:r w:rsidRPr="00845C06">
              <w:t>725 (RD$60.45 × 4 × 3)</w:t>
            </w:r>
          </w:p>
        </w:tc>
        <w:tc>
          <w:tcPr>
            <w:tcW w:w="0" w:type="auto"/>
            <w:shd w:val="clear" w:color="auto" w:fill="FFFFFF" w:themeFill="background1"/>
            <w:tcMar>
              <w:top w:w="150" w:type="dxa"/>
              <w:left w:w="240" w:type="dxa"/>
              <w:bottom w:w="150" w:type="dxa"/>
              <w:right w:w="240" w:type="dxa"/>
            </w:tcMar>
            <w:vAlign w:val="center"/>
            <w:hideMark/>
          </w:tcPr>
          <w:p w14:paraId="4F3C4FC5" w14:textId="77777777" w:rsidR="00FB487C" w:rsidRPr="00845C06" w:rsidRDefault="00FB487C" w:rsidP="006B106E">
            <w:pPr>
              <w:spacing w:line="278" w:lineRule="auto"/>
              <w:jc w:val="right"/>
            </w:pPr>
            <w:r w:rsidRPr="00845C06">
              <w:t>1,450</w:t>
            </w:r>
          </w:p>
        </w:tc>
        <w:tc>
          <w:tcPr>
            <w:tcW w:w="0" w:type="auto"/>
            <w:shd w:val="clear" w:color="auto" w:fill="FFFFFF" w:themeFill="background1"/>
            <w:tcMar>
              <w:top w:w="150" w:type="dxa"/>
              <w:left w:w="240" w:type="dxa"/>
              <w:bottom w:w="150" w:type="dxa"/>
              <w:right w:w="0" w:type="dxa"/>
            </w:tcMar>
            <w:vAlign w:val="center"/>
            <w:hideMark/>
          </w:tcPr>
          <w:p w14:paraId="57CD1879" w14:textId="77777777" w:rsidR="00FB487C" w:rsidRPr="00845C06" w:rsidRDefault="00FB487C" w:rsidP="006B106E">
            <w:pPr>
              <w:spacing w:line="278" w:lineRule="auto"/>
            </w:pPr>
            <w:r w:rsidRPr="00845C06">
              <w:t>US$6/usuario/mes</w:t>
            </w:r>
          </w:p>
        </w:tc>
      </w:tr>
      <w:tr w:rsidR="007532A1" w:rsidRPr="00845C06" w14:paraId="7FA82D71" w14:textId="77777777" w:rsidTr="00FB487C">
        <w:tc>
          <w:tcPr>
            <w:tcW w:w="1976" w:type="dxa"/>
            <w:shd w:val="clear" w:color="auto" w:fill="FFFFFF" w:themeFill="background1"/>
            <w:tcMar>
              <w:top w:w="150" w:type="dxa"/>
              <w:left w:w="0" w:type="dxa"/>
              <w:bottom w:w="150" w:type="dxa"/>
              <w:right w:w="240" w:type="dxa"/>
            </w:tcMar>
            <w:vAlign w:val="center"/>
            <w:hideMark/>
          </w:tcPr>
          <w:p w14:paraId="544E49AC" w14:textId="77777777" w:rsidR="00FB487C" w:rsidRPr="00845C06" w:rsidRDefault="00FB487C" w:rsidP="006B106E">
            <w:pPr>
              <w:spacing w:line="278" w:lineRule="auto"/>
              <w:rPr>
                <w:lang w:val="en-US"/>
              </w:rPr>
            </w:pPr>
            <w:r w:rsidRPr="00845C06">
              <w:rPr>
                <w:lang w:val="en-US"/>
              </w:rPr>
              <w:lastRenderedPageBreak/>
              <w:t>Azure App Service (B1 Linux)</w:t>
            </w:r>
          </w:p>
        </w:tc>
        <w:tc>
          <w:tcPr>
            <w:tcW w:w="0" w:type="auto"/>
            <w:shd w:val="clear" w:color="auto" w:fill="FFFFFF" w:themeFill="background1"/>
            <w:tcMar>
              <w:top w:w="150" w:type="dxa"/>
              <w:left w:w="240" w:type="dxa"/>
              <w:bottom w:w="150" w:type="dxa"/>
              <w:right w:w="240" w:type="dxa"/>
            </w:tcMar>
            <w:vAlign w:val="center"/>
            <w:hideMark/>
          </w:tcPr>
          <w:p w14:paraId="5A6D3834" w14:textId="77777777" w:rsidR="00FB487C" w:rsidRPr="00845C06" w:rsidRDefault="00FB487C" w:rsidP="006B106E">
            <w:pPr>
              <w:spacing w:line="278" w:lineRule="auto"/>
              <w:jc w:val="right"/>
            </w:pPr>
            <w:r w:rsidRPr="00845C06">
              <w:t xml:space="preserve">0 (free </w:t>
            </w:r>
            <w:proofErr w:type="spellStart"/>
            <w:r w:rsidRPr="00845C06">
              <w:t>tier</w:t>
            </w:r>
            <w:proofErr w:type="spellEnd"/>
            <w:r w:rsidRPr="00845C06">
              <w:t>)</w:t>
            </w:r>
          </w:p>
        </w:tc>
        <w:tc>
          <w:tcPr>
            <w:tcW w:w="0" w:type="auto"/>
            <w:shd w:val="clear" w:color="auto" w:fill="FFFFFF" w:themeFill="background1"/>
            <w:tcMar>
              <w:top w:w="150" w:type="dxa"/>
              <w:left w:w="240" w:type="dxa"/>
              <w:bottom w:w="150" w:type="dxa"/>
              <w:right w:w="240" w:type="dxa"/>
            </w:tcMar>
            <w:vAlign w:val="center"/>
            <w:hideMark/>
          </w:tcPr>
          <w:p w14:paraId="2B12123C" w14:textId="77777777" w:rsidR="00FB487C" w:rsidRPr="00845C06" w:rsidRDefault="00FB487C" w:rsidP="006B106E">
            <w:pPr>
              <w:spacing w:line="278" w:lineRule="auto"/>
              <w:jc w:val="right"/>
            </w:pPr>
            <w:r w:rsidRPr="00845C06">
              <w:t>2,268 (RD$60.45 × US$12.50 × 3)</w:t>
            </w:r>
          </w:p>
        </w:tc>
        <w:tc>
          <w:tcPr>
            <w:tcW w:w="0" w:type="auto"/>
            <w:shd w:val="clear" w:color="auto" w:fill="FFFFFF" w:themeFill="background1"/>
            <w:tcMar>
              <w:top w:w="150" w:type="dxa"/>
              <w:left w:w="240" w:type="dxa"/>
              <w:bottom w:w="150" w:type="dxa"/>
              <w:right w:w="240" w:type="dxa"/>
            </w:tcMar>
            <w:vAlign w:val="center"/>
            <w:hideMark/>
          </w:tcPr>
          <w:p w14:paraId="6F525E7D" w14:textId="77777777" w:rsidR="00FB487C" w:rsidRPr="00845C06" w:rsidRDefault="00FB487C" w:rsidP="006B106E">
            <w:pPr>
              <w:spacing w:line="278" w:lineRule="auto"/>
              <w:jc w:val="right"/>
            </w:pPr>
            <w:r w:rsidRPr="00845C06">
              <w:t>4,536</w:t>
            </w:r>
          </w:p>
        </w:tc>
        <w:tc>
          <w:tcPr>
            <w:tcW w:w="0" w:type="auto"/>
            <w:shd w:val="clear" w:color="auto" w:fill="FFFFFF" w:themeFill="background1"/>
            <w:tcMar>
              <w:top w:w="150" w:type="dxa"/>
              <w:left w:w="240" w:type="dxa"/>
              <w:bottom w:w="150" w:type="dxa"/>
              <w:right w:w="0" w:type="dxa"/>
            </w:tcMar>
            <w:vAlign w:val="center"/>
            <w:hideMark/>
          </w:tcPr>
          <w:p w14:paraId="45FFC151" w14:textId="77777777" w:rsidR="00FB487C" w:rsidRPr="00845C06" w:rsidRDefault="00FB487C" w:rsidP="006B106E">
            <w:pPr>
              <w:spacing w:line="278" w:lineRule="auto"/>
            </w:pPr>
            <w:r w:rsidRPr="00845C06">
              <w:t>US$12.50/mes (plan básico)</w:t>
            </w:r>
          </w:p>
        </w:tc>
      </w:tr>
      <w:tr w:rsidR="007532A1" w:rsidRPr="00845C06" w14:paraId="3336FF5E" w14:textId="77777777" w:rsidTr="00FB487C">
        <w:tc>
          <w:tcPr>
            <w:tcW w:w="1976" w:type="dxa"/>
            <w:shd w:val="clear" w:color="auto" w:fill="FFFFFF" w:themeFill="background1"/>
            <w:tcMar>
              <w:top w:w="150" w:type="dxa"/>
              <w:left w:w="0" w:type="dxa"/>
              <w:bottom w:w="150" w:type="dxa"/>
              <w:right w:w="240" w:type="dxa"/>
            </w:tcMar>
            <w:vAlign w:val="center"/>
            <w:hideMark/>
          </w:tcPr>
          <w:p w14:paraId="71E45344" w14:textId="77777777" w:rsidR="00FB487C" w:rsidRPr="00845C06" w:rsidRDefault="00FB487C" w:rsidP="006B106E">
            <w:pPr>
              <w:spacing w:line="278" w:lineRule="auto"/>
              <w:rPr>
                <w:lang w:val="en-US"/>
              </w:rPr>
            </w:pPr>
            <w:r w:rsidRPr="00845C06">
              <w:rPr>
                <w:lang w:val="en-US"/>
              </w:rPr>
              <w:t>Azure SQL Database (Basic, 5 DTU)</w:t>
            </w:r>
          </w:p>
        </w:tc>
        <w:tc>
          <w:tcPr>
            <w:tcW w:w="0" w:type="auto"/>
            <w:shd w:val="clear" w:color="auto" w:fill="FFFFFF" w:themeFill="background1"/>
            <w:tcMar>
              <w:top w:w="150" w:type="dxa"/>
              <w:left w:w="240" w:type="dxa"/>
              <w:bottom w:w="150" w:type="dxa"/>
              <w:right w:w="240" w:type="dxa"/>
            </w:tcMar>
            <w:vAlign w:val="center"/>
            <w:hideMark/>
          </w:tcPr>
          <w:p w14:paraId="5F5B446C" w14:textId="77777777" w:rsidR="00FB487C" w:rsidRPr="00845C06" w:rsidRDefault="00FB487C" w:rsidP="006B106E">
            <w:pPr>
              <w:spacing w:line="278" w:lineRule="auto"/>
              <w:jc w:val="right"/>
            </w:pPr>
            <w:r w:rsidRPr="00845C06">
              <w:t xml:space="preserve">0 (free </w:t>
            </w:r>
            <w:proofErr w:type="spellStart"/>
            <w:r w:rsidRPr="00845C06">
              <w:t>tier</w:t>
            </w:r>
            <w:proofErr w:type="spellEnd"/>
            <w:r w:rsidRPr="00845C06">
              <w:t>)</w:t>
            </w:r>
          </w:p>
        </w:tc>
        <w:tc>
          <w:tcPr>
            <w:tcW w:w="0" w:type="auto"/>
            <w:shd w:val="clear" w:color="auto" w:fill="FFFFFF" w:themeFill="background1"/>
            <w:tcMar>
              <w:top w:w="150" w:type="dxa"/>
              <w:left w:w="240" w:type="dxa"/>
              <w:bottom w:w="150" w:type="dxa"/>
              <w:right w:w="240" w:type="dxa"/>
            </w:tcMar>
            <w:vAlign w:val="center"/>
            <w:hideMark/>
          </w:tcPr>
          <w:p w14:paraId="4B5CD2A7" w14:textId="77777777" w:rsidR="00FB487C" w:rsidRPr="00845C06" w:rsidRDefault="00FB487C" w:rsidP="006B106E">
            <w:pPr>
              <w:spacing w:line="278" w:lineRule="auto"/>
              <w:jc w:val="right"/>
            </w:pPr>
            <w:r w:rsidRPr="00845C06">
              <w:t>907 (RD$60.45 × US$5 × 3)</w:t>
            </w:r>
          </w:p>
        </w:tc>
        <w:tc>
          <w:tcPr>
            <w:tcW w:w="0" w:type="auto"/>
            <w:shd w:val="clear" w:color="auto" w:fill="FFFFFF" w:themeFill="background1"/>
            <w:tcMar>
              <w:top w:w="150" w:type="dxa"/>
              <w:left w:w="240" w:type="dxa"/>
              <w:bottom w:w="150" w:type="dxa"/>
              <w:right w:w="240" w:type="dxa"/>
            </w:tcMar>
            <w:vAlign w:val="center"/>
            <w:hideMark/>
          </w:tcPr>
          <w:p w14:paraId="430A2E54" w14:textId="77777777" w:rsidR="00FB487C" w:rsidRPr="00845C06" w:rsidRDefault="00FB487C" w:rsidP="006B106E">
            <w:pPr>
              <w:spacing w:line="278" w:lineRule="auto"/>
              <w:jc w:val="right"/>
            </w:pPr>
            <w:r w:rsidRPr="00845C06">
              <w:t>1,814</w:t>
            </w:r>
          </w:p>
        </w:tc>
        <w:tc>
          <w:tcPr>
            <w:tcW w:w="0" w:type="auto"/>
            <w:shd w:val="clear" w:color="auto" w:fill="FFFFFF" w:themeFill="background1"/>
            <w:tcMar>
              <w:top w:w="150" w:type="dxa"/>
              <w:left w:w="240" w:type="dxa"/>
              <w:bottom w:w="150" w:type="dxa"/>
              <w:right w:w="0" w:type="dxa"/>
            </w:tcMar>
            <w:vAlign w:val="center"/>
            <w:hideMark/>
          </w:tcPr>
          <w:p w14:paraId="78A0284D" w14:textId="77777777" w:rsidR="00FB487C" w:rsidRPr="00845C06" w:rsidRDefault="00FB487C" w:rsidP="006B106E">
            <w:pPr>
              <w:spacing w:line="278" w:lineRule="auto"/>
            </w:pPr>
            <w:r w:rsidRPr="00845C06">
              <w:t>US$5/mes</w:t>
            </w:r>
          </w:p>
        </w:tc>
      </w:tr>
      <w:tr w:rsidR="007532A1" w:rsidRPr="00845C06" w14:paraId="0B00F7E0" w14:textId="77777777" w:rsidTr="00FB487C">
        <w:tc>
          <w:tcPr>
            <w:tcW w:w="1976" w:type="dxa"/>
            <w:shd w:val="clear" w:color="auto" w:fill="FFFFFF" w:themeFill="background1"/>
            <w:tcMar>
              <w:top w:w="150" w:type="dxa"/>
              <w:left w:w="0" w:type="dxa"/>
              <w:bottom w:w="150" w:type="dxa"/>
              <w:right w:w="240" w:type="dxa"/>
            </w:tcMar>
            <w:vAlign w:val="center"/>
            <w:hideMark/>
          </w:tcPr>
          <w:p w14:paraId="5FEF9A7B" w14:textId="77777777" w:rsidR="00FB487C" w:rsidRPr="00845C06" w:rsidRDefault="00FB487C" w:rsidP="006B106E">
            <w:pPr>
              <w:spacing w:line="278" w:lineRule="auto"/>
            </w:pPr>
            <w:r w:rsidRPr="00845C06">
              <w:t>Azure Blob Storage (50 GB)</w:t>
            </w:r>
          </w:p>
        </w:tc>
        <w:tc>
          <w:tcPr>
            <w:tcW w:w="0" w:type="auto"/>
            <w:shd w:val="clear" w:color="auto" w:fill="FFFFFF" w:themeFill="background1"/>
            <w:tcMar>
              <w:top w:w="150" w:type="dxa"/>
              <w:left w:w="240" w:type="dxa"/>
              <w:bottom w:w="150" w:type="dxa"/>
              <w:right w:w="240" w:type="dxa"/>
            </w:tcMar>
            <w:vAlign w:val="center"/>
            <w:hideMark/>
          </w:tcPr>
          <w:p w14:paraId="060638A7" w14:textId="77777777" w:rsidR="00FB487C" w:rsidRPr="00845C06" w:rsidRDefault="00FB487C" w:rsidP="006B106E">
            <w:pPr>
              <w:spacing w:line="278" w:lineRule="auto"/>
              <w:jc w:val="right"/>
            </w:pPr>
            <w:r w:rsidRPr="00845C06">
              <w:t xml:space="preserve">0 (free </w:t>
            </w:r>
            <w:proofErr w:type="spellStart"/>
            <w:r w:rsidRPr="00845C06">
              <w:t>tier</w:t>
            </w:r>
            <w:proofErr w:type="spellEnd"/>
            <w:r w:rsidRPr="00845C06">
              <w:t>)</w:t>
            </w:r>
          </w:p>
        </w:tc>
        <w:tc>
          <w:tcPr>
            <w:tcW w:w="0" w:type="auto"/>
            <w:shd w:val="clear" w:color="auto" w:fill="FFFFFF" w:themeFill="background1"/>
            <w:tcMar>
              <w:top w:w="150" w:type="dxa"/>
              <w:left w:w="240" w:type="dxa"/>
              <w:bottom w:w="150" w:type="dxa"/>
              <w:right w:w="240" w:type="dxa"/>
            </w:tcMar>
            <w:vAlign w:val="center"/>
            <w:hideMark/>
          </w:tcPr>
          <w:p w14:paraId="37B81B96" w14:textId="77777777" w:rsidR="00FB487C" w:rsidRPr="00845C06" w:rsidRDefault="00FB487C" w:rsidP="006B106E">
            <w:pPr>
              <w:spacing w:line="278" w:lineRule="auto"/>
              <w:jc w:val="right"/>
            </w:pPr>
            <w:r w:rsidRPr="00845C06">
              <w:t>272 (RD$60.45 × US$1.50 × 3)</w:t>
            </w:r>
          </w:p>
        </w:tc>
        <w:tc>
          <w:tcPr>
            <w:tcW w:w="0" w:type="auto"/>
            <w:shd w:val="clear" w:color="auto" w:fill="FFFFFF" w:themeFill="background1"/>
            <w:tcMar>
              <w:top w:w="150" w:type="dxa"/>
              <w:left w:w="240" w:type="dxa"/>
              <w:bottom w:w="150" w:type="dxa"/>
              <w:right w:w="240" w:type="dxa"/>
            </w:tcMar>
            <w:vAlign w:val="center"/>
            <w:hideMark/>
          </w:tcPr>
          <w:p w14:paraId="2D0716D2" w14:textId="77777777" w:rsidR="00FB487C" w:rsidRPr="00845C06" w:rsidRDefault="00FB487C" w:rsidP="006B106E">
            <w:pPr>
              <w:spacing w:line="278" w:lineRule="auto"/>
              <w:jc w:val="right"/>
            </w:pPr>
            <w:r w:rsidRPr="00845C06">
              <w:t>544</w:t>
            </w:r>
          </w:p>
        </w:tc>
        <w:tc>
          <w:tcPr>
            <w:tcW w:w="0" w:type="auto"/>
            <w:shd w:val="clear" w:color="auto" w:fill="FFFFFF" w:themeFill="background1"/>
            <w:tcMar>
              <w:top w:w="150" w:type="dxa"/>
              <w:left w:w="240" w:type="dxa"/>
              <w:bottom w:w="150" w:type="dxa"/>
              <w:right w:w="0" w:type="dxa"/>
            </w:tcMar>
            <w:vAlign w:val="center"/>
            <w:hideMark/>
          </w:tcPr>
          <w:p w14:paraId="04033B27" w14:textId="77777777" w:rsidR="00FB487C" w:rsidRPr="00845C06" w:rsidRDefault="00FB487C" w:rsidP="006B106E">
            <w:pPr>
              <w:spacing w:line="278" w:lineRule="auto"/>
            </w:pPr>
            <w:r w:rsidRPr="00845C06">
              <w:t>US$1.50/mes por 50 GB</w:t>
            </w:r>
          </w:p>
        </w:tc>
      </w:tr>
      <w:tr w:rsidR="007532A1" w:rsidRPr="00845C06" w14:paraId="62913688" w14:textId="77777777" w:rsidTr="00FB487C">
        <w:tc>
          <w:tcPr>
            <w:tcW w:w="1976" w:type="dxa"/>
            <w:shd w:val="clear" w:color="auto" w:fill="FFFFFF" w:themeFill="background1"/>
            <w:tcMar>
              <w:top w:w="150" w:type="dxa"/>
              <w:left w:w="0" w:type="dxa"/>
              <w:bottom w:w="150" w:type="dxa"/>
              <w:right w:w="240" w:type="dxa"/>
            </w:tcMar>
            <w:vAlign w:val="center"/>
            <w:hideMark/>
          </w:tcPr>
          <w:p w14:paraId="3F320266" w14:textId="77777777" w:rsidR="00FB487C" w:rsidRPr="00845C06" w:rsidRDefault="00FB487C" w:rsidP="006B106E">
            <w:pPr>
              <w:spacing w:line="278" w:lineRule="auto"/>
            </w:pPr>
            <w:r w:rsidRPr="00845C06">
              <w:t>Nombre de dominio .</w:t>
            </w:r>
            <w:proofErr w:type="spellStart"/>
            <w:r w:rsidRPr="00845C06">
              <w:t>com</w:t>
            </w:r>
            <w:proofErr w:type="spellEnd"/>
            <w:r w:rsidRPr="00845C06">
              <w:t xml:space="preserve"> (</w:t>
            </w:r>
            <w:proofErr w:type="spellStart"/>
            <w:r w:rsidRPr="00845C06">
              <w:t>Namecheap</w:t>
            </w:r>
            <w:proofErr w:type="spellEnd"/>
            <w:r w:rsidRPr="00845C06">
              <w:t>)</w:t>
            </w:r>
          </w:p>
        </w:tc>
        <w:tc>
          <w:tcPr>
            <w:tcW w:w="0" w:type="auto"/>
            <w:shd w:val="clear" w:color="auto" w:fill="FFFFFF" w:themeFill="background1"/>
            <w:tcMar>
              <w:top w:w="150" w:type="dxa"/>
              <w:left w:w="240" w:type="dxa"/>
              <w:bottom w:w="150" w:type="dxa"/>
              <w:right w:w="240" w:type="dxa"/>
            </w:tcMar>
            <w:vAlign w:val="center"/>
            <w:hideMark/>
          </w:tcPr>
          <w:p w14:paraId="7C92DB77" w14:textId="77777777" w:rsidR="00FB487C" w:rsidRPr="00845C06" w:rsidRDefault="00FB487C" w:rsidP="006B106E">
            <w:pPr>
              <w:spacing w:line="278" w:lineRule="auto"/>
              <w:jc w:val="right"/>
            </w:pPr>
            <w:r w:rsidRPr="00845C06">
              <w:t xml:space="preserve">0 (free </w:t>
            </w:r>
            <w:proofErr w:type="spellStart"/>
            <w:r w:rsidRPr="00845C06">
              <w:t>tier</w:t>
            </w:r>
            <w:proofErr w:type="spellEnd"/>
            <w:r w:rsidRPr="00845C06">
              <w:t>)</w:t>
            </w:r>
          </w:p>
        </w:tc>
        <w:tc>
          <w:tcPr>
            <w:tcW w:w="0" w:type="auto"/>
            <w:shd w:val="clear" w:color="auto" w:fill="FFFFFF" w:themeFill="background1"/>
            <w:tcMar>
              <w:top w:w="150" w:type="dxa"/>
              <w:left w:w="240" w:type="dxa"/>
              <w:bottom w:w="150" w:type="dxa"/>
              <w:right w:w="240" w:type="dxa"/>
            </w:tcMar>
            <w:vAlign w:val="center"/>
            <w:hideMark/>
          </w:tcPr>
          <w:p w14:paraId="28FA7152" w14:textId="77777777" w:rsidR="00FB487C" w:rsidRPr="00845C06" w:rsidRDefault="00FB487C" w:rsidP="006B106E">
            <w:pPr>
              <w:spacing w:line="278" w:lineRule="auto"/>
              <w:jc w:val="right"/>
            </w:pPr>
            <w:r w:rsidRPr="00845C06">
              <w:t>456 (RD$456 anual)</w:t>
            </w:r>
          </w:p>
        </w:tc>
        <w:tc>
          <w:tcPr>
            <w:tcW w:w="0" w:type="auto"/>
            <w:shd w:val="clear" w:color="auto" w:fill="FFFFFF" w:themeFill="background1"/>
            <w:tcMar>
              <w:top w:w="150" w:type="dxa"/>
              <w:left w:w="240" w:type="dxa"/>
              <w:bottom w:w="150" w:type="dxa"/>
              <w:right w:w="240" w:type="dxa"/>
            </w:tcMar>
            <w:vAlign w:val="center"/>
            <w:hideMark/>
          </w:tcPr>
          <w:p w14:paraId="2ADA31D4" w14:textId="77777777" w:rsidR="00FB487C" w:rsidRPr="00845C06" w:rsidRDefault="00FB487C" w:rsidP="006B106E">
            <w:pPr>
              <w:spacing w:line="278" w:lineRule="auto"/>
              <w:jc w:val="right"/>
            </w:pPr>
            <w:r w:rsidRPr="00845C06">
              <w:t>912 (2 años)</w:t>
            </w:r>
          </w:p>
        </w:tc>
        <w:tc>
          <w:tcPr>
            <w:tcW w:w="0" w:type="auto"/>
            <w:shd w:val="clear" w:color="auto" w:fill="FFFFFF" w:themeFill="background1"/>
            <w:tcMar>
              <w:top w:w="150" w:type="dxa"/>
              <w:left w:w="240" w:type="dxa"/>
              <w:bottom w:w="150" w:type="dxa"/>
              <w:right w:w="0" w:type="dxa"/>
            </w:tcMar>
            <w:vAlign w:val="center"/>
            <w:hideMark/>
          </w:tcPr>
          <w:p w14:paraId="0FB66018" w14:textId="77777777" w:rsidR="00FB487C" w:rsidRPr="00845C06" w:rsidRDefault="00FB487C" w:rsidP="006B106E">
            <w:pPr>
              <w:spacing w:line="278" w:lineRule="auto"/>
            </w:pPr>
            <w:r w:rsidRPr="00845C06">
              <w:t>RD$456/año</w:t>
            </w:r>
          </w:p>
        </w:tc>
      </w:tr>
      <w:tr w:rsidR="007532A1" w:rsidRPr="00845C06" w14:paraId="6A5EDEA5" w14:textId="77777777" w:rsidTr="00FB487C">
        <w:tc>
          <w:tcPr>
            <w:tcW w:w="1976" w:type="dxa"/>
            <w:shd w:val="clear" w:color="auto" w:fill="FFFFFF" w:themeFill="background1"/>
            <w:tcMar>
              <w:top w:w="150" w:type="dxa"/>
              <w:left w:w="0" w:type="dxa"/>
              <w:bottom w:w="150" w:type="dxa"/>
              <w:right w:w="240" w:type="dxa"/>
            </w:tcMar>
            <w:vAlign w:val="center"/>
            <w:hideMark/>
          </w:tcPr>
          <w:p w14:paraId="77E5F9FC" w14:textId="77777777" w:rsidR="00FB487C" w:rsidRPr="00845C06" w:rsidRDefault="00FB487C" w:rsidP="006B106E">
            <w:pPr>
              <w:spacing w:line="278" w:lineRule="auto"/>
            </w:pPr>
            <w:r w:rsidRPr="00845C06">
              <w:t>Certificado SSL/TLS</w:t>
            </w:r>
          </w:p>
        </w:tc>
        <w:tc>
          <w:tcPr>
            <w:tcW w:w="0" w:type="auto"/>
            <w:shd w:val="clear" w:color="auto" w:fill="FFFFFF" w:themeFill="background1"/>
            <w:tcMar>
              <w:top w:w="150" w:type="dxa"/>
              <w:left w:w="240" w:type="dxa"/>
              <w:bottom w:w="150" w:type="dxa"/>
              <w:right w:w="240" w:type="dxa"/>
            </w:tcMar>
            <w:vAlign w:val="center"/>
            <w:hideMark/>
          </w:tcPr>
          <w:p w14:paraId="4CB43F0B" w14:textId="77777777" w:rsidR="00FB487C" w:rsidRPr="00845C06" w:rsidRDefault="00FB487C" w:rsidP="006B106E">
            <w:pPr>
              <w:spacing w:line="278" w:lineRule="auto"/>
              <w:jc w:val="right"/>
            </w:pPr>
            <w:r w:rsidRPr="00845C06">
              <w:t>0 (</w:t>
            </w:r>
            <w:proofErr w:type="spellStart"/>
            <w:r w:rsidRPr="00845C06">
              <w:t>Let's</w:t>
            </w:r>
            <w:proofErr w:type="spellEnd"/>
            <w:r w:rsidRPr="00845C06">
              <w:t xml:space="preserve"> </w:t>
            </w:r>
            <w:proofErr w:type="spellStart"/>
            <w:r w:rsidRPr="00845C06">
              <w:t>Encrypt</w:t>
            </w:r>
            <w:proofErr w:type="spellEnd"/>
            <w:r w:rsidRPr="00845C06">
              <w:t>)</w:t>
            </w:r>
          </w:p>
        </w:tc>
        <w:tc>
          <w:tcPr>
            <w:tcW w:w="0" w:type="auto"/>
            <w:shd w:val="clear" w:color="auto" w:fill="FFFFFF" w:themeFill="background1"/>
            <w:tcMar>
              <w:top w:w="150" w:type="dxa"/>
              <w:left w:w="240" w:type="dxa"/>
              <w:bottom w:w="150" w:type="dxa"/>
              <w:right w:w="240" w:type="dxa"/>
            </w:tcMar>
            <w:vAlign w:val="center"/>
            <w:hideMark/>
          </w:tcPr>
          <w:p w14:paraId="39E364A2" w14:textId="77777777" w:rsidR="00FB487C" w:rsidRPr="00845C06" w:rsidRDefault="00FB487C" w:rsidP="006B106E">
            <w:pPr>
              <w:spacing w:line="278" w:lineRule="auto"/>
              <w:jc w:val="right"/>
            </w:pPr>
            <w:r w:rsidRPr="00845C06">
              <w:t>0 (</w:t>
            </w:r>
            <w:proofErr w:type="spellStart"/>
            <w:r w:rsidRPr="00845C06">
              <w:t>Let's</w:t>
            </w:r>
            <w:proofErr w:type="spellEnd"/>
            <w:r w:rsidRPr="00845C06">
              <w:t xml:space="preserve"> </w:t>
            </w:r>
            <w:proofErr w:type="spellStart"/>
            <w:r w:rsidRPr="00845C06">
              <w:t>Encrypt</w:t>
            </w:r>
            <w:proofErr w:type="spellEnd"/>
            <w:r w:rsidRPr="00845C06">
              <w:t>)</w:t>
            </w:r>
          </w:p>
        </w:tc>
        <w:tc>
          <w:tcPr>
            <w:tcW w:w="0" w:type="auto"/>
            <w:shd w:val="clear" w:color="auto" w:fill="FFFFFF" w:themeFill="background1"/>
            <w:tcMar>
              <w:top w:w="150" w:type="dxa"/>
              <w:left w:w="240" w:type="dxa"/>
              <w:bottom w:w="150" w:type="dxa"/>
              <w:right w:w="240" w:type="dxa"/>
            </w:tcMar>
            <w:vAlign w:val="center"/>
            <w:hideMark/>
          </w:tcPr>
          <w:p w14:paraId="63987A4F" w14:textId="77777777" w:rsidR="00FB487C" w:rsidRPr="00845C06" w:rsidRDefault="00FB487C" w:rsidP="006B106E">
            <w:pPr>
              <w:spacing w:line="278" w:lineRule="auto"/>
              <w:jc w:val="right"/>
            </w:pPr>
            <w:r w:rsidRPr="00845C06">
              <w:t>12,121 (EV SSL anual)</w:t>
            </w:r>
          </w:p>
        </w:tc>
        <w:tc>
          <w:tcPr>
            <w:tcW w:w="0" w:type="auto"/>
            <w:shd w:val="clear" w:color="auto" w:fill="FFFFFF" w:themeFill="background1"/>
            <w:tcMar>
              <w:top w:w="150" w:type="dxa"/>
              <w:left w:w="240" w:type="dxa"/>
              <w:bottom w:w="150" w:type="dxa"/>
              <w:right w:w="0" w:type="dxa"/>
            </w:tcMar>
            <w:vAlign w:val="center"/>
            <w:hideMark/>
          </w:tcPr>
          <w:p w14:paraId="6B991245" w14:textId="77777777" w:rsidR="00FB487C" w:rsidRPr="00845C06" w:rsidRDefault="00FB487C" w:rsidP="006B106E">
            <w:pPr>
              <w:spacing w:line="278" w:lineRule="auto"/>
              <w:rPr>
                <w:lang w:val="en-US"/>
              </w:rPr>
            </w:pPr>
            <w:r w:rsidRPr="00845C06">
              <w:rPr>
                <w:lang w:val="en-US"/>
              </w:rPr>
              <w:t xml:space="preserve">Let's Encrypt: </w:t>
            </w:r>
            <w:proofErr w:type="spellStart"/>
            <w:r w:rsidRPr="00845C06">
              <w:rPr>
                <w:lang w:val="en-US"/>
              </w:rPr>
              <w:t>gratuito</w:t>
            </w:r>
            <w:proofErr w:type="spellEnd"/>
            <w:r w:rsidRPr="00845C06">
              <w:rPr>
                <w:lang w:val="en-US"/>
              </w:rPr>
              <w:t>; EV SSL: RD$12,121/</w:t>
            </w:r>
            <w:proofErr w:type="spellStart"/>
            <w:r w:rsidRPr="00845C06">
              <w:rPr>
                <w:lang w:val="en-US"/>
              </w:rPr>
              <w:t>año</w:t>
            </w:r>
            <w:proofErr w:type="spellEnd"/>
          </w:p>
        </w:tc>
      </w:tr>
      <w:tr w:rsidR="007532A1" w:rsidRPr="00845C06" w14:paraId="5721D2A7" w14:textId="77777777" w:rsidTr="00FB487C">
        <w:tc>
          <w:tcPr>
            <w:tcW w:w="1976" w:type="dxa"/>
            <w:shd w:val="clear" w:color="auto" w:fill="FFFFFF" w:themeFill="background1"/>
            <w:tcMar>
              <w:top w:w="150" w:type="dxa"/>
              <w:left w:w="0" w:type="dxa"/>
              <w:bottom w:w="150" w:type="dxa"/>
              <w:right w:w="240" w:type="dxa"/>
            </w:tcMar>
            <w:vAlign w:val="center"/>
            <w:hideMark/>
          </w:tcPr>
          <w:p w14:paraId="54904A44" w14:textId="77777777" w:rsidR="00FB487C" w:rsidRPr="00845C06" w:rsidRDefault="00FB487C" w:rsidP="006B106E">
            <w:pPr>
              <w:spacing w:line="278" w:lineRule="auto"/>
            </w:pPr>
            <w:r w:rsidRPr="00845C06">
              <w:t xml:space="preserve">Servicios adicionales (monitoreo, </w:t>
            </w:r>
            <w:proofErr w:type="spellStart"/>
            <w:r w:rsidRPr="00845C06">
              <w:t>backups</w:t>
            </w:r>
            <w:proofErr w:type="spellEnd"/>
            <w:r w:rsidRPr="00845C06">
              <w:t>)</w:t>
            </w:r>
          </w:p>
        </w:tc>
        <w:tc>
          <w:tcPr>
            <w:tcW w:w="0" w:type="auto"/>
            <w:shd w:val="clear" w:color="auto" w:fill="FFFFFF" w:themeFill="background1"/>
            <w:tcMar>
              <w:top w:w="150" w:type="dxa"/>
              <w:left w:w="240" w:type="dxa"/>
              <w:bottom w:w="150" w:type="dxa"/>
              <w:right w:w="240" w:type="dxa"/>
            </w:tcMar>
            <w:vAlign w:val="center"/>
            <w:hideMark/>
          </w:tcPr>
          <w:p w14:paraId="3E7DE2E0" w14:textId="77777777" w:rsidR="00FB487C" w:rsidRPr="00845C06" w:rsidRDefault="00FB487C" w:rsidP="006B106E">
            <w:pPr>
              <w:spacing w:line="278" w:lineRule="auto"/>
              <w:jc w:val="right"/>
            </w:pPr>
            <w:r w:rsidRPr="00845C06">
              <w:t>0</w:t>
            </w:r>
          </w:p>
        </w:tc>
        <w:tc>
          <w:tcPr>
            <w:tcW w:w="0" w:type="auto"/>
            <w:shd w:val="clear" w:color="auto" w:fill="FFFFFF" w:themeFill="background1"/>
            <w:tcMar>
              <w:top w:w="150" w:type="dxa"/>
              <w:left w:w="240" w:type="dxa"/>
              <w:bottom w:w="150" w:type="dxa"/>
              <w:right w:w="240" w:type="dxa"/>
            </w:tcMar>
            <w:vAlign w:val="center"/>
            <w:hideMark/>
          </w:tcPr>
          <w:p w14:paraId="7E7592D9" w14:textId="77777777" w:rsidR="00FB487C" w:rsidRPr="00845C06" w:rsidRDefault="00FB487C" w:rsidP="006B106E">
            <w:pPr>
              <w:spacing w:line="278" w:lineRule="auto"/>
              <w:jc w:val="right"/>
            </w:pPr>
            <w:r w:rsidRPr="00845C06">
              <w:t>453</w:t>
            </w:r>
          </w:p>
        </w:tc>
        <w:tc>
          <w:tcPr>
            <w:tcW w:w="0" w:type="auto"/>
            <w:shd w:val="clear" w:color="auto" w:fill="FFFFFF" w:themeFill="background1"/>
            <w:tcMar>
              <w:top w:w="150" w:type="dxa"/>
              <w:left w:w="240" w:type="dxa"/>
              <w:bottom w:w="150" w:type="dxa"/>
              <w:right w:w="240" w:type="dxa"/>
            </w:tcMar>
            <w:vAlign w:val="center"/>
            <w:hideMark/>
          </w:tcPr>
          <w:p w14:paraId="7F8F891D" w14:textId="77777777" w:rsidR="00FB487C" w:rsidRPr="00845C06" w:rsidRDefault="00FB487C" w:rsidP="006B106E">
            <w:pPr>
              <w:spacing w:line="278" w:lineRule="auto"/>
              <w:jc w:val="right"/>
            </w:pPr>
            <w:r w:rsidRPr="00845C06">
              <w:t>1,510</w:t>
            </w:r>
          </w:p>
        </w:tc>
        <w:tc>
          <w:tcPr>
            <w:tcW w:w="0" w:type="auto"/>
            <w:shd w:val="clear" w:color="auto" w:fill="FFFFFF" w:themeFill="background1"/>
            <w:tcMar>
              <w:top w:w="150" w:type="dxa"/>
              <w:left w:w="240" w:type="dxa"/>
              <w:bottom w:w="150" w:type="dxa"/>
              <w:right w:w="0" w:type="dxa"/>
            </w:tcMar>
            <w:vAlign w:val="center"/>
            <w:hideMark/>
          </w:tcPr>
          <w:p w14:paraId="408C0829" w14:textId="77777777" w:rsidR="00FB487C" w:rsidRPr="00845C06" w:rsidRDefault="00FB487C" w:rsidP="006B106E">
            <w:pPr>
              <w:spacing w:line="278" w:lineRule="auto"/>
            </w:pPr>
            <w:r w:rsidRPr="00845C06">
              <w:t>Contingencia para herramientas de monitoreo</w:t>
            </w:r>
          </w:p>
        </w:tc>
      </w:tr>
      <w:tr w:rsidR="007532A1" w:rsidRPr="00845C06" w14:paraId="0F8E2737" w14:textId="77777777" w:rsidTr="00FB487C">
        <w:tc>
          <w:tcPr>
            <w:tcW w:w="1976" w:type="dxa"/>
            <w:shd w:val="clear" w:color="auto" w:fill="FFFFFF" w:themeFill="background1"/>
            <w:tcMar>
              <w:top w:w="150" w:type="dxa"/>
              <w:left w:w="0" w:type="dxa"/>
              <w:bottom w:w="150" w:type="dxa"/>
              <w:right w:w="240" w:type="dxa"/>
            </w:tcMar>
            <w:vAlign w:val="center"/>
            <w:hideMark/>
          </w:tcPr>
          <w:p w14:paraId="479B2EA1" w14:textId="77777777" w:rsidR="00FB487C" w:rsidRPr="00845C06" w:rsidRDefault="00FB487C" w:rsidP="006B106E">
            <w:pPr>
              <w:spacing w:line="278" w:lineRule="auto"/>
            </w:pPr>
            <w:r w:rsidRPr="00845C06">
              <w:rPr>
                <w:b/>
                <w:bCs/>
              </w:rPr>
              <w:t>Subtotal licencias y servicios</w:t>
            </w:r>
          </w:p>
        </w:tc>
        <w:tc>
          <w:tcPr>
            <w:tcW w:w="0" w:type="auto"/>
            <w:shd w:val="clear" w:color="auto" w:fill="FFFFFF" w:themeFill="background1"/>
            <w:tcMar>
              <w:top w:w="150" w:type="dxa"/>
              <w:left w:w="240" w:type="dxa"/>
              <w:bottom w:w="150" w:type="dxa"/>
              <w:right w:w="240" w:type="dxa"/>
            </w:tcMar>
            <w:vAlign w:val="center"/>
            <w:hideMark/>
          </w:tcPr>
          <w:p w14:paraId="2758A7CA" w14:textId="77777777" w:rsidR="00FB487C" w:rsidRPr="00845C06" w:rsidRDefault="00FB487C" w:rsidP="006B106E">
            <w:pPr>
              <w:spacing w:line="278" w:lineRule="auto"/>
              <w:jc w:val="right"/>
            </w:pPr>
            <w:r w:rsidRPr="00845C06">
              <w:rPr>
                <w:b/>
                <w:bCs/>
              </w:rPr>
              <w:t>0</w:t>
            </w:r>
          </w:p>
        </w:tc>
        <w:tc>
          <w:tcPr>
            <w:tcW w:w="0" w:type="auto"/>
            <w:shd w:val="clear" w:color="auto" w:fill="FFFFFF" w:themeFill="background1"/>
            <w:tcMar>
              <w:top w:w="150" w:type="dxa"/>
              <w:left w:w="240" w:type="dxa"/>
              <w:bottom w:w="150" w:type="dxa"/>
              <w:right w:w="240" w:type="dxa"/>
            </w:tcMar>
            <w:vAlign w:val="center"/>
            <w:hideMark/>
          </w:tcPr>
          <w:p w14:paraId="0F29A6EF" w14:textId="77777777" w:rsidR="00FB487C" w:rsidRPr="00845C06" w:rsidRDefault="00FB487C" w:rsidP="006B106E">
            <w:pPr>
              <w:spacing w:line="278" w:lineRule="auto"/>
              <w:jc w:val="right"/>
            </w:pPr>
            <w:r w:rsidRPr="00845C06">
              <w:rPr>
                <w:b/>
                <w:bCs/>
              </w:rPr>
              <w:t>23,155</w:t>
            </w:r>
          </w:p>
        </w:tc>
        <w:tc>
          <w:tcPr>
            <w:tcW w:w="0" w:type="auto"/>
            <w:shd w:val="clear" w:color="auto" w:fill="FFFFFF" w:themeFill="background1"/>
            <w:tcMar>
              <w:top w:w="150" w:type="dxa"/>
              <w:left w:w="240" w:type="dxa"/>
              <w:bottom w:w="150" w:type="dxa"/>
              <w:right w:w="240" w:type="dxa"/>
            </w:tcMar>
            <w:vAlign w:val="center"/>
            <w:hideMark/>
          </w:tcPr>
          <w:p w14:paraId="4BF5DB4A" w14:textId="77777777" w:rsidR="00FB487C" w:rsidRPr="00845C06" w:rsidRDefault="00FB487C" w:rsidP="006B106E">
            <w:pPr>
              <w:spacing w:line="278" w:lineRule="auto"/>
              <w:jc w:val="right"/>
            </w:pPr>
            <w:r w:rsidRPr="00845C06">
              <w:rPr>
                <w:b/>
                <w:bCs/>
              </w:rPr>
              <w:t>59,035</w:t>
            </w:r>
          </w:p>
        </w:tc>
        <w:tc>
          <w:tcPr>
            <w:tcW w:w="0" w:type="auto"/>
            <w:shd w:val="clear" w:color="auto" w:fill="FFFFFF" w:themeFill="background1"/>
            <w:tcMar>
              <w:top w:w="150" w:type="dxa"/>
              <w:left w:w="240" w:type="dxa"/>
              <w:bottom w:w="150" w:type="dxa"/>
              <w:right w:w="0" w:type="dxa"/>
            </w:tcMar>
            <w:vAlign w:val="center"/>
            <w:hideMark/>
          </w:tcPr>
          <w:p w14:paraId="31EA9620" w14:textId="77777777" w:rsidR="00FB487C" w:rsidRPr="00845C06" w:rsidRDefault="00FB487C" w:rsidP="006B106E">
            <w:pPr>
              <w:spacing w:line="278" w:lineRule="auto"/>
            </w:pPr>
          </w:p>
        </w:tc>
      </w:tr>
    </w:tbl>
    <w:p w14:paraId="6D212CE4" w14:textId="77777777" w:rsidR="00AE4231" w:rsidRDefault="00AE4231" w:rsidP="00300994"/>
    <w:p w14:paraId="50D4C2FF" w14:textId="77777777" w:rsidR="006E05A9" w:rsidRDefault="006E05A9" w:rsidP="00300994"/>
    <w:p w14:paraId="1832BB1F" w14:textId="77777777" w:rsidR="006E05A9" w:rsidRDefault="006E05A9" w:rsidP="00300994"/>
    <w:p w14:paraId="7B787A31" w14:textId="77777777" w:rsidR="006E05A9" w:rsidRDefault="006E05A9" w:rsidP="00300994"/>
    <w:p w14:paraId="6041B913" w14:textId="77777777" w:rsidR="006E05A9" w:rsidRDefault="006E05A9" w:rsidP="00300994"/>
    <w:p w14:paraId="5F750F4F" w14:textId="77777777" w:rsidR="00685A1F" w:rsidRPr="00845C06" w:rsidRDefault="00685A1F" w:rsidP="00685A1F">
      <w:pPr>
        <w:spacing w:line="278" w:lineRule="auto"/>
        <w:rPr>
          <w:b/>
          <w:bCs/>
        </w:rPr>
      </w:pPr>
      <w:r w:rsidRPr="00845C06">
        <w:rPr>
          <w:b/>
          <w:bCs/>
        </w:rPr>
        <w:t>Costo Total y Estimación de Tres Puntos</w:t>
      </w:r>
    </w:p>
    <w:p w14:paraId="19C71A90" w14:textId="77777777" w:rsidR="000E1F3B" w:rsidRDefault="000E1F3B" w:rsidP="000E1F3B">
      <w:r w:rsidRPr="00845C06">
        <w:t xml:space="preserve">A partir de los subtotales de equipos, personal y licencias, </w:t>
      </w:r>
      <w:r>
        <w:t xml:space="preserve">obtenemos </w:t>
      </w:r>
      <w:r w:rsidRPr="00845C06">
        <w:t>el costo total para cada escenario:</w:t>
      </w:r>
    </w:p>
    <w:tbl>
      <w:tblPr>
        <w:tblW w:w="1044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014"/>
        <w:gridCol w:w="1971"/>
        <w:gridCol w:w="2080"/>
        <w:gridCol w:w="2080"/>
        <w:gridCol w:w="2295"/>
      </w:tblGrid>
      <w:tr w:rsidR="007110BF" w:rsidRPr="00845C06" w14:paraId="2397A62A" w14:textId="77777777" w:rsidTr="00301CB3">
        <w:trPr>
          <w:tblHeader/>
        </w:trPr>
        <w:tc>
          <w:tcPr>
            <w:tcW w:w="2014" w:type="dxa"/>
            <w:shd w:val="clear" w:color="auto" w:fill="FFFFFF" w:themeFill="background1"/>
            <w:tcMar>
              <w:top w:w="150" w:type="dxa"/>
              <w:left w:w="0" w:type="dxa"/>
              <w:bottom w:w="150" w:type="dxa"/>
              <w:right w:w="240" w:type="dxa"/>
            </w:tcMar>
            <w:vAlign w:val="center"/>
            <w:hideMark/>
          </w:tcPr>
          <w:p w14:paraId="1F5D8599" w14:textId="77777777" w:rsidR="00301CB3" w:rsidRPr="00845C06" w:rsidRDefault="00301CB3" w:rsidP="006B106E">
            <w:pPr>
              <w:spacing w:line="278" w:lineRule="auto"/>
              <w:rPr>
                <w:b/>
                <w:bCs/>
              </w:rPr>
            </w:pPr>
            <w:r w:rsidRPr="00845C06">
              <w:rPr>
                <w:b/>
                <w:bCs/>
              </w:rPr>
              <w:t>Escenario</w:t>
            </w:r>
          </w:p>
        </w:tc>
        <w:tc>
          <w:tcPr>
            <w:tcW w:w="0" w:type="auto"/>
            <w:shd w:val="clear" w:color="auto" w:fill="FFFFFF" w:themeFill="background1"/>
            <w:tcMar>
              <w:top w:w="150" w:type="dxa"/>
              <w:left w:w="240" w:type="dxa"/>
              <w:bottom w:w="150" w:type="dxa"/>
              <w:right w:w="240" w:type="dxa"/>
            </w:tcMar>
            <w:vAlign w:val="center"/>
            <w:hideMark/>
          </w:tcPr>
          <w:p w14:paraId="61DB0E87" w14:textId="77777777" w:rsidR="00301CB3" w:rsidRPr="00845C06" w:rsidRDefault="00301CB3" w:rsidP="006B106E">
            <w:pPr>
              <w:spacing w:line="278" w:lineRule="auto"/>
              <w:rPr>
                <w:b/>
                <w:bCs/>
              </w:rPr>
            </w:pPr>
            <w:r w:rsidRPr="00845C06">
              <w:rPr>
                <w:b/>
                <w:bCs/>
              </w:rPr>
              <w:t>Equipos (RD$)</w:t>
            </w:r>
          </w:p>
        </w:tc>
        <w:tc>
          <w:tcPr>
            <w:tcW w:w="0" w:type="auto"/>
            <w:shd w:val="clear" w:color="auto" w:fill="FFFFFF" w:themeFill="background1"/>
            <w:tcMar>
              <w:top w:w="150" w:type="dxa"/>
              <w:left w:w="240" w:type="dxa"/>
              <w:bottom w:w="150" w:type="dxa"/>
              <w:right w:w="240" w:type="dxa"/>
            </w:tcMar>
            <w:vAlign w:val="center"/>
            <w:hideMark/>
          </w:tcPr>
          <w:p w14:paraId="2BC949FB" w14:textId="77777777" w:rsidR="00301CB3" w:rsidRPr="00845C06" w:rsidRDefault="00301CB3" w:rsidP="006B106E">
            <w:pPr>
              <w:spacing w:line="278" w:lineRule="auto"/>
              <w:rPr>
                <w:b/>
                <w:bCs/>
              </w:rPr>
            </w:pPr>
            <w:r w:rsidRPr="00845C06">
              <w:rPr>
                <w:b/>
                <w:bCs/>
              </w:rPr>
              <w:t>Personal (RD$)</w:t>
            </w:r>
          </w:p>
        </w:tc>
        <w:tc>
          <w:tcPr>
            <w:tcW w:w="0" w:type="auto"/>
            <w:shd w:val="clear" w:color="auto" w:fill="FFFFFF" w:themeFill="background1"/>
            <w:tcMar>
              <w:top w:w="150" w:type="dxa"/>
              <w:left w:w="240" w:type="dxa"/>
              <w:bottom w:w="150" w:type="dxa"/>
              <w:right w:w="240" w:type="dxa"/>
            </w:tcMar>
            <w:vAlign w:val="center"/>
            <w:hideMark/>
          </w:tcPr>
          <w:p w14:paraId="6427DC1A" w14:textId="77777777" w:rsidR="00301CB3" w:rsidRPr="00845C06" w:rsidRDefault="00301CB3" w:rsidP="006B106E">
            <w:pPr>
              <w:spacing w:line="278" w:lineRule="auto"/>
              <w:rPr>
                <w:b/>
                <w:bCs/>
              </w:rPr>
            </w:pPr>
            <w:r w:rsidRPr="00845C06">
              <w:rPr>
                <w:b/>
                <w:bCs/>
              </w:rPr>
              <w:t>Licencias (RD$)</w:t>
            </w:r>
          </w:p>
        </w:tc>
        <w:tc>
          <w:tcPr>
            <w:tcW w:w="2295" w:type="dxa"/>
            <w:shd w:val="clear" w:color="auto" w:fill="FFFFFF" w:themeFill="background1"/>
            <w:tcMar>
              <w:top w:w="150" w:type="dxa"/>
              <w:left w:w="240" w:type="dxa"/>
              <w:bottom w:w="150" w:type="dxa"/>
              <w:right w:w="240" w:type="dxa"/>
            </w:tcMar>
            <w:vAlign w:val="center"/>
            <w:hideMark/>
          </w:tcPr>
          <w:p w14:paraId="6833BAF1" w14:textId="77777777" w:rsidR="00301CB3" w:rsidRPr="00845C06" w:rsidRDefault="00301CB3" w:rsidP="006B106E">
            <w:pPr>
              <w:spacing w:line="278" w:lineRule="auto"/>
            </w:pPr>
            <w:r w:rsidRPr="00845C06">
              <w:rPr>
                <w:b/>
                <w:bCs/>
              </w:rPr>
              <w:t>Costo Total (RD$)</w:t>
            </w:r>
          </w:p>
        </w:tc>
      </w:tr>
      <w:tr w:rsidR="007110BF" w:rsidRPr="00845C06" w14:paraId="7554EE52" w14:textId="77777777" w:rsidTr="00301CB3">
        <w:tc>
          <w:tcPr>
            <w:tcW w:w="2014" w:type="dxa"/>
            <w:shd w:val="clear" w:color="auto" w:fill="FFFFFF" w:themeFill="background1"/>
            <w:tcMar>
              <w:top w:w="150" w:type="dxa"/>
              <w:left w:w="0" w:type="dxa"/>
              <w:bottom w:w="150" w:type="dxa"/>
              <w:right w:w="240" w:type="dxa"/>
            </w:tcMar>
            <w:vAlign w:val="center"/>
            <w:hideMark/>
          </w:tcPr>
          <w:p w14:paraId="0BCE6158" w14:textId="77777777" w:rsidR="00301CB3" w:rsidRPr="00845C06" w:rsidRDefault="00301CB3" w:rsidP="006B106E">
            <w:pPr>
              <w:spacing w:line="278" w:lineRule="auto"/>
            </w:pPr>
            <w:r w:rsidRPr="00845C06">
              <w:t>Optimista (O)</w:t>
            </w:r>
          </w:p>
        </w:tc>
        <w:tc>
          <w:tcPr>
            <w:tcW w:w="0" w:type="auto"/>
            <w:shd w:val="clear" w:color="auto" w:fill="FFFFFF" w:themeFill="background1"/>
            <w:tcMar>
              <w:top w:w="150" w:type="dxa"/>
              <w:left w:w="240" w:type="dxa"/>
              <w:bottom w:w="150" w:type="dxa"/>
              <w:right w:w="240" w:type="dxa"/>
            </w:tcMar>
            <w:vAlign w:val="center"/>
            <w:hideMark/>
          </w:tcPr>
          <w:p w14:paraId="07791668" w14:textId="77777777" w:rsidR="00301CB3" w:rsidRPr="00845C06" w:rsidRDefault="00301CB3" w:rsidP="006B106E">
            <w:pPr>
              <w:spacing w:line="278" w:lineRule="auto"/>
              <w:jc w:val="right"/>
            </w:pPr>
            <w:r w:rsidRPr="00845C06">
              <w:t>292,000</w:t>
            </w:r>
          </w:p>
        </w:tc>
        <w:tc>
          <w:tcPr>
            <w:tcW w:w="0" w:type="auto"/>
            <w:shd w:val="clear" w:color="auto" w:fill="FFFFFF" w:themeFill="background1"/>
            <w:tcMar>
              <w:top w:w="150" w:type="dxa"/>
              <w:left w:w="240" w:type="dxa"/>
              <w:bottom w:w="150" w:type="dxa"/>
              <w:right w:w="240" w:type="dxa"/>
            </w:tcMar>
            <w:vAlign w:val="center"/>
            <w:hideMark/>
          </w:tcPr>
          <w:p w14:paraId="4B5D586A" w14:textId="77777777" w:rsidR="00301CB3" w:rsidRPr="00845C06" w:rsidRDefault="00301CB3" w:rsidP="006B106E">
            <w:pPr>
              <w:spacing w:line="278" w:lineRule="auto"/>
              <w:jc w:val="right"/>
            </w:pPr>
            <w:r w:rsidRPr="00845C06">
              <w:t>840,000</w:t>
            </w:r>
          </w:p>
        </w:tc>
        <w:tc>
          <w:tcPr>
            <w:tcW w:w="0" w:type="auto"/>
            <w:shd w:val="clear" w:color="auto" w:fill="FFFFFF" w:themeFill="background1"/>
            <w:tcMar>
              <w:top w:w="150" w:type="dxa"/>
              <w:left w:w="240" w:type="dxa"/>
              <w:bottom w:w="150" w:type="dxa"/>
              <w:right w:w="240" w:type="dxa"/>
            </w:tcMar>
            <w:vAlign w:val="center"/>
            <w:hideMark/>
          </w:tcPr>
          <w:p w14:paraId="5715C308" w14:textId="77777777" w:rsidR="00301CB3" w:rsidRPr="00845C06" w:rsidRDefault="00301CB3" w:rsidP="006B106E">
            <w:pPr>
              <w:spacing w:line="278" w:lineRule="auto"/>
              <w:jc w:val="right"/>
            </w:pPr>
            <w:r w:rsidRPr="00845C06">
              <w:t>0</w:t>
            </w:r>
          </w:p>
        </w:tc>
        <w:tc>
          <w:tcPr>
            <w:tcW w:w="2295" w:type="dxa"/>
            <w:shd w:val="clear" w:color="auto" w:fill="FFFFFF" w:themeFill="background1"/>
            <w:tcMar>
              <w:top w:w="150" w:type="dxa"/>
              <w:left w:w="240" w:type="dxa"/>
              <w:bottom w:w="150" w:type="dxa"/>
              <w:right w:w="0" w:type="dxa"/>
            </w:tcMar>
            <w:vAlign w:val="center"/>
            <w:hideMark/>
          </w:tcPr>
          <w:p w14:paraId="78E7F2A7" w14:textId="77777777" w:rsidR="00301CB3" w:rsidRPr="00845C06" w:rsidRDefault="00301CB3" w:rsidP="006B106E">
            <w:pPr>
              <w:spacing w:line="278" w:lineRule="auto"/>
              <w:jc w:val="right"/>
            </w:pPr>
            <w:r w:rsidRPr="00845C06">
              <w:rPr>
                <w:b/>
                <w:bCs/>
              </w:rPr>
              <w:t>1,132,000</w:t>
            </w:r>
          </w:p>
        </w:tc>
      </w:tr>
      <w:tr w:rsidR="007110BF" w:rsidRPr="00845C06" w14:paraId="72F732EA" w14:textId="77777777" w:rsidTr="00301CB3">
        <w:tc>
          <w:tcPr>
            <w:tcW w:w="2014" w:type="dxa"/>
            <w:shd w:val="clear" w:color="auto" w:fill="FFFFFF" w:themeFill="background1"/>
            <w:tcMar>
              <w:top w:w="150" w:type="dxa"/>
              <w:left w:w="0" w:type="dxa"/>
              <w:bottom w:w="150" w:type="dxa"/>
              <w:right w:w="240" w:type="dxa"/>
            </w:tcMar>
            <w:vAlign w:val="center"/>
            <w:hideMark/>
          </w:tcPr>
          <w:p w14:paraId="5647B128" w14:textId="77777777" w:rsidR="00301CB3" w:rsidRPr="00845C06" w:rsidRDefault="00301CB3" w:rsidP="006B106E">
            <w:pPr>
              <w:spacing w:line="278" w:lineRule="auto"/>
            </w:pPr>
            <w:r w:rsidRPr="00845C06">
              <w:t>Más probable (M)</w:t>
            </w:r>
          </w:p>
        </w:tc>
        <w:tc>
          <w:tcPr>
            <w:tcW w:w="0" w:type="auto"/>
            <w:shd w:val="clear" w:color="auto" w:fill="FFFFFF" w:themeFill="background1"/>
            <w:tcMar>
              <w:top w:w="150" w:type="dxa"/>
              <w:left w:w="240" w:type="dxa"/>
              <w:bottom w:w="150" w:type="dxa"/>
              <w:right w:w="240" w:type="dxa"/>
            </w:tcMar>
            <w:vAlign w:val="center"/>
            <w:hideMark/>
          </w:tcPr>
          <w:p w14:paraId="17641EA1" w14:textId="77777777" w:rsidR="00301CB3" w:rsidRPr="00845C06" w:rsidRDefault="00301CB3" w:rsidP="006B106E">
            <w:pPr>
              <w:spacing w:line="278" w:lineRule="auto"/>
              <w:jc w:val="right"/>
            </w:pPr>
            <w:r w:rsidRPr="00845C06">
              <w:t>400,000</w:t>
            </w:r>
          </w:p>
        </w:tc>
        <w:tc>
          <w:tcPr>
            <w:tcW w:w="0" w:type="auto"/>
            <w:shd w:val="clear" w:color="auto" w:fill="FFFFFF" w:themeFill="background1"/>
            <w:tcMar>
              <w:top w:w="150" w:type="dxa"/>
              <w:left w:w="240" w:type="dxa"/>
              <w:bottom w:w="150" w:type="dxa"/>
              <w:right w:w="240" w:type="dxa"/>
            </w:tcMar>
            <w:vAlign w:val="center"/>
            <w:hideMark/>
          </w:tcPr>
          <w:p w14:paraId="76F7CAD2" w14:textId="77777777" w:rsidR="00301CB3" w:rsidRPr="00845C06" w:rsidRDefault="00301CB3" w:rsidP="006B106E">
            <w:pPr>
              <w:spacing w:line="278" w:lineRule="auto"/>
              <w:jc w:val="right"/>
            </w:pPr>
            <w:r w:rsidRPr="00845C06">
              <w:t>1,095,000</w:t>
            </w:r>
          </w:p>
        </w:tc>
        <w:tc>
          <w:tcPr>
            <w:tcW w:w="0" w:type="auto"/>
            <w:shd w:val="clear" w:color="auto" w:fill="FFFFFF" w:themeFill="background1"/>
            <w:tcMar>
              <w:top w:w="150" w:type="dxa"/>
              <w:left w:w="240" w:type="dxa"/>
              <w:bottom w:w="150" w:type="dxa"/>
              <w:right w:w="240" w:type="dxa"/>
            </w:tcMar>
            <w:vAlign w:val="center"/>
            <w:hideMark/>
          </w:tcPr>
          <w:p w14:paraId="1B2CCD4E" w14:textId="77777777" w:rsidR="00301CB3" w:rsidRPr="00845C06" w:rsidRDefault="00301CB3" w:rsidP="006B106E">
            <w:pPr>
              <w:spacing w:line="278" w:lineRule="auto"/>
              <w:jc w:val="right"/>
            </w:pPr>
            <w:r w:rsidRPr="00845C06">
              <w:t>23,155</w:t>
            </w:r>
          </w:p>
        </w:tc>
        <w:tc>
          <w:tcPr>
            <w:tcW w:w="2295" w:type="dxa"/>
            <w:shd w:val="clear" w:color="auto" w:fill="FFFFFF" w:themeFill="background1"/>
            <w:tcMar>
              <w:top w:w="150" w:type="dxa"/>
              <w:left w:w="240" w:type="dxa"/>
              <w:bottom w:w="150" w:type="dxa"/>
              <w:right w:w="0" w:type="dxa"/>
            </w:tcMar>
            <w:vAlign w:val="center"/>
            <w:hideMark/>
          </w:tcPr>
          <w:p w14:paraId="20CCFC49" w14:textId="77777777" w:rsidR="00301CB3" w:rsidRPr="00845C06" w:rsidRDefault="00301CB3" w:rsidP="006B106E">
            <w:pPr>
              <w:spacing w:line="278" w:lineRule="auto"/>
              <w:jc w:val="right"/>
            </w:pPr>
            <w:r w:rsidRPr="00845C06">
              <w:rPr>
                <w:b/>
                <w:bCs/>
              </w:rPr>
              <w:t>1,518,155</w:t>
            </w:r>
          </w:p>
        </w:tc>
      </w:tr>
      <w:tr w:rsidR="007110BF" w:rsidRPr="00845C06" w14:paraId="273B058B" w14:textId="77777777" w:rsidTr="00301CB3">
        <w:tc>
          <w:tcPr>
            <w:tcW w:w="2014" w:type="dxa"/>
            <w:shd w:val="clear" w:color="auto" w:fill="FFFFFF" w:themeFill="background1"/>
            <w:tcMar>
              <w:top w:w="150" w:type="dxa"/>
              <w:left w:w="0" w:type="dxa"/>
              <w:bottom w:w="150" w:type="dxa"/>
              <w:right w:w="240" w:type="dxa"/>
            </w:tcMar>
            <w:vAlign w:val="center"/>
            <w:hideMark/>
          </w:tcPr>
          <w:p w14:paraId="10693645" w14:textId="77777777" w:rsidR="00301CB3" w:rsidRPr="00845C06" w:rsidRDefault="00301CB3" w:rsidP="006B106E">
            <w:pPr>
              <w:spacing w:line="278" w:lineRule="auto"/>
            </w:pPr>
            <w:r w:rsidRPr="00845C06">
              <w:t>Pesimista (P)</w:t>
            </w:r>
          </w:p>
        </w:tc>
        <w:tc>
          <w:tcPr>
            <w:tcW w:w="0" w:type="auto"/>
            <w:shd w:val="clear" w:color="auto" w:fill="FFFFFF" w:themeFill="background1"/>
            <w:tcMar>
              <w:top w:w="150" w:type="dxa"/>
              <w:left w:w="240" w:type="dxa"/>
              <w:bottom w:w="150" w:type="dxa"/>
              <w:right w:w="240" w:type="dxa"/>
            </w:tcMar>
            <w:vAlign w:val="center"/>
            <w:hideMark/>
          </w:tcPr>
          <w:p w14:paraId="2F53A0E7" w14:textId="77777777" w:rsidR="00301CB3" w:rsidRPr="00845C06" w:rsidRDefault="00301CB3" w:rsidP="006B106E">
            <w:pPr>
              <w:spacing w:line="278" w:lineRule="auto"/>
              <w:jc w:val="right"/>
            </w:pPr>
            <w:r w:rsidRPr="00845C06">
              <w:t>602,000</w:t>
            </w:r>
          </w:p>
        </w:tc>
        <w:tc>
          <w:tcPr>
            <w:tcW w:w="0" w:type="auto"/>
            <w:shd w:val="clear" w:color="auto" w:fill="FFFFFF" w:themeFill="background1"/>
            <w:tcMar>
              <w:top w:w="150" w:type="dxa"/>
              <w:left w:w="240" w:type="dxa"/>
              <w:bottom w:w="150" w:type="dxa"/>
              <w:right w:w="240" w:type="dxa"/>
            </w:tcMar>
            <w:vAlign w:val="center"/>
            <w:hideMark/>
          </w:tcPr>
          <w:p w14:paraId="36507B5C" w14:textId="77777777" w:rsidR="00301CB3" w:rsidRPr="00845C06" w:rsidRDefault="00301CB3" w:rsidP="006B106E">
            <w:pPr>
              <w:spacing w:line="278" w:lineRule="auto"/>
              <w:jc w:val="right"/>
            </w:pPr>
            <w:r w:rsidRPr="00845C06">
              <w:t>1,500,000</w:t>
            </w:r>
          </w:p>
        </w:tc>
        <w:tc>
          <w:tcPr>
            <w:tcW w:w="0" w:type="auto"/>
            <w:shd w:val="clear" w:color="auto" w:fill="FFFFFF" w:themeFill="background1"/>
            <w:tcMar>
              <w:top w:w="150" w:type="dxa"/>
              <w:left w:w="240" w:type="dxa"/>
              <w:bottom w:w="150" w:type="dxa"/>
              <w:right w:w="240" w:type="dxa"/>
            </w:tcMar>
            <w:vAlign w:val="center"/>
            <w:hideMark/>
          </w:tcPr>
          <w:p w14:paraId="4899502A" w14:textId="77777777" w:rsidR="00301CB3" w:rsidRPr="00845C06" w:rsidRDefault="00301CB3" w:rsidP="006B106E">
            <w:pPr>
              <w:spacing w:line="278" w:lineRule="auto"/>
              <w:jc w:val="right"/>
            </w:pPr>
            <w:r w:rsidRPr="00845C06">
              <w:t>59,035</w:t>
            </w:r>
          </w:p>
        </w:tc>
        <w:tc>
          <w:tcPr>
            <w:tcW w:w="2295" w:type="dxa"/>
            <w:shd w:val="clear" w:color="auto" w:fill="FFFFFF" w:themeFill="background1"/>
            <w:tcMar>
              <w:top w:w="150" w:type="dxa"/>
              <w:left w:w="240" w:type="dxa"/>
              <w:bottom w:w="150" w:type="dxa"/>
              <w:right w:w="0" w:type="dxa"/>
            </w:tcMar>
            <w:vAlign w:val="center"/>
            <w:hideMark/>
          </w:tcPr>
          <w:p w14:paraId="3CA529A2" w14:textId="77777777" w:rsidR="00301CB3" w:rsidRPr="00845C06" w:rsidRDefault="00301CB3" w:rsidP="006B106E">
            <w:pPr>
              <w:spacing w:line="278" w:lineRule="auto"/>
              <w:jc w:val="right"/>
            </w:pPr>
            <w:r w:rsidRPr="00845C06">
              <w:rPr>
                <w:b/>
                <w:bCs/>
              </w:rPr>
              <w:t>2,161,035</w:t>
            </w:r>
          </w:p>
        </w:tc>
      </w:tr>
    </w:tbl>
    <w:p w14:paraId="66414121" w14:textId="77777777" w:rsidR="006E05A9" w:rsidRDefault="006E05A9" w:rsidP="00300994"/>
    <w:p w14:paraId="5F765A2D" w14:textId="77777777" w:rsidR="001A32A3" w:rsidRPr="001A32A3" w:rsidRDefault="001A32A3" w:rsidP="001A32A3">
      <w:pPr>
        <w:rPr>
          <w:lang w:val="es-US"/>
        </w:rPr>
      </w:pPr>
      <w:r w:rsidRPr="001A32A3">
        <w:rPr>
          <w:b/>
          <w:bCs/>
          <w:lang w:val="es-US"/>
        </w:rPr>
        <w:t>Media ponderada (costo):</w:t>
      </w:r>
    </w:p>
    <w:p w14:paraId="5A6E55E0" w14:textId="543678F9" w:rsidR="001A32A3" w:rsidRPr="001A32A3" w:rsidRDefault="001A32A3" w:rsidP="001A32A3">
      <w:pPr>
        <w:rPr>
          <w:lang w:val="es-US"/>
        </w:rPr>
      </w:pPr>
      <m:oMathPara>
        <m:oMath>
          <m:sSub>
            <m:sSubPr>
              <m:ctrlPr>
                <w:rPr>
                  <w:rFonts w:ascii="Cambria Math" w:hAnsi="Cambria Math"/>
                  <w:lang w:val="es-US"/>
                </w:rPr>
              </m:ctrlPr>
            </m:sSubPr>
            <m:e>
              <m:r>
                <w:rPr>
                  <w:rFonts w:ascii="Cambria Math" w:hAnsi="Cambria Math"/>
                  <w:lang w:val="es-US"/>
                </w:rPr>
                <m:t>E</m:t>
              </m:r>
            </m:e>
            <m:sub>
              <m:r>
                <m:rPr>
                  <m:nor/>
                </m:rPr>
                <w:rPr>
                  <w:lang w:val="es-US"/>
                </w:rPr>
                <m:t>costo</m:t>
              </m:r>
            </m:sub>
          </m:sSub>
          <m:r>
            <w:rPr>
              <w:rFonts w:ascii="Cambria Math" w:hAnsi="Cambria Math"/>
              <w:lang w:val="es-US"/>
            </w:rPr>
            <m:t>=</m:t>
          </m:r>
          <m:f>
            <m:fPr>
              <m:ctrlPr>
                <w:rPr>
                  <w:rFonts w:ascii="Cambria Math" w:hAnsi="Cambria Math"/>
                  <w:lang w:val="es-US"/>
                </w:rPr>
              </m:ctrlPr>
            </m:fPr>
            <m:num>
              <m:r>
                <w:rPr>
                  <w:rFonts w:ascii="Cambria Math" w:hAnsi="Cambria Math"/>
                  <w:lang w:val="es-US"/>
                </w:rPr>
                <m:t>490</m:t>
              </m:r>
              <m:r>
                <m:rPr>
                  <m:nor/>
                </m:rPr>
                <w:rPr>
                  <w:lang w:val="es-US"/>
                </w:rPr>
                <m:t> </m:t>
              </m:r>
              <m:r>
                <w:rPr>
                  <w:rFonts w:ascii="Cambria Math" w:hAnsi="Cambria Math"/>
                  <w:lang w:val="es-US"/>
                </w:rPr>
                <m:t>312+(4×671</m:t>
              </m:r>
              <m:r>
                <m:rPr>
                  <m:nor/>
                </m:rPr>
                <w:rPr>
                  <w:lang w:val="es-US"/>
                </w:rPr>
                <m:t> </m:t>
              </m:r>
              <m:r>
                <w:rPr>
                  <w:rFonts w:ascii="Cambria Math" w:hAnsi="Cambria Math"/>
                  <w:lang w:val="es-US"/>
                </w:rPr>
                <m:t>045)+958</m:t>
              </m:r>
              <m:r>
                <m:rPr>
                  <m:nor/>
                </m:rPr>
                <w:rPr>
                  <w:lang w:val="es-US"/>
                </w:rPr>
                <m:t> </m:t>
              </m:r>
              <m:r>
                <w:rPr>
                  <w:rFonts w:ascii="Cambria Math" w:hAnsi="Cambria Math"/>
                  <w:lang w:val="es-US"/>
                </w:rPr>
                <m:t>503</m:t>
              </m:r>
            </m:num>
            <m:den>
              <m:r>
                <w:rPr>
                  <w:rFonts w:ascii="Cambria Math" w:hAnsi="Cambria Math"/>
                  <w:lang w:val="es-US"/>
                </w:rPr>
                <m:t>6</m:t>
              </m:r>
            </m:den>
          </m:f>
        </m:oMath>
      </m:oMathPara>
    </w:p>
    <w:p w14:paraId="55E150EF" w14:textId="34E40E98" w:rsidR="001A32A3" w:rsidRPr="001A32A3" w:rsidRDefault="001A32A3" w:rsidP="001A32A3">
      <w:pPr>
        <w:rPr>
          <w:lang w:val="es-US"/>
        </w:rPr>
      </w:pPr>
      <m:oMathPara>
        <m:oMath>
          <m:sSub>
            <m:sSubPr>
              <m:ctrlPr>
                <w:rPr>
                  <w:rFonts w:ascii="Cambria Math" w:hAnsi="Cambria Math"/>
                  <w:lang w:val="es-US"/>
                </w:rPr>
              </m:ctrlPr>
            </m:sSubPr>
            <m:e>
              <m:r>
                <w:rPr>
                  <w:rFonts w:ascii="Cambria Math" w:hAnsi="Cambria Math"/>
                  <w:lang w:val="es-US"/>
                </w:rPr>
                <m:t>E</m:t>
              </m:r>
            </m:e>
            <m:sub>
              <m:r>
                <m:rPr>
                  <m:nor/>
                </m:rPr>
                <w:rPr>
                  <w:lang w:val="es-US"/>
                </w:rPr>
                <m:t>costo</m:t>
              </m:r>
            </m:sub>
          </m:sSub>
          <m:r>
            <w:rPr>
              <w:rFonts w:ascii="Cambria Math" w:hAnsi="Cambria Math"/>
              <w:lang w:val="es-US"/>
            </w:rPr>
            <m:t>=</m:t>
          </m:r>
          <m:f>
            <m:fPr>
              <m:ctrlPr>
                <w:rPr>
                  <w:rFonts w:ascii="Cambria Math" w:hAnsi="Cambria Math"/>
                  <w:lang w:val="es-US"/>
                </w:rPr>
              </m:ctrlPr>
            </m:fPr>
            <m:num>
              <m:r>
                <w:rPr>
                  <w:rFonts w:ascii="Cambria Math" w:hAnsi="Cambria Math"/>
                  <w:lang w:val="es-US"/>
                </w:rPr>
                <m:t>490</m:t>
              </m:r>
              <m:r>
                <m:rPr>
                  <m:nor/>
                </m:rPr>
                <w:rPr>
                  <w:lang w:val="es-US"/>
                </w:rPr>
                <m:t> </m:t>
              </m:r>
              <m:r>
                <w:rPr>
                  <w:rFonts w:ascii="Cambria Math" w:hAnsi="Cambria Math"/>
                  <w:lang w:val="es-US"/>
                </w:rPr>
                <m:t>312+2</m:t>
              </m:r>
              <m:r>
                <m:rPr>
                  <m:nor/>
                </m:rPr>
                <w:rPr>
                  <w:lang w:val="es-US"/>
                </w:rPr>
                <m:t> </m:t>
              </m:r>
              <m:r>
                <w:rPr>
                  <w:rFonts w:ascii="Cambria Math" w:hAnsi="Cambria Math"/>
                  <w:lang w:val="es-US"/>
                </w:rPr>
                <m:t>684</m:t>
              </m:r>
              <m:r>
                <m:rPr>
                  <m:nor/>
                </m:rPr>
                <w:rPr>
                  <w:lang w:val="es-US"/>
                </w:rPr>
                <m:t> </m:t>
              </m:r>
              <m:r>
                <w:rPr>
                  <w:rFonts w:ascii="Cambria Math" w:hAnsi="Cambria Math"/>
                  <w:lang w:val="es-US"/>
                </w:rPr>
                <m:t>180+958</m:t>
              </m:r>
              <m:r>
                <m:rPr>
                  <m:nor/>
                </m:rPr>
                <w:rPr>
                  <w:lang w:val="es-US"/>
                </w:rPr>
                <m:t> </m:t>
              </m:r>
              <m:r>
                <w:rPr>
                  <w:rFonts w:ascii="Cambria Math" w:hAnsi="Cambria Math"/>
                  <w:lang w:val="es-US"/>
                </w:rPr>
                <m:t>503</m:t>
              </m:r>
            </m:num>
            <m:den>
              <m:r>
                <w:rPr>
                  <w:rFonts w:ascii="Cambria Math" w:hAnsi="Cambria Math"/>
                  <w:lang w:val="es-US"/>
                </w:rPr>
                <m:t>6</m:t>
              </m:r>
            </m:den>
          </m:f>
          <m:r>
            <w:rPr>
              <w:rFonts w:ascii="Cambria Math" w:hAnsi="Cambria Math"/>
              <w:lang w:val="es-US"/>
            </w:rPr>
            <m:t>=</m:t>
          </m:r>
          <m:f>
            <m:fPr>
              <m:ctrlPr>
                <w:rPr>
                  <w:rFonts w:ascii="Cambria Math" w:hAnsi="Cambria Math"/>
                  <w:lang w:val="es-US"/>
                </w:rPr>
              </m:ctrlPr>
            </m:fPr>
            <m:num>
              <m:r>
                <w:rPr>
                  <w:rFonts w:ascii="Cambria Math" w:hAnsi="Cambria Math"/>
                  <w:lang w:val="es-US"/>
                </w:rPr>
                <m:t>4</m:t>
              </m:r>
              <m:r>
                <m:rPr>
                  <m:nor/>
                </m:rPr>
                <w:rPr>
                  <w:lang w:val="es-US"/>
                </w:rPr>
                <m:t> </m:t>
              </m:r>
              <m:r>
                <w:rPr>
                  <w:rFonts w:ascii="Cambria Math" w:hAnsi="Cambria Math"/>
                  <w:lang w:val="es-US"/>
                </w:rPr>
                <m:t>132</m:t>
              </m:r>
              <m:r>
                <m:rPr>
                  <m:nor/>
                </m:rPr>
                <w:rPr>
                  <w:lang w:val="es-US"/>
                </w:rPr>
                <m:t> </m:t>
              </m:r>
              <m:r>
                <w:rPr>
                  <w:rFonts w:ascii="Cambria Math" w:hAnsi="Cambria Math"/>
                  <w:lang w:val="es-US"/>
                </w:rPr>
                <m:t>995</m:t>
              </m:r>
            </m:num>
            <m:den>
              <m:r>
                <w:rPr>
                  <w:rFonts w:ascii="Cambria Math" w:hAnsi="Cambria Math"/>
                  <w:lang w:val="es-US"/>
                </w:rPr>
                <m:t>6</m:t>
              </m:r>
            </m:den>
          </m:f>
          <m:r>
            <w:rPr>
              <w:rFonts w:ascii="Cambria Math" w:hAnsi="Cambria Math"/>
              <w:lang w:val="es-US"/>
            </w:rPr>
            <m:t>≈688</m:t>
          </m:r>
          <m:r>
            <m:rPr>
              <m:nor/>
            </m:rPr>
            <w:rPr>
              <w:lang w:val="es-US"/>
            </w:rPr>
            <m:t> </m:t>
          </m:r>
          <m:r>
            <w:rPr>
              <w:rFonts w:ascii="Cambria Math" w:hAnsi="Cambria Math"/>
              <w:lang w:val="es-US"/>
            </w:rPr>
            <m:t>833</m:t>
          </m:r>
          <m:r>
            <m:rPr>
              <m:nor/>
            </m:rPr>
            <w:rPr>
              <w:lang w:val="es-US"/>
            </w:rPr>
            <m:t xml:space="preserve"> RD$</m:t>
          </m:r>
        </m:oMath>
      </m:oMathPara>
    </w:p>
    <w:p w14:paraId="3FEAC381" w14:textId="77777777" w:rsidR="001A32A3" w:rsidRPr="001A32A3" w:rsidRDefault="001A32A3" w:rsidP="001A32A3">
      <w:pPr>
        <w:rPr>
          <w:lang w:val="es-US"/>
        </w:rPr>
      </w:pPr>
      <w:r w:rsidRPr="001A32A3">
        <w:rPr>
          <w:b/>
          <w:bCs/>
          <w:lang w:val="es-US"/>
        </w:rPr>
        <w:t>Desviación estándar (costo):</w:t>
      </w:r>
    </w:p>
    <w:p w14:paraId="2C5B0E2C" w14:textId="270DEEE8" w:rsidR="001A32A3" w:rsidRPr="001A32A3" w:rsidRDefault="001A32A3" w:rsidP="001A32A3">
      <w:pPr>
        <w:rPr>
          <w:lang w:val="es-US"/>
        </w:rPr>
      </w:pPr>
      <m:oMathPara>
        <m:oMath>
          <m:sSub>
            <m:sSubPr>
              <m:ctrlPr>
                <w:rPr>
                  <w:rFonts w:ascii="Cambria Math" w:hAnsi="Cambria Math"/>
                  <w:lang w:val="es-US"/>
                </w:rPr>
              </m:ctrlPr>
            </m:sSubPr>
            <m:e>
              <m:r>
                <w:rPr>
                  <w:rFonts w:ascii="Cambria Math" w:hAnsi="Cambria Math"/>
                  <w:lang w:val="es-US"/>
                </w:rPr>
                <m:t>σ</m:t>
              </m:r>
            </m:e>
            <m:sub>
              <m:r>
                <m:rPr>
                  <m:nor/>
                </m:rPr>
                <w:rPr>
                  <w:lang w:val="es-US"/>
                </w:rPr>
                <m:t>costo</m:t>
              </m:r>
            </m:sub>
          </m:sSub>
          <m:r>
            <w:rPr>
              <w:rFonts w:ascii="Cambria Math" w:hAnsi="Cambria Math"/>
              <w:lang w:val="es-US"/>
            </w:rPr>
            <m:t>=</m:t>
          </m:r>
          <m:f>
            <m:fPr>
              <m:ctrlPr>
                <w:rPr>
                  <w:rFonts w:ascii="Cambria Math" w:hAnsi="Cambria Math"/>
                  <w:lang w:val="es-US"/>
                </w:rPr>
              </m:ctrlPr>
            </m:fPr>
            <m:num>
              <m:r>
                <w:rPr>
                  <w:rFonts w:ascii="Cambria Math" w:hAnsi="Cambria Math"/>
                  <w:lang w:val="es-US"/>
                </w:rPr>
                <m:t>958</m:t>
              </m:r>
              <m:r>
                <m:rPr>
                  <m:nor/>
                </m:rPr>
                <w:rPr>
                  <w:lang w:val="es-US"/>
                </w:rPr>
                <m:t> </m:t>
              </m:r>
              <m:r>
                <w:rPr>
                  <w:rFonts w:ascii="Cambria Math" w:hAnsi="Cambria Math"/>
                  <w:lang w:val="es-US"/>
                </w:rPr>
                <m:t>503-490</m:t>
              </m:r>
              <m:r>
                <m:rPr>
                  <m:nor/>
                </m:rPr>
                <w:rPr>
                  <w:lang w:val="es-US"/>
                </w:rPr>
                <m:t> </m:t>
              </m:r>
              <m:r>
                <w:rPr>
                  <w:rFonts w:ascii="Cambria Math" w:hAnsi="Cambria Math"/>
                  <w:lang w:val="es-US"/>
                </w:rPr>
                <m:t>312</m:t>
              </m:r>
            </m:num>
            <m:den>
              <m:r>
                <w:rPr>
                  <w:rFonts w:ascii="Cambria Math" w:hAnsi="Cambria Math"/>
                  <w:lang w:val="es-US"/>
                </w:rPr>
                <m:t>6</m:t>
              </m:r>
            </m:den>
          </m:f>
          <m:r>
            <w:rPr>
              <w:rFonts w:ascii="Cambria Math" w:hAnsi="Cambria Math"/>
              <w:lang w:val="es-US"/>
            </w:rPr>
            <m:t>=</m:t>
          </m:r>
          <m:f>
            <m:fPr>
              <m:ctrlPr>
                <w:rPr>
                  <w:rFonts w:ascii="Cambria Math" w:hAnsi="Cambria Math"/>
                  <w:lang w:val="es-US"/>
                </w:rPr>
              </m:ctrlPr>
            </m:fPr>
            <m:num>
              <m:r>
                <w:rPr>
                  <w:rFonts w:ascii="Cambria Math" w:hAnsi="Cambria Math"/>
                  <w:lang w:val="es-US"/>
                </w:rPr>
                <m:t>468</m:t>
              </m:r>
              <m:r>
                <m:rPr>
                  <m:nor/>
                </m:rPr>
                <w:rPr>
                  <w:lang w:val="es-US"/>
                </w:rPr>
                <m:t> </m:t>
              </m:r>
              <m:r>
                <w:rPr>
                  <w:rFonts w:ascii="Cambria Math" w:hAnsi="Cambria Math"/>
                  <w:lang w:val="es-US"/>
                </w:rPr>
                <m:t>191</m:t>
              </m:r>
            </m:num>
            <m:den>
              <m:r>
                <w:rPr>
                  <w:rFonts w:ascii="Cambria Math" w:hAnsi="Cambria Math"/>
                  <w:lang w:val="es-US"/>
                </w:rPr>
                <m:t>6</m:t>
              </m:r>
            </m:den>
          </m:f>
          <m:r>
            <w:rPr>
              <w:rFonts w:ascii="Cambria Math" w:hAnsi="Cambria Math"/>
              <w:lang w:val="es-US"/>
            </w:rPr>
            <m:t>≈78</m:t>
          </m:r>
          <m:r>
            <m:rPr>
              <m:nor/>
            </m:rPr>
            <w:rPr>
              <w:lang w:val="es-US"/>
            </w:rPr>
            <m:t> </m:t>
          </m:r>
          <m:r>
            <w:rPr>
              <w:rFonts w:ascii="Cambria Math" w:hAnsi="Cambria Math"/>
              <w:lang w:val="es-US"/>
            </w:rPr>
            <m:t>032</m:t>
          </m:r>
          <m:r>
            <m:rPr>
              <m:nor/>
            </m:rPr>
            <w:rPr>
              <w:lang w:val="es-US"/>
            </w:rPr>
            <m:t xml:space="preserve"> RD$</m:t>
          </m:r>
        </m:oMath>
      </m:oMathPara>
    </w:p>
    <w:p w14:paraId="028B3D7E" w14:textId="6246E93C" w:rsidR="001A32A3" w:rsidRPr="00D52FF1" w:rsidRDefault="00D52FF1" w:rsidP="00300994">
      <w:pPr>
        <w:rPr>
          <w:u w:val="single"/>
        </w:rPr>
      </w:pPr>
      <w:r w:rsidRPr="00D52FF1">
        <w:t xml:space="preserve">Los resultados obtenidos confirman la viabilidad del proyecto bajo el cronograma establecido de 3 meses, con una holgura de aproximadamente 10 días considerando el rango de confianza del 68%. El volumen de código esperado de 12,333 LOC es consistente con sistemas de mediana complejidad en el ámbito de verificación documental. El costo total estimado de RD$1,560,943 representa una inversión </w:t>
      </w:r>
      <w:r w:rsidRPr="00D52FF1">
        <w:lastRenderedPageBreak/>
        <w:t>razonable para el desarrollo de una plataforma SaaS de estas características en el contexto dominicano, alineada con los costos de desarrollo presentados en la factibilidad económica del anteproyecto.</w:t>
      </w:r>
    </w:p>
    <w:p w14:paraId="590D3F18" w14:textId="77777777" w:rsidR="006E05A9" w:rsidRPr="00EC1580" w:rsidRDefault="006E05A9" w:rsidP="00300994"/>
    <w:p w14:paraId="14421717" w14:textId="69407EDF" w:rsidR="005A3ED5" w:rsidRDefault="005A3ED5" w:rsidP="00953AE8">
      <w:pPr>
        <w:pStyle w:val="Ttulo4"/>
      </w:pPr>
      <w:r>
        <w:t>Estimación de Tiempo</w:t>
      </w:r>
      <w:r w:rsidR="000D5DC5" w:rsidRPr="000D5DC5">
        <w:t xml:space="preserve"> </w:t>
      </w:r>
      <w:r w:rsidR="000D5DC5" w:rsidRPr="000D5DC5">
        <w:t>(días)</w:t>
      </w:r>
    </w:p>
    <w:p w14:paraId="04CA8F10" w14:textId="2D1E4EB9" w:rsidR="00300994" w:rsidRDefault="003A04DE" w:rsidP="00300994">
      <w:r w:rsidRPr="003A04DE">
        <w:t>La línea base se obtiene del Diagrama de Gantt y el cronograma de desarrollo presentado en el documento, donde se contempla un período de </w:t>
      </w:r>
      <w:r w:rsidRPr="003A04DE">
        <w:rPr>
          <w:b/>
          <w:bCs/>
        </w:rPr>
        <w:t>3 meses (≈13 semanas)</w:t>
      </w:r>
      <w:r w:rsidRPr="003A04DE">
        <w:t> para la ejecución de la fase de desarrollo del MVP completo. Las horas/</w:t>
      </w:r>
      <w:r w:rsidR="004B3CDF" w:rsidRPr="003A04DE">
        <w:t>hombres totales</w:t>
      </w:r>
      <w:r w:rsidRPr="003A04DE">
        <w:t xml:space="preserve"> estimadas en el estudio de factibilidad económica del proyecto ascienden a </w:t>
      </w:r>
      <w:r w:rsidRPr="003A04DE">
        <w:rPr>
          <w:b/>
          <w:bCs/>
        </w:rPr>
        <w:t>352 horas</w:t>
      </w:r>
      <w:r w:rsidRPr="003A04DE">
        <w:t> para las dos fases (anteproyecto + desarrollo), de las cuales </w:t>
      </w:r>
      <w:r w:rsidRPr="003A04DE">
        <w:rPr>
          <w:b/>
          <w:bCs/>
        </w:rPr>
        <w:t>256 horas</w:t>
      </w:r>
      <w:r w:rsidRPr="003A04DE">
        <w:t> corresponden exclusivamente a la fase de desarrollo.</w:t>
      </w:r>
    </w:p>
    <w:p w14:paraId="202B62D2" w14:textId="77777777" w:rsidR="00AC11F6" w:rsidRDefault="00AC11F6" w:rsidP="00AC11F6"/>
    <w:p w14:paraId="3B7ACCE2" w14:textId="77777777" w:rsidR="00AC11F6" w:rsidRDefault="00AC11F6" w:rsidP="00AC11F6">
      <w:pPr>
        <w:spacing w:line="278" w:lineRule="auto"/>
      </w:pPr>
      <w:r w:rsidRPr="00B1064C">
        <w:t>Para la estimación de tres puntos, se consideran los siguientes escenarios:</w:t>
      </w:r>
    </w:p>
    <w:p w14:paraId="399EE7B2" w14:textId="77777777" w:rsidR="00F8359A" w:rsidRDefault="00F8359A" w:rsidP="00F8359A"/>
    <w:tbl>
      <w:tblPr>
        <w:tblpPr w:leftFromText="141" w:rightFromText="141" w:vertAnchor="page" w:horzAnchor="margin" w:tblpY="9362"/>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2889"/>
        <w:gridCol w:w="4941"/>
      </w:tblGrid>
      <w:tr w:rsidR="00F8359A" w:rsidRPr="00B1064C" w14:paraId="6D2976E7" w14:textId="77777777" w:rsidTr="006B106E">
        <w:trPr>
          <w:tblHeader/>
        </w:trPr>
        <w:tc>
          <w:tcPr>
            <w:tcW w:w="2245" w:type="dxa"/>
            <w:tcMar>
              <w:top w:w="150" w:type="dxa"/>
              <w:left w:w="0" w:type="dxa"/>
              <w:bottom w:w="150" w:type="dxa"/>
              <w:right w:w="240" w:type="dxa"/>
            </w:tcMar>
            <w:vAlign w:val="center"/>
            <w:hideMark/>
          </w:tcPr>
          <w:p w14:paraId="0F044054" w14:textId="77777777" w:rsidR="00F8359A" w:rsidRPr="00B1064C" w:rsidRDefault="00F8359A" w:rsidP="006B106E">
            <w:pPr>
              <w:spacing w:line="278" w:lineRule="auto"/>
            </w:pPr>
            <w:r w:rsidRPr="00B1064C">
              <w:t>Escenario</w:t>
            </w:r>
          </w:p>
        </w:tc>
        <w:tc>
          <w:tcPr>
            <w:tcW w:w="2889" w:type="dxa"/>
            <w:tcMar>
              <w:top w:w="150" w:type="dxa"/>
              <w:left w:w="240" w:type="dxa"/>
              <w:bottom w:w="150" w:type="dxa"/>
              <w:right w:w="240" w:type="dxa"/>
            </w:tcMar>
            <w:vAlign w:val="center"/>
            <w:hideMark/>
          </w:tcPr>
          <w:p w14:paraId="3124953B" w14:textId="77777777" w:rsidR="00F8359A" w:rsidRPr="00B1064C" w:rsidRDefault="00F8359A" w:rsidP="006B106E">
            <w:pPr>
              <w:spacing w:line="278" w:lineRule="auto"/>
            </w:pPr>
            <w:r w:rsidRPr="00B1064C">
              <w:t>Descripción</w:t>
            </w:r>
          </w:p>
        </w:tc>
        <w:tc>
          <w:tcPr>
            <w:tcW w:w="4941" w:type="dxa"/>
            <w:tcMar>
              <w:top w:w="150" w:type="dxa"/>
              <w:left w:w="240" w:type="dxa"/>
              <w:bottom w:w="150" w:type="dxa"/>
              <w:right w:w="240" w:type="dxa"/>
            </w:tcMar>
            <w:vAlign w:val="center"/>
            <w:hideMark/>
          </w:tcPr>
          <w:p w14:paraId="637DD38B" w14:textId="77777777" w:rsidR="00F8359A" w:rsidRPr="00B1064C" w:rsidRDefault="00F8359A" w:rsidP="006B106E">
            <w:pPr>
              <w:spacing w:line="278" w:lineRule="auto"/>
            </w:pPr>
            <w:r w:rsidRPr="00B1064C">
              <w:t>Justificación</w:t>
            </w:r>
          </w:p>
        </w:tc>
      </w:tr>
      <w:tr w:rsidR="00F8359A" w:rsidRPr="00B1064C" w14:paraId="3C2E4D00" w14:textId="77777777" w:rsidTr="006B106E">
        <w:tc>
          <w:tcPr>
            <w:tcW w:w="2245" w:type="dxa"/>
            <w:tcMar>
              <w:top w:w="150" w:type="dxa"/>
              <w:left w:w="0" w:type="dxa"/>
              <w:bottom w:w="150" w:type="dxa"/>
              <w:right w:w="240" w:type="dxa"/>
            </w:tcMar>
            <w:vAlign w:val="center"/>
            <w:hideMark/>
          </w:tcPr>
          <w:p w14:paraId="6AC35BF9" w14:textId="77777777" w:rsidR="00F8359A" w:rsidRPr="00B1064C" w:rsidRDefault="00F8359A" w:rsidP="006B106E">
            <w:pPr>
              <w:spacing w:line="278" w:lineRule="auto"/>
              <w:rPr>
                <w:sz w:val="16"/>
                <w:szCs w:val="16"/>
              </w:rPr>
            </w:pPr>
            <w:r w:rsidRPr="00B1064C">
              <w:rPr>
                <w:b/>
                <w:bCs/>
                <w:sz w:val="16"/>
                <w:szCs w:val="16"/>
              </w:rPr>
              <w:t>Optimista (O)</w:t>
            </w:r>
          </w:p>
        </w:tc>
        <w:tc>
          <w:tcPr>
            <w:tcW w:w="2889" w:type="dxa"/>
            <w:tcMar>
              <w:top w:w="150" w:type="dxa"/>
              <w:left w:w="240" w:type="dxa"/>
              <w:bottom w:w="150" w:type="dxa"/>
              <w:right w:w="240" w:type="dxa"/>
            </w:tcMar>
            <w:vAlign w:val="center"/>
            <w:hideMark/>
          </w:tcPr>
          <w:p w14:paraId="63AC5A90" w14:textId="77777777" w:rsidR="00F8359A" w:rsidRPr="00B1064C" w:rsidRDefault="00F8359A" w:rsidP="006B106E">
            <w:pPr>
              <w:spacing w:line="278" w:lineRule="auto"/>
            </w:pPr>
            <w:r w:rsidRPr="00B1064C">
              <w:t>70 días</w:t>
            </w:r>
          </w:p>
        </w:tc>
        <w:tc>
          <w:tcPr>
            <w:tcW w:w="4941" w:type="dxa"/>
            <w:tcMar>
              <w:top w:w="150" w:type="dxa"/>
              <w:left w:w="240" w:type="dxa"/>
              <w:bottom w:w="150" w:type="dxa"/>
              <w:right w:w="0" w:type="dxa"/>
            </w:tcMar>
            <w:vAlign w:val="center"/>
            <w:hideMark/>
          </w:tcPr>
          <w:p w14:paraId="661B30DC" w14:textId="77777777" w:rsidR="00F8359A" w:rsidRPr="00B1064C" w:rsidRDefault="00F8359A" w:rsidP="006B106E">
            <w:pPr>
              <w:spacing w:line="278" w:lineRule="auto"/>
            </w:pPr>
            <w:r w:rsidRPr="00B1064C">
              <w:t xml:space="preserve">Se asume que el equipo logra una productividad excepcional, las integraciones con </w:t>
            </w:r>
            <w:proofErr w:type="spellStart"/>
            <w:r w:rsidRPr="00B1064C">
              <w:t>APIs</w:t>
            </w:r>
            <w:proofErr w:type="spellEnd"/>
            <w:r w:rsidRPr="00B1064C">
              <w:t xml:space="preserve"> gubernamentales (DGRI, Catastro, DGII) están disponibles sin contratiempos, y no se requieren iteraciones correctivas mayores.</w:t>
            </w:r>
          </w:p>
        </w:tc>
      </w:tr>
      <w:tr w:rsidR="00F8359A" w:rsidRPr="00B1064C" w14:paraId="22ABA540" w14:textId="77777777" w:rsidTr="006B106E">
        <w:tc>
          <w:tcPr>
            <w:tcW w:w="2245" w:type="dxa"/>
            <w:tcMar>
              <w:top w:w="150" w:type="dxa"/>
              <w:left w:w="0" w:type="dxa"/>
              <w:bottom w:w="150" w:type="dxa"/>
              <w:right w:w="240" w:type="dxa"/>
            </w:tcMar>
            <w:vAlign w:val="center"/>
            <w:hideMark/>
          </w:tcPr>
          <w:p w14:paraId="574CD41D" w14:textId="77777777" w:rsidR="00F8359A" w:rsidRPr="00B1064C" w:rsidRDefault="00F8359A" w:rsidP="006B106E">
            <w:pPr>
              <w:spacing w:line="278" w:lineRule="auto"/>
              <w:rPr>
                <w:sz w:val="16"/>
                <w:szCs w:val="16"/>
              </w:rPr>
            </w:pPr>
            <w:r w:rsidRPr="00B1064C">
              <w:rPr>
                <w:b/>
                <w:bCs/>
                <w:sz w:val="16"/>
                <w:szCs w:val="16"/>
              </w:rPr>
              <w:t>Más probable (M)</w:t>
            </w:r>
          </w:p>
        </w:tc>
        <w:tc>
          <w:tcPr>
            <w:tcW w:w="2889" w:type="dxa"/>
            <w:tcMar>
              <w:top w:w="150" w:type="dxa"/>
              <w:left w:w="240" w:type="dxa"/>
              <w:bottom w:w="150" w:type="dxa"/>
              <w:right w:w="240" w:type="dxa"/>
            </w:tcMar>
            <w:vAlign w:val="center"/>
            <w:hideMark/>
          </w:tcPr>
          <w:p w14:paraId="39723194" w14:textId="77777777" w:rsidR="00F8359A" w:rsidRPr="00B1064C" w:rsidRDefault="00F8359A" w:rsidP="006B106E">
            <w:pPr>
              <w:spacing w:line="278" w:lineRule="auto"/>
            </w:pPr>
            <w:r w:rsidRPr="00B1064C">
              <w:t>90 días (3 meses)</w:t>
            </w:r>
          </w:p>
        </w:tc>
        <w:tc>
          <w:tcPr>
            <w:tcW w:w="4941" w:type="dxa"/>
            <w:tcMar>
              <w:top w:w="150" w:type="dxa"/>
              <w:left w:w="240" w:type="dxa"/>
              <w:bottom w:w="150" w:type="dxa"/>
              <w:right w:w="0" w:type="dxa"/>
            </w:tcMar>
            <w:vAlign w:val="center"/>
            <w:hideMark/>
          </w:tcPr>
          <w:p w14:paraId="6CE4DAD2" w14:textId="77777777" w:rsidR="00F8359A" w:rsidRPr="00B1064C" w:rsidRDefault="00F8359A" w:rsidP="006B106E">
            <w:pPr>
              <w:spacing w:line="278" w:lineRule="auto"/>
            </w:pPr>
            <w:r w:rsidRPr="00B1064C">
              <w:t>Es la duración base documentada en el proyecto, considerando el ritmo de trabajo de un equipo universitario de 4 integrantes con dedicación parcial y las complejidades técnicas propias de la arquitectura seleccionada.</w:t>
            </w:r>
          </w:p>
        </w:tc>
      </w:tr>
      <w:tr w:rsidR="00F8359A" w:rsidRPr="00B1064C" w14:paraId="12249DF1" w14:textId="77777777" w:rsidTr="006B106E">
        <w:tc>
          <w:tcPr>
            <w:tcW w:w="2245" w:type="dxa"/>
            <w:tcMar>
              <w:top w:w="150" w:type="dxa"/>
              <w:left w:w="0" w:type="dxa"/>
              <w:bottom w:w="150" w:type="dxa"/>
              <w:right w:w="240" w:type="dxa"/>
            </w:tcMar>
            <w:vAlign w:val="center"/>
            <w:hideMark/>
          </w:tcPr>
          <w:p w14:paraId="2DEF3E93" w14:textId="77777777" w:rsidR="00F8359A" w:rsidRPr="00B1064C" w:rsidRDefault="00F8359A" w:rsidP="006B106E">
            <w:pPr>
              <w:spacing w:line="278" w:lineRule="auto"/>
              <w:rPr>
                <w:sz w:val="16"/>
                <w:szCs w:val="16"/>
              </w:rPr>
            </w:pPr>
            <w:r w:rsidRPr="00B1064C">
              <w:rPr>
                <w:b/>
                <w:bCs/>
                <w:sz w:val="16"/>
                <w:szCs w:val="16"/>
              </w:rPr>
              <w:lastRenderedPageBreak/>
              <w:t>Pesimista (P)</w:t>
            </w:r>
          </w:p>
        </w:tc>
        <w:tc>
          <w:tcPr>
            <w:tcW w:w="2889" w:type="dxa"/>
            <w:tcMar>
              <w:top w:w="150" w:type="dxa"/>
              <w:left w:w="240" w:type="dxa"/>
              <w:bottom w:w="150" w:type="dxa"/>
              <w:right w:w="240" w:type="dxa"/>
            </w:tcMar>
            <w:vAlign w:val="center"/>
            <w:hideMark/>
          </w:tcPr>
          <w:p w14:paraId="4E405B54" w14:textId="77777777" w:rsidR="00F8359A" w:rsidRPr="00B1064C" w:rsidRDefault="00F8359A" w:rsidP="006B106E">
            <w:pPr>
              <w:spacing w:line="278" w:lineRule="auto"/>
            </w:pPr>
            <w:r w:rsidRPr="00B1064C">
              <w:t>120 días</w:t>
            </w:r>
          </w:p>
        </w:tc>
        <w:tc>
          <w:tcPr>
            <w:tcW w:w="4941" w:type="dxa"/>
            <w:tcMar>
              <w:top w:w="150" w:type="dxa"/>
              <w:left w:w="240" w:type="dxa"/>
              <w:bottom w:w="150" w:type="dxa"/>
              <w:right w:w="0" w:type="dxa"/>
            </w:tcMar>
            <w:vAlign w:val="center"/>
            <w:hideMark/>
          </w:tcPr>
          <w:p w14:paraId="15FC7BC3" w14:textId="77777777" w:rsidR="00F8359A" w:rsidRPr="00B1064C" w:rsidRDefault="00F8359A" w:rsidP="006B106E">
            <w:pPr>
              <w:spacing w:line="278" w:lineRule="auto"/>
            </w:pPr>
            <w:r w:rsidRPr="00B1064C">
              <w:t xml:space="preserve">Se contemplan retrasos típicos: demoras en la habilitación de </w:t>
            </w:r>
            <w:proofErr w:type="spellStart"/>
            <w:r w:rsidRPr="00B1064C">
              <w:t>APIs</w:t>
            </w:r>
            <w:proofErr w:type="spellEnd"/>
            <w:r w:rsidRPr="00B1064C">
              <w:t xml:space="preserve"> gubernamentales, correcciones de errores no previstas, curva de aprendizaje del </w:t>
            </w:r>
            <w:proofErr w:type="spellStart"/>
            <w:r w:rsidRPr="00B1064C">
              <w:t>stack</w:t>
            </w:r>
            <w:proofErr w:type="spellEnd"/>
            <w:r w:rsidRPr="00B1064C">
              <w:t xml:space="preserve"> tecnológico y posibles conflictos de integración con los servicios de Azure.</w:t>
            </w:r>
          </w:p>
        </w:tc>
      </w:tr>
    </w:tbl>
    <w:p w14:paraId="68B5D08A" w14:textId="77777777" w:rsidR="00F8359A" w:rsidRPr="00300994" w:rsidRDefault="00F8359A" w:rsidP="00F8359A"/>
    <w:p w14:paraId="3F84787C" w14:textId="77777777" w:rsidR="00F8359A" w:rsidRPr="0084033C" w:rsidRDefault="00F8359A" w:rsidP="00F8359A">
      <w:pPr>
        <w:rPr>
          <w:lang w:val="es-US"/>
        </w:rPr>
      </w:pPr>
      <w:r w:rsidRPr="0084033C">
        <w:rPr>
          <w:lang w:val="es-US"/>
        </w:rPr>
        <w:t>Aplicando la fórmula de media ponderada:</w:t>
      </w:r>
    </w:p>
    <w:p w14:paraId="580EF4E7" w14:textId="28C08F14" w:rsidR="00F8359A" w:rsidRPr="0084033C" w:rsidRDefault="00F8359A" w:rsidP="00F8359A">
      <w:pPr>
        <w:rPr>
          <w:lang w:val="es-US"/>
        </w:rPr>
      </w:pPr>
      <m:oMathPara>
        <m:oMath>
          <m:sSub>
            <m:sSubPr>
              <m:ctrlPr>
                <w:rPr>
                  <w:rFonts w:ascii="Cambria Math" w:hAnsi="Cambria Math"/>
                  <w:lang w:val="es-US"/>
                </w:rPr>
              </m:ctrlPr>
            </m:sSubPr>
            <m:e>
              <m:r>
                <w:rPr>
                  <w:rFonts w:ascii="Cambria Math" w:hAnsi="Cambria Math"/>
                  <w:lang w:val="es-US"/>
                </w:rPr>
                <m:t>E</m:t>
              </m:r>
            </m:e>
            <m:sub>
              <m:r>
                <m:rPr>
                  <m:nor/>
                </m:rPr>
                <w:rPr>
                  <w:lang w:val="es-US"/>
                </w:rPr>
                <m:t>tiempo</m:t>
              </m:r>
            </m:sub>
          </m:sSub>
          <m:r>
            <w:rPr>
              <w:rFonts w:ascii="Cambria Math" w:hAnsi="Cambria Math"/>
              <w:lang w:val="es-US"/>
            </w:rPr>
            <m:t>=</m:t>
          </m:r>
          <m:f>
            <m:fPr>
              <m:ctrlPr>
                <w:rPr>
                  <w:rFonts w:ascii="Cambria Math" w:hAnsi="Cambria Math"/>
                  <w:lang w:val="es-US"/>
                </w:rPr>
              </m:ctrlPr>
            </m:fPr>
            <m:num>
              <m:r>
                <w:rPr>
                  <w:rFonts w:ascii="Cambria Math" w:hAnsi="Cambria Math"/>
                  <w:lang w:val="es-US"/>
                </w:rPr>
                <m:t>70+(4×90)+120</m:t>
              </m:r>
            </m:num>
            <m:den>
              <m:r>
                <w:rPr>
                  <w:rFonts w:ascii="Cambria Math" w:hAnsi="Cambria Math"/>
                  <w:lang w:val="es-US"/>
                </w:rPr>
                <m:t>6</m:t>
              </m:r>
            </m:den>
          </m:f>
          <m:r>
            <w:rPr>
              <w:rFonts w:ascii="Cambria Math" w:hAnsi="Cambria Math"/>
              <w:lang w:val="es-US"/>
            </w:rPr>
            <m:t>=</m:t>
          </m:r>
          <m:f>
            <m:fPr>
              <m:ctrlPr>
                <w:rPr>
                  <w:rFonts w:ascii="Cambria Math" w:hAnsi="Cambria Math"/>
                  <w:lang w:val="es-US"/>
                </w:rPr>
              </m:ctrlPr>
            </m:fPr>
            <m:num>
              <m:r>
                <w:rPr>
                  <w:rFonts w:ascii="Cambria Math" w:hAnsi="Cambria Math"/>
                  <w:lang w:val="es-US"/>
                </w:rPr>
                <m:t>70+360+120</m:t>
              </m:r>
            </m:num>
            <m:den>
              <m:r>
                <w:rPr>
                  <w:rFonts w:ascii="Cambria Math" w:hAnsi="Cambria Math"/>
                  <w:lang w:val="es-US"/>
                </w:rPr>
                <m:t>6</m:t>
              </m:r>
            </m:den>
          </m:f>
          <m:r>
            <w:rPr>
              <w:rFonts w:ascii="Cambria Math" w:hAnsi="Cambria Math"/>
              <w:lang w:val="es-US"/>
            </w:rPr>
            <m:t>=</m:t>
          </m:r>
          <m:f>
            <m:fPr>
              <m:ctrlPr>
                <w:rPr>
                  <w:rFonts w:ascii="Cambria Math" w:hAnsi="Cambria Math"/>
                  <w:lang w:val="es-US"/>
                </w:rPr>
              </m:ctrlPr>
            </m:fPr>
            <m:num>
              <m:r>
                <w:rPr>
                  <w:rFonts w:ascii="Cambria Math" w:hAnsi="Cambria Math"/>
                  <w:lang w:val="es-US"/>
                </w:rPr>
                <m:t>550</m:t>
              </m:r>
            </m:num>
            <m:den>
              <m:r>
                <w:rPr>
                  <w:rFonts w:ascii="Cambria Math" w:hAnsi="Cambria Math"/>
                  <w:lang w:val="es-US"/>
                </w:rPr>
                <m:t>6</m:t>
              </m:r>
            </m:den>
          </m:f>
          <m:r>
            <w:rPr>
              <w:rFonts w:ascii="Cambria Math" w:hAnsi="Cambria Math"/>
              <w:lang w:val="es-US"/>
            </w:rPr>
            <m:t>≈91.67</m:t>
          </m:r>
          <m:r>
            <m:rPr>
              <m:nor/>
            </m:rPr>
            <w:rPr>
              <w:lang w:val="es-US"/>
            </w:rPr>
            <m:t xml:space="preserve"> d</m:t>
          </m:r>
          <m:acc>
            <m:accPr>
              <m:chr m:val="ˊ"/>
              <m:ctrlPr>
                <w:rPr>
                  <w:rFonts w:ascii="Cambria Math" w:hAnsi="Cambria Math"/>
                  <w:lang w:val="es-US"/>
                </w:rPr>
              </m:ctrlPr>
            </m:accPr>
            <m:e>
              <m:r>
                <m:rPr>
                  <m:nor/>
                </m:rPr>
                <w:rPr>
                  <w:lang w:val="es-US"/>
                </w:rPr>
                <m:t>ı</m:t>
              </m:r>
            </m:e>
          </m:acc>
          <m:r>
            <m:rPr>
              <m:nor/>
            </m:rPr>
            <w:rPr>
              <w:lang w:val="es-US"/>
            </w:rPr>
            <m:t>as</m:t>
          </m:r>
        </m:oMath>
      </m:oMathPara>
    </w:p>
    <w:p w14:paraId="50D6232D" w14:textId="77777777" w:rsidR="00F8359A" w:rsidRPr="0084033C" w:rsidRDefault="00F8359A" w:rsidP="00F8359A">
      <w:pPr>
        <w:rPr>
          <w:lang w:val="es-US"/>
        </w:rPr>
      </w:pPr>
      <w:r w:rsidRPr="0084033C">
        <w:rPr>
          <w:lang w:val="es-US"/>
        </w:rPr>
        <w:t>La desviación estándar resulta:</w:t>
      </w:r>
    </w:p>
    <w:p w14:paraId="42104658" w14:textId="362D11C9" w:rsidR="00F8359A" w:rsidRPr="0084033C" w:rsidRDefault="00F8359A" w:rsidP="00F8359A">
      <w:pPr>
        <w:rPr>
          <w:lang w:val="es-US"/>
        </w:rPr>
      </w:pPr>
      <m:oMathPara>
        <m:oMath>
          <m:sSub>
            <m:sSubPr>
              <m:ctrlPr>
                <w:rPr>
                  <w:rFonts w:ascii="Cambria Math" w:hAnsi="Cambria Math"/>
                  <w:lang w:val="es-US"/>
                </w:rPr>
              </m:ctrlPr>
            </m:sSubPr>
            <m:e>
              <m:r>
                <w:rPr>
                  <w:rFonts w:ascii="Cambria Math" w:hAnsi="Cambria Math"/>
                  <w:lang w:val="es-US"/>
                </w:rPr>
                <m:t>σ</m:t>
              </m:r>
            </m:e>
            <m:sub>
              <m:r>
                <m:rPr>
                  <m:nor/>
                </m:rPr>
                <w:rPr>
                  <w:lang w:val="es-US"/>
                </w:rPr>
                <m:t>tiempo</m:t>
              </m:r>
            </m:sub>
          </m:sSub>
          <m:r>
            <w:rPr>
              <w:rFonts w:ascii="Cambria Math" w:hAnsi="Cambria Math"/>
              <w:lang w:val="es-US"/>
            </w:rPr>
            <m:t>=</m:t>
          </m:r>
          <m:f>
            <m:fPr>
              <m:ctrlPr>
                <w:rPr>
                  <w:rFonts w:ascii="Cambria Math" w:hAnsi="Cambria Math"/>
                  <w:lang w:val="es-US"/>
                </w:rPr>
              </m:ctrlPr>
            </m:fPr>
            <m:num>
              <m:r>
                <w:rPr>
                  <w:rFonts w:ascii="Cambria Math" w:hAnsi="Cambria Math"/>
                  <w:lang w:val="es-US"/>
                </w:rPr>
                <m:t>120-70</m:t>
              </m:r>
            </m:num>
            <m:den>
              <m:r>
                <w:rPr>
                  <w:rFonts w:ascii="Cambria Math" w:hAnsi="Cambria Math"/>
                  <w:lang w:val="es-US"/>
                </w:rPr>
                <m:t>6</m:t>
              </m:r>
            </m:den>
          </m:f>
          <m:r>
            <w:rPr>
              <w:rFonts w:ascii="Cambria Math" w:hAnsi="Cambria Math"/>
              <w:lang w:val="es-US"/>
            </w:rPr>
            <m:t>=</m:t>
          </m:r>
          <m:f>
            <m:fPr>
              <m:ctrlPr>
                <w:rPr>
                  <w:rFonts w:ascii="Cambria Math" w:hAnsi="Cambria Math"/>
                  <w:lang w:val="es-US"/>
                </w:rPr>
              </m:ctrlPr>
            </m:fPr>
            <m:num>
              <m:r>
                <w:rPr>
                  <w:rFonts w:ascii="Cambria Math" w:hAnsi="Cambria Math"/>
                  <w:lang w:val="es-US"/>
                </w:rPr>
                <m:t>50</m:t>
              </m:r>
            </m:num>
            <m:den>
              <m:r>
                <w:rPr>
                  <w:rFonts w:ascii="Cambria Math" w:hAnsi="Cambria Math"/>
                  <w:lang w:val="es-US"/>
                </w:rPr>
                <m:t>6</m:t>
              </m:r>
            </m:den>
          </m:f>
          <m:r>
            <w:rPr>
              <w:rFonts w:ascii="Cambria Math" w:hAnsi="Cambria Math"/>
              <w:lang w:val="es-US"/>
            </w:rPr>
            <m:t>≈8.33</m:t>
          </m:r>
          <m:r>
            <m:rPr>
              <m:nor/>
            </m:rPr>
            <w:rPr>
              <w:lang w:val="es-US"/>
            </w:rPr>
            <m:t xml:space="preserve"> d</m:t>
          </m:r>
          <m:acc>
            <m:accPr>
              <m:chr m:val="ˊ"/>
              <m:ctrlPr>
                <w:rPr>
                  <w:rFonts w:ascii="Cambria Math" w:hAnsi="Cambria Math"/>
                  <w:lang w:val="es-US"/>
                </w:rPr>
              </m:ctrlPr>
            </m:accPr>
            <m:e>
              <m:r>
                <m:rPr>
                  <m:nor/>
                </m:rPr>
                <w:rPr>
                  <w:lang w:val="es-US"/>
                </w:rPr>
                <m:t>ı</m:t>
              </m:r>
            </m:e>
          </m:acc>
          <m:r>
            <m:rPr>
              <m:nor/>
            </m:rPr>
            <w:rPr>
              <w:lang w:val="es-US"/>
            </w:rPr>
            <m:t>as</m:t>
          </m:r>
        </m:oMath>
      </m:oMathPara>
    </w:p>
    <w:p w14:paraId="05678560" w14:textId="77777777" w:rsidR="00F8359A" w:rsidRPr="0084033C" w:rsidRDefault="00F8359A" w:rsidP="00F8359A">
      <w:pPr>
        <w:rPr>
          <w:lang w:val="es-US"/>
        </w:rPr>
      </w:pPr>
      <w:r w:rsidRPr="0084033C">
        <w:rPr>
          <w:b/>
          <w:bCs/>
          <w:lang w:val="es-US"/>
        </w:rPr>
        <w:t>Interpretación:</w:t>
      </w:r>
      <w:r w:rsidRPr="0084033C">
        <w:rPr>
          <w:lang w:val="es-US"/>
        </w:rPr>
        <w:t> Con un nivel de confianza del 68% (una desviación estándar), la duración esperada del desarrollo se sitúa en el rango de </w:t>
      </w:r>
      <w:r w:rsidRPr="0084033C">
        <w:rPr>
          <w:b/>
          <w:bCs/>
          <w:lang w:val="es-US"/>
        </w:rPr>
        <w:t>83 a 100 días</w:t>
      </w:r>
      <w:r w:rsidRPr="0084033C">
        <w:rPr>
          <w:lang w:val="es-US"/>
        </w:rPr>
        <w:t>. El valor esperado de 91.67 días confirma que el cronograma de 3 meses (90 días) constituye una estimación razonable y realista para el alcance planteado.</w:t>
      </w:r>
    </w:p>
    <w:p w14:paraId="14A2D0A9" w14:textId="77777777" w:rsidR="00F8359A" w:rsidRPr="00B1064C" w:rsidRDefault="00F8359A" w:rsidP="00AC11F6">
      <w:pPr>
        <w:spacing w:line="278" w:lineRule="auto"/>
        <w:rPr>
          <w:lang w:val="es-US"/>
        </w:rPr>
      </w:pPr>
    </w:p>
    <w:p w14:paraId="251F8CD2" w14:textId="72F8184C" w:rsidR="00A755C4" w:rsidRPr="0084033C" w:rsidRDefault="00A755C4" w:rsidP="00953AE8">
      <w:pPr>
        <w:rPr>
          <w:lang w:val="es-US"/>
        </w:rPr>
      </w:pPr>
    </w:p>
    <w:p w14:paraId="0BD8967D" w14:textId="59A3A2AC" w:rsidR="00B00899" w:rsidRPr="00432498" w:rsidRDefault="00A755C4" w:rsidP="00953AE8">
      <w:pPr>
        <w:pStyle w:val="Ttulo2"/>
      </w:pPr>
      <w:bookmarkStart w:id="3" w:name="_Toc226540127"/>
      <w:r w:rsidRPr="00B531F2">
        <w:t>E</w:t>
      </w:r>
      <w:r w:rsidR="00B00899">
        <w:t>stimación por Punto de Función</w:t>
      </w:r>
      <w:bookmarkEnd w:id="3"/>
    </w:p>
    <w:p w14:paraId="0F11F236" w14:textId="77777777" w:rsidR="00B00899" w:rsidRDefault="00B00899" w:rsidP="00953AE8">
      <w:pPr>
        <w:pStyle w:val="Ttulo3"/>
      </w:pPr>
      <w:r>
        <w:t>Conceptos</w:t>
      </w:r>
    </w:p>
    <w:p w14:paraId="3E85A8F4" w14:textId="709E6B39" w:rsidR="00B00899" w:rsidRDefault="009B7379" w:rsidP="00953AE8">
      <w:r w:rsidRPr="009B7379">
        <w:t xml:space="preserve">Los Puntos de Función miden el tamaño del software </w:t>
      </w:r>
      <w:r w:rsidRPr="009B7379">
        <w:rPr>
          <w:b/>
          <w:bCs/>
        </w:rPr>
        <w:t>desde la perspectiva del usuario</w:t>
      </w:r>
      <w:r w:rsidRPr="009B7379">
        <w:t xml:space="preserve"> basándose en la funcionalidad que el sistema le entrega, de forma totalmente </w:t>
      </w:r>
      <w:r w:rsidRPr="009B7379">
        <w:rPr>
          <w:b/>
          <w:bCs/>
        </w:rPr>
        <w:t>independiente de la tecnología o lenguaje de programación</w:t>
      </w:r>
      <w:r w:rsidRPr="009B7379">
        <w:t xml:space="preserve"> que se vaya a utilizar</w:t>
      </w:r>
    </w:p>
    <w:p w14:paraId="78C6EA47" w14:textId="77777777" w:rsidR="00090B04" w:rsidRPr="00721BF9" w:rsidRDefault="00090B04" w:rsidP="00953AE8">
      <w:pPr>
        <w:ind w:firstLine="0"/>
      </w:pPr>
      <w:r w:rsidRPr="00721BF9">
        <w:rPr>
          <w:b/>
          <w:bCs/>
        </w:rPr>
        <w:t>Tabla de Clasificación ILF/EIF (DET vs. RET):</w:t>
      </w:r>
    </w:p>
    <w:tbl>
      <w:tblPr>
        <w:tblStyle w:val="Tablanormal2"/>
        <w:tblW w:w="5000" w:type="pct"/>
        <w:tblLook w:val="04A0" w:firstRow="1" w:lastRow="0" w:firstColumn="1" w:lastColumn="0" w:noHBand="0" w:noVBand="1"/>
      </w:tblPr>
      <w:tblGrid>
        <w:gridCol w:w="2016"/>
        <w:gridCol w:w="2306"/>
        <w:gridCol w:w="2544"/>
        <w:gridCol w:w="2494"/>
      </w:tblGrid>
      <w:tr w:rsidR="00AE4231" w:rsidRPr="00721BF9" w14:paraId="128E9CA3" w14:textId="77777777" w:rsidTr="0030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pct"/>
            <w:vAlign w:val="center"/>
            <w:hideMark/>
          </w:tcPr>
          <w:p w14:paraId="0216B177" w14:textId="77777777" w:rsidR="00090B04" w:rsidRPr="00721BF9" w:rsidRDefault="00090B04" w:rsidP="00953AE8">
            <w:pPr>
              <w:ind w:firstLine="0"/>
              <w:jc w:val="center"/>
            </w:pPr>
          </w:p>
        </w:tc>
        <w:tc>
          <w:tcPr>
            <w:tcW w:w="1232" w:type="pct"/>
            <w:vAlign w:val="center"/>
            <w:hideMark/>
          </w:tcPr>
          <w:p w14:paraId="3BA2C586" w14:textId="77777777" w:rsidR="00090B04" w:rsidRPr="00721BF9" w:rsidRDefault="00090B04" w:rsidP="00953AE8">
            <w:pPr>
              <w:ind w:firstLine="0"/>
              <w:jc w:val="center"/>
              <w:cnfStyle w:val="100000000000" w:firstRow="1" w:lastRow="0" w:firstColumn="0" w:lastColumn="0" w:oddVBand="0" w:evenVBand="0" w:oddHBand="0" w:evenHBand="0" w:firstRowFirstColumn="0" w:firstRowLastColumn="0" w:lastRowFirstColumn="0" w:lastRowLastColumn="0"/>
            </w:pPr>
            <w:r w:rsidRPr="00721BF9">
              <w:t>DET: 1–19</w:t>
            </w:r>
          </w:p>
        </w:tc>
        <w:tc>
          <w:tcPr>
            <w:tcW w:w="1359" w:type="pct"/>
            <w:vAlign w:val="center"/>
            <w:hideMark/>
          </w:tcPr>
          <w:p w14:paraId="6E806E5C" w14:textId="77777777" w:rsidR="00090B04" w:rsidRPr="00721BF9" w:rsidRDefault="00090B04" w:rsidP="00953AE8">
            <w:pPr>
              <w:ind w:firstLine="0"/>
              <w:jc w:val="center"/>
              <w:cnfStyle w:val="100000000000" w:firstRow="1" w:lastRow="0" w:firstColumn="0" w:lastColumn="0" w:oddVBand="0" w:evenVBand="0" w:oddHBand="0" w:evenHBand="0" w:firstRowFirstColumn="0" w:firstRowLastColumn="0" w:lastRowFirstColumn="0" w:lastRowLastColumn="0"/>
            </w:pPr>
            <w:r w:rsidRPr="00721BF9">
              <w:t>DET: 20–50</w:t>
            </w:r>
          </w:p>
        </w:tc>
        <w:tc>
          <w:tcPr>
            <w:tcW w:w="1332" w:type="pct"/>
            <w:vAlign w:val="center"/>
            <w:hideMark/>
          </w:tcPr>
          <w:p w14:paraId="5016B79B" w14:textId="77777777" w:rsidR="00090B04" w:rsidRPr="00721BF9" w:rsidRDefault="00090B04" w:rsidP="00953AE8">
            <w:pPr>
              <w:ind w:firstLine="0"/>
              <w:jc w:val="center"/>
              <w:cnfStyle w:val="100000000000" w:firstRow="1" w:lastRow="0" w:firstColumn="0" w:lastColumn="0" w:oddVBand="0" w:evenVBand="0" w:oddHBand="0" w:evenHBand="0" w:firstRowFirstColumn="0" w:firstRowLastColumn="0" w:lastRowFirstColumn="0" w:lastRowLastColumn="0"/>
            </w:pPr>
            <w:r w:rsidRPr="00721BF9">
              <w:t>DET: 51+</w:t>
            </w:r>
          </w:p>
        </w:tc>
      </w:tr>
      <w:tr w:rsidR="00AE4231" w:rsidRPr="00721BF9" w14:paraId="16316E59" w14:textId="77777777" w:rsidTr="0030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pct"/>
            <w:vAlign w:val="center"/>
            <w:hideMark/>
          </w:tcPr>
          <w:p w14:paraId="041BDF34" w14:textId="77777777" w:rsidR="00090B04" w:rsidRPr="00721BF9" w:rsidRDefault="00090B04" w:rsidP="00953AE8">
            <w:pPr>
              <w:ind w:firstLine="0"/>
              <w:jc w:val="center"/>
            </w:pPr>
            <w:r w:rsidRPr="00721BF9">
              <w:t>RET: 1</w:t>
            </w:r>
          </w:p>
        </w:tc>
        <w:tc>
          <w:tcPr>
            <w:tcW w:w="1232" w:type="pct"/>
            <w:vAlign w:val="center"/>
            <w:hideMark/>
          </w:tcPr>
          <w:p w14:paraId="3C4E7408" w14:textId="77777777" w:rsidR="00090B04" w:rsidRPr="00721BF9" w:rsidRDefault="00090B04"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Simple</w:t>
            </w:r>
          </w:p>
        </w:tc>
        <w:tc>
          <w:tcPr>
            <w:tcW w:w="1359" w:type="pct"/>
            <w:vAlign w:val="center"/>
            <w:hideMark/>
          </w:tcPr>
          <w:p w14:paraId="28C61BD8" w14:textId="77777777" w:rsidR="00090B04" w:rsidRPr="00721BF9" w:rsidRDefault="00090B04"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Simple</w:t>
            </w:r>
          </w:p>
        </w:tc>
        <w:tc>
          <w:tcPr>
            <w:tcW w:w="1332" w:type="pct"/>
            <w:vAlign w:val="center"/>
            <w:hideMark/>
          </w:tcPr>
          <w:p w14:paraId="5326E524" w14:textId="77777777" w:rsidR="00090B04" w:rsidRPr="00721BF9" w:rsidRDefault="00090B04"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Media</w:t>
            </w:r>
          </w:p>
        </w:tc>
      </w:tr>
      <w:tr w:rsidR="00AE4231" w:rsidRPr="00721BF9" w14:paraId="055F74BF" w14:textId="77777777" w:rsidTr="00306385">
        <w:tc>
          <w:tcPr>
            <w:cnfStyle w:val="001000000000" w:firstRow="0" w:lastRow="0" w:firstColumn="1" w:lastColumn="0" w:oddVBand="0" w:evenVBand="0" w:oddHBand="0" w:evenHBand="0" w:firstRowFirstColumn="0" w:firstRowLastColumn="0" w:lastRowFirstColumn="0" w:lastRowLastColumn="0"/>
            <w:tcW w:w="1077" w:type="pct"/>
            <w:vAlign w:val="center"/>
            <w:hideMark/>
          </w:tcPr>
          <w:p w14:paraId="0162FEC3" w14:textId="77777777" w:rsidR="00090B04" w:rsidRPr="00721BF9" w:rsidRDefault="00090B04" w:rsidP="00953AE8">
            <w:pPr>
              <w:ind w:firstLine="0"/>
              <w:jc w:val="center"/>
            </w:pPr>
            <w:r w:rsidRPr="00721BF9">
              <w:lastRenderedPageBreak/>
              <w:t>RET: 2–5</w:t>
            </w:r>
          </w:p>
        </w:tc>
        <w:tc>
          <w:tcPr>
            <w:tcW w:w="1232" w:type="pct"/>
            <w:vAlign w:val="center"/>
            <w:hideMark/>
          </w:tcPr>
          <w:p w14:paraId="4DD43BAE" w14:textId="77777777" w:rsidR="00090B04" w:rsidRPr="00721BF9" w:rsidRDefault="00090B04" w:rsidP="00953AE8">
            <w:pPr>
              <w:ind w:firstLine="0"/>
              <w:jc w:val="center"/>
              <w:cnfStyle w:val="000000000000" w:firstRow="0" w:lastRow="0" w:firstColumn="0" w:lastColumn="0" w:oddVBand="0" w:evenVBand="0" w:oddHBand="0" w:evenHBand="0" w:firstRowFirstColumn="0" w:firstRowLastColumn="0" w:lastRowFirstColumn="0" w:lastRowLastColumn="0"/>
            </w:pPr>
            <w:r w:rsidRPr="00721BF9">
              <w:t>Simple</w:t>
            </w:r>
          </w:p>
        </w:tc>
        <w:tc>
          <w:tcPr>
            <w:tcW w:w="1359" w:type="pct"/>
            <w:vAlign w:val="center"/>
            <w:hideMark/>
          </w:tcPr>
          <w:p w14:paraId="62026EEE" w14:textId="77777777" w:rsidR="00090B04" w:rsidRPr="00721BF9" w:rsidRDefault="00090B04" w:rsidP="00953AE8">
            <w:pPr>
              <w:ind w:firstLine="0"/>
              <w:jc w:val="center"/>
              <w:cnfStyle w:val="000000000000" w:firstRow="0" w:lastRow="0" w:firstColumn="0" w:lastColumn="0" w:oddVBand="0" w:evenVBand="0" w:oddHBand="0" w:evenHBand="0" w:firstRowFirstColumn="0" w:firstRowLastColumn="0" w:lastRowFirstColumn="0" w:lastRowLastColumn="0"/>
            </w:pPr>
            <w:r w:rsidRPr="00721BF9">
              <w:t>Media</w:t>
            </w:r>
          </w:p>
        </w:tc>
        <w:tc>
          <w:tcPr>
            <w:tcW w:w="1332" w:type="pct"/>
            <w:vAlign w:val="center"/>
            <w:hideMark/>
          </w:tcPr>
          <w:p w14:paraId="12669B46" w14:textId="77777777" w:rsidR="00090B04" w:rsidRPr="00721BF9" w:rsidRDefault="00090B04" w:rsidP="00953AE8">
            <w:pPr>
              <w:ind w:firstLine="0"/>
              <w:jc w:val="center"/>
              <w:cnfStyle w:val="000000000000" w:firstRow="0" w:lastRow="0" w:firstColumn="0" w:lastColumn="0" w:oddVBand="0" w:evenVBand="0" w:oddHBand="0" w:evenHBand="0" w:firstRowFirstColumn="0" w:firstRowLastColumn="0" w:lastRowFirstColumn="0" w:lastRowLastColumn="0"/>
            </w:pPr>
            <w:r w:rsidRPr="00721BF9">
              <w:t>Compleja</w:t>
            </w:r>
          </w:p>
        </w:tc>
      </w:tr>
      <w:tr w:rsidR="00AE4231" w:rsidRPr="00721BF9" w14:paraId="2CDECDE1" w14:textId="77777777" w:rsidTr="0030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pct"/>
            <w:vAlign w:val="center"/>
            <w:hideMark/>
          </w:tcPr>
          <w:p w14:paraId="3A0E6C39" w14:textId="77777777" w:rsidR="00090B04" w:rsidRPr="00721BF9" w:rsidRDefault="00090B04" w:rsidP="00953AE8">
            <w:pPr>
              <w:ind w:firstLine="0"/>
              <w:jc w:val="center"/>
            </w:pPr>
            <w:r w:rsidRPr="00721BF9">
              <w:t>RET: 6+</w:t>
            </w:r>
          </w:p>
        </w:tc>
        <w:tc>
          <w:tcPr>
            <w:tcW w:w="1232" w:type="pct"/>
            <w:vAlign w:val="center"/>
            <w:hideMark/>
          </w:tcPr>
          <w:p w14:paraId="565AA052" w14:textId="77777777" w:rsidR="00090B04" w:rsidRPr="00721BF9" w:rsidRDefault="00090B04"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Media</w:t>
            </w:r>
          </w:p>
        </w:tc>
        <w:tc>
          <w:tcPr>
            <w:tcW w:w="1359" w:type="pct"/>
            <w:vAlign w:val="center"/>
            <w:hideMark/>
          </w:tcPr>
          <w:p w14:paraId="6DC54CEB" w14:textId="77777777" w:rsidR="00090B04" w:rsidRPr="00721BF9" w:rsidRDefault="00090B04"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Compleja</w:t>
            </w:r>
          </w:p>
        </w:tc>
        <w:tc>
          <w:tcPr>
            <w:tcW w:w="1332" w:type="pct"/>
            <w:vAlign w:val="center"/>
            <w:hideMark/>
          </w:tcPr>
          <w:p w14:paraId="4524B920" w14:textId="77777777" w:rsidR="00090B04" w:rsidRPr="00721BF9" w:rsidRDefault="00090B04"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Compleja</w:t>
            </w:r>
          </w:p>
        </w:tc>
      </w:tr>
    </w:tbl>
    <w:p w14:paraId="2D8814B8" w14:textId="77777777" w:rsidR="00306385" w:rsidRPr="00721BF9" w:rsidRDefault="00306385" w:rsidP="00953AE8">
      <w:pPr>
        <w:ind w:firstLine="0"/>
      </w:pPr>
      <w:r w:rsidRPr="00721BF9">
        <w:rPr>
          <w:i/>
          <w:iCs/>
        </w:rPr>
        <w:t>Fuente: IFPUG CPM v4.3</w:t>
      </w:r>
    </w:p>
    <w:p w14:paraId="4E807EFA" w14:textId="77777777" w:rsidR="00196722" w:rsidRPr="00721BF9" w:rsidRDefault="00196722" w:rsidP="00953AE8">
      <w:pPr>
        <w:ind w:firstLine="0"/>
      </w:pPr>
      <w:r w:rsidRPr="00721BF9">
        <w:rPr>
          <w:b/>
          <w:bCs/>
        </w:rPr>
        <w:t>Tabla de Clasificación EI (DET vs. FTR):</w:t>
      </w:r>
    </w:p>
    <w:tbl>
      <w:tblPr>
        <w:tblStyle w:val="Tablanormal2"/>
        <w:tblW w:w="5000" w:type="pct"/>
        <w:tblLook w:val="04A0" w:firstRow="1" w:lastRow="0" w:firstColumn="1" w:lastColumn="0" w:noHBand="0" w:noVBand="1"/>
      </w:tblPr>
      <w:tblGrid>
        <w:gridCol w:w="2068"/>
        <w:gridCol w:w="2136"/>
        <w:gridCol w:w="2578"/>
        <w:gridCol w:w="2578"/>
      </w:tblGrid>
      <w:tr w:rsidR="00D16B66" w:rsidRPr="00721BF9" w14:paraId="72364F9D" w14:textId="77777777" w:rsidTr="00EA78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5" w:type="pct"/>
            <w:vAlign w:val="center"/>
            <w:hideMark/>
          </w:tcPr>
          <w:p w14:paraId="32941397" w14:textId="77777777" w:rsidR="00196722" w:rsidRPr="00721BF9" w:rsidRDefault="00196722" w:rsidP="00953AE8">
            <w:pPr>
              <w:ind w:firstLine="0"/>
              <w:jc w:val="center"/>
            </w:pPr>
          </w:p>
        </w:tc>
        <w:tc>
          <w:tcPr>
            <w:tcW w:w="1141" w:type="pct"/>
            <w:vAlign w:val="center"/>
            <w:hideMark/>
          </w:tcPr>
          <w:p w14:paraId="75C0485E" w14:textId="77777777" w:rsidR="00196722" w:rsidRPr="00721BF9" w:rsidRDefault="00196722" w:rsidP="00953AE8">
            <w:pPr>
              <w:ind w:firstLine="0"/>
              <w:jc w:val="center"/>
              <w:cnfStyle w:val="100000000000" w:firstRow="1" w:lastRow="0" w:firstColumn="0" w:lastColumn="0" w:oddVBand="0" w:evenVBand="0" w:oddHBand="0" w:evenHBand="0" w:firstRowFirstColumn="0" w:firstRowLastColumn="0" w:lastRowFirstColumn="0" w:lastRowLastColumn="0"/>
            </w:pPr>
            <w:r w:rsidRPr="00721BF9">
              <w:t>DET: 1–4</w:t>
            </w:r>
          </w:p>
        </w:tc>
        <w:tc>
          <w:tcPr>
            <w:tcW w:w="1377" w:type="pct"/>
            <w:vAlign w:val="center"/>
            <w:hideMark/>
          </w:tcPr>
          <w:p w14:paraId="6CA5270C" w14:textId="77777777" w:rsidR="00196722" w:rsidRPr="00721BF9" w:rsidRDefault="00196722" w:rsidP="00953AE8">
            <w:pPr>
              <w:ind w:firstLine="0"/>
              <w:jc w:val="center"/>
              <w:cnfStyle w:val="100000000000" w:firstRow="1" w:lastRow="0" w:firstColumn="0" w:lastColumn="0" w:oddVBand="0" w:evenVBand="0" w:oddHBand="0" w:evenHBand="0" w:firstRowFirstColumn="0" w:firstRowLastColumn="0" w:lastRowFirstColumn="0" w:lastRowLastColumn="0"/>
            </w:pPr>
            <w:r w:rsidRPr="00721BF9">
              <w:t>DET: 5–15</w:t>
            </w:r>
          </w:p>
        </w:tc>
        <w:tc>
          <w:tcPr>
            <w:tcW w:w="1377" w:type="pct"/>
            <w:vAlign w:val="center"/>
            <w:hideMark/>
          </w:tcPr>
          <w:p w14:paraId="16D7DC97" w14:textId="77777777" w:rsidR="00196722" w:rsidRPr="00721BF9" w:rsidRDefault="00196722" w:rsidP="00953AE8">
            <w:pPr>
              <w:ind w:firstLine="0"/>
              <w:jc w:val="center"/>
              <w:cnfStyle w:val="100000000000" w:firstRow="1" w:lastRow="0" w:firstColumn="0" w:lastColumn="0" w:oddVBand="0" w:evenVBand="0" w:oddHBand="0" w:evenHBand="0" w:firstRowFirstColumn="0" w:firstRowLastColumn="0" w:lastRowFirstColumn="0" w:lastRowLastColumn="0"/>
            </w:pPr>
            <w:r w:rsidRPr="00721BF9">
              <w:t>DET: 16+</w:t>
            </w:r>
          </w:p>
        </w:tc>
      </w:tr>
      <w:tr w:rsidR="00D16B66" w:rsidRPr="00721BF9" w14:paraId="77AFE103" w14:textId="77777777" w:rsidTr="00EA78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5" w:type="pct"/>
            <w:vAlign w:val="center"/>
            <w:hideMark/>
          </w:tcPr>
          <w:p w14:paraId="2899342C" w14:textId="77777777" w:rsidR="00196722" w:rsidRPr="00721BF9" w:rsidRDefault="00196722" w:rsidP="00953AE8">
            <w:pPr>
              <w:ind w:firstLine="0"/>
              <w:jc w:val="center"/>
            </w:pPr>
            <w:r w:rsidRPr="00721BF9">
              <w:t>FTR: 0–1</w:t>
            </w:r>
          </w:p>
        </w:tc>
        <w:tc>
          <w:tcPr>
            <w:tcW w:w="1141" w:type="pct"/>
            <w:vAlign w:val="center"/>
            <w:hideMark/>
          </w:tcPr>
          <w:p w14:paraId="18733276" w14:textId="77777777" w:rsidR="00196722" w:rsidRPr="00721BF9" w:rsidRDefault="00196722"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Simple</w:t>
            </w:r>
          </w:p>
        </w:tc>
        <w:tc>
          <w:tcPr>
            <w:tcW w:w="1377" w:type="pct"/>
            <w:vAlign w:val="center"/>
            <w:hideMark/>
          </w:tcPr>
          <w:p w14:paraId="16638E5E" w14:textId="77777777" w:rsidR="00196722" w:rsidRPr="00721BF9" w:rsidRDefault="00196722"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Simple</w:t>
            </w:r>
          </w:p>
        </w:tc>
        <w:tc>
          <w:tcPr>
            <w:tcW w:w="1377" w:type="pct"/>
            <w:vAlign w:val="center"/>
            <w:hideMark/>
          </w:tcPr>
          <w:p w14:paraId="04597A27" w14:textId="77777777" w:rsidR="00196722" w:rsidRPr="00721BF9" w:rsidRDefault="00196722"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Media</w:t>
            </w:r>
          </w:p>
        </w:tc>
      </w:tr>
      <w:tr w:rsidR="00D16B66" w:rsidRPr="00721BF9" w14:paraId="1A5D65C1" w14:textId="77777777" w:rsidTr="00EA789E">
        <w:tc>
          <w:tcPr>
            <w:cnfStyle w:val="001000000000" w:firstRow="0" w:lastRow="0" w:firstColumn="1" w:lastColumn="0" w:oddVBand="0" w:evenVBand="0" w:oddHBand="0" w:evenHBand="0" w:firstRowFirstColumn="0" w:firstRowLastColumn="0" w:lastRowFirstColumn="0" w:lastRowLastColumn="0"/>
            <w:tcW w:w="1105" w:type="pct"/>
            <w:vAlign w:val="center"/>
            <w:hideMark/>
          </w:tcPr>
          <w:p w14:paraId="31582ECB" w14:textId="77777777" w:rsidR="00196722" w:rsidRPr="00721BF9" w:rsidRDefault="00196722" w:rsidP="00953AE8">
            <w:pPr>
              <w:ind w:firstLine="0"/>
              <w:jc w:val="center"/>
            </w:pPr>
            <w:r w:rsidRPr="00721BF9">
              <w:t>FTR: 2</w:t>
            </w:r>
          </w:p>
        </w:tc>
        <w:tc>
          <w:tcPr>
            <w:tcW w:w="1141" w:type="pct"/>
            <w:vAlign w:val="center"/>
            <w:hideMark/>
          </w:tcPr>
          <w:p w14:paraId="1F080195" w14:textId="77777777" w:rsidR="00196722" w:rsidRPr="00721BF9" w:rsidRDefault="00196722" w:rsidP="00953AE8">
            <w:pPr>
              <w:ind w:firstLine="0"/>
              <w:jc w:val="center"/>
              <w:cnfStyle w:val="000000000000" w:firstRow="0" w:lastRow="0" w:firstColumn="0" w:lastColumn="0" w:oddVBand="0" w:evenVBand="0" w:oddHBand="0" w:evenHBand="0" w:firstRowFirstColumn="0" w:firstRowLastColumn="0" w:lastRowFirstColumn="0" w:lastRowLastColumn="0"/>
            </w:pPr>
            <w:r w:rsidRPr="00721BF9">
              <w:t>Simple</w:t>
            </w:r>
          </w:p>
        </w:tc>
        <w:tc>
          <w:tcPr>
            <w:tcW w:w="1377" w:type="pct"/>
            <w:vAlign w:val="center"/>
            <w:hideMark/>
          </w:tcPr>
          <w:p w14:paraId="113170D2" w14:textId="77777777" w:rsidR="00196722" w:rsidRPr="00721BF9" w:rsidRDefault="00196722" w:rsidP="00953AE8">
            <w:pPr>
              <w:ind w:firstLine="0"/>
              <w:jc w:val="center"/>
              <w:cnfStyle w:val="000000000000" w:firstRow="0" w:lastRow="0" w:firstColumn="0" w:lastColumn="0" w:oddVBand="0" w:evenVBand="0" w:oddHBand="0" w:evenHBand="0" w:firstRowFirstColumn="0" w:firstRowLastColumn="0" w:lastRowFirstColumn="0" w:lastRowLastColumn="0"/>
            </w:pPr>
            <w:r w:rsidRPr="00721BF9">
              <w:t>Media</w:t>
            </w:r>
          </w:p>
        </w:tc>
        <w:tc>
          <w:tcPr>
            <w:tcW w:w="1377" w:type="pct"/>
            <w:vAlign w:val="center"/>
            <w:hideMark/>
          </w:tcPr>
          <w:p w14:paraId="30C1EAE7" w14:textId="77777777" w:rsidR="00196722" w:rsidRPr="00721BF9" w:rsidRDefault="00196722" w:rsidP="00953AE8">
            <w:pPr>
              <w:ind w:firstLine="0"/>
              <w:jc w:val="center"/>
              <w:cnfStyle w:val="000000000000" w:firstRow="0" w:lastRow="0" w:firstColumn="0" w:lastColumn="0" w:oddVBand="0" w:evenVBand="0" w:oddHBand="0" w:evenHBand="0" w:firstRowFirstColumn="0" w:firstRowLastColumn="0" w:lastRowFirstColumn="0" w:lastRowLastColumn="0"/>
            </w:pPr>
            <w:r w:rsidRPr="00721BF9">
              <w:t>Compleja</w:t>
            </w:r>
          </w:p>
        </w:tc>
      </w:tr>
      <w:tr w:rsidR="00D16B66" w:rsidRPr="00721BF9" w14:paraId="6C845D96" w14:textId="77777777" w:rsidTr="00EA78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5" w:type="pct"/>
            <w:vAlign w:val="center"/>
            <w:hideMark/>
          </w:tcPr>
          <w:p w14:paraId="0C155BAF" w14:textId="77777777" w:rsidR="00196722" w:rsidRPr="00721BF9" w:rsidRDefault="00196722" w:rsidP="00953AE8">
            <w:pPr>
              <w:ind w:firstLine="0"/>
              <w:jc w:val="center"/>
            </w:pPr>
            <w:r w:rsidRPr="00721BF9">
              <w:t>FTR: 3+</w:t>
            </w:r>
          </w:p>
        </w:tc>
        <w:tc>
          <w:tcPr>
            <w:tcW w:w="1141" w:type="pct"/>
            <w:vAlign w:val="center"/>
            <w:hideMark/>
          </w:tcPr>
          <w:p w14:paraId="2A6AEF64" w14:textId="77777777" w:rsidR="00196722" w:rsidRPr="00721BF9" w:rsidRDefault="00196722"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Media</w:t>
            </w:r>
          </w:p>
        </w:tc>
        <w:tc>
          <w:tcPr>
            <w:tcW w:w="1377" w:type="pct"/>
            <w:vAlign w:val="center"/>
            <w:hideMark/>
          </w:tcPr>
          <w:p w14:paraId="636E8640" w14:textId="77777777" w:rsidR="00196722" w:rsidRPr="00721BF9" w:rsidRDefault="00196722"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Compleja</w:t>
            </w:r>
          </w:p>
        </w:tc>
        <w:tc>
          <w:tcPr>
            <w:tcW w:w="1377" w:type="pct"/>
            <w:vAlign w:val="center"/>
            <w:hideMark/>
          </w:tcPr>
          <w:p w14:paraId="22212490" w14:textId="77777777" w:rsidR="00196722" w:rsidRPr="00721BF9" w:rsidRDefault="00196722"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Compleja</w:t>
            </w:r>
          </w:p>
        </w:tc>
      </w:tr>
    </w:tbl>
    <w:p w14:paraId="5A42C2F5" w14:textId="77777777" w:rsidR="00EA789E" w:rsidRPr="00B00899" w:rsidRDefault="00EA789E" w:rsidP="00953AE8">
      <w:pPr>
        <w:ind w:firstLine="0"/>
      </w:pPr>
      <w:r w:rsidRPr="00721BF9">
        <w:rPr>
          <w:i/>
          <w:iCs/>
        </w:rPr>
        <w:t>Fuente: IFPUG CPM v4.3</w:t>
      </w:r>
    </w:p>
    <w:p w14:paraId="6680DDB9" w14:textId="77777777" w:rsidR="00090B04" w:rsidRDefault="00090B04" w:rsidP="00953AE8"/>
    <w:p w14:paraId="281840A5" w14:textId="77777777" w:rsidR="00EA789E" w:rsidRPr="00721BF9" w:rsidRDefault="00EA789E" w:rsidP="00953AE8">
      <w:pPr>
        <w:ind w:firstLine="0"/>
      </w:pPr>
      <w:r w:rsidRPr="00721BF9">
        <w:rPr>
          <w:b/>
          <w:bCs/>
        </w:rPr>
        <w:t>Tabla de Clasificación EO/EQ (DET vs. FTR):</w:t>
      </w:r>
    </w:p>
    <w:tbl>
      <w:tblPr>
        <w:tblStyle w:val="Tablanormal2"/>
        <w:tblW w:w="5000" w:type="pct"/>
        <w:tblLook w:val="04A0" w:firstRow="1" w:lastRow="0" w:firstColumn="1" w:lastColumn="0" w:noHBand="0" w:noVBand="1"/>
      </w:tblPr>
      <w:tblGrid>
        <w:gridCol w:w="2068"/>
        <w:gridCol w:w="2136"/>
        <w:gridCol w:w="2578"/>
        <w:gridCol w:w="2578"/>
      </w:tblGrid>
      <w:tr w:rsidR="00D16B66" w:rsidRPr="00721BF9" w14:paraId="7E692E42" w14:textId="77777777" w:rsidTr="00EA78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5" w:type="pct"/>
            <w:vAlign w:val="center"/>
            <w:hideMark/>
          </w:tcPr>
          <w:p w14:paraId="4574C28C" w14:textId="77777777" w:rsidR="00EA789E" w:rsidRPr="00721BF9" w:rsidRDefault="00EA789E" w:rsidP="00953AE8">
            <w:pPr>
              <w:ind w:firstLine="0"/>
              <w:jc w:val="center"/>
            </w:pPr>
          </w:p>
        </w:tc>
        <w:tc>
          <w:tcPr>
            <w:tcW w:w="1141" w:type="pct"/>
            <w:vAlign w:val="center"/>
            <w:hideMark/>
          </w:tcPr>
          <w:p w14:paraId="2B584F13" w14:textId="77777777" w:rsidR="00EA789E" w:rsidRPr="00721BF9" w:rsidRDefault="00EA789E" w:rsidP="00953AE8">
            <w:pPr>
              <w:ind w:firstLine="0"/>
              <w:jc w:val="center"/>
              <w:cnfStyle w:val="100000000000" w:firstRow="1" w:lastRow="0" w:firstColumn="0" w:lastColumn="0" w:oddVBand="0" w:evenVBand="0" w:oddHBand="0" w:evenHBand="0" w:firstRowFirstColumn="0" w:firstRowLastColumn="0" w:lastRowFirstColumn="0" w:lastRowLastColumn="0"/>
            </w:pPr>
            <w:r w:rsidRPr="00721BF9">
              <w:t>DET: 1–5</w:t>
            </w:r>
          </w:p>
        </w:tc>
        <w:tc>
          <w:tcPr>
            <w:tcW w:w="1377" w:type="pct"/>
            <w:vAlign w:val="center"/>
            <w:hideMark/>
          </w:tcPr>
          <w:p w14:paraId="75DE5A0D" w14:textId="77777777" w:rsidR="00EA789E" w:rsidRPr="00721BF9" w:rsidRDefault="00EA789E" w:rsidP="00953AE8">
            <w:pPr>
              <w:ind w:firstLine="0"/>
              <w:jc w:val="center"/>
              <w:cnfStyle w:val="100000000000" w:firstRow="1" w:lastRow="0" w:firstColumn="0" w:lastColumn="0" w:oddVBand="0" w:evenVBand="0" w:oddHBand="0" w:evenHBand="0" w:firstRowFirstColumn="0" w:firstRowLastColumn="0" w:lastRowFirstColumn="0" w:lastRowLastColumn="0"/>
            </w:pPr>
            <w:r w:rsidRPr="00721BF9">
              <w:t>DET: 6–19</w:t>
            </w:r>
          </w:p>
        </w:tc>
        <w:tc>
          <w:tcPr>
            <w:tcW w:w="1377" w:type="pct"/>
            <w:vAlign w:val="center"/>
            <w:hideMark/>
          </w:tcPr>
          <w:p w14:paraId="6E318FDE" w14:textId="77777777" w:rsidR="00EA789E" w:rsidRPr="00721BF9" w:rsidRDefault="00EA789E" w:rsidP="00953AE8">
            <w:pPr>
              <w:ind w:firstLine="0"/>
              <w:jc w:val="center"/>
              <w:cnfStyle w:val="100000000000" w:firstRow="1" w:lastRow="0" w:firstColumn="0" w:lastColumn="0" w:oddVBand="0" w:evenVBand="0" w:oddHBand="0" w:evenHBand="0" w:firstRowFirstColumn="0" w:firstRowLastColumn="0" w:lastRowFirstColumn="0" w:lastRowLastColumn="0"/>
            </w:pPr>
            <w:r w:rsidRPr="00721BF9">
              <w:t>DET: 20+</w:t>
            </w:r>
          </w:p>
        </w:tc>
      </w:tr>
      <w:tr w:rsidR="00D16B66" w:rsidRPr="00721BF9" w14:paraId="50C0755F" w14:textId="77777777" w:rsidTr="00EA78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5" w:type="pct"/>
            <w:vAlign w:val="center"/>
            <w:hideMark/>
          </w:tcPr>
          <w:p w14:paraId="2420887F" w14:textId="77777777" w:rsidR="00EA789E" w:rsidRPr="00721BF9" w:rsidRDefault="00EA789E" w:rsidP="00953AE8">
            <w:pPr>
              <w:ind w:firstLine="0"/>
              <w:jc w:val="center"/>
            </w:pPr>
            <w:r w:rsidRPr="00721BF9">
              <w:t>FTR: 0–1</w:t>
            </w:r>
          </w:p>
        </w:tc>
        <w:tc>
          <w:tcPr>
            <w:tcW w:w="1141" w:type="pct"/>
            <w:vAlign w:val="center"/>
            <w:hideMark/>
          </w:tcPr>
          <w:p w14:paraId="0F2146FB" w14:textId="77777777" w:rsidR="00EA789E" w:rsidRPr="00721BF9" w:rsidRDefault="00EA789E"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Simple</w:t>
            </w:r>
          </w:p>
        </w:tc>
        <w:tc>
          <w:tcPr>
            <w:tcW w:w="1377" w:type="pct"/>
            <w:vAlign w:val="center"/>
            <w:hideMark/>
          </w:tcPr>
          <w:p w14:paraId="0AACD2AB" w14:textId="77777777" w:rsidR="00EA789E" w:rsidRPr="00721BF9" w:rsidRDefault="00EA789E"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Simple</w:t>
            </w:r>
          </w:p>
        </w:tc>
        <w:tc>
          <w:tcPr>
            <w:tcW w:w="1377" w:type="pct"/>
            <w:vAlign w:val="center"/>
            <w:hideMark/>
          </w:tcPr>
          <w:p w14:paraId="231AA88A" w14:textId="77777777" w:rsidR="00EA789E" w:rsidRPr="00721BF9" w:rsidRDefault="00EA789E"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Media</w:t>
            </w:r>
          </w:p>
        </w:tc>
      </w:tr>
      <w:tr w:rsidR="00D16B66" w:rsidRPr="00721BF9" w14:paraId="3B3DCB09" w14:textId="77777777" w:rsidTr="00EA789E">
        <w:tc>
          <w:tcPr>
            <w:cnfStyle w:val="001000000000" w:firstRow="0" w:lastRow="0" w:firstColumn="1" w:lastColumn="0" w:oddVBand="0" w:evenVBand="0" w:oddHBand="0" w:evenHBand="0" w:firstRowFirstColumn="0" w:firstRowLastColumn="0" w:lastRowFirstColumn="0" w:lastRowLastColumn="0"/>
            <w:tcW w:w="1105" w:type="pct"/>
            <w:vAlign w:val="center"/>
            <w:hideMark/>
          </w:tcPr>
          <w:p w14:paraId="0263A30B" w14:textId="77777777" w:rsidR="00EA789E" w:rsidRPr="00721BF9" w:rsidRDefault="00EA789E" w:rsidP="00953AE8">
            <w:pPr>
              <w:ind w:firstLine="0"/>
              <w:jc w:val="center"/>
            </w:pPr>
            <w:r w:rsidRPr="00721BF9">
              <w:t>FTR: 2–3</w:t>
            </w:r>
          </w:p>
        </w:tc>
        <w:tc>
          <w:tcPr>
            <w:tcW w:w="1141" w:type="pct"/>
            <w:vAlign w:val="center"/>
            <w:hideMark/>
          </w:tcPr>
          <w:p w14:paraId="43729531" w14:textId="77777777" w:rsidR="00EA789E" w:rsidRPr="00721BF9" w:rsidRDefault="00EA789E" w:rsidP="00953AE8">
            <w:pPr>
              <w:ind w:firstLine="0"/>
              <w:jc w:val="center"/>
              <w:cnfStyle w:val="000000000000" w:firstRow="0" w:lastRow="0" w:firstColumn="0" w:lastColumn="0" w:oddVBand="0" w:evenVBand="0" w:oddHBand="0" w:evenHBand="0" w:firstRowFirstColumn="0" w:firstRowLastColumn="0" w:lastRowFirstColumn="0" w:lastRowLastColumn="0"/>
            </w:pPr>
            <w:r w:rsidRPr="00721BF9">
              <w:t>Simple</w:t>
            </w:r>
          </w:p>
        </w:tc>
        <w:tc>
          <w:tcPr>
            <w:tcW w:w="1377" w:type="pct"/>
            <w:vAlign w:val="center"/>
            <w:hideMark/>
          </w:tcPr>
          <w:p w14:paraId="1DD25B7C" w14:textId="77777777" w:rsidR="00EA789E" w:rsidRPr="00721BF9" w:rsidRDefault="00EA789E" w:rsidP="00953AE8">
            <w:pPr>
              <w:ind w:firstLine="0"/>
              <w:jc w:val="center"/>
              <w:cnfStyle w:val="000000000000" w:firstRow="0" w:lastRow="0" w:firstColumn="0" w:lastColumn="0" w:oddVBand="0" w:evenVBand="0" w:oddHBand="0" w:evenHBand="0" w:firstRowFirstColumn="0" w:firstRowLastColumn="0" w:lastRowFirstColumn="0" w:lastRowLastColumn="0"/>
            </w:pPr>
            <w:r w:rsidRPr="00721BF9">
              <w:t>Media</w:t>
            </w:r>
          </w:p>
        </w:tc>
        <w:tc>
          <w:tcPr>
            <w:tcW w:w="1377" w:type="pct"/>
            <w:vAlign w:val="center"/>
            <w:hideMark/>
          </w:tcPr>
          <w:p w14:paraId="2A0C76FF" w14:textId="77777777" w:rsidR="00EA789E" w:rsidRPr="00721BF9" w:rsidRDefault="00EA789E" w:rsidP="00953AE8">
            <w:pPr>
              <w:ind w:firstLine="0"/>
              <w:jc w:val="center"/>
              <w:cnfStyle w:val="000000000000" w:firstRow="0" w:lastRow="0" w:firstColumn="0" w:lastColumn="0" w:oddVBand="0" w:evenVBand="0" w:oddHBand="0" w:evenHBand="0" w:firstRowFirstColumn="0" w:firstRowLastColumn="0" w:lastRowFirstColumn="0" w:lastRowLastColumn="0"/>
            </w:pPr>
            <w:r w:rsidRPr="00721BF9">
              <w:t>Compleja</w:t>
            </w:r>
          </w:p>
        </w:tc>
      </w:tr>
      <w:tr w:rsidR="00D16B66" w:rsidRPr="00721BF9" w14:paraId="7CCDB533" w14:textId="77777777" w:rsidTr="00EA78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5" w:type="pct"/>
            <w:vAlign w:val="center"/>
            <w:hideMark/>
          </w:tcPr>
          <w:p w14:paraId="4CA2ED2A" w14:textId="77777777" w:rsidR="00EA789E" w:rsidRPr="00721BF9" w:rsidRDefault="00EA789E" w:rsidP="00953AE8">
            <w:pPr>
              <w:ind w:firstLine="0"/>
              <w:jc w:val="center"/>
            </w:pPr>
            <w:r w:rsidRPr="00721BF9">
              <w:t>FTR: 4+</w:t>
            </w:r>
          </w:p>
        </w:tc>
        <w:tc>
          <w:tcPr>
            <w:tcW w:w="1141" w:type="pct"/>
            <w:vAlign w:val="center"/>
            <w:hideMark/>
          </w:tcPr>
          <w:p w14:paraId="21713662" w14:textId="77777777" w:rsidR="00EA789E" w:rsidRPr="00721BF9" w:rsidRDefault="00EA789E"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Media</w:t>
            </w:r>
          </w:p>
        </w:tc>
        <w:tc>
          <w:tcPr>
            <w:tcW w:w="1377" w:type="pct"/>
            <w:vAlign w:val="center"/>
            <w:hideMark/>
          </w:tcPr>
          <w:p w14:paraId="0F400414" w14:textId="77777777" w:rsidR="00EA789E" w:rsidRPr="00721BF9" w:rsidRDefault="00EA789E"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Compleja</w:t>
            </w:r>
          </w:p>
        </w:tc>
        <w:tc>
          <w:tcPr>
            <w:tcW w:w="1377" w:type="pct"/>
            <w:vAlign w:val="center"/>
            <w:hideMark/>
          </w:tcPr>
          <w:p w14:paraId="25E928C4" w14:textId="77777777" w:rsidR="00EA789E" w:rsidRPr="00721BF9" w:rsidRDefault="00EA789E"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Compleja</w:t>
            </w:r>
          </w:p>
        </w:tc>
      </w:tr>
    </w:tbl>
    <w:p w14:paraId="33E2E255" w14:textId="77777777" w:rsidR="00EA789E" w:rsidRPr="00B00899" w:rsidRDefault="00EA789E" w:rsidP="00953AE8">
      <w:pPr>
        <w:ind w:firstLine="0"/>
      </w:pPr>
      <w:r w:rsidRPr="00721BF9">
        <w:rPr>
          <w:i/>
          <w:iCs/>
        </w:rPr>
        <w:t>Fuente: IFPUG CPM v4.3</w:t>
      </w:r>
    </w:p>
    <w:p w14:paraId="7AAD6919" w14:textId="77777777" w:rsidR="00EA789E" w:rsidRPr="008021D0" w:rsidRDefault="00EA789E" w:rsidP="00953AE8">
      <w:pPr>
        <w:ind w:firstLine="0"/>
        <w:rPr>
          <w:b/>
          <w:bCs/>
        </w:rPr>
      </w:pPr>
    </w:p>
    <w:p w14:paraId="69A5E2C9" w14:textId="77777777" w:rsidR="00EA789E" w:rsidRPr="00721BF9" w:rsidRDefault="00EA789E" w:rsidP="00953AE8">
      <w:pPr>
        <w:ind w:firstLine="0"/>
        <w:rPr>
          <w:b/>
          <w:bCs/>
        </w:rPr>
      </w:pPr>
      <w:r w:rsidRPr="00721BF9">
        <w:rPr>
          <w:b/>
          <w:bCs/>
        </w:rPr>
        <w:t>Tabla de Pesos IFPUG Estándar</w:t>
      </w:r>
    </w:p>
    <w:tbl>
      <w:tblPr>
        <w:tblStyle w:val="Tablanormal2"/>
        <w:tblW w:w="5000" w:type="pct"/>
        <w:tblLook w:val="04A0" w:firstRow="1" w:lastRow="0" w:firstColumn="1" w:lastColumn="0" w:noHBand="0" w:noVBand="1"/>
      </w:tblPr>
      <w:tblGrid>
        <w:gridCol w:w="4856"/>
        <w:gridCol w:w="1301"/>
        <w:gridCol w:w="1301"/>
        <w:gridCol w:w="1902"/>
      </w:tblGrid>
      <w:tr w:rsidR="00D16B66" w:rsidRPr="00721BF9" w14:paraId="10D785D4" w14:textId="77777777" w:rsidTr="00AE25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pct"/>
            <w:hideMark/>
          </w:tcPr>
          <w:p w14:paraId="1BFA18DB" w14:textId="77777777" w:rsidR="00EA789E" w:rsidRPr="00721BF9" w:rsidRDefault="00EA789E" w:rsidP="00953AE8">
            <w:pPr>
              <w:ind w:firstLine="0"/>
              <w:jc w:val="center"/>
            </w:pPr>
            <w:r w:rsidRPr="00721BF9">
              <w:t>Componente</w:t>
            </w:r>
          </w:p>
        </w:tc>
        <w:tc>
          <w:tcPr>
            <w:tcW w:w="680" w:type="pct"/>
            <w:hideMark/>
          </w:tcPr>
          <w:p w14:paraId="6498493F" w14:textId="77777777" w:rsidR="00EA789E" w:rsidRPr="00721BF9" w:rsidRDefault="00EA789E" w:rsidP="00953AE8">
            <w:pPr>
              <w:ind w:firstLine="0"/>
              <w:jc w:val="center"/>
              <w:cnfStyle w:val="100000000000" w:firstRow="1" w:lastRow="0" w:firstColumn="0" w:lastColumn="0" w:oddVBand="0" w:evenVBand="0" w:oddHBand="0" w:evenHBand="0" w:firstRowFirstColumn="0" w:firstRowLastColumn="0" w:lastRowFirstColumn="0" w:lastRowLastColumn="0"/>
            </w:pPr>
            <w:r w:rsidRPr="00721BF9">
              <w:t>Simple</w:t>
            </w:r>
          </w:p>
        </w:tc>
        <w:tc>
          <w:tcPr>
            <w:tcW w:w="680" w:type="pct"/>
            <w:hideMark/>
          </w:tcPr>
          <w:p w14:paraId="413EDEDD" w14:textId="77777777" w:rsidR="00EA789E" w:rsidRPr="00721BF9" w:rsidRDefault="00EA789E" w:rsidP="00953AE8">
            <w:pPr>
              <w:ind w:firstLine="0"/>
              <w:jc w:val="center"/>
              <w:cnfStyle w:val="100000000000" w:firstRow="1" w:lastRow="0" w:firstColumn="0" w:lastColumn="0" w:oddVBand="0" w:evenVBand="0" w:oddHBand="0" w:evenHBand="0" w:firstRowFirstColumn="0" w:firstRowLastColumn="0" w:lastRowFirstColumn="0" w:lastRowLastColumn="0"/>
            </w:pPr>
            <w:r w:rsidRPr="00721BF9">
              <w:t>Media</w:t>
            </w:r>
          </w:p>
        </w:tc>
        <w:tc>
          <w:tcPr>
            <w:tcW w:w="994" w:type="pct"/>
            <w:hideMark/>
          </w:tcPr>
          <w:p w14:paraId="23F88A1F" w14:textId="77777777" w:rsidR="00EA789E" w:rsidRPr="00721BF9" w:rsidRDefault="00EA789E" w:rsidP="00953AE8">
            <w:pPr>
              <w:ind w:firstLine="0"/>
              <w:jc w:val="center"/>
              <w:cnfStyle w:val="100000000000" w:firstRow="1" w:lastRow="0" w:firstColumn="0" w:lastColumn="0" w:oddVBand="0" w:evenVBand="0" w:oddHBand="0" w:evenHBand="0" w:firstRowFirstColumn="0" w:firstRowLastColumn="0" w:lastRowFirstColumn="0" w:lastRowLastColumn="0"/>
            </w:pPr>
            <w:r w:rsidRPr="00721BF9">
              <w:t>Compleja</w:t>
            </w:r>
          </w:p>
        </w:tc>
      </w:tr>
      <w:tr w:rsidR="00D16B66" w:rsidRPr="00721BF9" w14:paraId="77901034" w14:textId="77777777" w:rsidTr="00AE2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pct"/>
            <w:hideMark/>
          </w:tcPr>
          <w:p w14:paraId="3735E331" w14:textId="77777777" w:rsidR="00EA789E" w:rsidRPr="00721BF9" w:rsidRDefault="00EA789E" w:rsidP="00953AE8">
            <w:pPr>
              <w:ind w:firstLine="0"/>
              <w:jc w:val="center"/>
            </w:pPr>
            <w:r w:rsidRPr="00721BF9">
              <w:t>EI (</w:t>
            </w:r>
            <w:proofErr w:type="spellStart"/>
            <w:r w:rsidRPr="00721BF9">
              <w:t>External</w:t>
            </w:r>
            <w:proofErr w:type="spellEnd"/>
            <w:r w:rsidRPr="00721BF9">
              <w:t xml:space="preserve"> Input)</w:t>
            </w:r>
          </w:p>
        </w:tc>
        <w:tc>
          <w:tcPr>
            <w:tcW w:w="680" w:type="pct"/>
            <w:hideMark/>
          </w:tcPr>
          <w:p w14:paraId="2959AC17" w14:textId="77777777" w:rsidR="00EA789E" w:rsidRPr="00721BF9" w:rsidRDefault="00EA789E"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3</w:t>
            </w:r>
          </w:p>
        </w:tc>
        <w:tc>
          <w:tcPr>
            <w:tcW w:w="680" w:type="pct"/>
            <w:hideMark/>
          </w:tcPr>
          <w:p w14:paraId="702BA74C" w14:textId="77777777" w:rsidR="00EA789E" w:rsidRPr="00721BF9" w:rsidRDefault="00EA789E"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4</w:t>
            </w:r>
          </w:p>
        </w:tc>
        <w:tc>
          <w:tcPr>
            <w:tcW w:w="994" w:type="pct"/>
            <w:hideMark/>
          </w:tcPr>
          <w:p w14:paraId="55BE109C" w14:textId="77777777" w:rsidR="00EA789E" w:rsidRPr="00721BF9" w:rsidRDefault="00EA789E"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6</w:t>
            </w:r>
          </w:p>
        </w:tc>
      </w:tr>
      <w:tr w:rsidR="00D16B66" w:rsidRPr="00721BF9" w14:paraId="30B2CB9E" w14:textId="77777777" w:rsidTr="00AE25F5">
        <w:tc>
          <w:tcPr>
            <w:cnfStyle w:val="001000000000" w:firstRow="0" w:lastRow="0" w:firstColumn="1" w:lastColumn="0" w:oddVBand="0" w:evenVBand="0" w:oddHBand="0" w:evenHBand="0" w:firstRowFirstColumn="0" w:firstRowLastColumn="0" w:lastRowFirstColumn="0" w:lastRowLastColumn="0"/>
            <w:tcW w:w="2537" w:type="pct"/>
            <w:hideMark/>
          </w:tcPr>
          <w:p w14:paraId="6CCA8B6E" w14:textId="77777777" w:rsidR="00EA789E" w:rsidRPr="00721BF9" w:rsidRDefault="00EA789E" w:rsidP="00953AE8">
            <w:pPr>
              <w:ind w:firstLine="0"/>
              <w:jc w:val="center"/>
            </w:pPr>
            <w:r w:rsidRPr="00721BF9">
              <w:t>EO (</w:t>
            </w:r>
            <w:proofErr w:type="spellStart"/>
            <w:r w:rsidRPr="00721BF9">
              <w:t>External</w:t>
            </w:r>
            <w:proofErr w:type="spellEnd"/>
            <w:r w:rsidRPr="00721BF9">
              <w:t xml:space="preserve"> Output)</w:t>
            </w:r>
          </w:p>
        </w:tc>
        <w:tc>
          <w:tcPr>
            <w:tcW w:w="680" w:type="pct"/>
            <w:hideMark/>
          </w:tcPr>
          <w:p w14:paraId="3153F492" w14:textId="77777777" w:rsidR="00EA789E" w:rsidRPr="00721BF9" w:rsidRDefault="00EA789E" w:rsidP="00953AE8">
            <w:pPr>
              <w:ind w:firstLine="0"/>
              <w:jc w:val="center"/>
              <w:cnfStyle w:val="000000000000" w:firstRow="0" w:lastRow="0" w:firstColumn="0" w:lastColumn="0" w:oddVBand="0" w:evenVBand="0" w:oddHBand="0" w:evenHBand="0" w:firstRowFirstColumn="0" w:firstRowLastColumn="0" w:lastRowFirstColumn="0" w:lastRowLastColumn="0"/>
            </w:pPr>
            <w:r w:rsidRPr="00721BF9">
              <w:t>4</w:t>
            </w:r>
          </w:p>
        </w:tc>
        <w:tc>
          <w:tcPr>
            <w:tcW w:w="680" w:type="pct"/>
            <w:hideMark/>
          </w:tcPr>
          <w:p w14:paraId="7CDA5762" w14:textId="77777777" w:rsidR="00EA789E" w:rsidRPr="00721BF9" w:rsidRDefault="00EA789E" w:rsidP="00953AE8">
            <w:pPr>
              <w:ind w:firstLine="0"/>
              <w:jc w:val="center"/>
              <w:cnfStyle w:val="000000000000" w:firstRow="0" w:lastRow="0" w:firstColumn="0" w:lastColumn="0" w:oddVBand="0" w:evenVBand="0" w:oddHBand="0" w:evenHBand="0" w:firstRowFirstColumn="0" w:firstRowLastColumn="0" w:lastRowFirstColumn="0" w:lastRowLastColumn="0"/>
            </w:pPr>
            <w:r w:rsidRPr="00721BF9">
              <w:t>5</w:t>
            </w:r>
          </w:p>
        </w:tc>
        <w:tc>
          <w:tcPr>
            <w:tcW w:w="994" w:type="pct"/>
            <w:hideMark/>
          </w:tcPr>
          <w:p w14:paraId="5F573C57" w14:textId="77777777" w:rsidR="00EA789E" w:rsidRPr="00721BF9" w:rsidRDefault="00EA789E" w:rsidP="00953AE8">
            <w:pPr>
              <w:ind w:firstLine="0"/>
              <w:jc w:val="center"/>
              <w:cnfStyle w:val="000000000000" w:firstRow="0" w:lastRow="0" w:firstColumn="0" w:lastColumn="0" w:oddVBand="0" w:evenVBand="0" w:oddHBand="0" w:evenHBand="0" w:firstRowFirstColumn="0" w:firstRowLastColumn="0" w:lastRowFirstColumn="0" w:lastRowLastColumn="0"/>
            </w:pPr>
            <w:r w:rsidRPr="00721BF9">
              <w:t>7</w:t>
            </w:r>
          </w:p>
        </w:tc>
      </w:tr>
      <w:tr w:rsidR="00D16B66" w:rsidRPr="00721BF9" w14:paraId="334E5E5E" w14:textId="77777777" w:rsidTr="00AE2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pct"/>
            <w:hideMark/>
          </w:tcPr>
          <w:p w14:paraId="563A4975" w14:textId="77777777" w:rsidR="00EA789E" w:rsidRPr="00721BF9" w:rsidRDefault="00EA789E" w:rsidP="00953AE8">
            <w:pPr>
              <w:ind w:firstLine="0"/>
              <w:jc w:val="center"/>
            </w:pPr>
            <w:r w:rsidRPr="00721BF9">
              <w:t>EQ (</w:t>
            </w:r>
            <w:proofErr w:type="spellStart"/>
            <w:r w:rsidRPr="00721BF9">
              <w:t>External</w:t>
            </w:r>
            <w:proofErr w:type="spellEnd"/>
            <w:r w:rsidRPr="00721BF9">
              <w:t xml:space="preserve"> </w:t>
            </w:r>
            <w:proofErr w:type="spellStart"/>
            <w:r w:rsidRPr="00721BF9">
              <w:t>Inquiry</w:t>
            </w:r>
            <w:proofErr w:type="spellEnd"/>
            <w:r w:rsidRPr="00721BF9">
              <w:t>)</w:t>
            </w:r>
          </w:p>
        </w:tc>
        <w:tc>
          <w:tcPr>
            <w:tcW w:w="680" w:type="pct"/>
            <w:hideMark/>
          </w:tcPr>
          <w:p w14:paraId="1520FE46" w14:textId="77777777" w:rsidR="00EA789E" w:rsidRPr="00721BF9" w:rsidRDefault="00EA789E"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3</w:t>
            </w:r>
          </w:p>
        </w:tc>
        <w:tc>
          <w:tcPr>
            <w:tcW w:w="680" w:type="pct"/>
            <w:hideMark/>
          </w:tcPr>
          <w:p w14:paraId="2DC78511" w14:textId="77777777" w:rsidR="00EA789E" w:rsidRPr="00721BF9" w:rsidRDefault="00EA789E"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4</w:t>
            </w:r>
          </w:p>
        </w:tc>
        <w:tc>
          <w:tcPr>
            <w:tcW w:w="994" w:type="pct"/>
            <w:hideMark/>
          </w:tcPr>
          <w:p w14:paraId="5A48BB82" w14:textId="77777777" w:rsidR="00EA789E" w:rsidRPr="00721BF9" w:rsidRDefault="00EA789E"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6</w:t>
            </w:r>
          </w:p>
        </w:tc>
      </w:tr>
      <w:tr w:rsidR="00D16B66" w:rsidRPr="00721BF9" w14:paraId="2F9130E8" w14:textId="77777777" w:rsidTr="00AE25F5">
        <w:tc>
          <w:tcPr>
            <w:cnfStyle w:val="001000000000" w:firstRow="0" w:lastRow="0" w:firstColumn="1" w:lastColumn="0" w:oddVBand="0" w:evenVBand="0" w:oddHBand="0" w:evenHBand="0" w:firstRowFirstColumn="0" w:firstRowLastColumn="0" w:lastRowFirstColumn="0" w:lastRowLastColumn="0"/>
            <w:tcW w:w="2537" w:type="pct"/>
            <w:hideMark/>
          </w:tcPr>
          <w:p w14:paraId="60870474" w14:textId="77777777" w:rsidR="00EA789E" w:rsidRPr="00721BF9" w:rsidRDefault="00EA789E" w:rsidP="00953AE8">
            <w:pPr>
              <w:ind w:firstLine="0"/>
              <w:jc w:val="center"/>
            </w:pPr>
            <w:r w:rsidRPr="00721BF9">
              <w:t>ILF (</w:t>
            </w:r>
            <w:proofErr w:type="spellStart"/>
            <w:r w:rsidRPr="00721BF9">
              <w:t>Internal</w:t>
            </w:r>
            <w:proofErr w:type="spellEnd"/>
            <w:r w:rsidRPr="00721BF9">
              <w:t xml:space="preserve"> </w:t>
            </w:r>
            <w:proofErr w:type="spellStart"/>
            <w:r w:rsidRPr="00721BF9">
              <w:t>Logical</w:t>
            </w:r>
            <w:proofErr w:type="spellEnd"/>
            <w:r w:rsidRPr="00721BF9">
              <w:t xml:space="preserve"> File)</w:t>
            </w:r>
          </w:p>
        </w:tc>
        <w:tc>
          <w:tcPr>
            <w:tcW w:w="680" w:type="pct"/>
            <w:hideMark/>
          </w:tcPr>
          <w:p w14:paraId="36C2BAD8" w14:textId="77777777" w:rsidR="00EA789E" w:rsidRPr="00721BF9" w:rsidRDefault="00EA789E" w:rsidP="00953AE8">
            <w:pPr>
              <w:ind w:firstLine="0"/>
              <w:jc w:val="center"/>
              <w:cnfStyle w:val="000000000000" w:firstRow="0" w:lastRow="0" w:firstColumn="0" w:lastColumn="0" w:oddVBand="0" w:evenVBand="0" w:oddHBand="0" w:evenHBand="0" w:firstRowFirstColumn="0" w:firstRowLastColumn="0" w:lastRowFirstColumn="0" w:lastRowLastColumn="0"/>
            </w:pPr>
            <w:r w:rsidRPr="00721BF9">
              <w:t>7</w:t>
            </w:r>
          </w:p>
        </w:tc>
        <w:tc>
          <w:tcPr>
            <w:tcW w:w="680" w:type="pct"/>
            <w:hideMark/>
          </w:tcPr>
          <w:p w14:paraId="6786CF1A" w14:textId="77777777" w:rsidR="00EA789E" w:rsidRPr="00721BF9" w:rsidRDefault="00EA789E" w:rsidP="00953AE8">
            <w:pPr>
              <w:ind w:firstLine="0"/>
              <w:jc w:val="center"/>
              <w:cnfStyle w:val="000000000000" w:firstRow="0" w:lastRow="0" w:firstColumn="0" w:lastColumn="0" w:oddVBand="0" w:evenVBand="0" w:oddHBand="0" w:evenHBand="0" w:firstRowFirstColumn="0" w:firstRowLastColumn="0" w:lastRowFirstColumn="0" w:lastRowLastColumn="0"/>
            </w:pPr>
            <w:r w:rsidRPr="00721BF9">
              <w:t>10</w:t>
            </w:r>
          </w:p>
        </w:tc>
        <w:tc>
          <w:tcPr>
            <w:tcW w:w="994" w:type="pct"/>
            <w:hideMark/>
          </w:tcPr>
          <w:p w14:paraId="39C40218" w14:textId="77777777" w:rsidR="00EA789E" w:rsidRPr="00721BF9" w:rsidRDefault="00EA789E" w:rsidP="00953AE8">
            <w:pPr>
              <w:ind w:firstLine="0"/>
              <w:jc w:val="center"/>
              <w:cnfStyle w:val="000000000000" w:firstRow="0" w:lastRow="0" w:firstColumn="0" w:lastColumn="0" w:oddVBand="0" w:evenVBand="0" w:oddHBand="0" w:evenHBand="0" w:firstRowFirstColumn="0" w:firstRowLastColumn="0" w:lastRowFirstColumn="0" w:lastRowLastColumn="0"/>
            </w:pPr>
            <w:r w:rsidRPr="00721BF9">
              <w:t>15</w:t>
            </w:r>
          </w:p>
        </w:tc>
      </w:tr>
      <w:tr w:rsidR="00D16B66" w:rsidRPr="00721BF9" w14:paraId="711ECBDA" w14:textId="77777777" w:rsidTr="00AE2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pct"/>
            <w:hideMark/>
          </w:tcPr>
          <w:p w14:paraId="700DF41E" w14:textId="77777777" w:rsidR="00EA789E" w:rsidRPr="00721BF9" w:rsidRDefault="00EA789E" w:rsidP="00953AE8">
            <w:pPr>
              <w:ind w:firstLine="0"/>
              <w:jc w:val="center"/>
            </w:pPr>
            <w:r w:rsidRPr="00721BF9">
              <w:t>EIF (</w:t>
            </w:r>
            <w:proofErr w:type="spellStart"/>
            <w:r w:rsidRPr="00721BF9">
              <w:t>External</w:t>
            </w:r>
            <w:proofErr w:type="spellEnd"/>
            <w:r w:rsidRPr="00721BF9">
              <w:t xml:space="preserve"> </w:t>
            </w:r>
            <w:proofErr w:type="gramStart"/>
            <w:r w:rsidRPr="00721BF9">
              <w:t>Interface</w:t>
            </w:r>
            <w:proofErr w:type="gramEnd"/>
            <w:r w:rsidRPr="00721BF9">
              <w:t xml:space="preserve"> File)</w:t>
            </w:r>
          </w:p>
        </w:tc>
        <w:tc>
          <w:tcPr>
            <w:tcW w:w="680" w:type="pct"/>
            <w:hideMark/>
          </w:tcPr>
          <w:p w14:paraId="625B19CF" w14:textId="77777777" w:rsidR="00EA789E" w:rsidRPr="00721BF9" w:rsidRDefault="00EA789E"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5</w:t>
            </w:r>
          </w:p>
        </w:tc>
        <w:tc>
          <w:tcPr>
            <w:tcW w:w="680" w:type="pct"/>
            <w:hideMark/>
          </w:tcPr>
          <w:p w14:paraId="5BF9FE3A" w14:textId="77777777" w:rsidR="00EA789E" w:rsidRPr="00721BF9" w:rsidRDefault="00EA789E"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7</w:t>
            </w:r>
          </w:p>
        </w:tc>
        <w:tc>
          <w:tcPr>
            <w:tcW w:w="994" w:type="pct"/>
            <w:hideMark/>
          </w:tcPr>
          <w:p w14:paraId="209AE3B8" w14:textId="77777777" w:rsidR="00EA789E" w:rsidRPr="00721BF9" w:rsidRDefault="00EA789E" w:rsidP="00953AE8">
            <w:pPr>
              <w:ind w:firstLine="0"/>
              <w:jc w:val="center"/>
              <w:cnfStyle w:val="000000100000" w:firstRow="0" w:lastRow="0" w:firstColumn="0" w:lastColumn="0" w:oddVBand="0" w:evenVBand="0" w:oddHBand="1" w:evenHBand="0" w:firstRowFirstColumn="0" w:firstRowLastColumn="0" w:lastRowFirstColumn="0" w:lastRowLastColumn="0"/>
            </w:pPr>
            <w:r w:rsidRPr="00721BF9">
              <w:t>10</w:t>
            </w:r>
          </w:p>
        </w:tc>
      </w:tr>
    </w:tbl>
    <w:p w14:paraId="59E45831" w14:textId="457F6B5F" w:rsidR="00EA789E" w:rsidRDefault="00EA789E" w:rsidP="00953AE8">
      <w:pPr>
        <w:ind w:firstLine="0"/>
        <w:rPr>
          <w:i/>
          <w:iCs/>
        </w:rPr>
      </w:pPr>
      <w:r w:rsidRPr="00721BF9">
        <w:rPr>
          <w:i/>
          <w:iCs/>
        </w:rPr>
        <w:t>Fuente: IFPUG CPM v4.3</w:t>
      </w:r>
    </w:p>
    <w:p w14:paraId="1050D03B" w14:textId="77777777" w:rsidR="00107194" w:rsidRPr="00B00899" w:rsidRDefault="00107194" w:rsidP="00953AE8">
      <w:pPr>
        <w:ind w:firstLine="0"/>
      </w:pPr>
    </w:p>
    <w:p w14:paraId="28AF8058" w14:textId="77777777" w:rsidR="00B00899" w:rsidRPr="00574793" w:rsidRDefault="00B00899" w:rsidP="00953AE8">
      <w:pPr>
        <w:pStyle w:val="Ttulo3"/>
      </w:pPr>
      <w:r>
        <w:t>Fundamentos del Método</w:t>
      </w:r>
    </w:p>
    <w:p w14:paraId="1567A9F6" w14:textId="0D008F2E" w:rsidR="005E136A" w:rsidRPr="00A31A51" w:rsidRDefault="00B00899" w:rsidP="00953AE8">
      <w:r w:rsidRPr="00B531F2">
        <w:t>​​</w:t>
      </w:r>
      <w:r w:rsidR="000E77AF">
        <w:t>P</w:t>
      </w:r>
      <w:r w:rsidR="000E77AF" w:rsidRPr="000E77AF">
        <w:t>ara aplicar este método,</w:t>
      </w:r>
      <w:r w:rsidR="000E77AF">
        <w:t xml:space="preserve"> </w:t>
      </w:r>
      <w:r w:rsidR="000E77AF" w:rsidRPr="000E77AF">
        <w:t>el sistema</w:t>
      </w:r>
      <w:r w:rsidR="000E77AF">
        <w:t xml:space="preserve"> no se mir</w:t>
      </w:r>
      <w:r w:rsidR="000E77AF">
        <w:rPr>
          <w:lang w:val="es-MX"/>
        </w:rPr>
        <w:t>á</w:t>
      </w:r>
      <w:r w:rsidR="000E77AF" w:rsidRPr="000E77AF">
        <w:t xml:space="preserve"> como un bloque gigante de código. El FPA </w:t>
      </w:r>
      <w:proofErr w:type="spellStart"/>
      <w:r w:rsidR="003351F9">
        <w:t>búsc</w:t>
      </w:r>
      <w:r w:rsidR="000E77AF" w:rsidRPr="000E77AF">
        <w:t>a</w:t>
      </w:r>
      <w:proofErr w:type="spellEnd"/>
      <w:r w:rsidR="000E77AF" w:rsidRPr="000E77AF">
        <w:t xml:space="preserve"> dividir cualquier sistema en solo </w:t>
      </w:r>
      <w:r w:rsidR="000E77AF" w:rsidRPr="000E77AF">
        <w:rPr>
          <w:b/>
          <w:bCs/>
        </w:rPr>
        <w:t>dos grandes categorías</w:t>
      </w:r>
      <w:r w:rsidR="000E77AF" w:rsidRPr="000E77AF">
        <w:t xml:space="preserve"> de funciones</w:t>
      </w:r>
      <w:r w:rsidR="00A31A51">
        <w:t xml:space="preserve">: </w:t>
      </w:r>
      <w:r w:rsidR="00A31A51" w:rsidRPr="00A31A51">
        <w:rPr>
          <w:b/>
          <w:bCs/>
        </w:rPr>
        <w:t>Almacenamiento (Datos)</w:t>
      </w:r>
      <w:r w:rsidR="00A31A51" w:rsidRPr="00A31A51">
        <w:t xml:space="preserve"> y </w:t>
      </w:r>
      <w:r w:rsidR="00A31A51" w:rsidRPr="00A31A51">
        <w:rPr>
          <w:b/>
          <w:bCs/>
        </w:rPr>
        <w:t>Movimiento (Transacciones)</w:t>
      </w:r>
      <w:r w:rsidR="003351F9">
        <w:t>:</w:t>
      </w:r>
    </w:p>
    <w:tbl>
      <w:tblPr>
        <w:tblStyle w:val="Tablanormal2"/>
        <w:tblW w:w="5000" w:type="pct"/>
        <w:tblLook w:val="04A0" w:firstRow="1" w:lastRow="0" w:firstColumn="1" w:lastColumn="0" w:noHBand="0" w:noVBand="1"/>
      </w:tblPr>
      <w:tblGrid>
        <w:gridCol w:w="3719"/>
        <w:gridCol w:w="2812"/>
        <w:gridCol w:w="2829"/>
      </w:tblGrid>
      <w:tr w:rsidR="00D16B66" w:rsidRPr="000612D8" w14:paraId="7A324632" w14:textId="77777777" w:rsidTr="00EB73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pct"/>
            <w:vAlign w:val="center"/>
          </w:tcPr>
          <w:p w14:paraId="029D41ED" w14:textId="3349EBBC" w:rsidR="00EB738E" w:rsidRPr="000612D8" w:rsidRDefault="00EB738E" w:rsidP="00953AE8">
            <w:pPr>
              <w:ind w:firstLine="0"/>
              <w:jc w:val="center"/>
              <w:rPr>
                <w:i/>
                <w:iCs/>
                <w:color w:val="auto"/>
              </w:rPr>
            </w:pPr>
            <w:r w:rsidRPr="000612D8">
              <w:rPr>
                <w:rFonts w:ascii="Google Sans Text" w:hAnsi="Google Sans Text"/>
                <w:b w:val="0"/>
                <w:bCs w:val="0"/>
                <w:color w:val="auto"/>
                <w:sz w:val="21"/>
                <w:szCs w:val="21"/>
              </w:rPr>
              <w:t>Categoría</w:t>
            </w:r>
          </w:p>
        </w:tc>
        <w:tc>
          <w:tcPr>
            <w:tcW w:w="1502" w:type="pct"/>
            <w:vAlign w:val="center"/>
          </w:tcPr>
          <w:p w14:paraId="65F6CFED" w14:textId="35E55E65" w:rsidR="00EB738E" w:rsidRPr="000612D8" w:rsidRDefault="00EB738E" w:rsidP="00953AE8">
            <w:pPr>
              <w:ind w:firstLine="0"/>
              <w:jc w:val="center"/>
              <w:cnfStyle w:val="100000000000" w:firstRow="1" w:lastRow="0" w:firstColumn="0" w:lastColumn="0" w:oddVBand="0" w:evenVBand="0" w:oddHBand="0" w:evenHBand="0" w:firstRowFirstColumn="0" w:firstRowLastColumn="0" w:lastRowFirstColumn="0" w:lastRowLastColumn="0"/>
              <w:rPr>
                <w:i/>
                <w:iCs/>
                <w:color w:val="auto"/>
              </w:rPr>
            </w:pPr>
            <w:r w:rsidRPr="000612D8">
              <w:rPr>
                <w:rFonts w:ascii="Google Sans Text" w:hAnsi="Google Sans Text"/>
                <w:b w:val="0"/>
                <w:bCs w:val="0"/>
                <w:color w:val="auto"/>
                <w:sz w:val="21"/>
                <w:szCs w:val="21"/>
              </w:rPr>
              <w:t>Tipo de Componente</w:t>
            </w:r>
          </w:p>
        </w:tc>
        <w:tc>
          <w:tcPr>
            <w:tcW w:w="1512" w:type="pct"/>
            <w:vAlign w:val="center"/>
          </w:tcPr>
          <w:p w14:paraId="4893A518" w14:textId="3B631B6A" w:rsidR="00EB738E" w:rsidRPr="000612D8" w:rsidRDefault="00EB738E" w:rsidP="00953AE8">
            <w:pPr>
              <w:ind w:firstLine="0"/>
              <w:jc w:val="center"/>
              <w:cnfStyle w:val="100000000000" w:firstRow="1" w:lastRow="0" w:firstColumn="0" w:lastColumn="0" w:oddVBand="0" w:evenVBand="0" w:oddHBand="0" w:evenHBand="0" w:firstRowFirstColumn="0" w:firstRowLastColumn="0" w:lastRowFirstColumn="0" w:lastRowLastColumn="0"/>
              <w:rPr>
                <w:i/>
                <w:iCs/>
                <w:color w:val="auto"/>
              </w:rPr>
            </w:pPr>
            <w:r w:rsidRPr="000612D8">
              <w:rPr>
                <w:rFonts w:ascii="Google Sans Text" w:hAnsi="Google Sans Text"/>
                <w:b w:val="0"/>
                <w:bCs w:val="0"/>
                <w:color w:val="auto"/>
                <w:sz w:val="21"/>
                <w:szCs w:val="21"/>
              </w:rPr>
              <w:t>¿Qué hace?</w:t>
            </w:r>
          </w:p>
        </w:tc>
      </w:tr>
      <w:tr w:rsidR="00D16B66" w:rsidRPr="000612D8" w14:paraId="2766AEB8" w14:textId="77777777" w:rsidTr="00EB7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pct"/>
            <w:vAlign w:val="center"/>
          </w:tcPr>
          <w:p w14:paraId="75BBD343" w14:textId="55988B1C" w:rsidR="00EB738E" w:rsidRPr="000612D8" w:rsidRDefault="00EB738E" w:rsidP="00953AE8">
            <w:pPr>
              <w:ind w:firstLine="0"/>
              <w:jc w:val="center"/>
              <w:rPr>
                <w:i/>
                <w:iCs/>
                <w:color w:val="auto"/>
              </w:rPr>
            </w:pPr>
            <w:r w:rsidRPr="000612D8">
              <w:rPr>
                <w:rFonts w:ascii="Google Sans Text" w:hAnsi="Google Sans Text"/>
                <w:b w:val="0"/>
                <w:bCs w:val="0"/>
                <w:color w:val="auto"/>
                <w:sz w:val="21"/>
                <w:szCs w:val="21"/>
              </w:rPr>
              <w:t>DATOS</w:t>
            </w:r>
            <w:r>
              <w:rPr>
                <w:rFonts w:ascii="Google Sans Text" w:hAnsi="Google Sans Text"/>
                <w:color w:val="auto"/>
                <w:sz w:val="21"/>
                <w:szCs w:val="21"/>
              </w:rPr>
              <w:t xml:space="preserve">: </w:t>
            </w:r>
            <w:r w:rsidRPr="000612D8">
              <w:rPr>
                <w:rFonts w:ascii="Google Sans Text" w:hAnsi="Google Sans Text"/>
                <w:i/>
                <w:iCs/>
                <w:color w:val="auto"/>
                <w:sz w:val="21"/>
                <w:szCs w:val="21"/>
              </w:rPr>
              <w:t>(Lo que el sistema guarda)</w:t>
            </w:r>
          </w:p>
        </w:tc>
        <w:tc>
          <w:tcPr>
            <w:tcW w:w="1502" w:type="pct"/>
            <w:vAlign w:val="center"/>
          </w:tcPr>
          <w:p w14:paraId="41A4AF25" w14:textId="0EDD64FF" w:rsidR="00EB738E" w:rsidRPr="000612D8" w:rsidRDefault="00EB738E" w:rsidP="00953AE8">
            <w:pPr>
              <w:ind w:firstLine="0"/>
              <w:jc w:val="center"/>
              <w:cnfStyle w:val="000000100000" w:firstRow="0" w:lastRow="0" w:firstColumn="0" w:lastColumn="0" w:oddVBand="0" w:evenVBand="0" w:oddHBand="1" w:evenHBand="0" w:firstRowFirstColumn="0" w:firstRowLastColumn="0" w:lastRowFirstColumn="0" w:lastRowLastColumn="0"/>
              <w:rPr>
                <w:i/>
                <w:iCs/>
                <w:color w:val="auto"/>
              </w:rPr>
            </w:pPr>
            <w:r w:rsidRPr="000612D8">
              <w:rPr>
                <w:rFonts w:ascii="Google Sans Text" w:hAnsi="Google Sans Text"/>
                <w:b/>
                <w:bCs/>
                <w:color w:val="auto"/>
                <w:sz w:val="21"/>
                <w:szCs w:val="21"/>
              </w:rPr>
              <w:t>1. Archivo Lógico Interno (ILF/ALI)</w:t>
            </w:r>
          </w:p>
        </w:tc>
        <w:tc>
          <w:tcPr>
            <w:tcW w:w="1512" w:type="pct"/>
            <w:vAlign w:val="center"/>
          </w:tcPr>
          <w:p w14:paraId="65DFF761" w14:textId="5E784BAC" w:rsidR="00EB738E" w:rsidRPr="000612D8" w:rsidRDefault="00EB738E" w:rsidP="00953AE8">
            <w:pPr>
              <w:ind w:firstLine="0"/>
              <w:jc w:val="center"/>
              <w:cnfStyle w:val="000000100000" w:firstRow="0" w:lastRow="0" w:firstColumn="0" w:lastColumn="0" w:oddVBand="0" w:evenVBand="0" w:oddHBand="1" w:evenHBand="0" w:firstRowFirstColumn="0" w:firstRowLastColumn="0" w:lastRowFirstColumn="0" w:lastRowLastColumn="0"/>
              <w:rPr>
                <w:i/>
                <w:iCs/>
                <w:color w:val="auto"/>
              </w:rPr>
            </w:pPr>
            <w:r w:rsidRPr="000612D8">
              <w:rPr>
                <w:rFonts w:ascii="Google Sans Text" w:hAnsi="Google Sans Text"/>
                <w:color w:val="auto"/>
                <w:sz w:val="21"/>
                <w:szCs w:val="21"/>
              </w:rPr>
              <w:t xml:space="preserve">Datos mantenidos y actualizados </w:t>
            </w:r>
            <w:r w:rsidRPr="000612D8">
              <w:rPr>
                <w:rFonts w:ascii="Google Sans Text" w:hAnsi="Google Sans Text"/>
                <w:i/>
                <w:iCs/>
                <w:color w:val="auto"/>
                <w:sz w:val="21"/>
                <w:szCs w:val="21"/>
              </w:rPr>
              <w:t>dentro</w:t>
            </w:r>
            <w:r w:rsidRPr="000612D8">
              <w:rPr>
                <w:rFonts w:ascii="Google Sans Text" w:hAnsi="Google Sans Text"/>
                <w:color w:val="auto"/>
                <w:sz w:val="21"/>
                <w:szCs w:val="21"/>
              </w:rPr>
              <w:t xml:space="preserve"> de tu aplicación.</w:t>
            </w:r>
          </w:p>
        </w:tc>
      </w:tr>
      <w:tr w:rsidR="00D16B66" w:rsidRPr="000612D8" w14:paraId="7A31A83B" w14:textId="77777777" w:rsidTr="00EB738E">
        <w:tc>
          <w:tcPr>
            <w:cnfStyle w:val="001000000000" w:firstRow="0" w:lastRow="0" w:firstColumn="1" w:lastColumn="0" w:oddVBand="0" w:evenVBand="0" w:oddHBand="0" w:evenHBand="0" w:firstRowFirstColumn="0" w:firstRowLastColumn="0" w:lastRowFirstColumn="0" w:lastRowLastColumn="0"/>
            <w:tcW w:w="1987" w:type="pct"/>
            <w:vAlign w:val="center"/>
          </w:tcPr>
          <w:p w14:paraId="29499293" w14:textId="77777777" w:rsidR="00EB738E" w:rsidRPr="000612D8" w:rsidRDefault="00EB738E" w:rsidP="00953AE8">
            <w:pPr>
              <w:ind w:firstLine="0"/>
              <w:jc w:val="center"/>
              <w:rPr>
                <w:i/>
                <w:iCs/>
                <w:color w:val="auto"/>
              </w:rPr>
            </w:pPr>
          </w:p>
        </w:tc>
        <w:tc>
          <w:tcPr>
            <w:tcW w:w="1502" w:type="pct"/>
            <w:vAlign w:val="center"/>
          </w:tcPr>
          <w:p w14:paraId="0688E10E" w14:textId="288498DB" w:rsidR="00EB738E" w:rsidRPr="000612D8" w:rsidRDefault="00EB738E" w:rsidP="00953AE8">
            <w:pPr>
              <w:ind w:firstLine="0"/>
              <w:jc w:val="center"/>
              <w:cnfStyle w:val="000000000000" w:firstRow="0" w:lastRow="0" w:firstColumn="0" w:lastColumn="0" w:oddVBand="0" w:evenVBand="0" w:oddHBand="0" w:evenHBand="0" w:firstRowFirstColumn="0" w:firstRowLastColumn="0" w:lastRowFirstColumn="0" w:lastRowLastColumn="0"/>
              <w:rPr>
                <w:i/>
                <w:iCs/>
                <w:color w:val="auto"/>
              </w:rPr>
            </w:pPr>
            <w:r w:rsidRPr="000612D8">
              <w:rPr>
                <w:rFonts w:ascii="Google Sans Text" w:hAnsi="Google Sans Text"/>
                <w:b/>
                <w:bCs/>
                <w:color w:val="auto"/>
                <w:sz w:val="21"/>
                <w:szCs w:val="21"/>
              </w:rPr>
              <w:t>2. Archivo de Interfaz Externa (EIF/AIE)</w:t>
            </w:r>
          </w:p>
        </w:tc>
        <w:tc>
          <w:tcPr>
            <w:tcW w:w="1512" w:type="pct"/>
            <w:vAlign w:val="center"/>
          </w:tcPr>
          <w:p w14:paraId="4C2E8CC8" w14:textId="01E8CEDF" w:rsidR="00EB738E" w:rsidRPr="000612D8" w:rsidRDefault="00EB738E" w:rsidP="00953AE8">
            <w:pPr>
              <w:ind w:firstLine="0"/>
              <w:jc w:val="center"/>
              <w:cnfStyle w:val="000000000000" w:firstRow="0" w:lastRow="0" w:firstColumn="0" w:lastColumn="0" w:oddVBand="0" w:evenVBand="0" w:oddHBand="0" w:evenHBand="0" w:firstRowFirstColumn="0" w:firstRowLastColumn="0" w:lastRowFirstColumn="0" w:lastRowLastColumn="0"/>
              <w:rPr>
                <w:i/>
                <w:iCs/>
                <w:color w:val="auto"/>
              </w:rPr>
            </w:pPr>
            <w:r w:rsidRPr="000612D8">
              <w:rPr>
                <w:rFonts w:ascii="Google Sans Text" w:hAnsi="Google Sans Text"/>
                <w:color w:val="auto"/>
                <w:sz w:val="21"/>
                <w:szCs w:val="21"/>
              </w:rPr>
              <w:t xml:space="preserve">Datos de </w:t>
            </w:r>
            <w:r w:rsidRPr="000612D8">
              <w:rPr>
                <w:rFonts w:ascii="Google Sans Text" w:hAnsi="Google Sans Text"/>
                <w:i/>
                <w:iCs/>
                <w:color w:val="auto"/>
                <w:sz w:val="21"/>
                <w:szCs w:val="21"/>
              </w:rPr>
              <w:t>otro</w:t>
            </w:r>
            <w:r w:rsidRPr="000612D8">
              <w:rPr>
                <w:rFonts w:ascii="Google Sans Text" w:hAnsi="Google Sans Text"/>
                <w:color w:val="auto"/>
                <w:sz w:val="21"/>
                <w:szCs w:val="21"/>
              </w:rPr>
              <w:t xml:space="preserve"> sistema que tu aplicación solo lee por referencia.</w:t>
            </w:r>
          </w:p>
        </w:tc>
      </w:tr>
      <w:tr w:rsidR="00D16B66" w:rsidRPr="000612D8" w14:paraId="6D23421D" w14:textId="77777777" w:rsidTr="00EB7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pct"/>
            <w:vAlign w:val="center"/>
          </w:tcPr>
          <w:p w14:paraId="5E0FE421" w14:textId="28E444A5" w:rsidR="00EB738E" w:rsidRPr="00A46961" w:rsidRDefault="00EB738E" w:rsidP="00953AE8">
            <w:pPr>
              <w:ind w:firstLine="0"/>
              <w:jc w:val="center"/>
              <w:rPr>
                <w:rFonts w:ascii="Google Sans Text" w:hAnsi="Google Sans Text" w:hint="eastAsia"/>
                <w:b w:val="0"/>
                <w:bCs w:val="0"/>
                <w:color w:val="auto"/>
                <w:sz w:val="21"/>
                <w:szCs w:val="21"/>
              </w:rPr>
            </w:pPr>
            <w:r w:rsidRPr="000612D8">
              <w:rPr>
                <w:rFonts w:ascii="Google Sans Text" w:hAnsi="Google Sans Text"/>
                <w:b w:val="0"/>
                <w:bCs w:val="0"/>
                <w:color w:val="auto"/>
                <w:sz w:val="21"/>
                <w:szCs w:val="21"/>
              </w:rPr>
              <w:t>TRANSACCIONES</w:t>
            </w:r>
            <w:r w:rsidR="008F3E7F">
              <w:rPr>
                <w:rFonts w:ascii="Google Sans Text" w:hAnsi="Google Sans Text"/>
                <w:color w:val="auto"/>
                <w:sz w:val="21"/>
                <w:szCs w:val="21"/>
              </w:rPr>
              <w:t xml:space="preserve"> </w:t>
            </w:r>
            <w:r w:rsidRPr="000612D8">
              <w:rPr>
                <w:rFonts w:ascii="Google Sans Text" w:hAnsi="Google Sans Text"/>
                <w:i/>
                <w:iCs/>
                <w:color w:val="auto"/>
                <w:sz w:val="21"/>
                <w:szCs w:val="21"/>
              </w:rPr>
              <w:t xml:space="preserve">(Cómo la </w:t>
            </w:r>
            <w:proofErr w:type="spellStart"/>
            <w:r w:rsidRPr="000612D8">
              <w:rPr>
                <w:rFonts w:ascii="Google Sans Text" w:hAnsi="Google Sans Text"/>
                <w:i/>
                <w:iCs/>
                <w:color w:val="auto"/>
                <w:sz w:val="21"/>
                <w:szCs w:val="21"/>
              </w:rPr>
              <w:t>info</w:t>
            </w:r>
            <w:proofErr w:type="spellEnd"/>
            <w:r w:rsidRPr="000612D8">
              <w:rPr>
                <w:rFonts w:ascii="Google Sans Text" w:hAnsi="Google Sans Text"/>
                <w:i/>
                <w:iCs/>
                <w:color w:val="auto"/>
                <w:sz w:val="21"/>
                <w:szCs w:val="21"/>
              </w:rPr>
              <w:t xml:space="preserve"> entra/sale)</w:t>
            </w:r>
          </w:p>
        </w:tc>
        <w:tc>
          <w:tcPr>
            <w:tcW w:w="1502" w:type="pct"/>
            <w:vAlign w:val="center"/>
          </w:tcPr>
          <w:p w14:paraId="22AFBA34" w14:textId="7EC59C09" w:rsidR="00EB738E" w:rsidRPr="000612D8" w:rsidRDefault="00EB738E" w:rsidP="00953AE8">
            <w:pPr>
              <w:ind w:firstLine="0"/>
              <w:jc w:val="center"/>
              <w:cnfStyle w:val="000000100000" w:firstRow="0" w:lastRow="0" w:firstColumn="0" w:lastColumn="0" w:oddVBand="0" w:evenVBand="0" w:oddHBand="1" w:evenHBand="0" w:firstRowFirstColumn="0" w:firstRowLastColumn="0" w:lastRowFirstColumn="0" w:lastRowLastColumn="0"/>
              <w:rPr>
                <w:i/>
                <w:iCs/>
                <w:color w:val="auto"/>
              </w:rPr>
            </w:pPr>
            <w:r w:rsidRPr="000612D8">
              <w:rPr>
                <w:rFonts w:ascii="Google Sans Text" w:hAnsi="Google Sans Text"/>
                <w:b/>
                <w:bCs/>
                <w:color w:val="auto"/>
                <w:sz w:val="21"/>
                <w:szCs w:val="21"/>
              </w:rPr>
              <w:t>3. Entrada Externa (EI/EE)</w:t>
            </w:r>
          </w:p>
        </w:tc>
        <w:tc>
          <w:tcPr>
            <w:tcW w:w="1512" w:type="pct"/>
            <w:vAlign w:val="center"/>
          </w:tcPr>
          <w:p w14:paraId="4A872C2A" w14:textId="7DFFF429" w:rsidR="00EB738E" w:rsidRPr="000612D8" w:rsidRDefault="00EB738E" w:rsidP="00953AE8">
            <w:pPr>
              <w:ind w:firstLine="0"/>
              <w:jc w:val="center"/>
              <w:cnfStyle w:val="000000100000" w:firstRow="0" w:lastRow="0" w:firstColumn="0" w:lastColumn="0" w:oddVBand="0" w:evenVBand="0" w:oddHBand="1" w:evenHBand="0" w:firstRowFirstColumn="0" w:firstRowLastColumn="0" w:lastRowFirstColumn="0" w:lastRowLastColumn="0"/>
              <w:rPr>
                <w:i/>
                <w:iCs/>
                <w:color w:val="auto"/>
              </w:rPr>
            </w:pPr>
            <w:r w:rsidRPr="000612D8">
              <w:rPr>
                <w:rFonts w:ascii="Google Sans Text" w:hAnsi="Google Sans Text"/>
                <w:color w:val="auto"/>
                <w:sz w:val="21"/>
                <w:szCs w:val="21"/>
              </w:rPr>
              <w:t>Datos que ingresan al sistema para actualizar un ILF.</w:t>
            </w:r>
          </w:p>
        </w:tc>
      </w:tr>
      <w:tr w:rsidR="00D16B66" w:rsidRPr="000612D8" w14:paraId="1B5EBBA1" w14:textId="77777777" w:rsidTr="00EB738E">
        <w:tc>
          <w:tcPr>
            <w:cnfStyle w:val="001000000000" w:firstRow="0" w:lastRow="0" w:firstColumn="1" w:lastColumn="0" w:oddVBand="0" w:evenVBand="0" w:oddHBand="0" w:evenHBand="0" w:firstRowFirstColumn="0" w:firstRowLastColumn="0" w:lastRowFirstColumn="0" w:lastRowLastColumn="0"/>
            <w:tcW w:w="1987" w:type="pct"/>
            <w:vAlign w:val="center"/>
          </w:tcPr>
          <w:p w14:paraId="7CAC38A9" w14:textId="77777777" w:rsidR="00EB738E" w:rsidRPr="000612D8" w:rsidRDefault="00EB738E" w:rsidP="00953AE8">
            <w:pPr>
              <w:ind w:firstLine="0"/>
              <w:jc w:val="center"/>
              <w:rPr>
                <w:i/>
                <w:iCs/>
                <w:color w:val="auto"/>
              </w:rPr>
            </w:pPr>
          </w:p>
        </w:tc>
        <w:tc>
          <w:tcPr>
            <w:tcW w:w="1502" w:type="pct"/>
            <w:vAlign w:val="center"/>
          </w:tcPr>
          <w:p w14:paraId="76069B69" w14:textId="38A0A136" w:rsidR="00EB738E" w:rsidRPr="000612D8" w:rsidRDefault="00EB738E" w:rsidP="00953AE8">
            <w:pPr>
              <w:ind w:firstLine="0"/>
              <w:jc w:val="center"/>
              <w:cnfStyle w:val="000000000000" w:firstRow="0" w:lastRow="0" w:firstColumn="0" w:lastColumn="0" w:oddVBand="0" w:evenVBand="0" w:oddHBand="0" w:evenHBand="0" w:firstRowFirstColumn="0" w:firstRowLastColumn="0" w:lastRowFirstColumn="0" w:lastRowLastColumn="0"/>
              <w:rPr>
                <w:i/>
                <w:iCs/>
                <w:color w:val="auto"/>
              </w:rPr>
            </w:pPr>
            <w:r w:rsidRPr="000612D8">
              <w:rPr>
                <w:rFonts w:ascii="Google Sans Text" w:hAnsi="Google Sans Text"/>
                <w:b/>
                <w:bCs/>
                <w:color w:val="auto"/>
                <w:sz w:val="21"/>
                <w:szCs w:val="21"/>
              </w:rPr>
              <w:t>4. Salida Externa (EO/SE)</w:t>
            </w:r>
          </w:p>
        </w:tc>
        <w:tc>
          <w:tcPr>
            <w:tcW w:w="1512" w:type="pct"/>
            <w:vAlign w:val="center"/>
          </w:tcPr>
          <w:p w14:paraId="7684FA43" w14:textId="05556000" w:rsidR="00EB738E" w:rsidRPr="000612D8" w:rsidRDefault="00EB738E" w:rsidP="00953AE8">
            <w:pPr>
              <w:ind w:firstLine="0"/>
              <w:jc w:val="center"/>
              <w:cnfStyle w:val="000000000000" w:firstRow="0" w:lastRow="0" w:firstColumn="0" w:lastColumn="0" w:oddVBand="0" w:evenVBand="0" w:oddHBand="0" w:evenHBand="0" w:firstRowFirstColumn="0" w:firstRowLastColumn="0" w:lastRowFirstColumn="0" w:lastRowLastColumn="0"/>
              <w:rPr>
                <w:i/>
                <w:iCs/>
                <w:color w:val="auto"/>
              </w:rPr>
            </w:pPr>
            <w:r w:rsidRPr="000612D8">
              <w:rPr>
                <w:rFonts w:ascii="Google Sans Text" w:hAnsi="Google Sans Text"/>
                <w:color w:val="auto"/>
                <w:sz w:val="21"/>
                <w:szCs w:val="21"/>
              </w:rPr>
              <w:t>Datos que salen del sistema hacia el usuario, requiriendo cálculos matemáticos o lógica extra.</w:t>
            </w:r>
          </w:p>
        </w:tc>
      </w:tr>
      <w:tr w:rsidR="00D16B66" w:rsidRPr="000612D8" w14:paraId="785F934C" w14:textId="77777777" w:rsidTr="00EB7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pct"/>
            <w:vAlign w:val="center"/>
          </w:tcPr>
          <w:p w14:paraId="1C50D7DF" w14:textId="77777777" w:rsidR="00EB738E" w:rsidRPr="000612D8" w:rsidRDefault="00EB738E" w:rsidP="00953AE8">
            <w:pPr>
              <w:ind w:firstLine="0"/>
              <w:jc w:val="center"/>
              <w:rPr>
                <w:i/>
                <w:iCs/>
                <w:color w:val="auto"/>
              </w:rPr>
            </w:pPr>
          </w:p>
        </w:tc>
        <w:tc>
          <w:tcPr>
            <w:tcW w:w="1502" w:type="pct"/>
            <w:vAlign w:val="center"/>
          </w:tcPr>
          <w:p w14:paraId="64764B52" w14:textId="27A9D2D7" w:rsidR="00EB738E" w:rsidRPr="000612D8" w:rsidRDefault="00EB738E" w:rsidP="00953AE8">
            <w:pPr>
              <w:ind w:firstLine="0"/>
              <w:jc w:val="center"/>
              <w:cnfStyle w:val="000000100000" w:firstRow="0" w:lastRow="0" w:firstColumn="0" w:lastColumn="0" w:oddVBand="0" w:evenVBand="0" w:oddHBand="1" w:evenHBand="0" w:firstRowFirstColumn="0" w:firstRowLastColumn="0" w:lastRowFirstColumn="0" w:lastRowLastColumn="0"/>
              <w:rPr>
                <w:i/>
                <w:iCs/>
                <w:color w:val="auto"/>
              </w:rPr>
            </w:pPr>
            <w:r w:rsidRPr="000612D8">
              <w:rPr>
                <w:rFonts w:ascii="Google Sans Text" w:hAnsi="Google Sans Text"/>
                <w:b/>
                <w:bCs/>
                <w:color w:val="auto"/>
                <w:sz w:val="21"/>
                <w:szCs w:val="21"/>
              </w:rPr>
              <w:t>5. Consulta Externa (EQ/CE)</w:t>
            </w:r>
          </w:p>
        </w:tc>
        <w:tc>
          <w:tcPr>
            <w:tcW w:w="1512" w:type="pct"/>
            <w:vAlign w:val="center"/>
          </w:tcPr>
          <w:p w14:paraId="2934634E" w14:textId="390A54C1" w:rsidR="00EB738E" w:rsidRPr="000612D8" w:rsidRDefault="00EB738E" w:rsidP="00953AE8">
            <w:pPr>
              <w:ind w:firstLine="0"/>
              <w:jc w:val="center"/>
              <w:cnfStyle w:val="000000100000" w:firstRow="0" w:lastRow="0" w:firstColumn="0" w:lastColumn="0" w:oddVBand="0" w:evenVBand="0" w:oddHBand="1" w:evenHBand="0" w:firstRowFirstColumn="0" w:firstRowLastColumn="0" w:lastRowFirstColumn="0" w:lastRowLastColumn="0"/>
              <w:rPr>
                <w:i/>
                <w:iCs/>
                <w:color w:val="auto"/>
              </w:rPr>
            </w:pPr>
            <w:r w:rsidRPr="000612D8">
              <w:rPr>
                <w:rFonts w:ascii="Google Sans Text" w:hAnsi="Google Sans Text"/>
                <w:color w:val="auto"/>
                <w:sz w:val="21"/>
                <w:szCs w:val="21"/>
              </w:rPr>
              <w:t>Datos que salen del sistema como una simple recuperación, sin cálculos adicionales.</w:t>
            </w:r>
          </w:p>
        </w:tc>
      </w:tr>
    </w:tbl>
    <w:p w14:paraId="312F6D0E" w14:textId="77777777" w:rsidR="000612D8" w:rsidRPr="005E136A" w:rsidRDefault="000612D8" w:rsidP="00953AE8">
      <w:pPr>
        <w:rPr>
          <w:i/>
          <w:iCs/>
        </w:rPr>
      </w:pPr>
    </w:p>
    <w:p w14:paraId="50C1C438" w14:textId="77777777" w:rsidR="00B00899" w:rsidRPr="00E3429D" w:rsidRDefault="00B00899" w:rsidP="00953AE8">
      <w:pPr>
        <w:pStyle w:val="Ttulo3"/>
        <w:rPr>
          <w:lang w:val="es-MX"/>
        </w:rPr>
      </w:pPr>
      <w:r>
        <w:lastRenderedPageBreak/>
        <w:t>Aplicación del método</w:t>
      </w:r>
    </w:p>
    <w:p w14:paraId="1DA67206" w14:textId="77777777" w:rsidR="00E3429D" w:rsidRPr="00F33C84" w:rsidRDefault="00E3429D" w:rsidP="006349A3">
      <w:pPr>
        <w:pStyle w:val="Ttulo4"/>
        <w:rPr>
          <w:lang w:val="es-MX"/>
        </w:rPr>
      </w:pPr>
      <w:r w:rsidRPr="00F33C84">
        <w:t>Paso 1: Definir el Alcance de la Medición</w:t>
      </w:r>
    </w:p>
    <w:p w14:paraId="1571150B" w14:textId="77777777" w:rsidR="00E3429D" w:rsidRDefault="00E3429D" w:rsidP="00953AE8">
      <w:pPr>
        <w:pStyle w:val="NormalWeb"/>
      </w:pPr>
      <w:r>
        <w:rPr>
          <w:b/>
          <w:bCs/>
        </w:rPr>
        <w:t>Límite del sistema:</w:t>
      </w:r>
      <w:r>
        <w:t xml:space="preserve"> Todo el software diseñado y desarrollado para la plataforma </w:t>
      </w:r>
      <w:proofErr w:type="spellStart"/>
      <w:r>
        <w:rPr>
          <w:b/>
          <w:bCs/>
        </w:rPr>
        <w:t>VeriFinca</w:t>
      </w:r>
      <w:proofErr w:type="spellEnd"/>
      <w:r>
        <w:t>, abarcando el portal web (para desarrolladores, administradores y consultores), el Motor de Inferencia central, el motor de análisis OCR, la base de datos propia y la capa de generación de certificados y reportes.</w:t>
      </w:r>
    </w:p>
    <w:tbl>
      <w:tblPr>
        <w:tblStyle w:val="Tablanormal2"/>
        <w:tblW w:w="0" w:type="auto"/>
        <w:tblLook w:val="0420" w:firstRow="1" w:lastRow="0" w:firstColumn="0" w:lastColumn="0" w:noHBand="0" w:noVBand="1"/>
      </w:tblPr>
      <w:tblGrid>
        <w:gridCol w:w="5360"/>
        <w:gridCol w:w="4000"/>
      </w:tblGrid>
      <w:tr w:rsidR="008F7B7E" w:rsidRPr="0087594E" w14:paraId="6CDE3CEC" w14:textId="77777777" w:rsidTr="00AE25F5">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2E40F7B3" w14:textId="77777777" w:rsidR="00E3429D" w:rsidRPr="0087594E" w:rsidRDefault="00E3429D" w:rsidP="00953AE8">
            <w:pPr>
              <w:ind w:firstLine="0"/>
              <w:rPr>
                <w:lang w:val="es-MX"/>
              </w:rPr>
            </w:pPr>
            <w:r w:rsidRPr="0087594E">
              <w:rPr>
                <w:lang w:val="es-MX"/>
              </w:rPr>
              <w:t>Dentro del Límite (Candidatos a ILF, EI, EO, EQ)</w:t>
            </w:r>
          </w:p>
        </w:tc>
        <w:tc>
          <w:tcPr>
            <w:tcW w:w="0" w:type="auto"/>
            <w:vAlign w:val="center"/>
            <w:hideMark/>
          </w:tcPr>
          <w:p w14:paraId="0D6B6A6B" w14:textId="77777777" w:rsidR="00E3429D" w:rsidRPr="0087594E" w:rsidRDefault="00E3429D" w:rsidP="00953AE8">
            <w:pPr>
              <w:ind w:firstLine="0"/>
              <w:jc w:val="center"/>
              <w:rPr>
                <w:lang w:val="es-MX"/>
              </w:rPr>
            </w:pPr>
            <w:r w:rsidRPr="0087594E">
              <w:rPr>
                <w:lang w:val="es-MX"/>
              </w:rPr>
              <w:t>Fuera del Límite (Candidatos a EIF)</w:t>
            </w:r>
          </w:p>
        </w:tc>
      </w:tr>
      <w:tr w:rsidR="008F7B7E" w:rsidRPr="0087594E" w14:paraId="67EDE75B" w14:textId="77777777" w:rsidTr="00AE25F5">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24D41077" w14:textId="77777777" w:rsidR="00E3429D" w:rsidRPr="0087594E" w:rsidRDefault="00E3429D" w:rsidP="00953AE8">
            <w:pPr>
              <w:ind w:firstLine="0"/>
              <w:rPr>
                <w:lang w:val="es-MX"/>
              </w:rPr>
            </w:pPr>
            <w:r w:rsidRPr="0087594E">
              <w:rPr>
                <w:b/>
                <w:bCs/>
                <w:lang w:val="es-MX"/>
              </w:rPr>
              <w:t>Módulo de Proyectos y Expedientes:</w:t>
            </w:r>
            <w:r w:rsidRPr="0087594E">
              <w:rPr>
                <w:lang w:val="es-MX"/>
              </w:rPr>
              <w:t xml:space="preserve"> Registro, carga masiva de documentos (títulos, planos, permisos) mediante OCR y gestión de metadatos.</w:t>
            </w:r>
          </w:p>
        </w:tc>
        <w:tc>
          <w:tcPr>
            <w:tcW w:w="0" w:type="auto"/>
            <w:vAlign w:val="center"/>
            <w:hideMark/>
          </w:tcPr>
          <w:p w14:paraId="768859E7" w14:textId="77777777" w:rsidR="00E3429D" w:rsidRPr="0087594E" w:rsidRDefault="00E3429D" w:rsidP="00953AE8">
            <w:pPr>
              <w:ind w:firstLine="0"/>
              <w:rPr>
                <w:lang w:val="es-MX"/>
              </w:rPr>
            </w:pPr>
            <w:r w:rsidRPr="0087594E">
              <w:rPr>
                <w:b/>
                <w:bCs/>
                <w:lang w:val="es-MX"/>
              </w:rPr>
              <w:t>RI (Registro Inmobiliario):</w:t>
            </w:r>
            <w:r w:rsidRPr="0087594E">
              <w:rPr>
                <w:lang w:val="es-MX"/>
              </w:rPr>
              <w:t xml:space="preserve"> Consulta externa del estado jurídico, vigencia y duplicidad de títulos.</w:t>
            </w:r>
          </w:p>
        </w:tc>
      </w:tr>
      <w:tr w:rsidR="008F7B7E" w:rsidRPr="0087594E" w14:paraId="710FD726" w14:textId="77777777" w:rsidTr="00AE25F5">
        <w:tc>
          <w:tcPr>
            <w:tcW w:w="0" w:type="auto"/>
            <w:vAlign w:val="center"/>
            <w:hideMark/>
          </w:tcPr>
          <w:p w14:paraId="2CD17264" w14:textId="77777777" w:rsidR="00E3429D" w:rsidRPr="0087594E" w:rsidRDefault="00E3429D" w:rsidP="00953AE8">
            <w:pPr>
              <w:ind w:firstLine="0"/>
              <w:rPr>
                <w:lang w:val="es-MX"/>
              </w:rPr>
            </w:pPr>
            <w:r w:rsidRPr="0087594E">
              <w:rPr>
                <w:b/>
                <w:bCs/>
                <w:lang w:val="es-MX"/>
              </w:rPr>
              <w:t>Motor de Inferencia:</w:t>
            </w:r>
            <w:r w:rsidRPr="0087594E">
              <w:rPr>
                <w:lang w:val="es-MX"/>
              </w:rPr>
              <w:t xml:space="preserve"> Procesamiento de validaciones cruzadas, detección de inconsistencias y evaluación de reglas de negocio.</w:t>
            </w:r>
          </w:p>
        </w:tc>
        <w:tc>
          <w:tcPr>
            <w:tcW w:w="0" w:type="auto"/>
            <w:vAlign w:val="center"/>
            <w:hideMark/>
          </w:tcPr>
          <w:p w14:paraId="7A1E221E" w14:textId="77777777" w:rsidR="00E3429D" w:rsidRPr="0087594E" w:rsidRDefault="00E3429D" w:rsidP="00953AE8">
            <w:pPr>
              <w:ind w:firstLine="0"/>
              <w:rPr>
                <w:lang w:val="es-MX"/>
              </w:rPr>
            </w:pPr>
            <w:r w:rsidRPr="0087594E">
              <w:rPr>
                <w:b/>
                <w:bCs/>
                <w:lang w:val="es-MX"/>
              </w:rPr>
              <w:t>Catastro Nacional:</w:t>
            </w:r>
            <w:r w:rsidRPr="0087594E">
              <w:rPr>
                <w:lang w:val="es-MX"/>
              </w:rPr>
              <w:t xml:space="preserve"> Servicio externo para la validación de coordenadas GPS, geometría y designación catastral.</w:t>
            </w:r>
          </w:p>
        </w:tc>
      </w:tr>
      <w:tr w:rsidR="008F7B7E" w:rsidRPr="0087594E" w14:paraId="2E0FED99" w14:textId="77777777" w:rsidTr="00AE25F5">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07BDCF8F" w14:textId="77777777" w:rsidR="00E3429D" w:rsidRPr="0087594E" w:rsidRDefault="00E3429D" w:rsidP="00953AE8">
            <w:pPr>
              <w:ind w:firstLine="0"/>
              <w:rPr>
                <w:lang w:val="es-MX"/>
              </w:rPr>
            </w:pPr>
            <w:r w:rsidRPr="0087594E">
              <w:rPr>
                <w:b/>
                <w:bCs/>
                <w:lang w:val="es-MX"/>
              </w:rPr>
              <w:t>Módulo de Certificación:</w:t>
            </w:r>
            <w:r w:rsidRPr="0087594E">
              <w:rPr>
                <w:lang w:val="es-MX"/>
              </w:rPr>
              <w:t xml:space="preserve"> Generación del "Sello de Integridad Digital" con código QR único y firma digital.</w:t>
            </w:r>
          </w:p>
        </w:tc>
        <w:tc>
          <w:tcPr>
            <w:tcW w:w="0" w:type="auto"/>
            <w:vAlign w:val="center"/>
            <w:hideMark/>
          </w:tcPr>
          <w:p w14:paraId="17D05314" w14:textId="77777777" w:rsidR="00E3429D" w:rsidRPr="0087594E" w:rsidRDefault="00E3429D" w:rsidP="00953AE8">
            <w:pPr>
              <w:ind w:firstLine="0"/>
              <w:rPr>
                <w:lang w:val="es-MX"/>
              </w:rPr>
            </w:pPr>
            <w:r w:rsidRPr="0087594E">
              <w:rPr>
                <w:b/>
                <w:bCs/>
                <w:lang w:val="es-MX"/>
              </w:rPr>
              <w:t>DGII y Cámara de Comercio:</w:t>
            </w:r>
            <w:r w:rsidRPr="0087594E">
              <w:rPr>
                <w:lang w:val="es-MX"/>
              </w:rPr>
              <w:t xml:space="preserve"> Interfaz externa para verificar el estatus fiscal, societario y RNC del desarrollador.</w:t>
            </w:r>
          </w:p>
        </w:tc>
      </w:tr>
      <w:tr w:rsidR="008F7B7E" w:rsidRPr="0087594E" w14:paraId="6831F20B" w14:textId="77777777" w:rsidTr="00AE25F5">
        <w:tc>
          <w:tcPr>
            <w:tcW w:w="0" w:type="auto"/>
            <w:vAlign w:val="center"/>
            <w:hideMark/>
          </w:tcPr>
          <w:p w14:paraId="341ADD6D" w14:textId="77777777" w:rsidR="00E3429D" w:rsidRPr="0087594E" w:rsidRDefault="00E3429D" w:rsidP="00953AE8">
            <w:pPr>
              <w:ind w:firstLine="0"/>
              <w:rPr>
                <w:lang w:val="es-MX"/>
              </w:rPr>
            </w:pPr>
            <w:r w:rsidRPr="0087594E">
              <w:rPr>
                <w:b/>
                <w:bCs/>
                <w:lang w:val="es-MX"/>
              </w:rPr>
              <w:t>Módulo de Alertas y Reportes de Hallazgos:</w:t>
            </w:r>
            <w:r w:rsidRPr="0087594E">
              <w:rPr>
                <w:lang w:val="es-MX"/>
              </w:rPr>
              <w:t xml:space="preserve"> Generación de alertas de riesgo, notificaciones y exportación de informes estructurados en PDF/Excel.</w:t>
            </w:r>
          </w:p>
        </w:tc>
        <w:tc>
          <w:tcPr>
            <w:tcW w:w="0" w:type="auto"/>
            <w:vAlign w:val="center"/>
            <w:hideMark/>
          </w:tcPr>
          <w:p w14:paraId="05AD6615" w14:textId="77777777" w:rsidR="00E3429D" w:rsidRPr="0087594E" w:rsidRDefault="00E3429D" w:rsidP="00953AE8">
            <w:pPr>
              <w:ind w:firstLine="0"/>
              <w:rPr>
                <w:lang w:val="es-MX"/>
              </w:rPr>
            </w:pPr>
            <w:r w:rsidRPr="0087594E">
              <w:rPr>
                <w:b/>
                <w:bCs/>
                <w:lang w:val="es-MX"/>
              </w:rPr>
              <w:t>MIVHED y Ayuntamientos Municipales:</w:t>
            </w:r>
            <w:r w:rsidRPr="0087594E">
              <w:rPr>
                <w:lang w:val="es-MX"/>
              </w:rPr>
              <w:t xml:space="preserve"> Servicios de consulta de licencias, permisos de construcción y uso de suelo.</w:t>
            </w:r>
          </w:p>
        </w:tc>
      </w:tr>
      <w:tr w:rsidR="008F7B7E" w:rsidRPr="0087594E" w14:paraId="7C7A94BA" w14:textId="77777777" w:rsidTr="00AE25F5">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5F1F7599" w14:textId="774F4A75" w:rsidR="00E3429D" w:rsidRPr="0087594E" w:rsidRDefault="00E3429D" w:rsidP="00953AE8">
            <w:pPr>
              <w:ind w:firstLine="0"/>
              <w:rPr>
                <w:lang w:val="es-MX"/>
              </w:rPr>
            </w:pPr>
            <w:r w:rsidRPr="0087594E">
              <w:rPr>
                <w:b/>
                <w:bCs/>
                <w:lang w:val="es-MX"/>
              </w:rPr>
              <w:t>Portal de Consulta Pública:</w:t>
            </w:r>
            <w:r w:rsidRPr="0087594E">
              <w:rPr>
                <w:lang w:val="es-MX"/>
              </w:rPr>
              <w:t xml:space="preserve"> Búsqueda abierta por QR con visualización tipo "semáforo" de riesgo para </w:t>
            </w:r>
            <w:r w:rsidR="002E4A6E">
              <w:rPr>
                <w:lang w:val="es-MX"/>
              </w:rPr>
              <w:t>consultant</w:t>
            </w:r>
            <w:r w:rsidR="00F06BC1">
              <w:rPr>
                <w:lang w:val="es-MX"/>
              </w:rPr>
              <w:t>es</w:t>
            </w:r>
            <w:r w:rsidRPr="0087594E">
              <w:rPr>
                <w:lang w:val="es-MX"/>
              </w:rPr>
              <w:t>.</w:t>
            </w:r>
          </w:p>
        </w:tc>
        <w:tc>
          <w:tcPr>
            <w:tcW w:w="0" w:type="auto"/>
            <w:vAlign w:val="center"/>
            <w:hideMark/>
          </w:tcPr>
          <w:p w14:paraId="54EF541C" w14:textId="77777777" w:rsidR="00E3429D" w:rsidRPr="0087594E" w:rsidRDefault="00E3429D" w:rsidP="00953AE8">
            <w:pPr>
              <w:ind w:firstLine="0"/>
              <w:rPr>
                <w:lang w:val="es-MX"/>
              </w:rPr>
            </w:pPr>
            <w:proofErr w:type="spellStart"/>
            <w:r w:rsidRPr="0087594E">
              <w:rPr>
                <w:b/>
                <w:bCs/>
                <w:lang w:val="es-MX"/>
              </w:rPr>
              <w:t>TransUnion</w:t>
            </w:r>
            <w:proofErr w:type="spellEnd"/>
            <w:r w:rsidRPr="0087594E">
              <w:rPr>
                <w:b/>
                <w:bCs/>
                <w:lang w:val="es-MX"/>
              </w:rPr>
              <w:t xml:space="preserve"> (o buro de crédito equivalente):</w:t>
            </w:r>
            <w:r w:rsidRPr="0087594E">
              <w:rPr>
                <w:lang w:val="es-MX"/>
              </w:rPr>
              <w:t xml:space="preserve"> Consulta del historial crediticio y financiero.</w:t>
            </w:r>
          </w:p>
        </w:tc>
      </w:tr>
      <w:tr w:rsidR="008F7B7E" w:rsidRPr="0087594E" w14:paraId="2B58004E" w14:textId="77777777" w:rsidTr="00AE25F5">
        <w:tc>
          <w:tcPr>
            <w:tcW w:w="0" w:type="auto"/>
            <w:vAlign w:val="center"/>
            <w:hideMark/>
          </w:tcPr>
          <w:p w14:paraId="05A8AC9E" w14:textId="77777777" w:rsidR="00E3429D" w:rsidRPr="0087594E" w:rsidRDefault="00E3429D" w:rsidP="00953AE8">
            <w:pPr>
              <w:ind w:firstLine="0"/>
              <w:rPr>
                <w:lang w:val="es-MX"/>
              </w:rPr>
            </w:pPr>
            <w:r w:rsidRPr="0087594E">
              <w:rPr>
                <w:b/>
                <w:bCs/>
                <w:lang w:val="es-MX"/>
              </w:rPr>
              <w:t>Gestión de Identidad y Acceso:</w:t>
            </w:r>
            <w:r w:rsidRPr="0087594E">
              <w:rPr>
                <w:lang w:val="es-MX"/>
              </w:rPr>
              <w:t xml:space="preserve"> Autenticación cifrada (2FA), gestión de roles (Administrador, Profesional, Usuario) y registro de consentimientos expresos bajo la Ley 172-13.</w:t>
            </w:r>
          </w:p>
        </w:tc>
        <w:tc>
          <w:tcPr>
            <w:tcW w:w="0" w:type="auto"/>
            <w:vAlign w:val="center"/>
            <w:hideMark/>
          </w:tcPr>
          <w:p w14:paraId="32F2E56B" w14:textId="6B9C03A9" w:rsidR="00E3429D" w:rsidRPr="0087594E" w:rsidRDefault="00E7481C" w:rsidP="00953AE8">
            <w:pPr>
              <w:ind w:firstLine="0"/>
              <w:rPr>
                <w:lang w:val="es-MX"/>
              </w:rPr>
            </w:pPr>
            <w:r w:rsidRPr="00E7481C">
              <w:rPr>
                <w:b/>
                <w:bCs/>
                <w:lang w:val="es-MX"/>
              </w:rPr>
              <w:t xml:space="preserve">API </w:t>
            </w:r>
            <w:proofErr w:type="spellStart"/>
            <w:r w:rsidRPr="00E7481C">
              <w:rPr>
                <w:b/>
                <w:bCs/>
                <w:lang w:val="es-MX"/>
              </w:rPr>
              <w:t>Resend</w:t>
            </w:r>
            <w:proofErr w:type="spellEnd"/>
            <w:r w:rsidRPr="00E7481C">
              <w:rPr>
                <w:b/>
                <w:bCs/>
                <w:lang w:val="es-MX"/>
              </w:rPr>
              <w:t xml:space="preserve"> (SMTP): </w:t>
            </w:r>
            <w:r w:rsidRPr="00E7481C">
              <w:rPr>
                <w:lang w:val="es-MX"/>
              </w:rPr>
              <w:t>Servicio externo utilizado para el envío automatizado de notificaciones y alertas transaccionales.</w:t>
            </w:r>
          </w:p>
        </w:tc>
      </w:tr>
      <w:tr w:rsidR="008F7B7E" w:rsidRPr="0087594E" w14:paraId="6F18A9A3" w14:textId="77777777" w:rsidTr="00AE25F5">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6A108048" w14:textId="77777777" w:rsidR="00E3429D" w:rsidRPr="0087594E" w:rsidRDefault="00E3429D" w:rsidP="00953AE8">
            <w:pPr>
              <w:ind w:firstLine="0"/>
              <w:rPr>
                <w:lang w:val="es-MX"/>
              </w:rPr>
            </w:pPr>
            <w:r w:rsidRPr="0087594E">
              <w:rPr>
                <w:b/>
                <w:bCs/>
                <w:lang w:val="es-MX"/>
              </w:rPr>
              <w:t>Repositorio de Auditoría:</w:t>
            </w:r>
            <w:r w:rsidRPr="0087594E">
              <w:rPr>
                <w:lang w:val="es-MX"/>
              </w:rPr>
              <w:t xml:space="preserve"> Registro inmutable de transacciones, logs de accesos y trazabilidad de los expedientes.</w:t>
            </w:r>
          </w:p>
        </w:tc>
        <w:tc>
          <w:tcPr>
            <w:tcW w:w="0" w:type="auto"/>
            <w:vAlign w:val="center"/>
            <w:hideMark/>
          </w:tcPr>
          <w:p w14:paraId="16164318" w14:textId="11580E15" w:rsidR="00E3429D" w:rsidRPr="0087594E" w:rsidRDefault="00F3151A" w:rsidP="00953AE8">
            <w:pPr>
              <w:ind w:firstLine="0"/>
              <w:rPr>
                <w:lang w:val="es-MX"/>
              </w:rPr>
            </w:pPr>
            <w:r w:rsidRPr="00F3151A">
              <w:rPr>
                <w:b/>
                <w:bCs/>
              </w:rPr>
              <w:t xml:space="preserve">API de Stripe: </w:t>
            </w:r>
            <w:r w:rsidRPr="00F3151A">
              <w:t>Pasarela externa para el procesamiento de pagos, validación de tarjetas y facturación.</w:t>
            </w:r>
          </w:p>
        </w:tc>
      </w:tr>
      <w:tr w:rsidR="008F7B7E" w:rsidRPr="0087594E" w14:paraId="37006D04" w14:textId="77777777" w:rsidTr="00AE25F5">
        <w:tc>
          <w:tcPr>
            <w:tcW w:w="0" w:type="auto"/>
            <w:vAlign w:val="center"/>
            <w:hideMark/>
          </w:tcPr>
          <w:p w14:paraId="2030BBB7" w14:textId="77777777" w:rsidR="00E3429D" w:rsidRPr="0087594E" w:rsidRDefault="00E3429D" w:rsidP="00953AE8">
            <w:pPr>
              <w:ind w:firstLine="0"/>
              <w:rPr>
                <w:lang w:val="es-MX"/>
              </w:rPr>
            </w:pPr>
            <w:r w:rsidRPr="0087594E">
              <w:rPr>
                <w:b/>
                <w:bCs/>
                <w:lang w:val="es-MX"/>
              </w:rPr>
              <w:t>Módulo de Configuración de Reglas:</w:t>
            </w:r>
            <w:r w:rsidRPr="0087594E">
              <w:rPr>
                <w:lang w:val="es-MX"/>
              </w:rPr>
              <w:t xml:space="preserve"> Panel de administración para crear, activar o desactivar reglas de validación documental.</w:t>
            </w:r>
          </w:p>
        </w:tc>
        <w:tc>
          <w:tcPr>
            <w:tcW w:w="0" w:type="auto"/>
            <w:vAlign w:val="center"/>
            <w:hideMark/>
          </w:tcPr>
          <w:p w14:paraId="089E2BBB" w14:textId="77777777" w:rsidR="00E3429D" w:rsidRPr="0087594E" w:rsidRDefault="00E3429D" w:rsidP="00953AE8">
            <w:pPr>
              <w:ind w:firstLine="0"/>
              <w:jc w:val="center"/>
              <w:rPr>
                <w:lang w:val="es-MX"/>
              </w:rPr>
            </w:pPr>
          </w:p>
        </w:tc>
      </w:tr>
    </w:tbl>
    <w:p w14:paraId="3C9888C2" w14:textId="77777777" w:rsidR="00E3429D" w:rsidRPr="00E3429D" w:rsidRDefault="00E3429D" w:rsidP="00953AE8">
      <w:pPr>
        <w:rPr>
          <w:lang w:val="es-MX"/>
        </w:rPr>
      </w:pPr>
    </w:p>
    <w:p w14:paraId="48B0CFBB" w14:textId="77777777" w:rsidR="007B1220" w:rsidRDefault="007B1220" w:rsidP="007C1524">
      <w:pPr>
        <w:pStyle w:val="Ttulo4"/>
      </w:pPr>
      <w:r w:rsidRPr="007B1220">
        <w:lastRenderedPageBreak/>
        <w:t>Paso 2: Identificar y Clasificar Funciones de Datos</w:t>
      </w:r>
    </w:p>
    <w:p w14:paraId="24141C54" w14:textId="77777777" w:rsidR="00B3282E" w:rsidRPr="00B3282E" w:rsidRDefault="00B3282E" w:rsidP="00953AE8">
      <w:pPr>
        <w:rPr>
          <w:b/>
          <w:bCs/>
          <w:lang w:val="es-MX"/>
        </w:rPr>
      </w:pPr>
      <w:r w:rsidRPr="00B3282E">
        <w:rPr>
          <w:b/>
          <w:bCs/>
          <w:lang w:val="es-MX"/>
        </w:rPr>
        <w:t>1. Archivos Lógicos Internos (ILF)</w:t>
      </w:r>
    </w:p>
    <w:p w14:paraId="373B2422" w14:textId="7E10A687" w:rsidR="00B3282E" w:rsidRPr="00B3282E" w:rsidRDefault="00B3282E" w:rsidP="00953AE8">
      <w:pPr>
        <w:rPr>
          <w:lang w:val="es-MX"/>
        </w:rPr>
      </w:pPr>
      <w:r w:rsidRPr="00B3282E">
        <w:rPr>
          <w:lang w:val="es-MX"/>
        </w:rPr>
        <w:t xml:space="preserve">Estos son los grupos de datos que el sistema </w:t>
      </w:r>
      <w:proofErr w:type="spellStart"/>
      <w:r w:rsidRPr="00B3282E">
        <w:rPr>
          <w:lang w:val="es-MX"/>
        </w:rPr>
        <w:t>VeriFinca</w:t>
      </w:r>
      <w:proofErr w:type="spellEnd"/>
      <w:r w:rsidRPr="00B3282E">
        <w:rPr>
          <w:lang w:val="es-MX"/>
        </w:rPr>
        <w:t xml:space="preserve"> mantiene y administra internamente en su propia base de datos.</w:t>
      </w:r>
    </w:p>
    <w:tbl>
      <w:tblPr>
        <w:tblStyle w:val="Tablanormal2"/>
        <w:tblW w:w="0" w:type="auto"/>
        <w:tblLook w:val="0660" w:firstRow="1" w:lastRow="1" w:firstColumn="0" w:lastColumn="0" w:noHBand="1" w:noVBand="1"/>
      </w:tblPr>
      <w:tblGrid>
        <w:gridCol w:w="1954"/>
        <w:gridCol w:w="2452"/>
        <w:gridCol w:w="1696"/>
        <w:gridCol w:w="2088"/>
        <w:gridCol w:w="1170"/>
      </w:tblGrid>
      <w:tr w:rsidR="001A32A3" w:rsidRPr="000843F1" w14:paraId="0FCDE079" w14:textId="77777777" w:rsidTr="00D353E9">
        <w:trPr>
          <w:cnfStyle w:val="100000000000" w:firstRow="1" w:lastRow="0" w:firstColumn="0" w:lastColumn="0" w:oddVBand="0" w:evenVBand="0" w:oddHBand="0" w:evenHBand="0" w:firstRowFirstColumn="0" w:firstRowLastColumn="0" w:lastRowFirstColumn="0" w:lastRowLastColumn="0"/>
        </w:trPr>
        <w:tc>
          <w:tcPr>
            <w:tcW w:w="0" w:type="auto"/>
            <w:hideMark/>
          </w:tcPr>
          <w:p w14:paraId="0CCB75CF" w14:textId="77777777" w:rsidR="000843F1" w:rsidRPr="000843F1" w:rsidRDefault="000843F1" w:rsidP="00953AE8">
            <w:pPr>
              <w:ind w:firstLine="0"/>
              <w:rPr>
                <w:lang w:val="en-US"/>
              </w:rPr>
            </w:pPr>
            <w:r w:rsidRPr="000843F1">
              <w:rPr>
                <w:lang w:val="en-US"/>
              </w:rPr>
              <w:t>ILF (</w:t>
            </w:r>
            <w:proofErr w:type="spellStart"/>
            <w:r w:rsidRPr="000843F1">
              <w:rPr>
                <w:lang w:val="en-US"/>
              </w:rPr>
              <w:t>Entidad</w:t>
            </w:r>
            <w:proofErr w:type="spellEnd"/>
            <w:r w:rsidRPr="000843F1">
              <w:rPr>
                <w:lang w:val="en-US"/>
              </w:rPr>
              <w:t xml:space="preserve"> de </w:t>
            </w:r>
            <w:proofErr w:type="spellStart"/>
            <w:r w:rsidRPr="000843F1">
              <w:rPr>
                <w:lang w:val="en-US"/>
              </w:rPr>
              <w:t>Negocio</w:t>
            </w:r>
            <w:proofErr w:type="spellEnd"/>
            <w:r w:rsidRPr="000843F1">
              <w:rPr>
                <w:lang w:val="en-US"/>
              </w:rPr>
              <w:t>)</w:t>
            </w:r>
          </w:p>
        </w:tc>
        <w:tc>
          <w:tcPr>
            <w:tcW w:w="0" w:type="auto"/>
            <w:hideMark/>
          </w:tcPr>
          <w:p w14:paraId="74734908" w14:textId="77777777" w:rsidR="000843F1" w:rsidRPr="000843F1" w:rsidRDefault="000843F1" w:rsidP="00953AE8">
            <w:pPr>
              <w:ind w:firstLine="0"/>
              <w:rPr>
                <w:lang w:val="en-US"/>
              </w:rPr>
            </w:pPr>
            <w:r w:rsidRPr="000843F1">
              <w:rPr>
                <w:lang w:val="en-US"/>
              </w:rPr>
              <w:t>RET (</w:t>
            </w:r>
            <w:proofErr w:type="spellStart"/>
            <w:r w:rsidRPr="000843F1">
              <w:rPr>
                <w:lang w:val="en-US"/>
              </w:rPr>
              <w:t>Subgrupos</w:t>
            </w:r>
            <w:proofErr w:type="spellEnd"/>
            <w:r w:rsidRPr="000843F1">
              <w:rPr>
                <w:lang w:val="en-US"/>
              </w:rPr>
              <w:t xml:space="preserve"> </w:t>
            </w:r>
            <w:proofErr w:type="spellStart"/>
            <w:r w:rsidRPr="000843F1">
              <w:rPr>
                <w:lang w:val="en-US"/>
              </w:rPr>
              <w:t>lógicos</w:t>
            </w:r>
            <w:proofErr w:type="spellEnd"/>
            <w:r w:rsidRPr="000843F1">
              <w:rPr>
                <w:lang w:val="en-US"/>
              </w:rPr>
              <w:t>)</w:t>
            </w:r>
          </w:p>
        </w:tc>
        <w:tc>
          <w:tcPr>
            <w:tcW w:w="0" w:type="auto"/>
            <w:hideMark/>
          </w:tcPr>
          <w:p w14:paraId="05C5B903" w14:textId="77777777" w:rsidR="000843F1" w:rsidRPr="000843F1" w:rsidRDefault="000843F1" w:rsidP="00953AE8">
            <w:pPr>
              <w:ind w:firstLine="0"/>
              <w:rPr>
                <w:lang w:val="en-US"/>
              </w:rPr>
            </w:pPr>
            <w:r w:rsidRPr="000843F1">
              <w:rPr>
                <w:lang w:val="en-US"/>
              </w:rPr>
              <w:t xml:space="preserve">DET (Atributos </w:t>
            </w:r>
            <w:proofErr w:type="spellStart"/>
            <w:r w:rsidRPr="000843F1">
              <w:rPr>
                <w:lang w:val="en-US"/>
              </w:rPr>
              <w:t>únicos</w:t>
            </w:r>
            <w:proofErr w:type="spellEnd"/>
            <w:r w:rsidRPr="000843F1">
              <w:rPr>
                <w:lang w:val="en-US"/>
              </w:rPr>
              <w:t>)</w:t>
            </w:r>
          </w:p>
        </w:tc>
        <w:tc>
          <w:tcPr>
            <w:tcW w:w="0" w:type="auto"/>
            <w:hideMark/>
          </w:tcPr>
          <w:p w14:paraId="0D575A5F" w14:textId="77777777" w:rsidR="000843F1" w:rsidRPr="000843F1" w:rsidRDefault="000843F1" w:rsidP="00953AE8">
            <w:pPr>
              <w:ind w:firstLine="0"/>
              <w:rPr>
                <w:lang w:val="en-US"/>
              </w:rPr>
            </w:pPr>
            <w:proofErr w:type="spellStart"/>
            <w:r w:rsidRPr="000843F1">
              <w:rPr>
                <w:lang w:val="en-US"/>
              </w:rPr>
              <w:t>Complejidad</w:t>
            </w:r>
            <w:proofErr w:type="spellEnd"/>
            <w:r w:rsidRPr="000843F1">
              <w:rPr>
                <w:lang w:val="en-US"/>
              </w:rPr>
              <w:t xml:space="preserve"> (</w:t>
            </w:r>
            <w:proofErr w:type="spellStart"/>
            <w:r w:rsidRPr="000843F1">
              <w:rPr>
                <w:lang w:val="en-US"/>
              </w:rPr>
              <w:t>Matriz</w:t>
            </w:r>
            <w:proofErr w:type="spellEnd"/>
            <w:r w:rsidRPr="000843F1">
              <w:rPr>
                <w:lang w:val="en-US"/>
              </w:rPr>
              <w:t xml:space="preserve"> IFPUG)</w:t>
            </w:r>
          </w:p>
        </w:tc>
        <w:tc>
          <w:tcPr>
            <w:tcW w:w="0" w:type="auto"/>
            <w:hideMark/>
          </w:tcPr>
          <w:p w14:paraId="6B329D6A" w14:textId="77777777" w:rsidR="000843F1" w:rsidRPr="000843F1" w:rsidRDefault="000843F1" w:rsidP="00953AE8">
            <w:pPr>
              <w:ind w:firstLine="0"/>
              <w:rPr>
                <w:lang w:val="en-US"/>
              </w:rPr>
            </w:pPr>
            <w:r w:rsidRPr="000843F1">
              <w:rPr>
                <w:lang w:val="en-US"/>
              </w:rPr>
              <w:t>Peso (Puntos)</w:t>
            </w:r>
          </w:p>
        </w:tc>
      </w:tr>
      <w:tr w:rsidR="001A32A3" w:rsidRPr="000843F1" w14:paraId="2E3E98C2" w14:textId="77777777" w:rsidTr="00D353E9">
        <w:tc>
          <w:tcPr>
            <w:tcW w:w="0" w:type="auto"/>
            <w:hideMark/>
          </w:tcPr>
          <w:p w14:paraId="68294A43" w14:textId="77777777" w:rsidR="000843F1" w:rsidRPr="000843F1" w:rsidRDefault="000843F1" w:rsidP="00953AE8">
            <w:pPr>
              <w:ind w:firstLine="0"/>
              <w:rPr>
                <w:lang w:val="en-US"/>
              </w:rPr>
            </w:pPr>
            <w:proofErr w:type="spellStart"/>
            <w:r w:rsidRPr="000843F1">
              <w:rPr>
                <w:lang w:val="en-US"/>
              </w:rPr>
              <w:t>Usuarios</w:t>
            </w:r>
            <w:proofErr w:type="spellEnd"/>
            <w:r w:rsidRPr="000843F1">
              <w:rPr>
                <w:lang w:val="en-US"/>
              </w:rPr>
              <w:t xml:space="preserve">, Roles y </w:t>
            </w:r>
            <w:proofErr w:type="spellStart"/>
            <w:r w:rsidRPr="000843F1">
              <w:rPr>
                <w:lang w:val="en-US"/>
              </w:rPr>
              <w:t>Permisos</w:t>
            </w:r>
            <w:proofErr w:type="spellEnd"/>
          </w:p>
        </w:tc>
        <w:tc>
          <w:tcPr>
            <w:tcW w:w="0" w:type="auto"/>
            <w:hideMark/>
          </w:tcPr>
          <w:p w14:paraId="1312D10C" w14:textId="77777777" w:rsidR="000843F1" w:rsidRPr="000843F1" w:rsidRDefault="000843F1" w:rsidP="00953AE8">
            <w:pPr>
              <w:ind w:firstLine="0"/>
              <w:rPr>
                <w:lang w:val="en-US"/>
              </w:rPr>
            </w:pPr>
            <w:r w:rsidRPr="000843F1">
              <w:rPr>
                <w:lang w:val="en-US"/>
              </w:rPr>
              <w:t>3 (</w:t>
            </w:r>
            <w:proofErr w:type="spellStart"/>
            <w:r w:rsidRPr="000843F1">
              <w:rPr>
                <w:lang w:val="en-US"/>
              </w:rPr>
              <w:t>Usuario</w:t>
            </w:r>
            <w:proofErr w:type="spellEnd"/>
            <w:r w:rsidRPr="000843F1">
              <w:rPr>
                <w:lang w:val="en-US"/>
              </w:rPr>
              <w:t xml:space="preserve">, </w:t>
            </w:r>
            <w:proofErr w:type="spellStart"/>
            <w:r w:rsidRPr="000843F1">
              <w:rPr>
                <w:lang w:val="en-US"/>
              </w:rPr>
              <w:t>Perfil</w:t>
            </w:r>
            <w:proofErr w:type="spellEnd"/>
            <w:r w:rsidRPr="000843F1">
              <w:rPr>
                <w:lang w:val="en-US"/>
              </w:rPr>
              <w:t>, Rol)</w:t>
            </w:r>
          </w:p>
        </w:tc>
        <w:tc>
          <w:tcPr>
            <w:tcW w:w="0" w:type="auto"/>
            <w:hideMark/>
          </w:tcPr>
          <w:p w14:paraId="53EA71A1" w14:textId="77777777" w:rsidR="000843F1" w:rsidRPr="000843F1" w:rsidRDefault="000843F1" w:rsidP="00953AE8">
            <w:pPr>
              <w:ind w:firstLine="0"/>
              <w:rPr>
                <w:lang w:val="en-US"/>
              </w:rPr>
            </w:pPr>
            <w:r w:rsidRPr="000843F1">
              <w:rPr>
                <w:lang w:val="en-US"/>
              </w:rPr>
              <w:t>18</w:t>
            </w:r>
          </w:p>
        </w:tc>
        <w:tc>
          <w:tcPr>
            <w:tcW w:w="0" w:type="auto"/>
            <w:hideMark/>
          </w:tcPr>
          <w:p w14:paraId="64161723" w14:textId="77777777" w:rsidR="000843F1" w:rsidRPr="000843F1" w:rsidRDefault="000843F1" w:rsidP="00953AE8">
            <w:pPr>
              <w:ind w:firstLine="0"/>
              <w:rPr>
                <w:lang w:val="en-US"/>
              </w:rPr>
            </w:pPr>
            <w:r w:rsidRPr="000843F1">
              <w:rPr>
                <w:lang w:val="en-US"/>
              </w:rPr>
              <w:t>Simple (RET 2-5, DET 1-19)</w:t>
            </w:r>
          </w:p>
        </w:tc>
        <w:tc>
          <w:tcPr>
            <w:tcW w:w="0" w:type="auto"/>
            <w:hideMark/>
          </w:tcPr>
          <w:p w14:paraId="3E8277E6" w14:textId="77777777" w:rsidR="000843F1" w:rsidRPr="000843F1" w:rsidRDefault="000843F1" w:rsidP="00953AE8">
            <w:pPr>
              <w:ind w:firstLine="0"/>
              <w:rPr>
                <w:lang w:val="en-US"/>
              </w:rPr>
            </w:pPr>
            <w:r w:rsidRPr="000843F1">
              <w:rPr>
                <w:lang w:val="en-US"/>
              </w:rPr>
              <w:t>7</w:t>
            </w:r>
          </w:p>
        </w:tc>
      </w:tr>
      <w:tr w:rsidR="001A32A3" w:rsidRPr="000843F1" w14:paraId="42D9A798" w14:textId="77777777" w:rsidTr="00D353E9">
        <w:tc>
          <w:tcPr>
            <w:tcW w:w="0" w:type="auto"/>
            <w:hideMark/>
          </w:tcPr>
          <w:p w14:paraId="32771B07" w14:textId="77777777" w:rsidR="000843F1" w:rsidRPr="000843F1" w:rsidRDefault="000843F1" w:rsidP="00953AE8">
            <w:pPr>
              <w:ind w:firstLine="0"/>
              <w:rPr>
                <w:lang w:val="en-US"/>
              </w:rPr>
            </w:pPr>
            <w:proofErr w:type="spellStart"/>
            <w:r w:rsidRPr="000843F1">
              <w:rPr>
                <w:lang w:val="en-US"/>
              </w:rPr>
              <w:t>Proyectos</w:t>
            </w:r>
            <w:proofErr w:type="spellEnd"/>
            <w:r w:rsidRPr="000843F1">
              <w:rPr>
                <w:lang w:val="en-US"/>
              </w:rPr>
              <w:t xml:space="preserve"> </w:t>
            </w:r>
            <w:proofErr w:type="spellStart"/>
            <w:r w:rsidRPr="000843F1">
              <w:rPr>
                <w:lang w:val="en-US"/>
              </w:rPr>
              <w:t>Inmobiliarios</w:t>
            </w:r>
            <w:proofErr w:type="spellEnd"/>
          </w:p>
        </w:tc>
        <w:tc>
          <w:tcPr>
            <w:tcW w:w="0" w:type="auto"/>
            <w:hideMark/>
          </w:tcPr>
          <w:p w14:paraId="1E549923" w14:textId="77777777" w:rsidR="000843F1" w:rsidRPr="000843F1" w:rsidRDefault="000843F1" w:rsidP="00953AE8">
            <w:pPr>
              <w:ind w:firstLine="0"/>
              <w:rPr>
                <w:lang w:val="en-US"/>
              </w:rPr>
            </w:pPr>
            <w:r w:rsidRPr="000843F1">
              <w:rPr>
                <w:lang w:val="en-US"/>
              </w:rPr>
              <w:t>3 (Proyecto, Etapa, Promotor)</w:t>
            </w:r>
          </w:p>
        </w:tc>
        <w:tc>
          <w:tcPr>
            <w:tcW w:w="0" w:type="auto"/>
            <w:hideMark/>
          </w:tcPr>
          <w:p w14:paraId="2E839308" w14:textId="77777777" w:rsidR="000843F1" w:rsidRPr="000843F1" w:rsidRDefault="000843F1" w:rsidP="00953AE8">
            <w:pPr>
              <w:ind w:firstLine="0"/>
              <w:rPr>
                <w:lang w:val="en-US"/>
              </w:rPr>
            </w:pPr>
            <w:r w:rsidRPr="000843F1">
              <w:rPr>
                <w:lang w:val="en-US"/>
              </w:rPr>
              <w:t>25</w:t>
            </w:r>
          </w:p>
        </w:tc>
        <w:tc>
          <w:tcPr>
            <w:tcW w:w="0" w:type="auto"/>
            <w:hideMark/>
          </w:tcPr>
          <w:p w14:paraId="08AC600B" w14:textId="77777777" w:rsidR="000843F1" w:rsidRPr="000843F1" w:rsidRDefault="000843F1" w:rsidP="00953AE8">
            <w:pPr>
              <w:ind w:firstLine="0"/>
              <w:rPr>
                <w:lang w:val="en-US"/>
              </w:rPr>
            </w:pPr>
            <w:r w:rsidRPr="000843F1">
              <w:rPr>
                <w:lang w:val="en-US"/>
              </w:rPr>
              <w:t>Media (RET 2-5, DET 20-50)</w:t>
            </w:r>
          </w:p>
        </w:tc>
        <w:tc>
          <w:tcPr>
            <w:tcW w:w="0" w:type="auto"/>
            <w:hideMark/>
          </w:tcPr>
          <w:p w14:paraId="57ED3A12" w14:textId="77777777" w:rsidR="000843F1" w:rsidRPr="000843F1" w:rsidRDefault="000843F1" w:rsidP="00953AE8">
            <w:pPr>
              <w:ind w:firstLine="0"/>
              <w:rPr>
                <w:lang w:val="en-US"/>
              </w:rPr>
            </w:pPr>
            <w:r w:rsidRPr="000843F1">
              <w:rPr>
                <w:lang w:val="en-US"/>
              </w:rPr>
              <w:t>10</w:t>
            </w:r>
          </w:p>
        </w:tc>
      </w:tr>
      <w:tr w:rsidR="001A32A3" w:rsidRPr="000843F1" w14:paraId="3B1FA2B8" w14:textId="77777777" w:rsidTr="00D353E9">
        <w:tc>
          <w:tcPr>
            <w:tcW w:w="0" w:type="auto"/>
            <w:hideMark/>
          </w:tcPr>
          <w:p w14:paraId="32FF5101" w14:textId="77777777" w:rsidR="000843F1" w:rsidRPr="000843F1" w:rsidRDefault="000843F1" w:rsidP="00953AE8">
            <w:pPr>
              <w:ind w:firstLine="0"/>
              <w:rPr>
                <w:lang w:val="en-US"/>
              </w:rPr>
            </w:pPr>
            <w:proofErr w:type="spellStart"/>
            <w:r w:rsidRPr="000843F1">
              <w:rPr>
                <w:lang w:val="en-US"/>
              </w:rPr>
              <w:t>Expedientes</w:t>
            </w:r>
            <w:proofErr w:type="spellEnd"/>
            <w:r w:rsidRPr="000843F1">
              <w:rPr>
                <w:lang w:val="en-US"/>
              </w:rPr>
              <w:t xml:space="preserve"> y </w:t>
            </w:r>
            <w:proofErr w:type="spellStart"/>
            <w:r w:rsidRPr="000843F1">
              <w:rPr>
                <w:lang w:val="en-US"/>
              </w:rPr>
              <w:t>Documentos</w:t>
            </w:r>
            <w:proofErr w:type="spellEnd"/>
          </w:p>
        </w:tc>
        <w:tc>
          <w:tcPr>
            <w:tcW w:w="0" w:type="auto"/>
            <w:hideMark/>
          </w:tcPr>
          <w:p w14:paraId="07D36497" w14:textId="77777777" w:rsidR="000843F1" w:rsidRPr="000843F1" w:rsidRDefault="000843F1" w:rsidP="00953AE8">
            <w:pPr>
              <w:ind w:firstLine="0"/>
              <w:rPr>
                <w:lang w:val="en-US"/>
              </w:rPr>
            </w:pPr>
            <w:r w:rsidRPr="000843F1">
              <w:rPr>
                <w:lang w:val="en-US"/>
              </w:rPr>
              <w:t>3 (</w:t>
            </w:r>
            <w:proofErr w:type="spellStart"/>
            <w:r w:rsidRPr="000843F1">
              <w:rPr>
                <w:lang w:val="en-US"/>
              </w:rPr>
              <w:t>Expediente</w:t>
            </w:r>
            <w:proofErr w:type="spellEnd"/>
            <w:r w:rsidRPr="000843F1">
              <w:rPr>
                <w:lang w:val="en-US"/>
              </w:rPr>
              <w:t xml:space="preserve">, </w:t>
            </w:r>
            <w:proofErr w:type="spellStart"/>
            <w:r w:rsidRPr="000843F1">
              <w:rPr>
                <w:lang w:val="en-US"/>
              </w:rPr>
              <w:t>Metadatos</w:t>
            </w:r>
            <w:proofErr w:type="spellEnd"/>
            <w:r w:rsidRPr="000843F1">
              <w:rPr>
                <w:lang w:val="en-US"/>
              </w:rPr>
              <w:t xml:space="preserve"> OCR, </w:t>
            </w:r>
            <w:proofErr w:type="spellStart"/>
            <w:r w:rsidRPr="000843F1">
              <w:rPr>
                <w:lang w:val="en-US"/>
              </w:rPr>
              <w:t>Archivo</w:t>
            </w:r>
            <w:proofErr w:type="spellEnd"/>
            <w:r w:rsidRPr="000843F1">
              <w:rPr>
                <w:lang w:val="en-US"/>
              </w:rPr>
              <w:t>)</w:t>
            </w:r>
          </w:p>
        </w:tc>
        <w:tc>
          <w:tcPr>
            <w:tcW w:w="0" w:type="auto"/>
            <w:hideMark/>
          </w:tcPr>
          <w:p w14:paraId="53C6A46F" w14:textId="77777777" w:rsidR="000843F1" w:rsidRPr="000843F1" w:rsidRDefault="000843F1" w:rsidP="00953AE8">
            <w:pPr>
              <w:ind w:firstLine="0"/>
              <w:rPr>
                <w:lang w:val="en-US"/>
              </w:rPr>
            </w:pPr>
            <w:r w:rsidRPr="000843F1">
              <w:rPr>
                <w:lang w:val="en-US"/>
              </w:rPr>
              <w:t>22</w:t>
            </w:r>
          </w:p>
        </w:tc>
        <w:tc>
          <w:tcPr>
            <w:tcW w:w="0" w:type="auto"/>
            <w:hideMark/>
          </w:tcPr>
          <w:p w14:paraId="069F1D48" w14:textId="77777777" w:rsidR="000843F1" w:rsidRPr="000843F1" w:rsidRDefault="000843F1" w:rsidP="00953AE8">
            <w:pPr>
              <w:ind w:firstLine="0"/>
              <w:rPr>
                <w:lang w:val="en-US"/>
              </w:rPr>
            </w:pPr>
            <w:r w:rsidRPr="000843F1">
              <w:rPr>
                <w:lang w:val="en-US"/>
              </w:rPr>
              <w:t>Media (RET 2-5, DET 20-50)</w:t>
            </w:r>
          </w:p>
        </w:tc>
        <w:tc>
          <w:tcPr>
            <w:tcW w:w="0" w:type="auto"/>
            <w:hideMark/>
          </w:tcPr>
          <w:p w14:paraId="2132F64D" w14:textId="77777777" w:rsidR="000843F1" w:rsidRPr="000843F1" w:rsidRDefault="000843F1" w:rsidP="00953AE8">
            <w:pPr>
              <w:ind w:firstLine="0"/>
              <w:rPr>
                <w:lang w:val="en-US"/>
              </w:rPr>
            </w:pPr>
            <w:r w:rsidRPr="000843F1">
              <w:rPr>
                <w:lang w:val="en-US"/>
              </w:rPr>
              <w:t>10</w:t>
            </w:r>
          </w:p>
        </w:tc>
      </w:tr>
      <w:tr w:rsidR="001A32A3" w:rsidRPr="000843F1" w14:paraId="29D27576" w14:textId="77777777" w:rsidTr="00D353E9">
        <w:tc>
          <w:tcPr>
            <w:tcW w:w="0" w:type="auto"/>
            <w:hideMark/>
          </w:tcPr>
          <w:p w14:paraId="47B22FE8" w14:textId="77777777" w:rsidR="000843F1" w:rsidRPr="000843F1" w:rsidRDefault="000843F1" w:rsidP="00953AE8">
            <w:pPr>
              <w:ind w:firstLine="0"/>
              <w:rPr>
                <w:lang w:val="en-US"/>
              </w:rPr>
            </w:pPr>
            <w:proofErr w:type="spellStart"/>
            <w:r w:rsidRPr="000843F1">
              <w:rPr>
                <w:lang w:val="en-US"/>
              </w:rPr>
              <w:t>Certificaciones</w:t>
            </w:r>
            <w:proofErr w:type="spellEnd"/>
            <w:r w:rsidRPr="000843F1">
              <w:rPr>
                <w:lang w:val="en-US"/>
              </w:rPr>
              <w:t xml:space="preserve"> (</w:t>
            </w:r>
            <w:proofErr w:type="spellStart"/>
            <w:r w:rsidRPr="000843F1">
              <w:rPr>
                <w:lang w:val="en-US"/>
              </w:rPr>
              <w:t>Sellos</w:t>
            </w:r>
            <w:proofErr w:type="spellEnd"/>
            <w:r w:rsidRPr="000843F1">
              <w:rPr>
                <w:lang w:val="en-US"/>
              </w:rPr>
              <w:t xml:space="preserve"> QR)</w:t>
            </w:r>
          </w:p>
        </w:tc>
        <w:tc>
          <w:tcPr>
            <w:tcW w:w="0" w:type="auto"/>
            <w:hideMark/>
          </w:tcPr>
          <w:p w14:paraId="19E4A090" w14:textId="77777777" w:rsidR="000843F1" w:rsidRPr="000843F1" w:rsidRDefault="000843F1" w:rsidP="00953AE8">
            <w:pPr>
              <w:ind w:firstLine="0"/>
              <w:rPr>
                <w:lang w:val="en-US"/>
              </w:rPr>
            </w:pPr>
            <w:r w:rsidRPr="000843F1">
              <w:rPr>
                <w:lang w:val="en-US"/>
              </w:rPr>
              <w:t>2 (</w:t>
            </w:r>
            <w:proofErr w:type="spellStart"/>
            <w:r w:rsidRPr="000843F1">
              <w:rPr>
                <w:lang w:val="en-US"/>
              </w:rPr>
              <w:t>Certificado</w:t>
            </w:r>
            <w:proofErr w:type="spellEnd"/>
            <w:r w:rsidRPr="000843F1">
              <w:rPr>
                <w:lang w:val="en-US"/>
              </w:rPr>
              <w:t xml:space="preserve">, </w:t>
            </w:r>
            <w:proofErr w:type="spellStart"/>
            <w:r w:rsidRPr="000843F1">
              <w:rPr>
                <w:lang w:val="en-US"/>
              </w:rPr>
              <w:t>Traza</w:t>
            </w:r>
            <w:proofErr w:type="spellEnd"/>
            <w:r w:rsidRPr="000843F1">
              <w:rPr>
                <w:lang w:val="en-US"/>
              </w:rPr>
              <w:t xml:space="preserve"> de </w:t>
            </w:r>
            <w:proofErr w:type="spellStart"/>
            <w:r w:rsidRPr="000843F1">
              <w:rPr>
                <w:lang w:val="en-US"/>
              </w:rPr>
              <w:t>Firma</w:t>
            </w:r>
            <w:proofErr w:type="spellEnd"/>
            <w:r w:rsidRPr="000843F1">
              <w:rPr>
                <w:lang w:val="en-US"/>
              </w:rPr>
              <w:t>)</w:t>
            </w:r>
          </w:p>
        </w:tc>
        <w:tc>
          <w:tcPr>
            <w:tcW w:w="0" w:type="auto"/>
            <w:hideMark/>
          </w:tcPr>
          <w:p w14:paraId="72F08083" w14:textId="77777777" w:rsidR="000843F1" w:rsidRPr="000843F1" w:rsidRDefault="000843F1" w:rsidP="00953AE8">
            <w:pPr>
              <w:ind w:firstLine="0"/>
              <w:rPr>
                <w:lang w:val="en-US"/>
              </w:rPr>
            </w:pPr>
            <w:r w:rsidRPr="000843F1">
              <w:rPr>
                <w:lang w:val="en-US"/>
              </w:rPr>
              <w:t>12</w:t>
            </w:r>
          </w:p>
        </w:tc>
        <w:tc>
          <w:tcPr>
            <w:tcW w:w="0" w:type="auto"/>
            <w:hideMark/>
          </w:tcPr>
          <w:p w14:paraId="0F7F1761" w14:textId="77777777" w:rsidR="000843F1" w:rsidRPr="000843F1" w:rsidRDefault="000843F1" w:rsidP="00953AE8">
            <w:pPr>
              <w:ind w:firstLine="0"/>
              <w:rPr>
                <w:lang w:val="en-US"/>
              </w:rPr>
            </w:pPr>
            <w:r w:rsidRPr="000843F1">
              <w:rPr>
                <w:lang w:val="en-US"/>
              </w:rPr>
              <w:t>Simple (RET 2-5, DET 1-19)</w:t>
            </w:r>
          </w:p>
        </w:tc>
        <w:tc>
          <w:tcPr>
            <w:tcW w:w="0" w:type="auto"/>
            <w:hideMark/>
          </w:tcPr>
          <w:p w14:paraId="19B0AC66" w14:textId="77777777" w:rsidR="000843F1" w:rsidRPr="000843F1" w:rsidRDefault="000843F1" w:rsidP="00953AE8">
            <w:pPr>
              <w:ind w:firstLine="0"/>
              <w:rPr>
                <w:lang w:val="en-US"/>
              </w:rPr>
            </w:pPr>
            <w:r w:rsidRPr="000843F1">
              <w:rPr>
                <w:lang w:val="en-US"/>
              </w:rPr>
              <w:t>7</w:t>
            </w:r>
          </w:p>
        </w:tc>
      </w:tr>
      <w:tr w:rsidR="001A32A3" w:rsidRPr="000843F1" w14:paraId="79EAF13B" w14:textId="77777777" w:rsidTr="00D353E9">
        <w:tc>
          <w:tcPr>
            <w:tcW w:w="0" w:type="auto"/>
            <w:hideMark/>
          </w:tcPr>
          <w:p w14:paraId="09F0F062" w14:textId="77777777" w:rsidR="000843F1" w:rsidRPr="000843F1" w:rsidRDefault="000843F1" w:rsidP="00953AE8">
            <w:pPr>
              <w:ind w:firstLine="0"/>
              <w:rPr>
                <w:lang w:val="en-US"/>
              </w:rPr>
            </w:pPr>
            <w:r w:rsidRPr="000843F1">
              <w:rPr>
                <w:lang w:val="en-US"/>
              </w:rPr>
              <w:t xml:space="preserve">Reglas de </w:t>
            </w:r>
            <w:proofErr w:type="spellStart"/>
            <w:r w:rsidRPr="000843F1">
              <w:rPr>
                <w:lang w:val="en-US"/>
              </w:rPr>
              <w:t>Inferencia</w:t>
            </w:r>
            <w:proofErr w:type="spellEnd"/>
          </w:p>
        </w:tc>
        <w:tc>
          <w:tcPr>
            <w:tcW w:w="0" w:type="auto"/>
            <w:hideMark/>
          </w:tcPr>
          <w:p w14:paraId="7B42A222" w14:textId="77777777" w:rsidR="000843F1" w:rsidRPr="000843F1" w:rsidRDefault="000843F1" w:rsidP="00953AE8">
            <w:pPr>
              <w:ind w:firstLine="0"/>
              <w:rPr>
                <w:lang w:val="en-US"/>
              </w:rPr>
            </w:pPr>
            <w:r w:rsidRPr="000843F1">
              <w:rPr>
                <w:lang w:val="en-US"/>
              </w:rPr>
              <w:t xml:space="preserve">1 (Regla de </w:t>
            </w:r>
            <w:proofErr w:type="spellStart"/>
            <w:r w:rsidRPr="000843F1">
              <w:rPr>
                <w:lang w:val="en-US"/>
              </w:rPr>
              <w:t>validación</w:t>
            </w:r>
            <w:proofErr w:type="spellEnd"/>
            <w:r w:rsidRPr="000843F1">
              <w:rPr>
                <w:lang w:val="en-US"/>
              </w:rPr>
              <w:t>)</w:t>
            </w:r>
          </w:p>
        </w:tc>
        <w:tc>
          <w:tcPr>
            <w:tcW w:w="0" w:type="auto"/>
            <w:hideMark/>
          </w:tcPr>
          <w:p w14:paraId="4652FDF1" w14:textId="77777777" w:rsidR="000843F1" w:rsidRPr="000843F1" w:rsidRDefault="000843F1" w:rsidP="00953AE8">
            <w:pPr>
              <w:ind w:firstLine="0"/>
              <w:rPr>
                <w:lang w:val="en-US"/>
              </w:rPr>
            </w:pPr>
            <w:r w:rsidRPr="000843F1">
              <w:rPr>
                <w:lang w:val="en-US"/>
              </w:rPr>
              <w:t>10</w:t>
            </w:r>
          </w:p>
        </w:tc>
        <w:tc>
          <w:tcPr>
            <w:tcW w:w="0" w:type="auto"/>
            <w:hideMark/>
          </w:tcPr>
          <w:p w14:paraId="78E4EFAC" w14:textId="77777777" w:rsidR="000843F1" w:rsidRPr="000843F1" w:rsidRDefault="000843F1" w:rsidP="00953AE8">
            <w:pPr>
              <w:ind w:firstLine="0"/>
              <w:rPr>
                <w:lang w:val="en-US"/>
              </w:rPr>
            </w:pPr>
            <w:r w:rsidRPr="000843F1">
              <w:rPr>
                <w:lang w:val="en-US"/>
              </w:rPr>
              <w:t>Simple (RET 1, DET 1-19)</w:t>
            </w:r>
          </w:p>
        </w:tc>
        <w:tc>
          <w:tcPr>
            <w:tcW w:w="0" w:type="auto"/>
            <w:hideMark/>
          </w:tcPr>
          <w:p w14:paraId="01CB939F" w14:textId="77777777" w:rsidR="000843F1" w:rsidRPr="000843F1" w:rsidRDefault="000843F1" w:rsidP="00953AE8">
            <w:pPr>
              <w:ind w:firstLine="0"/>
              <w:rPr>
                <w:lang w:val="en-US"/>
              </w:rPr>
            </w:pPr>
            <w:r w:rsidRPr="000843F1">
              <w:rPr>
                <w:lang w:val="en-US"/>
              </w:rPr>
              <w:t>7</w:t>
            </w:r>
          </w:p>
        </w:tc>
      </w:tr>
      <w:tr w:rsidR="001A32A3" w:rsidRPr="000843F1" w14:paraId="0BC80B89" w14:textId="77777777" w:rsidTr="00D353E9">
        <w:tc>
          <w:tcPr>
            <w:tcW w:w="0" w:type="auto"/>
            <w:hideMark/>
          </w:tcPr>
          <w:p w14:paraId="453566A9" w14:textId="77777777" w:rsidR="000843F1" w:rsidRPr="000843F1" w:rsidRDefault="000843F1" w:rsidP="00953AE8">
            <w:pPr>
              <w:ind w:firstLine="0"/>
              <w:rPr>
                <w:lang w:val="en-US"/>
              </w:rPr>
            </w:pPr>
            <w:proofErr w:type="spellStart"/>
            <w:r w:rsidRPr="000843F1">
              <w:rPr>
                <w:lang w:val="en-US"/>
              </w:rPr>
              <w:t>Alertas</w:t>
            </w:r>
            <w:proofErr w:type="spellEnd"/>
            <w:r w:rsidRPr="000843F1">
              <w:rPr>
                <w:lang w:val="en-US"/>
              </w:rPr>
              <w:t xml:space="preserve"> y </w:t>
            </w:r>
            <w:proofErr w:type="spellStart"/>
            <w:r w:rsidRPr="000843F1">
              <w:rPr>
                <w:lang w:val="en-US"/>
              </w:rPr>
              <w:t>Reportes</w:t>
            </w:r>
            <w:proofErr w:type="spellEnd"/>
          </w:p>
        </w:tc>
        <w:tc>
          <w:tcPr>
            <w:tcW w:w="0" w:type="auto"/>
            <w:hideMark/>
          </w:tcPr>
          <w:p w14:paraId="2CB04679" w14:textId="77777777" w:rsidR="000843F1" w:rsidRPr="000843F1" w:rsidRDefault="000843F1" w:rsidP="00953AE8">
            <w:pPr>
              <w:ind w:firstLine="0"/>
              <w:rPr>
                <w:lang w:val="en-US"/>
              </w:rPr>
            </w:pPr>
            <w:r w:rsidRPr="000843F1">
              <w:rPr>
                <w:lang w:val="en-US"/>
              </w:rPr>
              <w:t>2 (</w:t>
            </w:r>
            <w:proofErr w:type="spellStart"/>
            <w:r w:rsidRPr="000843F1">
              <w:rPr>
                <w:lang w:val="en-US"/>
              </w:rPr>
              <w:t>Alerta</w:t>
            </w:r>
            <w:proofErr w:type="spellEnd"/>
            <w:r w:rsidRPr="000843F1">
              <w:rPr>
                <w:lang w:val="en-US"/>
              </w:rPr>
              <w:t xml:space="preserve">, Plantilla </w:t>
            </w:r>
            <w:proofErr w:type="spellStart"/>
            <w:r w:rsidRPr="000843F1">
              <w:rPr>
                <w:lang w:val="en-US"/>
              </w:rPr>
              <w:t>Reporte</w:t>
            </w:r>
            <w:proofErr w:type="spellEnd"/>
            <w:r w:rsidRPr="000843F1">
              <w:rPr>
                <w:lang w:val="en-US"/>
              </w:rPr>
              <w:t>)</w:t>
            </w:r>
          </w:p>
        </w:tc>
        <w:tc>
          <w:tcPr>
            <w:tcW w:w="0" w:type="auto"/>
            <w:hideMark/>
          </w:tcPr>
          <w:p w14:paraId="018C6B13" w14:textId="77777777" w:rsidR="000843F1" w:rsidRPr="000843F1" w:rsidRDefault="000843F1" w:rsidP="00953AE8">
            <w:pPr>
              <w:ind w:firstLine="0"/>
              <w:rPr>
                <w:lang w:val="en-US"/>
              </w:rPr>
            </w:pPr>
            <w:r w:rsidRPr="000843F1">
              <w:rPr>
                <w:lang w:val="en-US"/>
              </w:rPr>
              <w:t>14</w:t>
            </w:r>
          </w:p>
        </w:tc>
        <w:tc>
          <w:tcPr>
            <w:tcW w:w="0" w:type="auto"/>
            <w:hideMark/>
          </w:tcPr>
          <w:p w14:paraId="02F46696" w14:textId="77777777" w:rsidR="000843F1" w:rsidRPr="000843F1" w:rsidRDefault="000843F1" w:rsidP="00953AE8">
            <w:pPr>
              <w:ind w:firstLine="0"/>
              <w:rPr>
                <w:lang w:val="en-US"/>
              </w:rPr>
            </w:pPr>
            <w:r w:rsidRPr="000843F1">
              <w:rPr>
                <w:lang w:val="en-US"/>
              </w:rPr>
              <w:t>Simple (RET 2-5, DET 1-19)</w:t>
            </w:r>
          </w:p>
        </w:tc>
        <w:tc>
          <w:tcPr>
            <w:tcW w:w="0" w:type="auto"/>
            <w:hideMark/>
          </w:tcPr>
          <w:p w14:paraId="7510422F" w14:textId="77777777" w:rsidR="000843F1" w:rsidRPr="000843F1" w:rsidRDefault="000843F1" w:rsidP="00953AE8">
            <w:pPr>
              <w:ind w:firstLine="0"/>
              <w:rPr>
                <w:lang w:val="en-US"/>
              </w:rPr>
            </w:pPr>
            <w:r w:rsidRPr="000843F1">
              <w:rPr>
                <w:lang w:val="en-US"/>
              </w:rPr>
              <w:t>7</w:t>
            </w:r>
          </w:p>
        </w:tc>
      </w:tr>
      <w:tr w:rsidR="001A32A3" w:rsidRPr="000843F1" w14:paraId="1F5DCE41" w14:textId="77777777" w:rsidTr="00D353E9">
        <w:tc>
          <w:tcPr>
            <w:tcW w:w="0" w:type="auto"/>
            <w:hideMark/>
          </w:tcPr>
          <w:p w14:paraId="146F34B4" w14:textId="77777777" w:rsidR="000843F1" w:rsidRPr="000843F1" w:rsidRDefault="000843F1" w:rsidP="00953AE8">
            <w:pPr>
              <w:ind w:firstLine="0"/>
              <w:rPr>
                <w:lang w:val="en-US"/>
              </w:rPr>
            </w:pPr>
            <w:proofErr w:type="spellStart"/>
            <w:r w:rsidRPr="000843F1">
              <w:rPr>
                <w:lang w:val="en-US"/>
              </w:rPr>
              <w:t>Suscripciones</w:t>
            </w:r>
            <w:proofErr w:type="spellEnd"/>
            <w:r w:rsidRPr="000843F1">
              <w:rPr>
                <w:lang w:val="en-US"/>
              </w:rPr>
              <w:t xml:space="preserve"> </w:t>
            </w:r>
            <w:proofErr w:type="spellStart"/>
            <w:r w:rsidRPr="000843F1">
              <w:rPr>
                <w:lang w:val="en-US"/>
              </w:rPr>
              <w:t>Internas</w:t>
            </w:r>
            <w:proofErr w:type="spellEnd"/>
          </w:p>
        </w:tc>
        <w:tc>
          <w:tcPr>
            <w:tcW w:w="0" w:type="auto"/>
            <w:hideMark/>
          </w:tcPr>
          <w:p w14:paraId="09459E22" w14:textId="77777777" w:rsidR="000843F1" w:rsidRPr="000843F1" w:rsidRDefault="000843F1" w:rsidP="00953AE8">
            <w:pPr>
              <w:ind w:firstLine="0"/>
              <w:rPr>
                <w:lang w:val="es-MX"/>
              </w:rPr>
            </w:pPr>
            <w:r w:rsidRPr="000843F1">
              <w:rPr>
                <w:lang w:val="es-MX"/>
              </w:rPr>
              <w:t>2 (Plan, Historial de Pagos local)</w:t>
            </w:r>
          </w:p>
        </w:tc>
        <w:tc>
          <w:tcPr>
            <w:tcW w:w="0" w:type="auto"/>
            <w:hideMark/>
          </w:tcPr>
          <w:p w14:paraId="4ED02F6E" w14:textId="77777777" w:rsidR="000843F1" w:rsidRPr="000843F1" w:rsidRDefault="000843F1" w:rsidP="00953AE8">
            <w:pPr>
              <w:ind w:firstLine="0"/>
              <w:rPr>
                <w:lang w:val="en-US"/>
              </w:rPr>
            </w:pPr>
            <w:r w:rsidRPr="000843F1">
              <w:rPr>
                <w:lang w:val="en-US"/>
              </w:rPr>
              <w:t>15</w:t>
            </w:r>
          </w:p>
        </w:tc>
        <w:tc>
          <w:tcPr>
            <w:tcW w:w="0" w:type="auto"/>
            <w:hideMark/>
          </w:tcPr>
          <w:p w14:paraId="23B867D4" w14:textId="77777777" w:rsidR="000843F1" w:rsidRPr="000843F1" w:rsidRDefault="000843F1" w:rsidP="00953AE8">
            <w:pPr>
              <w:ind w:firstLine="0"/>
              <w:rPr>
                <w:lang w:val="en-US"/>
              </w:rPr>
            </w:pPr>
            <w:r w:rsidRPr="000843F1">
              <w:rPr>
                <w:lang w:val="en-US"/>
              </w:rPr>
              <w:t>Simple (RET 2-5, DET 1-19)</w:t>
            </w:r>
          </w:p>
        </w:tc>
        <w:tc>
          <w:tcPr>
            <w:tcW w:w="0" w:type="auto"/>
            <w:hideMark/>
          </w:tcPr>
          <w:p w14:paraId="7473F3D3" w14:textId="77777777" w:rsidR="000843F1" w:rsidRPr="000843F1" w:rsidRDefault="000843F1" w:rsidP="00953AE8">
            <w:pPr>
              <w:ind w:firstLine="0"/>
              <w:rPr>
                <w:lang w:val="en-US"/>
              </w:rPr>
            </w:pPr>
            <w:r w:rsidRPr="000843F1">
              <w:rPr>
                <w:lang w:val="en-US"/>
              </w:rPr>
              <w:t>7</w:t>
            </w:r>
          </w:p>
        </w:tc>
      </w:tr>
      <w:tr w:rsidR="001A32A3" w:rsidRPr="000843F1" w14:paraId="099D5A21" w14:textId="77777777" w:rsidTr="00D353E9">
        <w:tc>
          <w:tcPr>
            <w:tcW w:w="0" w:type="auto"/>
            <w:hideMark/>
          </w:tcPr>
          <w:p w14:paraId="6CBE5CF7" w14:textId="77777777" w:rsidR="000843F1" w:rsidRPr="000843F1" w:rsidRDefault="000843F1" w:rsidP="00953AE8">
            <w:pPr>
              <w:ind w:firstLine="0"/>
              <w:rPr>
                <w:lang w:val="en-US"/>
              </w:rPr>
            </w:pPr>
            <w:r w:rsidRPr="000843F1">
              <w:rPr>
                <w:lang w:val="en-US"/>
              </w:rPr>
              <w:t xml:space="preserve">Log de </w:t>
            </w:r>
            <w:proofErr w:type="spellStart"/>
            <w:r w:rsidRPr="000843F1">
              <w:rPr>
                <w:lang w:val="en-US"/>
              </w:rPr>
              <w:t>Auditoría</w:t>
            </w:r>
            <w:proofErr w:type="spellEnd"/>
          </w:p>
        </w:tc>
        <w:tc>
          <w:tcPr>
            <w:tcW w:w="0" w:type="auto"/>
            <w:hideMark/>
          </w:tcPr>
          <w:p w14:paraId="5E016943" w14:textId="77777777" w:rsidR="000843F1" w:rsidRPr="000843F1" w:rsidRDefault="000843F1" w:rsidP="00953AE8">
            <w:pPr>
              <w:ind w:firstLine="0"/>
              <w:rPr>
                <w:lang w:val="en-US"/>
              </w:rPr>
            </w:pPr>
            <w:r w:rsidRPr="000843F1">
              <w:rPr>
                <w:lang w:val="en-US"/>
              </w:rPr>
              <w:t xml:space="preserve">1 (Registro de </w:t>
            </w:r>
            <w:proofErr w:type="spellStart"/>
            <w:r w:rsidRPr="000843F1">
              <w:rPr>
                <w:lang w:val="en-US"/>
              </w:rPr>
              <w:t>evento</w:t>
            </w:r>
            <w:proofErr w:type="spellEnd"/>
            <w:r w:rsidRPr="000843F1">
              <w:rPr>
                <w:lang w:val="en-US"/>
              </w:rPr>
              <w:t>)</w:t>
            </w:r>
          </w:p>
        </w:tc>
        <w:tc>
          <w:tcPr>
            <w:tcW w:w="0" w:type="auto"/>
            <w:hideMark/>
          </w:tcPr>
          <w:p w14:paraId="77302127" w14:textId="77777777" w:rsidR="000843F1" w:rsidRPr="000843F1" w:rsidRDefault="000843F1" w:rsidP="00953AE8">
            <w:pPr>
              <w:ind w:firstLine="0"/>
              <w:rPr>
                <w:lang w:val="en-US"/>
              </w:rPr>
            </w:pPr>
            <w:r w:rsidRPr="000843F1">
              <w:rPr>
                <w:lang w:val="en-US"/>
              </w:rPr>
              <w:t>12</w:t>
            </w:r>
          </w:p>
        </w:tc>
        <w:tc>
          <w:tcPr>
            <w:tcW w:w="0" w:type="auto"/>
            <w:hideMark/>
          </w:tcPr>
          <w:p w14:paraId="0C74D201" w14:textId="77777777" w:rsidR="000843F1" w:rsidRPr="000843F1" w:rsidRDefault="000843F1" w:rsidP="00953AE8">
            <w:pPr>
              <w:ind w:firstLine="0"/>
              <w:rPr>
                <w:lang w:val="en-US"/>
              </w:rPr>
            </w:pPr>
            <w:r w:rsidRPr="000843F1">
              <w:rPr>
                <w:lang w:val="en-US"/>
              </w:rPr>
              <w:t>Simple (RET 1, DET 1-19)</w:t>
            </w:r>
          </w:p>
        </w:tc>
        <w:tc>
          <w:tcPr>
            <w:tcW w:w="0" w:type="auto"/>
            <w:hideMark/>
          </w:tcPr>
          <w:p w14:paraId="78A91526" w14:textId="77777777" w:rsidR="000843F1" w:rsidRPr="000843F1" w:rsidRDefault="000843F1" w:rsidP="00953AE8">
            <w:pPr>
              <w:ind w:firstLine="0"/>
              <w:rPr>
                <w:lang w:val="en-US"/>
              </w:rPr>
            </w:pPr>
            <w:r w:rsidRPr="000843F1">
              <w:rPr>
                <w:lang w:val="en-US"/>
              </w:rPr>
              <w:t>7</w:t>
            </w:r>
          </w:p>
        </w:tc>
      </w:tr>
      <w:tr w:rsidR="001A32A3" w:rsidRPr="000843F1" w14:paraId="5A0AA239" w14:textId="77777777" w:rsidTr="00D353E9">
        <w:trPr>
          <w:cnfStyle w:val="010000000000" w:firstRow="0" w:lastRow="1" w:firstColumn="0" w:lastColumn="0" w:oddVBand="0" w:evenVBand="0" w:oddHBand="0" w:evenHBand="0" w:firstRowFirstColumn="0" w:firstRowLastColumn="0" w:lastRowFirstColumn="0" w:lastRowLastColumn="0"/>
        </w:trPr>
        <w:tc>
          <w:tcPr>
            <w:tcW w:w="0" w:type="auto"/>
            <w:hideMark/>
          </w:tcPr>
          <w:p w14:paraId="74975942" w14:textId="77777777" w:rsidR="000843F1" w:rsidRPr="00CF2D6D" w:rsidRDefault="000843F1" w:rsidP="00953AE8">
            <w:pPr>
              <w:ind w:firstLine="0"/>
              <w:rPr>
                <w:lang w:val="en-US"/>
              </w:rPr>
            </w:pPr>
            <w:r w:rsidRPr="00CF2D6D">
              <w:rPr>
                <w:lang w:val="en-US"/>
              </w:rPr>
              <w:t>Subtotal ILF</w:t>
            </w:r>
          </w:p>
        </w:tc>
        <w:tc>
          <w:tcPr>
            <w:tcW w:w="0" w:type="auto"/>
            <w:hideMark/>
          </w:tcPr>
          <w:p w14:paraId="6D483ECC" w14:textId="77777777" w:rsidR="000843F1" w:rsidRPr="00CF2D6D" w:rsidRDefault="000843F1" w:rsidP="00953AE8">
            <w:pPr>
              <w:ind w:firstLine="0"/>
              <w:rPr>
                <w:lang w:val="en-US"/>
              </w:rPr>
            </w:pPr>
          </w:p>
        </w:tc>
        <w:tc>
          <w:tcPr>
            <w:tcW w:w="0" w:type="auto"/>
            <w:hideMark/>
          </w:tcPr>
          <w:p w14:paraId="079E01D6" w14:textId="77777777" w:rsidR="000843F1" w:rsidRPr="00CF2D6D" w:rsidRDefault="000843F1" w:rsidP="00953AE8">
            <w:pPr>
              <w:ind w:firstLine="0"/>
              <w:rPr>
                <w:lang w:val="en-US"/>
              </w:rPr>
            </w:pPr>
          </w:p>
        </w:tc>
        <w:tc>
          <w:tcPr>
            <w:tcW w:w="0" w:type="auto"/>
            <w:hideMark/>
          </w:tcPr>
          <w:p w14:paraId="53B92D9B" w14:textId="77777777" w:rsidR="000843F1" w:rsidRPr="00CF2D6D" w:rsidRDefault="000843F1" w:rsidP="00953AE8">
            <w:pPr>
              <w:ind w:firstLine="0"/>
              <w:rPr>
                <w:lang w:val="en-US"/>
              </w:rPr>
            </w:pPr>
          </w:p>
        </w:tc>
        <w:tc>
          <w:tcPr>
            <w:tcW w:w="0" w:type="auto"/>
            <w:hideMark/>
          </w:tcPr>
          <w:p w14:paraId="02177C5D" w14:textId="77777777" w:rsidR="000843F1" w:rsidRPr="00CF2D6D" w:rsidRDefault="000843F1" w:rsidP="00953AE8">
            <w:pPr>
              <w:ind w:firstLine="0"/>
              <w:rPr>
                <w:lang w:val="en-US"/>
              </w:rPr>
            </w:pPr>
            <w:r w:rsidRPr="00CF2D6D">
              <w:rPr>
                <w:lang w:val="en-US"/>
              </w:rPr>
              <w:t>62 PF</w:t>
            </w:r>
          </w:p>
        </w:tc>
      </w:tr>
    </w:tbl>
    <w:p w14:paraId="135C79A1" w14:textId="77777777" w:rsidR="00BB2B9A" w:rsidRDefault="00BB2B9A" w:rsidP="00953AE8"/>
    <w:p w14:paraId="74966033" w14:textId="77777777" w:rsidR="00CF2D6D" w:rsidRDefault="00CF2D6D" w:rsidP="00953AE8"/>
    <w:tbl>
      <w:tblPr>
        <w:tblStyle w:val="Tablanormal2"/>
        <w:tblW w:w="0" w:type="auto"/>
        <w:tblLook w:val="0660" w:firstRow="1" w:lastRow="1" w:firstColumn="0" w:lastColumn="0" w:noHBand="1" w:noVBand="1"/>
      </w:tblPr>
      <w:tblGrid>
        <w:gridCol w:w="2509"/>
        <w:gridCol w:w="2370"/>
        <w:gridCol w:w="1692"/>
        <w:gridCol w:w="1728"/>
        <w:gridCol w:w="1061"/>
      </w:tblGrid>
      <w:tr w:rsidR="001A32A3" w:rsidRPr="00CF2D6D" w14:paraId="18AC27BB" w14:textId="77777777" w:rsidTr="00CF2D6D">
        <w:trPr>
          <w:cnfStyle w:val="100000000000" w:firstRow="1" w:lastRow="0" w:firstColumn="0" w:lastColumn="0" w:oddVBand="0" w:evenVBand="0" w:oddHBand="0" w:evenHBand="0" w:firstRowFirstColumn="0" w:firstRowLastColumn="0" w:lastRowFirstColumn="0" w:lastRowLastColumn="0"/>
        </w:trPr>
        <w:tc>
          <w:tcPr>
            <w:tcW w:w="0" w:type="auto"/>
            <w:hideMark/>
          </w:tcPr>
          <w:p w14:paraId="350AC141" w14:textId="77777777" w:rsidR="00CF2D6D" w:rsidRPr="00CF2D6D" w:rsidRDefault="00CF2D6D" w:rsidP="00D353E9">
            <w:pPr>
              <w:ind w:firstLine="0"/>
              <w:jc w:val="center"/>
              <w:rPr>
                <w:lang w:val="en-US"/>
              </w:rPr>
            </w:pPr>
            <w:r w:rsidRPr="00CF2D6D">
              <w:rPr>
                <w:lang w:val="en-US"/>
              </w:rPr>
              <w:t>EIF (</w:t>
            </w:r>
            <w:proofErr w:type="spellStart"/>
            <w:r w:rsidRPr="00CF2D6D">
              <w:rPr>
                <w:lang w:val="en-US"/>
              </w:rPr>
              <w:t>Entidad</w:t>
            </w:r>
            <w:proofErr w:type="spellEnd"/>
            <w:r w:rsidRPr="00CF2D6D">
              <w:rPr>
                <w:lang w:val="en-US"/>
              </w:rPr>
              <w:t xml:space="preserve"> Externa </w:t>
            </w:r>
            <w:proofErr w:type="spellStart"/>
            <w:r w:rsidRPr="00CF2D6D">
              <w:rPr>
                <w:lang w:val="en-US"/>
              </w:rPr>
              <w:t>Consultada</w:t>
            </w:r>
            <w:proofErr w:type="spellEnd"/>
            <w:r w:rsidRPr="00CF2D6D">
              <w:rPr>
                <w:lang w:val="en-US"/>
              </w:rPr>
              <w:t>)</w:t>
            </w:r>
          </w:p>
        </w:tc>
        <w:tc>
          <w:tcPr>
            <w:tcW w:w="0" w:type="auto"/>
            <w:hideMark/>
          </w:tcPr>
          <w:p w14:paraId="78A49AC0" w14:textId="77777777" w:rsidR="00CF2D6D" w:rsidRPr="00CF2D6D" w:rsidRDefault="00CF2D6D" w:rsidP="00D353E9">
            <w:pPr>
              <w:ind w:firstLine="0"/>
              <w:jc w:val="center"/>
              <w:rPr>
                <w:lang w:val="en-US"/>
              </w:rPr>
            </w:pPr>
            <w:r w:rsidRPr="00CF2D6D">
              <w:rPr>
                <w:lang w:val="en-US"/>
              </w:rPr>
              <w:t>RET (</w:t>
            </w:r>
            <w:proofErr w:type="spellStart"/>
            <w:r w:rsidRPr="00CF2D6D">
              <w:rPr>
                <w:lang w:val="en-US"/>
              </w:rPr>
              <w:t>Subgrupos</w:t>
            </w:r>
            <w:proofErr w:type="spellEnd"/>
            <w:r w:rsidRPr="00CF2D6D">
              <w:rPr>
                <w:lang w:val="en-US"/>
              </w:rPr>
              <w:t xml:space="preserve"> </w:t>
            </w:r>
            <w:proofErr w:type="spellStart"/>
            <w:r w:rsidRPr="00CF2D6D">
              <w:rPr>
                <w:lang w:val="en-US"/>
              </w:rPr>
              <w:t>lógicos</w:t>
            </w:r>
            <w:proofErr w:type="spellEnd"/>
            <w:r w:rsidRPr="00CF2D6D">
              <w:rPr>
                <w:lang w:val="en-US"/>
              </w:rPr>
              <w:t>)</w:t>
            </w:r>
          </w:p>
        </w:tc>
        <w:tc>
          <w:tcPr>
            <w:tcW w:w="0" w:type="auto"/>
            <w:hideMark/>
          </w:tcPr>
          <w:p w14:paraId="5DD1A42B" w14:textId="77777777" w:rsidR="00CF2D6D" w:rsidRPr="00CF2D6D" w:rsidRDefault="00CF2D6D" w:rsidP="00D353E9">
            <w:pPr>
              <w:ind w:firstLine="0"/>
              <w:jc w:val="center"/>
              <w:rPr>
                <w:lang w:val="en-US"/>
              </w:rPr>
            </w:pPr>
            <w:r w:rsidRPr="00CF2D6D">
              <w:rPr>
                <w:lang w:val="en-US"/>
              </w:rPr>
              <w:t xml:space="preserve">DET (Campos </w:t>
            </w:r>
            <w:proofErr w:type="spellStart"/>
            <w:r w:rsidRPr="00CF2D6D">
              <w:rPr>
                <w:lang w:val="en-US"/>
              </w:rPr>
              <w:t>recuperados</w:t>
            </w:r>
            <w:proofErr w:type="spellEnd"/>
            <w:r w:rsidRPr="00CF2D6D">
              <w:rPr>
                <w:lang w:val="en-US"/>
              </w:rPr>
              <w:t>)</w:t>
            </w:r>
          </w:p>
        </w:tc>
        <w:tc>
          <w:tcPr>
            <w:tcW w:w="0" w:type="auto"/>
            <w:hideMark/>
          </w:tcPr>
          <w:p w14:paraId="4E93FF87" w14:textId="77777777" w:rsidR="00CF2D6D" w:rsidRPr="00CF2D6D" w:rsidRDefault="00CF2D6D" w:rsidP="00D353E9">
            <w:pPr>
              <w:ind w:firstLine="0"/>
              <w:jc w:val="center"/>
              <w:rPr>
                <w:lang w:val="en-US"/>
              </w:rPr>
            </w:pPr>
            <w:proofErr w:type="spellStart"/>
            <w:r w:rsidRPr="00CF2D6D">
              <w:rPr>
                <w:lang w:val="en-US"/>
              </w:rPr>
              <w:t>Complejidad</w:t>
            </w:r>
            <w:proofErr w:type="spellEnd"/>
            <w:r w:rsidRPr="00CF2D6D">
              <w:rPr>
                <w:lang w:val="en-US"/>
              </w:rPr>
              <w:t xml:space="preserve"> (</w:t>
            </w:r>
            <w:proofErr w:type="spellStart"/>
            <w:r w:rsidRPr="00CF2D6D">
              <w:rPr>
                <w:lang w:val="en-US"/>
              </w:rPr>
              <w:t>Matriz</w:t>
            </w:r>
            <w:proofErr w:type="spellEnd"/>
            <w:r w:rsidRPr="00CF2D6D">
              <w:rPr>
                <w:lang w:val="en-US"/>
              </w:rPr>
              <w:t xml:space="preserve"> IFPUG)</w:t>
            </w:r>
          </w:p>
        </w:tc>
        <w:tc>
          <w:tcPr>
            <w:tcW w:w="0" w:type="auto"/>
            <w:hideMark/>
          </w:tcPr>
          <w:p w14:paraId="1EBECC31" w14:textId="77777777" w:rsidR="00CF2D6D" w:rsidRPr="00CF2D6D" w:rsidRDefault="00CF2D6D" w:rsidP="00D353E9">
            <w:pPr>
              <w:ind w:firstLine="0"/>
              <w:jc w:val="center"/>
              <w:rPr>
                <w:lang w:val="en-US"/>
              </w:rPr>
            </w:pPr>
            <w:r w:rsidRPr="00CF2D6D">
              <w:rPr>
                <w:lang w:val="en-US"/>
              </w:rPr>
              <w:t>Peso (Puntos)</w:t>
            </w:r>
          </w:p>
        </w:tc>
      </w:tr>
      <w:tr w:rsidR="001A32A3" w:rsidRPr="00CF2D6D" w14:paraId="52EC0F1B" w14:textId="77777777" w:rsidTr="00CF2D6D">
        <w:tc>
          <w:tcPr>
            <w:tcW w:w="0" w:type="auto"/>
            <w:hideMark/>
          </w:tcPr>
          <w:p w14:paraId="1F7CDFB1" w14:textId="77777777" w:rsidR="00CF2D6D" w:rsidRPr="00CF2D6D" w:rsidRDefault="00CF2D6D" w:rsidP="00D353E9">
            <w:pPr>
              <w:ind w:firstLine="0"/>
              <w:jc w:val="center"/>
              <w:rPr>
                <w:lang w:val="es-MX"/>
              </w:rPr>
            </w:pPr>
            <w:r w:rsidRPr="00CF2D6D">
              <w:rPr>
                <w:b/>
                <w:bCs/>
                <w:lang w:val="es-MX"/>
              </w:rPr>
              <w:lastRenderedPageBreak/>
              <w:t>Datos de Registro Inmobiliario (RI)</w:t>
            </w:r>
          </w:p>
        </w:tc>
        <w:tc>
          <w:tcPr>
            <w:tcW w:w="0" w:type="auto"/>
            <w:hideMark/>
          </w:tcPr>
          <w:p w14:paraId="149E49F8" w14:textId="77777777" w:rsidR="00CF2D6D" w:rsidRPr="00CF2D6D" w:rsidRDefault="00CF2D6D" w:rsidP="00D353E9">
            <w:pPr>
              <w:ind w:firstLine="0"/>
              <w:jc w:val="center"/>
              <w:rPr>
                <w:lang w:val="en-US"/>
              </w:rPr>
            </w:pPr>
            <w:r w:rsidRPr="00CF2D6D">
              <w:rPr>
                <w:lang w:val="en-US"/>
              </w:rPr>
              <w:t xml:space="preserve">2 (Estado </w:t>
            </w:r>
            <w:proofErr w:type="spellStart"/>
            <w:r w:rsidRPr="00CF2D6D">
              <w:rPr>
                <w:lang w:val="en-US"/>
              </w:rPr>
              <w:t>Título</w:t>
            </w:r>
            <w:proofErr w:type="spellEnd"/>
            <w:r w:rsidRPr="00CF2D6D">
              <w:rPr>
                <w:lang w:val="en-US"/>
              </w:rPr>
              <w:t>, Cargas/</w:t>
            </w:r>
            <w:proofErr w:type="spellStart"/>
            <w:r w:rsidRPr="00CF2D6D">
              <w:rPr>
                <w:lang w:val="en-US"/>
              </w:rPr>
              <w:t>Gravámenes</w:t>
            </w:r>
            <w:proofErr w:type="spellEnd"/>
            <w:r w:rsidRPr="00CF2D6D">
              <w:rPr>
                <w:lang w:val="en-US"/>
              </w:rPr>
              <w:t>)</w:t>
            </w:r>
          </w:p>
        </w:tc>
        <w:tc>
          <w:tcPr>
            <w:tcW w:w="0" w:type="auto"/>
            <w:hideMark/>
          </w:tcPr>
          <w:p w14:paraId="17885935" w14:textId="77777777" w:rsidR="00CF2D6D" w:rsidRPr="00CF2D6D" w:rsidRDefault="00CF2D6D" w:rsidP="00D353E9">
            <w:pPr>
              <w:ind w:firstLine="0"/>
              <w:jc w:val="center"/>
              <w:rPr>
                <w:lang w:val="en-US"/>
              </w:rPr>
            </w:pPr>
            <w:r w:rsidRPr="00CF2D6D">
              <w:rPr>
                <w:lang w:val="en-US"/>
              </w:rPr>
              <w:t>18</w:t>
            </w:r>
          </w:p>
        </w:tc>
        <w:tc>
          <w:tcPr>
            <w:tcW w:w="0" w:type="auto"/>
            <w:hideMark/>
          </w:tcPr>
          <w:p w14:paraId="64D2FCE0" w14:textId="77777777" w:rsidR="00CF2D6D" w:rsidRPr="00CF2D6D" w:rsidRDefault="00CF2D6D" w:rsidP="00D353E9">
            <w:pPr>
              <w:ind w:firstLine="0"/>
              <w:jc w:val="center"/>
              <w:rPr>
                <w:lang w:val="en-US"/>
              </w:rPr>
            </w:pPr>
            <w:r w:rsidRPr="00CF2D6D">
              <w:rPr>
                <w:lang w:val="en-US"/>
              </w:rPr>
              <w:t xml:space="preserve">Simple </w:t>
            </w:r>
            <w:r w:rsidRPr="00CF2D6D">
              <w:rPr>
                <w:i/>
                <w:iCs/>
                <w:lang w:val="en-US"/>
              </w:rPr>
              <w:t>(RET 2-5, DET 1-19)</w:t>
            </w:r>
          </w:p>
        </w:tc>
        <w:tc>
          <w:tcPr>
            <w:tcW w:w="0" w:type="auto"/>
            <w:hideMark/>
          </w:tcPr>
          <w:p w14:paraId="0D3C072D" w14:textId="77777777" w:rsidR="00CF2D6D" w:rsidRPr="00CF2D6D" w:rsidRDefault="00CF2D6D" w:rsidP="00D353E9">
            <w:pPr>
              <w:ind w:firstLine="0"/>
              <w:jc w:val="center"/>
              <w:rPr>
                <w:lang w:val="en-US"/>
              </w:rPr>
            </w:pPr>
            <w:r w:rsidRPr="00CF2D6D">
              <w:rPr>
                <w:lang w:val="en-US"/>
              </w:rPr>
              <w:t>5</w:t>
            </w:r>
          </w:p>
        </w:tc>
      </w:tr>
      <w:tr w:rsidR="001A32A3" w:rsidRPr="00CF2D6D" w14:paraId="4FB04E8A" w14:textId="77777777" w:rsidTr="00CF2D6D">
        <w:tc>
          <w:tcPr>
            <w:tcW w:w="0" w:type="auto"/>
            <w:hideMark/>
          </w:tcPr>
          <w:p w14:paraId="450C5CC5" w14:textId="77777777" w:rsidR="00CF2D6D" w:rsidRPr="00CF2D6D" w:rsidRDefault="00CF2D6D" w:rsidP="00D353E9">
            <w:pPr>
              <w:ind w:firstLine="0"/>
              <w:jc w:val="center"/>
              <w:rPr>
                <w:lang w:val="en-US"/>
              </w:rPr>
            </w:pPr>
            <w:r w:rsidRPr="00CF2D6D">
              <w:rPr>
                <w:b/>
                <w:bCs/>
                <w:lang w:val="en-US"/>
              </w:rPr>
              <w:t xml:space="preserve">Datos </w:t>
            </w:r>
            <w:proofErr w:type="spellStart"/>
            <w:r w:rsidRPr="00CF2D6D">
              <w:rPr>
                <w:b/>
                <w:bCs/>
                <w:lang w:val="en-US"/>
              </w:rPr>
              <w:t>Catastrales</w:t>
            </w:r>
            <w:proofErr w:type="spellEnd"/>
            <w:r w:rsidRPr="00CF2D6D">
              <w:rPr>
                <w:b/>
                <w:bCs/>
                <w:lang w:val="en-US"/>
              </w:rPr>
              <w:t xml:space="preserve"> (</w:t>
            </w:r>
            <w:proofErr w:type="spellStart"/>
            <w:r w:rsidRPr="00CF2D6D">
              <w:rPr>
                <w:b/>
                <w:bCs/>
                <w:lang w:val="en-US"/>
              </w:rPr>
              <w:t>Catastro</w:t>
            </w:r>
            <w:proofErr w:type="spellEnd"/>
            <w:r w:rsidRPr="00CF2D6D">
              <w:rPr>
                <w:b/>
                <w:bCs/>
                <w:lang w:val="en-US"/>
              </w:rPr>
              <w:t xml:space="preserve"> Nacional)</w:t>
            </w:r>
          </w:p>
        </w:tc>
        <w:tc>
          <w:tcPr>
            <w:tcW w:w="0" w:type="auto"/>
            <w:hideMark/>
          </w:tcPr>
          <w:p w14:paraId="064FC2DE" w14:textId="77777777" w:rsidR="00CF2D6D" w:rsidRPr="00CF2D6D" w:rsidRDefault="00CF2D6D" w:rsidP="00D353E9">
            <w:pPr>
              <w:ind w:firstLine="0"/>
              <w:jc w:val="center"/>
              <w:rPr>
                <w:lang w:val="en-US"/>
              </w:rPr>
            </w:pPr>
            <w:r w:rsidRPr="00CF2D6D">
              <w:rPr>
                <w:lang w:val="en-US"/>
              </w:rPr>
              <w:t>1 (</w:t>
            </w:r>
            <w:proofErr w:type="spellStart"/>
            <w:r w:rsidRPr="00CF2D6D">
              <w:rPr>
                <w:lang w:val="en-US"/>
              </w:rPr>
              <w:t>Coordenadas</w:t>
            </w:r>
            <w:proofErr w:type="spellEnd"/>
            <w:r w:rsidRPr="00CF2D6D">
              <w:rPr>
                <w:lang w:val="en-US"/>
              </w:rPr>
              <w:t xml:space="preserve">, </w:t>
            </w:r>
            <w:proofErr w:type="spellStart"/>
            <w:r w:rsidRPr="00CF2D6D">
              <w:rPr>
                <w:lang w:val="en-US"/>
              </w:rPr>
              <w:t>Polígono</w:t>
            </w:r>
            <w:proofErr w:type="spellEnd"/>
            <w:r w:rsidRPr="00CF2D6D">
              <w:rPr>
                <w:lang w:val="en-US"/>
              </w:rPr>
              <w:t>)</w:t>
            </w:r>
          </w:p>
        </w:tc>
        <w:tc>
          <w:tcPr>
            <w:tcW w:w="0" w:type="auto"/>
            <w:hideMark/>
          </w:tcPr>
          <w:p w14:paraId="3CF37532" w14:textId="77777777" w:rsidR="00CF2D6D" w:rsidRPr="00CF2D6D" w:rsidRDefault="00CF2D6D" w:rsidP="00D353E9">
            <w:pPr>
              <w:ind w:firstLine="0"/>
              <w:jc w:val="center"/>
              <w:rPr>
                <w:lang w:val="en-US"/>
              </w:rPr>
            </w:pPr>
            <w:r w:rsidRPr="00CF2D6D">
              <w:rPr>
                <w:lang w:val="en-US"/>
              </w:rPr>
              <w:t>10</w:t>
            </w:r>
          </w:p>
        </w:tc>
        <w:tc>
          <w:tcPr>
            <w:tcW w:w="0" w:type="auto"/>
            <w:hideMark/>
          </w:tcPr>
          <w:p w14:paraId="62E3E1FE" w14:textId="77777777" w:rsidR="00CF2D6D" w:rsidRPr="00CF2D6D" w:rsidRDefault="00CF2D6D" w:rsidP="00D353E9">
            <w:pPr>
              <w:ind w:firstLine="0"/>
              <w:jc w:val="center"/>
              <w:rPr>
                <w:lang w:val="en-US"/>
              </w:rPr>
            </w:pPr>
            <w:r w:rsidRPr="00CF2D6D">
              <w:rPr>
                <w:lang w:val="en-US"/>
              </w:rPr>
              <w:t xml:space="preserve">Simple </w:t>
            </w:r>
            <w:r w:rsidRPr="00CF2D6D">
              <w:rPr>
                <w:i/>
                <w:iCs/>
                <w:lang w:val="en-US"/>
              </w:rPr>
              <w:t>(RET 1, DET 1-19)</w:t>
            </w:r>
          </w:p>
        </w:tc>
        <w:tc>
          <w:tcPr>
            <w:tcW w:w="0" w:type="auto"/>
            <w:hideMark/>
          </w:tcPr>
          <w:p w14:paraId="5B61BD84" w14:textId="77777777" w:rsidR="00CF2D6D" w:rsidRPr="00CF2D6D" w:rsidRDefault="00CF2D6D" w:rsidP="00D353E9">
            <w:pPr>
              <w:ind w:firstLine="0"/>
              <w:jc w:val="center"/>
              <w:rPr>
                <w:lang w:val="en-US"/>
              </w:rPr>
            </w:pPr>
            <w:r w:rsidRPr="00CF2D6D">
              <w:rPr>
                <w:lang w:val="en-US"/>
              </w:rPr>
              <w:t>5</w:t>
            </w:r>
          </w:p>
        </w:tc>
      </w:tr>
      <w:tr w:rsidR="001A32A3" w:rsidRPr="00CF2D6D" w14:paraId="5A56ADA9" w14:textId="77777777" w:rsidTr="00CF2D6D">
        <w:tc>
          <w:tcPr>
            <w:tcW w:w="0" w:type="auto"/>
            <w:hideMark/>
          </w:tcPr>
          <w:p w14:paraId="39C1D8F4" w14:textId="77777777" w:rsidR="00CF2D6D" w:rsidRPr="00CF2D6D" w:rsidRDefault="00CF2D6D" w:rsidP="00D353E9">
            <w:pPr>
              <w:ind w:firstLine="0"/>
              <w:jc w:val="center"/>
              <w:rPr>
                <w:lang w:val="es-MX"/>
              </w:rPr>
            </w:pPr>
            <w:r w:rsidRPr="00CF2D6D">
              <w:rPr>
                <w:b/>
                <w:bCs/>
                <w:lang w:val="es-MX"/>
              </w:rPr>
              <w:t>Datos Fiscales (DGII / Cámara de Comercio)</w:t>
            </w:r>
          </w:p>
        </w:tc>
        <w:tc>
          <w:tcPr>
            <w:tcW w:w="0" w:type="auto"/>
            <w:hideMark/>
          </w:tcPr>
          <w:p w14:paraId="5CACD3CB" w14:textId="77777777" w:rsidR="00CF2D6D" w:rsidRPr="00CF2D6D" w:rsidRDefault="00CF2D6D" w:rsidP="00D353E9">
            <w:pPr>
              <w:ind w:firstLine="0"/>
              <w:jc w:val="center"/>
              <w:rPr>
                <w:lang w:val="es-MX"/>
              </w:rPr>
            </w:pPr>
            <w:r w:rsidRPr="00CF2D6D">
              <w:rPr>
                <w:lang w:val="es-MX"/>
              </w:rPr>
              <w:t>2 (Datos del RNC, Estatus Societario)</w:t>
            </w:r>
          </w:p>
        </w:tc>
        <w:tc>
          <w:tcPr>
            <w:tcW w:w="0" w:type="auto"/>
            <w:hideMark/>
          </w:tcPr>
          <w:p w14:paraId="6D45F3B3" w14:textId="77777777" w:rsidR="00CF2D6D" w:rsidRPr="00CF2D6D" w:rsidRDefault="00CF2D6D" w:rsidP="00D353E9">
            <w:pPr>
              <w:ind w:firstLine="0"/>
              <w:jc w:val="center"/>
              <w:rPr>
                <w:lang w:val="en-US"/>
              </w:rPr>
            </w:pPr>
            <w:r w:rsidRPr="00CF2D6D">
              <w:rPr>
                <w:lang w:val="en-US"/>
              </w:rPr>
              <w:t>22</w:t>
            </w:r>
          </w:p>
        </w:tc>
        <w:tc>
          <w:tcPr>
            <w:tcW w:w="0" w:type="auto"/>
            <w:hideMark/>
          </w:tcPr>
          <w:p w14:paraId="2FA31BE1" w14:textId="77777777" w:rsidR="00CF2D6D" w:rsidRPr="00CF2D6D" w:rsidRDefault="00CF2D6D" w:rsidP="00D353E9">
            <w:pPr>
              <w:ind w:firstLine="0"/>
              <w:jc w:val="center"/>
              <w:rPr>
                <w:lang w:val="en-US"/>
              </w:rPr>
            </w:pPr>
            <w:r w:rsidRPr="00CF2D6D">
              <w:rPr>
                <w:lang w:val="en-US"/>
              </w:rPr>
              <w:t xml:space="preserve">Media </w:t>
            </w:r>
            <w:r w:rsidRPr="00CF2D6D">
              <w:rPr>
                <w:i/>
                <w:iCs/>
                <w:lang w:val="en-US"/>
              </w:rPr>
              <w:t>(RET 2-5, DET 20-50)</w:t>
            </w:r>
          </w:p>
        </w:tc>
        <w:tc>
          <w:tcPr>
            <w:tcW w:w="0" w:type="auto"/>
            <w:hideMark/>
          </w:tcPr>
          <w:p w14:paraId="1F715856" w14:textId="77777777" w:rsidR="00CF2D6D" w:rsidRPr="00CF2D6D" w:rsidRDefault="00CF2D6D" w:rsidP="00D353E9">
            <w:pPr>
              <w:ind w:firstLine="0"/>
              <w:jc w:val="center"/>
              <w:rPr>
                <w:lang w:val="en-US"/>
              </w:rPr>
            </w:pPr>
            <w:r w:rsidRPr="00CF2D6D">
              <w:rPr>
                <w:lang w:val="en-US"/>
              </w:rPr>
              <w:t>7</w:t>
            </w:r>
          </w:p>
        </w:tc>
      </w:tr>
      <w:tr w:rsidR="001A32A3" w:rsidRPr="00CF2D6D" w14:paraId="284E7802" w14:textId="77777777" w:rsidTr="00CF2D6D">
        <w:tc>
          <w:tcPr>
            <w:tcW w:w="0" w:type="auto"/>
            <w:hideMark/>
          </w:tcPr>
          <w:p w14:paraId="4A51251B" w14:textId="77777777" w:rsidR="00CF2D6D" w:rsidRPr="00CF2D6D" w:rsidRDefault="00CF2D6D" w:rsidP="00D353E9">
            <w:pPr>
              <w:ind w:firstLine="0"/>
              <w:jc w:val="center"/>
              <w:rPr>
                <w:lang w:val="es-MX"/>
              </w:rPr>
            </w:pPr>
            <w:r w:rsidRPr="00CF2D6D">
              <w:rPr>
                <w:b/>
                <w:bCs/>
                <w:lang w:val="es-MX"/>
              </w:rPr>
              <w:t>Permisos de Construcción (MIVHED / Ayuntamientos)</w:t>
            </w:r>
          </w:p>
        </w:tc>
        <w:tc>
          <w:tcPr>
            <w:tcW w:w="0" w:type="auto"/>
            <w:hideMark/>
          </w:tcPr>
          <w:p w14:paraId="26094830" w14:textId="77777777" w:rsidR="00CF2D6D" w:rsidRPr="00CF2D6D" w:rsidRDefault="00CF2D6D" w:rsidP="00D353E9">
            <w:pPr>
              <w:ind w:firstLine="0"/>
              <w:jc w:val="center"/>
              <w:rPr>
                <w:lang w:val="en-US"/>
              </w:rPr>
            </w:pPr>
            <w:r w:rsidRPr="00CF2D6D">
              <w:rPr>
                <w:lang w:val="en-US"/>
              </w:rPr>
              <w:t>2 (</w:t>
            </w:r>
            <w:proofErr w:type="spellStart"/>
            <w:r w:rsidRPr="00CF2D6D">
              <w:rPr>
                <w:lang w:val="en-US"/>
              </w:rPr>
              <w:t>Licencias</w:t>
            </w:r>
            <w:proofErr w:type="spellEnd"/>
            <w:r w:rsidRPr="00CF2D6D">
              <w:rPr>
                <w:lang w:val="en-US"/>
              </w:rPr>
              <w:t>, Uso de Suelo)</w:t>
            </w:r>
          </w:p>
        </w:tc>
        <w:tc>
          <w:tcPr>
            <w:tcW w:w="0" w:type="auto"/>
            <w:hideMark/>
          </w:tcPr>
          <w:p w14:paraId="4D2328F0" w14:textId="77777777" w:rsidR="00CF2D6D" w:rsidRPr="00CF2D6D" w:rsidRDefault="00CF2D6D" w:rsidP="00D353E9">
            <w:pPr>
              <w:ind w:firstLine="0"/>
              <w:jc w:val="center"/>
              <w:rPr>
                <w:lang w:val="en-US"/>
              </w:rPr>
            </w:pPr>
            <w:r w:rsidRPr="00CF2D6D">
              <w:rPr>
                <w:lang w:val="en-US"/>
              </w:rPr>
              <w:t>16</w:t>
            </w:r>
          </w:p>
        </w:tc>
        <w:tc>
          <w:tcPr>
            <w:tcW w:w="0" w:type="auto"/>
            <w:hideMark/>
          </w:tcPr>
          <w:p w14:paraId="58E64E50" w14:textId="77777777" w:rsidR="00CF2D6D" w:rsidRPr="00CF2D6D" w:rsidRDefault="00CF2D6D" w:rsidP="00D353E9">
            <w:pPr>
              <w:ind w:firstLine="0"/>
              <w:jc w:val="center"/>
              <w:rPr>
                <w:lang w:val="en-US"/>
              </w:rPr>
            </w:pPr>
            <w:r w:rsidRPr="00CF2D6D">
              <w:rPr>
                <w:lang w:val="en-US"/>
              </w:rPr>
              <w:t xml:space="preserve">Simple </w:t>
            </w:r>
            <w:r w:rsidRPr="00CF2D6D">
              <w:rPr>
                <w:i/>
                <w:iCs/>
                <w:lang w:val="en-US"/>
              </w:rPr>
              <w:t>(RET 2-5, DET 1-19)</w:t>
            </w:r>
          </w:p>
        </w:tc>
        <w:tc>
          <w:tcPr>
            <w:tcW w:w="0" w:type="auto"/>
            <w:hideMark/>
          </w:tcPr>
          <w:p w14:paraId="165725B6" w14:textId="77777777" w:rsidR="00CF2D6D" w:rsidRPr="00CF2D6D" w:rsidRDefault="00CF2D6D" w:rsidP="00D353E9">
            <w:pPr>
              <w:ind w:firstLine="0"/>
              <w:jc w:val="center"/>
              <w:rPr>
                <w:lang w:val="en-US"/>
              </w:rPr>
            </w:pPr>
            <w:r w:rsidRPr="00CF2D6D">
              <w:rPr>
                <w:lang w:val="en-US"/>
              </w:rPr>
              <w:t>5</w:t>
            </w:r>
          </w:p>
        </w:tc>
      </w:tr>
      <w:tr w:rsidR="001A32A3" w:rsidRPr="00CF2D6D" w14:paraId="50D7B6A1" w14:textId="77777777" w:rsidTr="00CF2D6D">
        <w:tc>
          <w:tcPr>
            <w:tcW w:w="0" w:type="auto"/>
            <w:hideMark/>
          </w:tcPr>
          <w:p w14:paraId="655EA3BD" w14:textId="77777777" w:rsidR="00CF2D6D" w:rsidRPr="00CF2D6D" w:rsidRDefault="00CF2D6D" w:rsidP="00D353E9">
            <w:pPr>
              <w:ind w:firstLine="0"/>
              <w:jc w:val="center"/>
              <w:rPr>
                <w:lang w:val="en-US"/>
              </w:rPr>
            </w:pPr>
            <w:proofErr w:type="spellStart"/>
            <w:r w:rsidRPr="00CF2D6D">
              <w:rPr>
                <w:b/>
                <w:bCs/>
                <w:lang w:val="en-US"/>
              </w:rPr>
              <w:t>Historial</w:t>
            </w:r>
            <w:proofErr w:type="spellEnd"/>
            <w:r w:rsidRPr="00CF2D6D">
              <w:rPr>
                <w:b/>
                <w:bCs/>
                <w:lang w:val="en-US"/>
              </w:rPr>
              <w:t xml:space="preserve"> </w:t>
            </w:r>
            <w:proofErr w:type="spellStart"/>
            <w:r w:rsidRPr="00CF2D6D">
              <w:rPr>
                <w:b/>
                <w:bCs/>
                <w:lang w:val="en-US"/>
              </w:rPr>
              <w:t>Crediticio</w:t>
            </w:r>
            <w:proofErr w:type="spellEnd"/>
            <w:r w:rsidRPr="00CF2D6D">
              <w:rPr>
                <w:b/>
                <w:bCs/>
                <w:lang w:val="en-US"/>
              </w:rPr>
              <w:t xml:space="preserve"> (TransUnion)</w:t>
            </w:r>
          </w:p>
        </w:tc>
        <w:tc>
          <w:tcPr>
            <w:tcW w:w="0" w:type="auto"/>
            <w:hideMark/>
          </w:tcPr>
          <w:p w14:paraId="7ABC80A5" w14:textId="77777777" w:rsidR="00CF2D6D" w:rsidRPr="00CF2D6D" w:rsidRDefault="00CF2D6D" w:rsidP="00D353E9">
            <w:pPr>
              <w:ind w:firstLine="0"/>
              <w:jc w:val="center"/>
              <w:rPr>
                <w:lang w:val="es-MX"/>
              </w:rPr>
            </w:pPr>
            <w:r w:rsidRPr="00CF2D6D">
              <w:rPr>
                <w:lang w:val="es-MX"/>
              </w:rPr>
              <w:t>1 (Score Crediticio, Nivel de Riesgo)</w:t>
            </w:r>
          </w:p>
        </w:tc>
        <w:tc>
          <w:tcPr>
            <w:tcW w:w="0" w:type="auto"/>
            <w:hideMark/>
          </w:tcPr>
          <w:p w14:paraId="2CA024DE" w14:textId="77777777" w:rsidR="00CF2D6D" w:rsidRPr="00CF2D6D" w:rsidRDefault="00CF2D6D" w:rsidP="00D353E9">
            <w:pPr>
              <w:ind w:firstLine="0"/>
              <w:jc w:val="center"/>
              <w:rPr>
                <w:lang w:val="en-US"/>
              </w:rPr>
            </w:pPr>
            <w:r w:rsidRPr="00CF2D6D">
              <w:rPr>
                <w:lang w:val="en-US"/>
              </w:rPr>
              <w:t>12</w:t>
            </w:r>
          </w:p>
        </w:tc>
        <w:tc>
          <w:tcPr>
            <w:tcW w:w="0" w:type="auto"/>
            <w:hideMark/>
          </w:tcPr>
          <w:p w14:paraId="16B313EB" w14:textId="77777777" w:rsidR="00CF2D6D" w:rsidRPr="00CF2D6D" w:rsidRDefault="00CF2D6D" w:rsidP="00D353E9">
            <w:pPr>
              <w:ind w:firstLine="0"/>
              <w:jc w:val="center"/>
              <w:rPr>
                <w:lang w:val="en-US"/>
              </w:rPr>
            </w:pPr>
            <w:r w:rsidRPr="00CF2D6D">
              <w:rPr>
                <w:lang w:val="en-US"/>
              </w:rPr>
              <w:t xml:space="preserve">Simple </w:t>
            </w:r>
            <w:r w:rsidRPr="00CF2D6D">
              <w:rPr>
                <w:i/>
                <w:iCs/>
                <w:lang w:val="en-US"/>
              </w:rPr>
              <w:t>(RET 1, DET 1-19)</w:t>
            </w:r>
          </w:p>
        </w:tc>
        <w:tc>
          <w:tcPr>
            <w:tcW w:w="0" w:type="auto"/>
            <w:hideMark/>
          </w:tcPr>
          <w:p w14:paraId="6F0FEBD8" w14:textId="77777777" w:rsidR="00CF2D6D" w:rsidRPr="00CF2D6D" w:rsidRDefault="00CF2D6D" w:rsidP="00D353E9">
            <w:pPr>
              <w:ind w:firstLine="0"/>
              <w:jc w:val="center"/>
              <w:rPr>
                <w:lang w:val="en-US"/>
              </w:rPr>
            </w:pPr>
            <w:r w:rsidRPr="00CF2D6D">
              <w:rPr>
                <w:lang w:val="en-US"/>
              </w:rPr>
              <w:t>5</w:t>
            </w:r>
          </w:p>
        </w:tc>
      </w:tr>
      <w:tr w:rsidR="001A32A3" w:rsidRPr="00CF2D6D" w14:paraId="7A6A6C51" w14:textId="77777777" w:rsidTr="00CF2D6D">
        <w:tc>
          <w:tcPr>
            <w:tcW w:w="0" w:type="auto"/>
            <w:hideMark/>
          </w:tcPr>
          <w:p w14:paraId="7E860D62" w14:textId="77777777" w:rsidR="00CF2D6D" w:rsidRPr="00CF2D6D" w:rsidRDefault="00CF2D6D" w:rsidP="00D353E9">
            <w:pPr>
              <w:ind w:firstLine="0"/>
              <w:jc w:val="center"/>
              <w:rPr>
                <w:lang w:val="es-MX"/>
              </w:rPr>
            </w:pPr>
            <w:r w:rsidRPr="00CF2D6D">
              <w:rPr>
                <w:b/>
                <w:bCs/>
                <w:lang w:val="es-MX"/>
              </w:rPr>
              <w:t>Estado Judicial (Tribunal Superior de Tierras)</w:t>
            </w:r>
          </w:p>
        </w:tc>
        <w:tc>
          <w:tcPr>
            <w:tcW w:w="0" w:type="auto"/>
            <w:hideMark/>
          </w:tcPr>
          <w:p w14:paraId="77BC7311" w14:textId="77777777" w:rsidR="00CF2D6D" w:rsidRPr="00CF2D6D" w:rsidRDefault="00CF2D6D" w:rsidP="00D353E9">
            <w:pPr>
              <w:ind w:firstLine="0"/>
              <w:jc w:val="center"/>
              <w:rPr>
                <w:lang w:val="en-US"/>
              </w:rPr>
            </w:pPr>
            <w:r w:rsidRPr="00CF2D6D">
              <w:rPr>
                <w:lang w:val="en-US"/>
              </w:rPr>
              <w:t xml:space="preserve">1 (Litis, Embargos </w:t>
            </w:r>
            <w:proofErr w:type="spellStart"/>
            <w:r w:rsidRPr="00CF2D6D">
              <w:rPr>
                <w:lang w:val="en-US"/>
              </w:rPr>
              <w:t>activos</w:t>
            </w:r>
            <w:proofErr w:type="spellEnd"/>
            <w:r w:rsidRPr="00CF2D6D">
              <w:rPr>
                <w:lang w:val="en-US"/>
              </w:rPr>
              <w:t>)</w:t>
            </w:r>
          </w:p>
        </w:tc>
        <w:tc>
          <w:tcPr>
            <w:tcW w:w="0" w:type="auto"/>
            <w:hideMark/>
          </w:tcPr>
          <w:p w14:paraId="139746CB" w14:textId="77777777" w:rsidR="00CF2D6D" w:rsidRPr="00CF2D6D" w:rsidRDefault="00CF2D6D" w:rsidP="00D353E9">
            <w:pPr>
              <w:ind w:firstLine="0"/>
              <w:jc w:val="center"/>
              <w:rPr>
                <w:lang w:val="en-US"/>
              </w:rPr>
            </w:pPr>
            <w:r w:rsidRPr="00CF2D6D">
              <w:rPr>
                <w:lang w:val="en-US"/>
              </w:rPr>
              <w:t>8</w:t>
            </w:r>
          </w:p>
        </w:tc>
        <w:tc>
          <w:tcPr>
            <w:tcW w:w="0" w:type="auto"/>
            <w:hideMark/>
          </w:tcPr>
          <w:p w14:paraId="2D8397B7" w14:textId="77777777" w:rsidR="00CF2D6D" w:rsidRPr="00CF2D6D" w:rsidRDefault="00CF2D6D" w:rsidP="00D353E9">
            <w:pPr>
              <w:ind w:firstLine="0"/>
              <w:jc w:val="center"/>
              <w:rPr>
                <w:lang w:val="en-US"/>
              </w:rPr>
            </w:pPr>
            <w:r w:rsidRPr="00CF2D6D">
              <w:rPr>
                <w:lang w:val="en-US"/>
              </w:rPr>
              <w:t xml:space="preserve">Simple </w:t>
            </w:r>
            <w:r w:rsidRPr="00CF2D6D">
              <w:rPr>
                <w:i/>
                <w:iCs/>
                <w:lang w:val="en-US"/>
              </w:rPr>
              <w:t>(RET 1, DET 1-19)</w:t>
            </w:r>
          </w:p>
        </w:tc>
        <w:tc>
          <w:tcPr>
            <w:tcW w:w="0" w:type="auto"/>
            <w:hideMark/>
          </w:tcPr>
          <w:p w14:paraId="2C600346" w14:textId="77777777" w:rsidR="00CF2D6D" w:rsidRPr="00CF2D6D" w:rsidRDefault="00CF2D6D" w:rsidP="00D353E9">
            <w:pPr>
              <w:ind w:firstLine="0"/>
              <w:jc w:val="center"/>
              <w:rPr>
                <w:lang w:val="en-US"/>
              </w:rPr>
            </w:pPr>
            <w:r w:rsidRPr="00CF2D6D">
              <w:rPr>
                <w:lang w:val="en-US"/>
              </w:rPr>
              <w:t>5</w:t>
            </w:r>
          </w:p>
        </w:tc>
      </w:tr>
      <w:tr w:rsidR="001A32A3" w:rsidRPr="00CF2D6D" w14:paraId="3C1A2CC0" w14:textId="77777777" w:rsidTr="00CF2D6D">
        <w:tc>
          <w:tcPr>
            <w:tcW w:w="0" w:type="auto"/>
            <w:hideMark/>
          </w:tcPr>
          <w:p w14:paraId="5FCA6219" w14:textId="77777777" w:rsidR="00CF2D6D" w:rsidRPr="00CF2D6D" w:rsidRDefault="00CF2D6D" w:rsidP="00D353E9">
            <w:pPr>
              <w:ind w:firstLine="0"/>
              <w:jc w:val="center"/>
              <w:rPr>
                <w:lang w:val="es-MX"/>
              </w:rPr>
            </w:pPr>
            <w:r w:rsidRPr="00CF2D6D">
              <w:rPr>
                <w:b/>
                <w:bCs/>
                <w:lang w:val="es-MX"/>
              </w:rPr>
              <w:t>Suscripción y Pagos (API de Stripe)</w:t>
            </w:r>
          </w:p>
        </w:tc>
        <w:tc>
          <w:tcPr>
            <w:tcW w:w="0" w:type="auto"/>
            <w:hideMark/>
          </w:tcPr>
          <w:p w14:paraId="722250E4" w14:textId="77777777" w:rsidR="00CF2D6D" w:rsidRPr="00CF2D6D" w:rsidRDefault="00CF2D6D" w:rsidP="00D353E9">
            <w:pPr>
              <w:ind w:firstLine="0"/>
              <w:jc w:val="center"/>
              <w:rPr>
                <w:lang w:val="es-MX"/>
              </w:rPr>
            </w:pPr>
            <w:r w:rsidRPr="00CF2D6D">
              <w:rPr>
                <w:lang w:val="es-MX"/>
              </w:rPr>
              <w:t>2 (Token de Pago, Estatus de Suscripción)</w:t>
            </w:r>
          </w:p>
        </w:tc>
        <w:tc>
          <w:tcPr>
            <w:tcW w:w="0" w:type="auto"/>
            <w:hideMark/>
          </w:tcPr>
          <w:p w14:paraId="298625AD" w14:textId="77777777" w:rsidR="00CF2D6D" w:rsidRPr="00CF2D6D" w:rsidRDefault="00CF2D6D" w:rsidP="00D353E9">
            <w:pPr>
              <w:ind w:firstLine="0"/>
              <w:jc w:val="center"/>
              <w:rPr>
                <w:lang w:val="en-US"/>
              </w:rPr>
            </w:pPr>
            <w:r w:rsidRPr="00CF2D6D">
              <w:rPr>
                <w:lang w:val="en-US"/>
              </w:rPr>
              <w:t>20</w:t>
            </w:r>
          </w:p>
        </w:tc>
        <w:tc>
          <w:tcPr>
            <w:tcW w:w="0" w:type="auto"/>
            <w:hideMark/>
          </w:tcPr>
          <w:p w14:paraId="1A603897" w14:textId="77777777" w:rsidR="00CF2D6D" w:rsidRPr="00CF2D6D" w:rsidRDefault="00CF2D6D" w:rsidP="00D353E9">
            <w:pPr>
              <w:ind w:firstLine="0"/>
              <w:jc w:val="center"/>
              <w:rPr>
                <w:lang w:val="en-US"/>
              </w:rPr>
            </w:pPr>
            <w:r w:rsidRPr="00CF2D6D">
              <w:rPr>
                <w:lang w:val="en-US"/>
              </w:rPr>
              <w:t xml:space="preserve">Media </w:t>
            </w:r>
            <w:r w:rsidRPr="00CF2D6D">
              <w:rPr>
                <w:i/>
                <w:iCs/>
                <w:lang w:val="en-US"/>
              </w:rPr>
              <w:t>(RET 2-5, DET 20-50)</w:t>
            </w:r>
          </w:p>
        </w:tc>
        <w:tc>
          <w:tcPr>
            <w:tcW w:w="0" w:type="auto"/>
            <w:hideMark/>
          </w:tcPr>
          <w:p w14:paraId="7867AB0E" w14:textId="77777777" w:rsidR="00CF2D6D" w:rsidRPr="00CF2D6D" w:rsidRDefault="00CF2D6D" w:rsidP="00D353E9">
            <w:pPr>
              <w:ind w:firstLine="0"/>
              <w:jc w:val="center"/>
              <w:rPr>
                <w:lang w:val="en-US"/>
              </w:rPr>
            </w:pPr>
            <w:r w:rsidRPr="00CF2D6D">
              <w:rPr>
                <w:lang w:val="en-US"/>
              </w:rPr>
              <w:t>7</w:t>
            </w:r>
          </w:p>
        </w:tc>
      </w:tr>
      <w:tr w:rsidR="001A32A3" w:rsidRPr="00CF2D6D" w14:paraId="3AC1BC7C" w14:textId="77777777" w:rsidTr="00CF2D6D">
        <w:trPr>
          <w:cnfStyle w:val="010000000000" w:firstRow="0" w:lastRow="1" w:firstColumn="0" w:lastColumn="0" w:oddVBand="0" w:evenVBand="0" w:oddHBand="0" w:evenHBand="0" w:firstRowFirstColumn="0" w:firstRowLastColumn="0" w:lastRowFirstColumn="0" w:lastRowLastColumn="0"/>
        </w:trPr>
        <w:tc>
          <w:tcPr>
            <w:tcW w:w="0" w:type="auto"/>
            <w:hideMark/>
          </w:tcPr>
          <w:p w14:paraId="5333948B" w14:textId="77777777" w:rsidR="00CF2D6D" w:rsidRPr="00CF2D6D" w:rsidRDefault="00CF2D6D" w:rsidP="00D353E9">
            <w:pPr>
              <w:ind w:firstLine="0"/>
              <w:jc w:val="center"/>
              <w:rPr>
                <w:lang w:val="en-US"/>
              </w:rPr>
            </w:pPr>
            <w:r w:rsidRPr="00CF2D6D">
              <w:rPr>
                <w:lang w:val="en-US"/>
              </w:rPr>
              <w:t>Subtotal EIF</w:t>
            </w:r>
          </w:p>
        </w:tc>
        <w:tc>
          <w:tcPr>
            <w:tcW w:w="0" w:type="auto"/>
            <w:hideMark/>
          </w:tcPr>
          <w:p w14:paraId="7CD68DAE" w14:textId="77777777" w:rsidR="00CF2D6D" w:rsidRPr="00CF2D6D" w:rsidRDefault="00CF2D6D" w:rsidP="00D353E9">
            <w:pPr>
              <w:ind w:firstLine="0"/>
              <w:jc w:val="center"/>
              <w:rPr>
                <w:lang w:val="en-US"/>
              </w:rPr>
            </w:pPr>
          </w:p>
        </w:tc>
        <w:tc>
          <w:tcPr>
            <w:tcW w:w="0" w:type="auto"/>
            <w:hideMark/>
          </w:tcPr>
          <w:p w14:paraId="4E064FB6" w14:textId="77777777" w:rsidR="00CF2D6D" w:rsidRPr="00CF2D6D" w:rsidRDefault="00CF2D6D" w:rsidP="00D353E9">
            <w:pPr>
              <w:ind w:firstLine="0"/>
              <w:jc w:val="center"/>
              <w:rPr>
                <w:lang w:val="en-US"/>
              </w:rPr>
            </w:pPr>
          </w:p>
        </w:tc>
        <w:tc>
          <w:tcPr>
            <w:tcW w:w="0" w:type="auto"/>
            <w:hideMark/>
          </w:tcPr>
          <w:p w14:paraId="632CCA90" w14:textId="77777777" w:rsidR="00CF2D6D" w:rsidRPr="00CF2D6D" w:rsidRDefault="00CF2D6D" w:rsidP="00D353E9">
            <w:pPr>
              <w:ind w:firstLine="0"/>
              <w:jc w:val="center"/>
              <w:rPr>
                <w:lang w:val="en-US"/>
              </w:rPr>
            </w:pPr>
          </w:p>
        </w:tc>
        <w:tc>
          <w:tcPr>
            <w:tcW w:w="0" w:type="auto"/>
            <w:hideMark/>
          </w:tcPr>
          <w:p w14:paraId="4863E129" w14:textId="77777777" w:rsidR="00CF2D6D" w:rsidRPr="00CF2D6D" w:rsidRDefault="00CF2D6D" w:rsidP="00D353E9">
            <w:pPr>
              <w:ind w:firstLine="0"/>
              <w:jc w:val="center"/>
              <w:rPr>
                <w:lang w:val="en-US"/>
              </w:rPr>
            </w:pPr>
            <w:r w:rsidRPr="00CF2D6D">
              <w:rPr>
                <w:lang w:val="en-US"/>
              </w:rPr>
              <w:t>39 PF</w:t>
            </w:r>
          </w:p>
        </w:tc>
      </w:tr>
    </w:tbl>
    <w:p w14:paraId="1CEB44B9" w14:textId="77777777" w:rsidR="00953AE8" w:rsidRDefault="00953AE8" w:rsidP="00953AE8"/>
    <w:p w14:paraId="211DC1B4" w14:textId="10348A4B" w:rsidR="00B04E54" w:rsidRDefault="006349A3" w:rsidP="007C1524">
      <w:pPr>
        <w:pStyle w:val="Ttulo4"/>
      </w:pPr>
      <w:r w:rsidRPr="006349A3">
        <w:t>Paso 3: Identificar y Clasificar Funciones Transaccionales</w:t>
      </w:r>
    </w:p>
    <w:p w14:paraId="03411F14" w14:textId="77777777" w:rsidR="006349A3" w:rsidRPr="006A0A2D" w:rsidRDefault="006349A3" w:rsidP="006349A3">
      <w:pPr>
        <w:rPr>
          <w:b/>
          <w:bCs/>
          <w:lang w:val="es-US"/>
        </w:rPr>
      </w:pPr>
      <w:r w:rsidRPr="006A0A2D">
        <w:rPr>
          <w:b/>
          <w:bCs/>
          <w:lang w:val="es-US"/>
        </w:rPr>
        <w:t>1. Entradas Externas (EI)</w:t>
      </w:r>
    </w:p>
    <w:p w14:paraId="7451F5F7" w14:textId="77777777" w:rsidR="006349A3" w:rsidRDefault="006349A3" w:rsidP="006349A3">
      <w:pPr>
        <w:rPr>
          <w:lang w:val="es-MX"/>
        </w:rPr>
      </w:pPr>
      <w:r w:rsidRPr="006349A3">
        <w:rPr>
          <w:lang w:val="es-MX"/>
        </w:rPr>
        <w:t xml:space="preserve">Formularios, cargas de datos, y recepciones de </w:t>
      </w:r>
      <w:proofErr w:type="spellStart"/>
      <w:r w:rsidRPr="006349A3">
        <w:rPr>
          <w:lang w:val="es-MX"/>
        </w:rPr>
        <w:t>webhooks</w:t>
      </w:r>
      <w:proofErr w:type="spellEnd"/>
      <w:r w:rsidRPr="006349A3">
        <w:rPr>
          <w:lang w:val="es-MX"/>
        </w:rPr>
        <w:t xml:space="preserve"> (como los pagos).</w:t>
      </w:r>
    </w:p>
    <w:tbl>
      <w:tblPr>
        <w:tblStyle w:val="Tablanormal2"/>
        <w:tblW w:w="0" w:type="auto"/>
        <w:tblLook w:val="0660" w:firstRow="1" w:lastRow="1" w:firstColumn="0" w:lastColumn="0" w:noHBand="1" w:noVBand="1"/>
      </w:tblPr>
      <w:tblGrid>
        <w:gridCol w:w="2836"/>
        <w:gridCol w:w="1804"/>
        <w:gridCol w:w="2034"/>
        <w:gridCol w:w="1646"/>
        <w:gridCol w:w="1040"/>
      </w:tblGrid>
      <w:tr w:rsidR="001A32A3" w:rsidRPr="007C1524" w14:paraId="053F794F" w14:textId="77777777" w:rsidTr="007C1524">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73F0ABBE" w14:textId="77777777" w:rsidR="007C1524" w:rsidRPr="007C1524" w:rsidRDefault="007C1524" w:rsidP="007C1524">
            <w:pPr>
              <w:ind w:firstLine="0"/>
              <w:jc w:val="center"/>
              <w:rPr>
                <w:lang w:val="en-US"/>
              </w:rPr>
            </w:pPr>
            <w:r w:rsidRPr="007C1524">
              <w:rPr>
                <w:lang w:val="en-US"/>
              </w:rPr>
              <w:t>EI (</w:t>
            </w:r>
            <w:proofErr w:type="spellStart"/>
            <w:r w:rsidRPr="007C1524">
              <w:rPr>
                <w:lang w:val="en-US"/>
              </w:rPr>
              <w:t>Transacción</w:t>
            </w:r>
            <w:proofErr w:type="spellEnd"/>
            <w:r w:rsidRPr="007C1524">
              <w:rPr>
                <w:lang w:val="en-US"/>
              </w:rPr>
              <w:t xml:space="preserve"> de Entrada)</w:t>
            </w:r>
          </w:p>
        </w:tc>
        <w:tc>
          <w:tcPr>
            <w:tcW w:w="0" w:type="auto"/>
            <w:vAlign w:val="center"/>
            <w:hideMark/>
          </w:tcPr>
          <w:p w14:paraId="72F98E55" w14:textId="77777777" w:rsidR="007C1524" w:rsidRPr="007C1524" w:rsidRDefault="007C1524" w:rsidP="007C1524">
            <w:pPr>
              <w:ind w:firstLine="0"/>
              <w:jc w:val="center"/>
              <w:rPr>
                <w:lang w:val="en-US"/>
              </w:rPr>
            </w:pPr>
            <w:r w:rsidRPr="007C1524">
              <w:rPr>
                <w:lang w:val="en-US"/>
              </w:rPr>
              <w:t xml:space="preserve">FTR (ILF/EIF </w:t>
            </w:r>
            <w:proofErr w:type="spellStart"/>
            <w:r w:rsidRPr="007C1524">
              <w:rPr>
                <w:lang w:val="en-US"/>
              </w:rPr>
              <w:t>Referenciados</w:t>
            </w:r>
            <w:proofErr w:type="spellEnd"/>
            <w:r w:rsidRPr="007C1524">
              <w:rPr>
                <w:lang w:val="en-US"/>
              </w:rPr>
              <w:t>)</w:t>
            </w:r>
          </w:p>
        </w:tc>
        <w:tc>
          <w:tcPr>
            <w:tcW w:w="0" w:type="auto"/>
            <w:vAlign w:val="center"/>
            <w:hideMark/>
          </w:tcPr>
          <w:p w14:paraId="6AD64BE3" w14:textId="77777777" w:rsidR="007C1524" w:rsidRPr="007C1524" w:rsidRDefault="007C1524" w:rsidP="007C1524">
            <w:pPr>
              <w:ind w:firstLine="0"/>
              <w:jc w:val="center"/>
              <w:rPr>
                <w:lang w:val="en-US"/>
              </w:rPr>
            </w:pPr>
            <w:r w:rsidRPr="007C1524">
              <w:rPr>
                <w:lang w:val="en-US"/>
              </w:rPr>
              <w:t>DET (Campos/Atributos)</w:t>
            </w:r>
          </w:p>
        </w:tc>
        <w:tc>
          <w:tcPr>
            <w:tcW w:w="0" w:type="auto"/>
            <w:vAlign w:val="center"/>
            <w:hideMark/>
          </w:tcPr>
          <w:p w14:paraId="3A2A2ACB" w14:textId="77777777" w:rsidR="007C1524" w:rsidRPr="007C1524" w:rsidRDefault="007C1524" w:rsidP="007C1524">
            <w:pPr>
              <w:ind w:firstLine="0"/>
              <w:jc w:val="center"/>
              <w:rPr>
                <w:lang w:val="en-US"/>
              </w:rPr>
            </w:pPr>
            <w:proofErr w:type="spellStart"/>
            <w:r w:rsidRPr="007C1524">
              <w:rPr>
                <w:lang w:val="en-US"/>
              </w:rPr>
              <w:t>Complejidad</w:t>
            </w:r>
            <w:proofErr w:type="spellEnd"/>
            <w:r w:rsidRPr="007C1524">
              <w:rPr>
                <w:lang w:val="en-US"/>
              </w:rPr>
              <w:t xml:space="preserve"> IFPUG</w:t>
            </w:r>
          </w:p>
        </w:tc>
        <w:tc>
          <w:tcPr>
            <w:tcW w:w="0" w:type="auto"/>
            <w:vAlign w:val="center"/>
            <w:hideMark/>
          </w:tcPr>
          <w:p w14:paraId="7EB873CD" w14:textId="77777777" w:rsidR="007C1524" w:rsidRPr="007C1524" w:rsidRDefault="007C1524" w:rsidP="007C1524">
            <w:pPr>
              <w:ind w:firstLine="0"/>
              <w:jc w:val="center"/>
              <w:rPr>
                <w:lang w:val="en-US"/>
              </w:rPr>
            </w:pPr>
            <w:r w:rsidRPr="007C1524">
              <w:rPr>
                <w:lang w:val="en-US"/>
              </w:rPr>
              <w:t>Peso (Puntos)</w:t>
            </w:r>
          </w:p>
        </w:tc>
      </w:tr>
      <w:tr w:rsidR="001A32A3" w:rsidRPr="007C1524" w14:paraId="3125693B" w14:textId="77777777" w:rsidTr="007C1524">
        <w:tc>
          <w:tcPr>
            <w:tcW w:w="0" w:type="auto"/>
            <w:vAlign w:val="center"/>
            <w:hideMark/>
          </w:tcPr>
          <w:p w14:paraId="6F1D8CA9" w14:textId="77777777" w:rsidR="007C1524" w:rsidRPr="007C1524" w:rsidRDefault="007C1524" w:rsidP="007C1524">
            <w:pPr>
              <w:ind w:firstLine="0"/>
              <w:jc w:val="center"/>
              <w:rPr>
                <w:lang w:val="es-MX"/>
              </w:rPr>
            </w:pPr>
            <w:r w:rsidRPr="007C1524">
              <w:rPr>
                <w:b/>
                <w:bCs/>
                <w:lang w:val="es-MX"/>
              </w:rPr>
              <w:t>POST /</w:t>
            </w:r>
            <w:proofErr w:type="spellStart"/>
            <w:r w:rsidRPr="007C1524">
              <w:rPr>
                <w:b/>
                <w:bCs/>
                <w:lang w:val="es-MX"/>
              </w:rPr>
              <w:t>auth</w:t>
            </w:r>
            <w:proofErr w:type="spellEnd"/>
            <w:r w:rsidRPr="007C1524">
              <w:rPr>
                <w:b/>
                <w:bCs/>
                <w:lang w:val="es-MX"/>
              </w:rPr>
              <w:t>/</w:t>
            </w:r>
            <w:proofErr w:type="spellStart"/>
            <w:r w:rsidRPr="007C1524">
              <w:rPr>
                <w:b/>
                <w:bCs/>
                <w:lang w:val="es-MX"/>
              </w:rPr>
              <w:t>login</w:t>
            </w:r>
            <w:proofErr w:type="spellEnd"/>
            <w:r w:rsidRPr="007C1524">
              <w:rPr>
                <w:b/>
                <w:bCs/>
                <w:lang w:val="es-MX"/>
              </w:rPr>
              <w:t xml:space="preserve"> (y validación 2FA)</w:t>
            </w:r>
          </w:p>
        </w:tc>
        <w:tc>
          <w:tcPr>
            <w:tcW w:w="0" w:type="auto"/>
            <w:vAlign w:val="center"/>
            <w:hideMark/>
          </w:tcPr>
          <w:p w14:paraId="5BAA1BBD" w14:textId="77777777" w:rsidR="007C1524" w:rsidRPr="007C1524" w:rsidRDefault="007C1524" w:rsidP="007C1524">
            <w:pPr>
              <w:ind w:firstLine="0"/>
              <w:jc w:val="center"/>
              <w:rPr>
                <w:lang w:val="en-US"/>
              </w:rPr>
            </w:pPr>
            <w:r w:rsidRPr="007C1524">
              <w:rPr>
                <w:lang w:val="en-US"/>
              </w:rPr>
              <w:t>1 (</w:t>
            </w:r>
            <w:proofErr w:type="spellStart"/>
            <w:r w:rsidRPr="007C1524">
              <w:rPr>
                <w:lang w:val="en-US"/>
              </w:rPr>
              <w:t>Usuarios</w:t>
            </w:r>
            <w:proofErr w:type="spellEnd"/>
            <w:r w:rsidRPr="007C1524">
              <w:rPr>
                <w:lang w:val="en-US"/>
              </w:rPr>
              <w:t>)</w:t>
            </w:r>
          </w:p>
        </w:tc>
        <w:tc>
          <w:tcPr>
            <w:tcW w:w="0" w:type="auto"/>
            <w:vAlign w:val="center"/>
            <w:hideMark/>
          </w:tcPr>
          <w:p w14:paraId="27F714AD" w14:textId="77777777" w:rsidR="007C1524" w:rsidRPr="007C1524" w:rsidRDefault="007C1524" w:rsidP="007C1524">
            <w:pPr>
              <w:ind w:firstLine="0"/>
              <w:jc w:val="center"/>
              <w:rPr>
                <w:lang w:val="en-US"/>
              </w:rPr>
            </w:pPr>
            <w:r w:rsidRPr="007C1524">
              <w:rPr>
                <w:lang w:val="en-US"/>
              </w:rPr>
              <w:t>4</w:t>
            </w:r>
          </w:p>
        </w:tc>
        <w:tc>
          <w:tcPr>
            <w:tcW w:w="0" w:type="auto"/>
            <w:vAlign w:val="center"/>
            <w:hideMark/>
          </w:tcPr>
          <w:p w14:paraId="4CE103B8" w14:textId="77777777" w:rsidR="007C1524" w:rsidRPr="007C1524" w:rsidRDefault="007C1524" w:rsidP="007C1524">
            <w:pPr>
              <w:ind w:firstLine="0"/>
              <w:jc w:val="center"/>
              <w:rPr>
                <w:lang w:val="en-US"/>
              </w:rPr>
            </w:pPr>
            <w:r w:rsidRPr="007C1524">
              <w:rPr>
                <w:lang w:val="en-US"/>
              </w:rPr>
              <w:t xml:space="preserve">Simple </w:t>
            </w:r>
            <w:r w:rsidRPr="007C1524">
              <w:rPr>
                <w:i/>
                <w:iCs/>
                <w:lang w:val="en-US"/>
              </w:rPr>
              <w:t>(FTR 0-1, DET 1-4)</w:t>
            </w:r>
          </w:p>
        </w:tc>
        <w:tc>
          <w:tcPr>
            <w:tcW w:w="0" w:type="auto"/>
            <w:vAlign w:val="center"/>
            <w:hideMark/>
          </w:tcPr>
          <w:p w14:paraId="6F587FA2" w14:textId="77777777" w:rsidR="007C1524" w:rsidRPr="007C1524" w:rsidRDefault="007C1524" w:rsidP="007C1524">
            <w:pPr>
              <w:ind w:firstLine="0"/>
              <w:jc w:val="center"/>
              <w:rPr>
                <w:lang w:val="en-US"/>
              </w:rPr>
            </w:pPr>
            <w:r w:rsidRPr="007C1524">
              <w:rPr>
                <w:lang w:val="en-US"/>
              </w:rPr>
              <w:t>3</w:t>
            </w:r>
          </w:p>
        </w:tc>
      </w:tr>
      <w:tr w:rsidR="001A32A3" w:rsidRPr="007C1524" w14:paraId="147B5E39" w14:textId="77777777" w:rsidTr="007C1524">
        <w:tc>
          <w:tcPr>
            <w:tcW w:w="0" w:type="auto"/>
            <w:vAlign w:val="center"/>
            <w:hideMark/>
          </w:tcPr>
          <w:p w14:paraId="0342CE2F" w14:textId="77777777" w:rsidR="007C1524" w:rsidRPr="007C1524" w:rsidRDefault="007C1524" w:rsidP="007C1524">
            <w:pPr>
              <w:ind w:firstLine="0"/>
              <w:jc w:val="center"/>
              <w:rPr>
                <w:lang w:val="es-MX"/>
              </w:rPr>
            </w:pPr>
            <w:r w:rsidRPr="007C1524">
              <w:rPr>
                <w:b/>
                <w:bCs/>
                <w:lang w:val="es-MX"/>
              </w:rPr>
              <w:t>POST /proyectos (Registro de nuevo proyecto)</w:t>
            </w:r>
          </w:p>
        </w:tc>
        <w:tc>
          <w:tcPr>
            <w:tcW w:w="0" w:type="auto"/>
            <w:vAlign w:val="center"/>
            <w:hideMark/>
          </w:tcPr>
          <w:p w14:paraId="34EC9B12" w14:textId="77777777" w:rsidR="007C1524" w:rsidRPr="007C1524" w:rsidRDefault="007C1524" w:rsidP="007C1524">
            <w:pPr>
              <w:ind w:firstLine="0"/>
              <w:jc w:val="center"/>
              <w:rPr>
                <w:lang w:val="en-US"/>
              </w:rPr>
            </w:pPr>
            <w:r w:rsidRPr="007C1524">
              <w:rPr>
                <w:lang w:val="en-US"/>
              </w:rPr>
              <w:t>2 (</w:t>
            </w:r>
            <w:proofErr w:type="spellStart"/>
            <w:r w:rsidRPr="007C1524">
              <w:rPr>
                <w:lang w:val="en-US"/>
              </w:rPr>
              <w:t>Proyectos</w:t>
            </w:r>
            <w:proofErr w:type="spellEnd"/>
            <w:r w:rsidRPr="007C1524">
              <w:rPr>
                <w:lang w:val="en-US"/>
              </w:rPr>
              <w:t xml:space="preserve">, </w:t>
            </w:r>
            <w:proofErr w:type="spellStart"/>
            <w:r w:rsidRPr="007C1524">
              <w:rPr>
                <w:lang w:val="en-US"/>
              </w:rPr>
              <w:t>Usuarios</w:t>
            </w:r>
            <w:proofErr w:type="spellEnd"/>
            <w:r w:rsidRPr="007C1524">
              <w:rPr>
                <w:lang w:val="en-US"/>
              </w:rPr>
              <w:t>)</w:t>
            </w:r>
          </w:p>
        </w:tc>
        <w:tc>
          <w:tcPr>
            <w:tcW w:w="0" w:type="auto"/>
            <w:vAlign w:val="center"/>
            <w:hideMark/>
          </w:tcPr>
          <w:p w14:paraId="7405CBA5" w14:textId="77777777" w:rsidR="007C1524" w:rsidRPr="007C1524" w:rsidRDefault="007C1524" w:rsidP="007C1524">
            <w:pPr>
              <w:ind w:firstLine="0"/>
              <w:jc w:val="center"/>
              <w:rPr>
                <w:lang w:val="en-US"/>
              </w:rPr>
            </w:pPr>
            <w:r w:rsidRPr="007C1524">
              <w:rPr>
                <w:lang w:val="en-US"/>
              </w:rPr>
              <w:t>22</w:t>
            </w:r>
          </w:p>
        </w:tc>
        <w:tc>
          <w:tcPr>
            <w:tcW w:w="0" w:type="auto"/>
            <w:vAlign w:val="center"/>
            <w:hideMark/>
          </w:tcPr>
          <w:p w14:paraId="1D625C13" w14:textId="77777777" w:rsidR="007C1524" w:rsidRPr="007C1524" w:rsidRDefault="007C1524" w:rsidP="007C1524">
            <w:pPr>
              <w:ind w:firstLine="0"/>
              <w:jc w:val="center"/>
              <w:rPr>
                <w:lang w:val="en-US"/>
              </w:rPr>
            </w:pPr>
            <w:proofErr w:type="spellStart"/>
            <w:r w:rsidRPr="007C1524">
              <w:rPr>
                <w:lang w:val="en-US"/>
              </w:rPr>
              <w:t>Compleja</w:t>
            </w:r>
            <w:proofErr w:type="spellEnd"/>
            <w:r w:rsidRPr="007C1524">
              <w:rPr>
                <w:lang w:val="en-US"/>
              </w:rPr>
              <w:t xml:space="preserve"> </w:t>
            </w:r>
            <w:r w:rsidRPr="007C1524">
              <w:rPr>
                <w:i/>
                <w:iCs/>
                <w:lang w:val="en-US"/>
              </w:rPr>
              <w:t>(FTR 2, DET 16+)</w:t>
            </w:r>
          </w:p>
        </w:tc>
        <w:tc>
          <w:tcPr>
            <w:tcW w:w="0" w:type="auto"/>
            <w:vAlign w:val="center"/>
            <w:hideMark/>
          </w:tcPr>
          <w:p w14:paraId="6173045D" w14:textId="77777777" w:rsidR="007C1524" w:rsidRPr="007C1524" w:rsidRDefault="007C1524" w:rsidP="007C1524">
            <w:pPr>
              <w:ind w:firstLine="0"/>
              <w:jc w:val="center"/>
              <w:rPr>
                <w:lang w:val="en-US"/>
              </w:rPr>
            </w:pPr>
            <w:r w:rsidRPr="007C1524">
              <w:rPr>
                <w:lang w:val="en-US"/>
              </w:rPr>
              <w:t>6</w:t>
            </w:r>
          </w:p>
        </w:tc>
      </w:tr>
      <w:tr w:rsidR="001A32A3" w:rsidRPr="007C1524" w14:paraId="7650900E" w14:textId="77777777" w:rsidTr="007C1524">
        <w:tc>
          <w:tcPr>
            <w:tcW w:w="0" w:type="auto"/>
            <w:vAlign w:val="center"/>
            <w:hideMark/>
          </w:tcPr>
          <w:p w14:paraId="5BDA5C8A" w14:textId="77777777" w:rsidR="007C1524" w:rsidRPr="007C1524" w:rsidRDefault="007C1524" w:rsidP="007C1524">
            <w:pPr>
              <w:ind w:firstLine="0"/>
              <w:jc w:val="center"/>
              <w:rPr>
                <w:lang w:val="es-MX"/>
              </w:rPr>
            </w:pPr>
            <w:r w:rsidRPr="007C1524">
              <w:rPr>
                <w:b/>
                <w:bCs/>
                <w:lang w:val="es-MX"/>
              </w:rPr>
              <w:t>POST /expedientes/</w:t>
            </w:r>
            <w:proofErr w:type="spellStart"/>
            <w:r w:rsidRPr="007C1524">
              <w:rPr>
                <w:b/>
                <w:bCs/>
                <w:lang w:val="es-MX"/>
              </w:rPr>
              <w:t>upload</w:t>
            </w:r>
            <w:proofErr w:type="spellEnd"/>
            <w:r w:rsidRPr="007C1524">
              <w:rPr>
                <w:b/>
                <w:bCs/>
                <w:lang w:val="es-MX"/>
              </w:rPr>
              <w:t xml:space="preserve"> (Carga masiva + OCR)</w:t>
            </w:r>
          </w:p>
        </w:tc>
        <w:tc>
          <w:tcPr>
            <w:tcW w:w="0" w:type="auto"/>
            <w:vAlign w:val="center"/>
            <w:hideMark/>
          </w:tcPr>
          <w:p w14:paraId="631CFDEF" w14:textId="77777777" w:rsidR="007C1524" w:rsidRPr="007C1524" w:rsidRDefault="007C1524" w:rsidP="007C1524">
            <w:pPr>
              <w:ind w:firstLine="0"/>
              <w:jc w:val="center"/>
              <w:rPr>
                <w:lang w:val="en-US"/>
              </w:rPr>
            </w:pPr>
            <w:r w:rsidRPr="007C1524">
              <w:rPr>
                <w:lang w:val="en-US"/>
              </w:rPr>
              <w:t>3 (</w:t>
            </w:r>
            <w:proofErr w:type="spellStart"/>
            <w:r w:rsidRPr="007C1524">
              <w:rPr>
                <w:lang w:val="en-US"/>
              </w:rPr>
              <w:t>Expedientes</w:t>
            </w:r>
            <w:proofErr w:type="spellEnd"/>
            <w:r w:rsidRPr="007C1524">
              <w:rPr>
                <w:lang w:val="en-US"/>
              </w:rPr>
              <w:t xml:space="preserve">, </w:t>
            </w:r>
            <w:proofErr w:type="spellStart"/>
            <w:r w:rsidRPr="007C1524">
              <w:rPr>
                <w:lang w:val="en-US"/>
              </w:rPr>
              <w:t>Proyectos</w:t>
            </w:r>
            <w:proofErr w:type="spellEnd"/>
            <w:r w:rsidRPr="007C1524">
              <w:rPr>
                <w:lang w:val="en-US"/>
              </w:rPr>
              <w:t>, Log)</w:t>
            </w:r>
          </w:p>
        </w:tc>
        <w:tc>
          <w:tcPr>
            <w:tcW w:w="0" w:type="auto"/>
            <w:vAlign w:val="center"/>
            <w:hideMark/>
          </w:tcPr>
          <w:p w14:paraId="6A46B7ED" w14:textId="77777777" w:rsidR="007C1524" w:rsidRPr="007C1524" w:rsidRDefault="007C1524" w:rsidP="007C1524">
            <w:pPr>
              <w:ind w:firstLine="0"/>
              <w:jc w:val="center"/>
              <w:rPr>
                <w:lang w:val="en-US"/>
              </w:rPr>
            </w:pPr>
            <w:r w:rsidRPr="007C1524">
              <w:rPr>
                <w:lang w:val="en-US"/>
              </w:rPr>
              <w:t>16</w:t>
            </w:r>
          </w:p>
        </w:tc>
        <w:tc>
          <w:tcPr>
            <w:tcW w:w="0" w:type="auto"/>
            <w:vAlign w:val="center"/>
            <w:hideMark/>
          </w:tcPr>
          <w:p w14:paraId="360AF3D6" w14:textId="77777777" w:rsidR="007C1524" w:rsidRPr="007C1524" w:rsidRDefault="007C1524" w:rsidP="007C1524">
            <w:pPr>
              <w:ind w:firstLine="0"/>
              <w:jc w:val="center"/>
              <w:rPr>
                <w:lang w:val="en-US"/>
              </w:rPr>
            </w:pPr>
            <w:proofErr w:type="spellStart"/>
            <w:r w:rsidRPr="007C1524">
              <w:rPr>
                <w:lang w:val="en-US"/>
              </w:rPr>
              <w:t>Compleja</w:t>
            </w:r>
            <w:proofErr w:type="spellEnd"/>
            <w:r w:rsidRPr="007C1524">
              <w:rPr>
                <w:lang w:val="en-US"/>
              </w:rPr>
              <w:t xml:space="preserve"> </w:t>
            </w:r>
            <w:r w:rsidRPr="007C1524">
              <w:rPr>
                <w:i/>
                <w:iCs/>
                <w:lang w:val="en-US"/>
              </w:rPr>
              <w:t>(FTR 3+, DET 15+)</w:t>
            </w:r>
          </w:p>
        </w:tc>
        <w:tc>
          <w:tcPr>
            <w:tcW w:w="0" w:type="auto"/>
            <w:vAlign w:val="center"/>
            <w:hideMark/>
          </w:tcPr>
          <w:p w14:paraId="5D39326E" w14:textId="77777777" w:rsidR="007C1524" w:rsidRPr="007C1524" w:rsidRDefault="007C1524" w:rsidP="007C1524">
            <w:pPr>
              <w:ind w:firstLine="0"/>
              <w:jc w:val="center"/>
              <w:rPr>
                <w:lang w:val="en-US"/>
              </w:rPr>
            </w:pPr>
            <w:r w:rsidRPr="007C1524">
              <w:rPr>
                <w:lang w:val="en-US"/>
              </w:rPr>
              <w:t>6</w:t>
            </w:r>
          </w:p>
        </w:tc>
      </w:tr>
      <w:tr w:rsidR="001A32A3" w:rsidRPr="007C1524" w14:paraId="1ACB9FEF" w14:textId="77777777" w:rsidTr="007C1524">
        <w:tc>
          <w:tcPr>
            <w:tcW w:w="0" w:type="auto"/>
            <w:vAlign w:val="center"/>
            <w:hideMark/>
          </w:tcPr>
          <w:p w14:paraId="0BB37116" w14:textId="77777777" w:rsidR="007C1524" w:rsidRPr="007C1524" w:rsidRDefault="007C1524" w:rsidP="007C1524">
            <w:pPr>
              <w:ind w:firstLine="0"/>
              <w:jc w:val="center"/>
              <w:rPr>
                <w:lang w:val="es-MX"/>
              </w:rPr>
            </w:pPr>
            <w:r w:rsidRPr="007C1524">
              <w:rPr>
                <w:b/>
                <w:bCs/>
                <w:lang w:val="es-MX"/>
              </w:rPr>
              <w:lastRenderedPageBreak/>
              <w:t>PUT /expedientes/validar (Ejecutar Motor de Inferencia)</w:t>
            </w:r>
          </w:p>
        </w:tc>
        <w:tc>
          <w:tcPr>
            <w:tcW w:w="0" w:type="auto"/>
            <w:vAlign w:val="center"/>
            <w:hideMark/>
          </w:tcPr>
          <w:p w14:paraId="7E06002D" w14:textId="77777777" w:rsidR="007C1524" w:rsidRPr="007C1524" w:rsidRDefault="007C1524" w:rsidP="007C1524">
            <w:pPr>
              <w:ind w:firstLine="0"/>
              <w:jc w:val="center"/>
              <w:rPr>
                <w:lang w:val="en-US"/>
              </w:rPr>
            </w:pPr>
            <w:r w:rsidRPr="007C1524">
              <w:rPr>
                <w:lang w:val="en-US"/>
              </w:rPr>
              <w:t>4 (</w:t>
            </w:r>
            <w:proofErr w:type="spellStart"/>
            <w:r w:rsidRPr="007C1524">
              <w:rPr>
                <w:lang w:val="en-US"/>
              </w:rPr>
              <w:t>Expedientes</w:t>
            </w:r>
            <w:proofErr w:type="spellEnd"/>
            <w:r w:rsidRPr="007C1524">
              <w:rPr>
                <w:lang w:val="en-US"/>
              </w:rPr>
              <w:t>, Reglas, RI, Log)</w:t>
            </w:r>
          </w:p>
        </w:tc>
        <w:tc>
          <w:tcPr>
            <w:tcW w:w="0" w:type="auto"/>
            <w:vAlign w:val="center"/>
            <w:hideMark/>
          </w:tcPr>
          <w:p w14:paraId="4741BE7A" w14:textId="77777777" w:rsidR="007C1524" w:rsidRPr="007C1524" w:rsidRDefault="007C1524" w:rsidP="007C1524">
            <w:pPr>
              <w:ind w:firstLine="0"/>
              <w:jc w:val="center"/>
              <w:rPr>
                <w:lang w:val="en-US"/>
              </w:rPr>
            </w:pPr>
            <w:r w:rsidRPr="007C1524">
              <w:rPr>
                <w:lang w:val="en-US"/>
              </w:rPr>
              <w:t>12</w:t>
            </w:r>
          </w:p>
        </w:tc>
        <w:tc>
          <w:tcPr>
            <w:tcW w:w="0" w:type="auto"/>
            <w:vAlign w:val="center"/>
            <w:hideMark/>
          </w:tcPr>
          <w:p w14:paraId="4035192D" w14:textId="77777777" w:rsidR="007C1524" w:rsidRPr="007C1524" w:rsidRDefault="007C1524" w:rsidP="007C1524">
            <w:pPr>
              <w:ind w:firstLine="0"/>
              <w:jc w:val="center"/>
              <w:rPr>
                <w:lang w:val="en-US"/>
              </w:rPr>
            </w:pPr>
            <w:proofErr w:type="spellStart"/>
            <w:r w:rsidRPr="007C1524">
              <w:rPr>
                <w:lang w:val="en-US"/>
              </w:rPr>
              <w:t>Compleja</w:t>
            </w:r>
            <w:proofErr w:type="spellEnd"/>
            <w:r w:rsidRPr="007C1524">
              <w:rPr>
                <w:lang w:val="en-US"/>
              </w:rPr>
              <w:t xml:space="preserve"> </w:t>
            </w:r>
            <w:r w:rsidRPr="007C1524">
              <w:rPr>
                <w:i/>
                <w:iCs/>
                <w:lang w:val="en-US"/>
              </w:rPr>
              <w:t>(FTR 3+, DET 5-15)</w:t>
            </w:r>
          </w:p>
        </w:tc>
        <w:tc>
          <w:tcPr>
            <w:tcW w:w="0" w:type="auto"/>
            <w:vAlign w:val="center"/>
            <w:hideMark/>
          </w:tcPr>
          <w:p w14:paraId="5013986E" w14:textId="77777777" w:rsidR="007C1524" w:rsidRPr="007C1524" w:rsidRDefault="007C1524" w:rsidP="007C1524">
            <w:pPr>
              <w:ind w:firstLine="0"/>
              <w:jc w:val="center"/>
              <w:rPr>
                <w:lang w:val="en-US"/>
              </w:rPr>
            </w:pPr>
            <w:r w:rsidRPr="007C1524">
              <w:rPr>
                <w:lang w:val="en-US"/>
              </w:rPr>
              <w:t>6</w:t>
            </w:r>
          </w:p>
        </w:tc>
      </w:tr>
      <w:tr w:rsidR="001A32A3" w:rsidRPr="007C1524" w14:paraId="0E0BF685" w14:textId="77777777" w:rsidTr="007C1524">
        <w:tc>
          <w:tcPr>
            <w:tcW w:w="0" w:type="auto"/>
            <w:vAlign w:val="center"/>
            <w:hideMark/>
          </w:tcPr>
          <w:p w14:paraId="10C363DA" w14:textId="77777777" w:rsidR="007C1524" w:rsidRPr="007C1524" w:rsidRDefault="007C1524" w:rsidP="007C1524">
            <w:pPr>
              <w:ind w:firstLine="0"/>
              <w:jc w:val="center"/>
              <w:rPr>
                <w:lang w:val="es-MX"/>
              </w:rPr>
            </w:pPr>
            <w:r w:rsidRPr="007C1524">
              <w:rPr>
                <w:b/>
                <w:bCs/>
                <w:lang w:val="es-MX"/>
              </w:rPr>
              <w:t>POST /reglas (Crear/Editar Reglas de Negocio)</w:t>
            </w:r>
          </w:p>
        </w:tc>
        <w:tc>
          <w:tcPr>
            <w:tcW w:w="0" w:type="auto"/>
            <w:vAlign w:val="center"/>
            <w:hideMark/>
          </w:tcPr>
          <w:p w14:paraId="32DA555F" w14:textId="77777777" w:rsidR="007C1524" w:rsidRPr="007C1524" w:rsidRDefault="007C1524" w:rsidP="007C1524">
            <w:pPr>
              <w:ind w:firstLine="0"/>
              <w:jc w:val="center"/>
              <w:rPr>
                <w:lang w:val="en-US"/>
              </w:rPr>
            </w:pPr>
            <w:r w:rsidRPr="007C1524">
              <w:rPr>
                <w:lang w:val="en-US"/>
              </w:rPr>
              <w:t xml:space="preserve">2 (Reglas, Log </w:t>
            </w:r>
            <w:proofErr w:type="spellStart"/>
            <w:r w:rsidRPr="007C1524">
              <w:rPr>
                <w:lang w:val="en-US"/>
              </w:rPr>
              <w:t>Auditoría</w:t>
            </w:r>
            <w:proofErr w:type="spellEnd"/>
            <w:r w:rsidRPr="007C1524">
              <w:rPr>
                <w:lang w:val="en-US"/>
              </w:rPr>
              <w:t>)</w:t>
            </w:r>
          </w:p>
        </w:tc>
        <w:tc>
          <w:tcPr>
            <w:tcW w:w="0" w:type="auto"/>
            <w:vAlign w:val="center"/>
            <w:hideMark/>
          </w:tcPr>
          <w:p w14:paraId="7D09F9AC" w14:textId="77777777" w:rsidR="007C1524" w:rsidRPr="007C1524" w:rsidRDefault="007C1524" w:rsidP="007C1524">
            <w:pPr>
              <w:ind w:firstLine="0"/>
              <w:jc w:val="center"/>
              <w:rPr>
                <w:lang w:val="en-US"/>
              </w:rPr>
            </w:pPr>
            <w:r w:rsidRPr="007C1524">
              <w:rPr>
                <w:lang w:val="en-US"/>
              </w:rPr>
              <w:t>10</w:t>
            </w:r>
          </w:p>
        </w:tc>
        <w:tc>
          <w:tcPr>
            <w:tcW w:w="0" w:type="auto"/>
            <w:vAlign w:val="center"/>
            <w:hideMark/>
          </w:tcPr>
          <w:p w14:paraId="02BC255D" w14:textId="77777777" w:rsidR="007C1524" w:rsidRPr="007C1524" w:rsidRDefault="007C1524" w:rsidP="007C1524">
            <w:pPr>
              <w:ind w:firstLine="0"/>
              <w:jc w:val="center"/>
              <w:rPr>
                <w:lang w:val="en-US"/>
              </w:rPr>
            </w:pPr>
            <w:r w:rsidRPr="007C1524">
              <w:rPr>
                <w:lang w:val="en-US"/>
              </w:rPr>
              <w:t xml:space="preserve">Media </w:t>
            </w:r>
            <w:r w:rsidRPr="007C1524">
              <w:rPr>
                <w:i/>
                <w:iCs/>
                <w:lang w:val="en-US"/>
              </w:rPr>
              <w:t>(FTR 2, DET 5-15)</w:t>
            </w:r>
          </w:p>
        </w:tc>
        <w:tc>
          <w:tcPr>
            <w:tcW w:w="0" w:type="auto"/>
            <w:vAlign w:val="center"/>
            <w:hideMark/>
          </w:tcPr>
          <w:p w14:paraId="06F2073A" w14:textId="77777777" w:rsidR="007C1524" w:rsidRPr="007C1524" w:rsidRDefault="007C1524" w:rsidP="007C1524">
            <w:pPr>
              <w:ind w:firstLine="0"/>
              <w:jc w:val="center"/>
              <w:rPr>
                <w:lang w:val="en-US"/>
              </w:rPr>
            </w:pPr>
            <w:r w:rsidRPr="007C1524">
              <w:rPr>
                <w:lang w:val="en-US"/>
              </w:rPr>
              <w:t>4</w:t>
            </w:r>
          </w:p>
        </w:tc>
      </w:tr>
      <w:tr w:rsidR="001A32A3" w:rsidRPr="007C1524" w14:paraId="43F4B238" w14:textId="77777777" w:rsidTr="007C1524">
        <w:tc>
          <w:tcPr>
            <w:tcW w:w="0" w:type="auto"/>
            <w:vAlign w:val="center"/>
            <w:hideMark/>
          </w:tcPr>
          <w:p w14:paraId="7BFD0A7F" w14:textId="77777777" w:rsidR="007C1524" w:rsidRPr="007C1524" w:rsidRDefault="007C1524" w:rsidP="007C1524">
            <w:pPr>
              <w:ind w:firstLine="0"/>
              <w:jc w:val="center"/>
              <w:rPr>
                <w:lang w:val="es-MX"/>
              </w:rPr>
            </w:pPr>
            <w:r w:rsidRPr="007C1524">
              <w:rPr>
                <w:b/>
                <w:bCs/>
                <w:lang w:val="es-MX"/>
              </w:rPr>
              <w:t>POST /pagos/</w:t>
            </w:r>
            <w:proofErr w:type="spellStart"/>
            <w:r w:rsidRPr="007C1524">
              <w:rPr>
                <w:b/>
                <w:bCs/>
                <w:lang w:val="es-MX"/>
              </w:rPr>
              <w:t>stripe</w:t>
            </w:r>
            <w:proofErr w:type="spellEnd"/>
            <w:r w:rsidRPr="007C1524">
              <w:rPr>
                <w:b/>
                <w:bCs/>
                <w:lang w:val="es-MX"/>
              </w:rPr>
              <w:t xml:space="preserve"> (Recepción </w:t>
            </w:r>
            <w:proofErr w:type="spellStart"/>
            <w:r w:rsidRPr="007C1524">
              <w:rPr>
                <w:b/>
                <w:bCs/>
                <w:lang w:val="es-MX"/>
              </w:rPr>
              <w:t>Webhook</w:t>
            </w:r>
            <w:proofErr w:type="spellEnd"/>
            <w:r w:rsidRPr="007C1524">
              <w:rPr>
                <w:b/>
                <w:bCs/>
                <w:lang w:val="es-MX"/>
              </w:rPr>
              <w:t xml:space="preserve"> Stripe para Suscripción)</w:t>
            </w:r>
          </w:p>
        </w:tc>
        <w:tc>
          <w:tcPr>
            <w:tcW w:w="0" w:type="auto"/>
            <w:vAlign w:val="center"/>
            <w:hideMark/>
          </w:tcPr>
          <w:p w14:paraId="358891F3" w14:textId="77777777" w:rsidR="007C1524" w:rsidRPr="007C1524" w:rsidRDefault="007C1524" w:rsidP="007C1524">
            <w:pPr>
              <w:ind w:firstLine="0"/>
              <w:jc w:val="center"/>
              <w:rPr>
                <w:lang w:val="en-US"/>
              </w:rPr>
            </w:pPr>
            <w:r w:rsidRPr="007C1524">
              <w:rPr>
                <w:lang w:val="en-US"/>
              </w:rPr>
              <w:t>2 (</w:t>
            </w:r>
            <w:proofErr w:type="spellStart"/>
            <w:r w:rsidRPr="007C1524">
              <w:rPr>
                <w:lang w:val="en-US"/>
              </w:rPr>
              <w:t>Suscripciones</w:t>
            </w:r>
            <w:proofErr w:type="spellEnd"/>
            <w:r w:rsidRPr="007C1524">
              <w:rPr>
                <w:lang w:val="en-US"/>
              </w:rPr>
              <w:t>, API Stripe)</w:t>
            </w:r>
          </w:p>
        </w:tc>
        <w:tc>
          <w:tcPr>
            <w:tcW w:w="0" w:type="auto"/>
            <w:vAlign w:val="center"/>
            <w:hideMark/>
          </w:tcPr>
          <w:p w14:paraId="5353F769" w14:textId="77777777" w:rsidR="007C1524" w:rsidRPr="007C1524" w:rsidRDefault="007C1524" w:rsidP="007C1524">
            <w:pPr>
              <w:ind w:firstLine="0"/>
              <w:jc w:val="center"/>
              <w:rPr>
                <w:lang w:val="en-US"/>
              </w:rPr>
            </w:pPr>
            <w:r w:rsidRPr="007C1524">
              <w:rPr>
                <w:lang w:val="en-US"/>
              </w:rPr>
              <w:t>14</w:t>
            </w:r>
          </w:p>
        </w:tc>
        <w:tc>
          <w:tcPr>
            <w:tcW w:w="0" w:type="auto"/>
            <w:vAlign w:val="center"/>
            <w:hideMark/>
          </w:tcPr>
          <w:p w14:paraId="574752B5" w14:textId="77777777" w:rsidR="007C1524" w:rsidRPr="007C1524" w:rsidRDefault="007C1524" w:rsidP="007C1524">
            <w:pPr>
              <w:ind w:firstLine="0"/>
              <w:jc w:val="center"/>
              <w:rPr>
                <w:lang w:val="en-US"/>
              </w:rPr>
            </w:pPr>
            <w:r w:rsidRPr="007C1524">
              <w:rPr>
                <w:lang w:val="en-US"/>
              </w:rPr>
              <w:t xml:space="preserve">Media </w:t>
            </w:r>
            <w:r w:rsidRPr="007C1524">
              <w:rPr>
                <w:i/>
                <w:iCs/>
                <w:lang w:val="en-US"/>
              </w:rPr>
              <w:t>(FTR 2, DET 5-15)</w:t>
            </w:r>
          </w:p>
        </w:tc>
        <w:tc>
          <w:tcPr>
            <w:tcW w:w="0" w:type="auto"/>
            <w:vAlign w:val="center"/>
            <w:hideMark/>
          </w:tcPr>
          <w:p w14:paraId="663CC23E" w14:textId="77777777" w:rsidR="007C1524" w:rsidRPr="007C1524" w:rsidRDefault="007C1524" w:rsidP="007C1524">
            <w:pPr>
              <w:ind w:firstLine="0"/>
              <w:jc w:val="center"/>
              <w:rPr>
                <w:lang w:val="en-US"/>
              </w:rPr>
            </w:pPr>
            <w:r w:rsidRPr="007C1524">
              <w:rPr>
                <w:lang w:val="en-US"/>
              </w:rPr>
              <w:t>4</w:t>
            </w:r>
          </w:p>
        </w:tc>
      </w:tr>
      <w:tr w:rsidR="001A32A3" w:rsidRPr="007C1524" w14:paraId="5A2DF842" w14:textId="77777777" w:rsidTr="007C1524">
        <w:trPr>
          <w:cnfStyle w:val="010000000000" w:firstRow="0" w:lastRow="1" w:firstColumn="0" w:lastColumn="0" w:oddVBand="0" w:evenVBand="0" w:oddHBand="0" w:evenHBand="0" w:firstRowFirstColumn="0" w:firstRowLastColumn="0" w:lastRowFirstColumn="0" w:lastRowLastColumn="0"/>
        </w:trPr>
        <w:tc>
          <w:tcPr>
            <w:tcW w:w="0" w:type="auto"/>
            <w:vAlign w:val="center"/>
            <w:hideMark/>
          </w:tcPr>
          <w:p w14:paraId="1D65E530" w14:textId="77777777" w:rsidR="007C1524" w:rsidRPr="007C1524" w:rsidRDefault="007C1524" w:rsidP="007C1524">
            <w:pPr>
              <w:ind w:firstLine="0"/>
              <w:jc w:val="center"/>
              <w:rPr>
                <w:lang w:val="en-US"/>
              </w:rPr>
            </w:pPr>
            <w:r w:rsidRPr="007C1524">
              <w:rPr>
                <w:lang w:val="en-US"/>
              </w:rPr>
              <w:t>Subtotal EI</w:t>
            </w:r>
          </w:p>
        </w:tc>
        <w:tc>
          <w:tcPr>
            <w:tcW w:w="0" w:type="auto"/>
            <w:vAlign w:val="center"/>
            <w:hideMark/>
          </w:tcPr>
          <w:p w14:paraId="691629EB" w14:textId="77777777" w:rsidR="007C1524" w:rsidRPr="007C1524" w:rsidRDefault="007C1524" w:rsidP="007C1524">
            <w:pPr>
              <w:ind w:firstLine="0"/>
              <w:jc w:val="center"/>
              <w:rPr>
                <w:lang w:val="en-US"/>
              </w:rPr>
            </w:pPr>
          </w:p>
        </w:tc>
        <w:tc>
          <w:tcPr>
            <w:tcW w:w="0" w:type="auto"/>
            <w:vAlign w:val="center"/>
            <w:hideMark/>
          </w:tcPr>
          <w:p w14:paraId="12530127" w14:textId="77777777" w:rsidR="007C1524" w:rsidRPr="007C1524" w:rsidRDefault="007C1524" w:rsidP="007C1524">
            <w:pPr>
              <w:ind w:firstLine="0"/>
              <w:jc w:val="center"/>
              <w:rPr>
                <w:lang w:val="en-US"/>
              </w:rPr>
            </w:pPr>
          </w:p>
        </w:tc>
        <w:tc>
          <w:tcPr>
            <w:tcW w:w="0" w:type="auto"/>
            <w:vAlign w:val="center"/>
            <w:hideMark/>
          </w:tcPr>
          <w:p w14:paraId="155FF469" w14:textId="77777777" w:rsidR="007C1524" w:rsidRPr="007C1524" w:rsidRDefault="007C1524" w:rsidP="007C1524">
            <w:pPr>
              <w:ind w:firstLine="0"/>
              <w:jc w:val="center"/>
              <w:rPr>
                <w:lang w:val="en-US"/>
              </w:rPr>
            </w:pPr>
          </w:p>
        </w:tc>
        <w:tc>
          <w:tcPr>
            <w:tcW w:w="0" w:type="auto"/>
            <w:vAlign w:val="center"/>
            <w:hideMark/>
          </w:tcPr>
          <w:p w14:paraId="1D301F50" w14:textId="77777777" w:rsidR="007C1524" w:rsidRPr="007C1524" w:rsidRDefault="007C1524" w:rsidP="007C1524">
            <w:pPr>
              <w:ind w:firstLine="0"/>
              <w:jc w:val="center"/>
              <w:rPr>
                <w:lang w:val="en-US"/>
              </w:rPr>
            </w:pPr>
            <w:r w:rsidRPr="007C1524">
              <w:rPr>
                <w:lang w:val="en-US"/>
              </w:rPr>
              <w:t>29 PF</w:t>
            </w:r>
          </w:p>
        </w:tc>
      </w:tr>
    </w:tbl>
    <w:p w14:paraId="678A5791" w14:textId="38159D3F" w:rsidR="005D0EF1" w:rsidRDefault="005D0EF1">
      <w:pPr>
        <w:spacing w:before="120" w:after="200" w:line="264" w:lineRule="auto"/>
        <w:ind w:firstLine="0"/>
        <w:jc w:val="left"/>
        <w:rPr>
          <w:b/>
          <w:bCs/>
          <w:lang w:val="en-US"/>
        </w:rPr>
      </w:pPr>
    </w:p>
    <w:p w14:paraId="25E4732E" w14:textId="795FB407" w:rsidR="005D0EF1" w:rsidRPr="005D0EF1" w:rsidRDefault="005D0EF1" w:rsidP="005D0EF1">
      <w:pPr>
        <w:rPr>
          <w:b/>
          <w:bCs/>
          <w:lang w:val="en-US"/>
        </w:rPr>
      </w:pPr>
      <w:r w:rsidRPr="005D0EF1">
        <w:rPr>
          <w:b/>
          <w:bCs/>
          <w:lang w:val="en-US"/>
        </w:rPr>
        <w:t xml:space="preserve">2. Salidas </w:t>
      </w:r>
      <w:proofErr w:type="spellStart"/>
      <w:r w:rsidRPr="005D0EF1">
        <w:rPr>
          <w:b/>
          <w:bCs/>
          <w:lang w:val="en-US"/>
        </w:rPr>
        <w:t>Externas</w:t>
      </w:r>
      <w:proofErr w:type="spellEnd"/>
      <w:r w:rsidRPr="005D0EF1">
        <w:rPr>
          <w:b/>
          <w:bCs/>
          <w:lang w:val="en-US"/>
        </w:rPr>
        <w:t xml:space="preserve"> (EO)</w:t>
      </w:r>
    </w:p>
    <w:p w14:paraId="48238121" w14:textId="77777777" w:rsidR="005D0EF1" w:rsidRPr="005D0EF1" w:rsidRDefault="005D0EF1" w:rsidP="005D0EF1">
      <w:pPr>
        <w:rPr>
          <w:lang w:val="es-MX"/>
        </w:rPr>
      </w:pPr>
      <w:r w:rsidRPr="005D0EF1">
        <w:rPr>
          <w:lang w:val="es-MX"/>
        </w:rPr>
        <w:t xml:space="preserve">Generación de documentos, envíos transaccionales y </w:t>
      </w:r>
      <w:proofErr w:type="spellStart"/>
      <w:r w:rsidRPr="005D0EF1">
        <w:rPr>
          <w:lang w:val="es-MX"/>
        </w:rPr>
        <w:t>dashboards</w:t>
      </w:r>
      <w:proofErr w:type="spellEnd"/>
      <w:r w:rsidRPr="005D0EF1">
        <w:rPr>
          <w:lang w:val="es-MX"/>
        </w:rPr>
        <w:t xml:space="preserve"> que requieren cálculos de riesgo.</w:t>
      </w:r>
    </w:p>
    <w:tbl>
      <w:tblPr>
        <w:tblStyle w:val="Tablanormal2"/>
        <w:tblW w:w="0" w:type="auto"/>
        <w:tblLook w:val="0660" w:firstRow="1" w:lastRow="1" w:firstColumn="0" w:lastColumn="0" w:noHBand="1" w:noVBand="1"/>
      </w:tblPr>
      <w:tblGrid>
        <w:gridCol w:w="2987"/>
        <w:gridCol w:w="1875"/>
        <w:gridCol w:w="1990"/>
        <w:gridCol w:w="1510"/>
        <w:gridCol w:w="998"/>
      </w:tblGrid>
      <w:tr w:rsidR="001A32A3" w:rsidRPr="005D0EF1" w14:paraId="72FD30F6" w14:textId="77777777" w:rsidTr="005D0EF1">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59019C39" w14:textId="77777777" w:rsidR="005D0EF1" w:rsidRPr="005D0EF1" w:rsidRDefault="005D0EF1" w:rsidP="005D0EF1">
            <w:pPr>
              <w:ind w:firstLine="0"/>
              <w:jc w:val="center"/>
              <w:rPr>
                <w:lang w:val="en-US"/>
              </w:rPr>
            </w:pPr>
            <w:r w:rsidRPr="005D0EF1">
              <w:rPr>
                <w:lang w:val="en-US"/>
              </w:rPr>
              <w:t>EO (</w:t>
            </w:r>
            <w:proofErr w:type="spellStart"/>
            <w:r w:rsidRPr="005D0EF1">
              <w:rPr>
                <w:lang w:val="en-US"/>
              </w:rPr>
              <w:t>Transacción</w:t>
            </w:r>
            <w:proofErr w:type="spellEnd"/>
            <w:r w:rsidRPr="005D0EF1">
              <w:rPr>
                <w:lang w:val="en-US"/>
              </w:rPr>
              <w:t xml:space="preserve"> de Salida)</w:t>
            </w:r>
          </w:p>
        </w:tc>
        <w:tc>
          <w:tcPr>
            <w:tcW w:w="0" w:type="auto"/>
            <w:vAlign w:val="center"/>
            <w:hideMark/>
          </w:tcPr>
          <w:p w14:paraId="2DD30C47" w14:textId="77777777" w:rsidR="005D0EF1" w:rsidRPr="005D0EF1" w:rsidRDefault="005D0EF1" w:rsidP="005D0EF1">
            <w:pPr>
              <w:ind w:firstLine="0"/>
              <w:jc w:val="center"/>
              <w:rPr>
                <w:lang w:val="en-US"/>
              </w:rPr>
            </w:pPr>
            <w:r w:rsidRPr="005D0EF1">
              <w:rPr>
                <w:lang w:val="en-US"/>
              </w:rPr>
              <w:t xml:space="preserve">FTR (ILF/EIF </w:t>
            </w:r>
            <w:proofErr w:type="spellStart"/>
            <w:r w:rsidRPr="005D0EF1">
              <w:rPr>
                <w:lang w:val="en-US"/>
              </w:rPr>
              <w:t>Referenciados</w:t>
            </w:r>
            <w:proofErr w:type="spellEnd"/>
            <w:r w:rsidRPr="005D0EF1">
              <w:rPr>
                <w:lang w:val="en-US"/>
              </w:rPr>
              <w:t>)</w:t>
            </w:r>
          </w:p>
        </w:tc>
        <w:tc>
          <w:tcPr>
            <w:tcW w:w="0" w:type="auto"/>
            <w:vAlign w:val="center"/>
            <w:hideMark/>
          </w:tcPr>
          <w:p w14:paraId="148AC3E8" w14:textId="77777777" w:rsidR="005D0EF1" w:rsidRPr="005D0EF1" w:rsidRDefault="005D0EF1" w:rsidP="005D0EF1">
            <w:pPr>
              <w:ind w:firstLine="0"/>
              <w:jc w:val="center"/>
              <w:rPr>
                <w:lang w:val="en-US"/>
              </w:rPr>
            </w:pPr>
            <w:r w:rsidRPr="005D0EF1">
              <w:rPr>
                <w:lang w:val="en-US"/>
              </w:rPr>
              <w:t>DET (Campos/Atributos)</w:t>
            </w:r>
          </w:p>
        </w:tc>
        <w:tc>
          <w:tcPr>
            <w:tcW w:w="0" w:type="auto"/>
            <w:vAlign w:val="center"/>
            <w:hideMark/>
          </w:tcPr>
          <w:p w14:paraId="2A8A5308" w14:textId="77777777" w:rsidR="005D0EF1" w:rsidRPr="005D0EF1" w:rsidRDefault="005D0EF1" w:rsidP="005D0EF1">
            <w:pPr>
              <w:ind w:firstLine="0"/>
              <w:jc w:val="center"/>
              <w:rPr>
                <w:lang w:val="en-US"/>
              </w:rPr>
            </w:pPr>
            <w:proofErr w:type="spellStart"/>
            <w:r w:rsidRPr="005D0EF1">
              <w:rPr>
                <w:lang w:val="en-US"/>
              </w:rPr>
              <w:t>Complejidad</w:t>
            </w:r>
            <w:proofErr w:type="spellEnd"/>
            <w:r w:rsidRPr="005D0EF1">
              <w:rPr>
                <w:lang w:val="en-US"/>
              </w:rPr>
              <w:t xml:space="preserve"> IFPUG</w:t>
            </w:r>
          </w:p>
        </w:tc>
        <w:tc>
          <w:tcPr>
            <w:tcW w:w="0" w:type="auto"/>
            <w:vAlign w:val="center"/>
            <w:hideMark/>
          </w:tcPr>
          <w:p w14:paraId="17A012C8" w14:textId="77777777" w:rsidR="005D0EF1" w:rsidRPr="005D0EF1" w:rsidRDefault="005D0EF1" w:rsidP="005D0EF1">
            <w:pPr>
              <w:ind w:firstLine="0"/>
              <w:jc w:val="center"/>
              <w:rPr>
                <w:lang w:val="en-US"/>
              </w:rPr>
            </w:pPr>
            <w:r w:rsidRPr="005D0EF1">
              <w:rPr>
                <w:lang w:val="en-US"/>
              </w:rPr>
              <w:t>Peso (Puntos)</w:t>
            </w:r>
          </w:p>
        </w:tc>
      </w:tr>
      <w:tr w:rsidR="001A32A3" w:rsidRPr="005D0EF1" w14:paraId="37884E7B" w14:textId="77777777" w:rsidTr="005D0EF1">
        <w:tc>
          <w:tcPr>
            <w:tcW w:w="0" w:type="auto"/>
            <w:vAlign w:val="center"/>
            <w:hideMark/>
          </w:tcPr>
          <w:p w14:paraId="764C30F2" w14:textId="77777777" w:rsidR="005D0EF1" w:rsidRPr="005D0EF1" w:rsidRDefault="005D0EF1" w:rsidP="005D0EF1">
            <w:pPr>
              <w:ind w:firstLine="0"/>
              <w:jc w:val="center"/>
              <w:rPr>
                <w:lang w:val="es-MX"/>
              </w:rPr>
            </w:pPr>
            <w:r w:rsidRPr="005D0EF1">
              <w:rPr>
                <w:b/>
                <w:bCs/>
                <w:lang w:val="es-MX"/>
              </w:rPr>
              <w:t>Generación de Certificado PDF (Sello de Integridad Digital)</w:t>
            </w:r>
          </w:p>
        </w:tc>
        <w:tc>
          <w:tcPr>
            <w:tcW w:w="0" w:type="auto"/>
            <w:vAlign w:val="center"/>
            <w:hideMark/>
          </w:tcPr>
          <w:p w14:paraId="63FE9D30" w14:textId="77777777" w:rsidR="005D0EF1" w:rsidRPr="005D0EF1" w:rsidRDefault="005D0EF1" w:rsidP="005D0EF1">
            <w:pPr>
              <w:ind w:firstLine="0"/>
              <w:jc w:val="center"/>
              <w:rPr>
                <w:lang w:val="en-US"/>
              </w:rPr>
            </w:pPr>
            <w:r w:rsidRPr="005D0EF1">
              <w:rPr>
                <w:lang w:val="en-US"/>
              </w:rPr>
              <w:t>4 (</w:t>
            </w:r>
            <w:proofErr w:type="spellStart"/>
            <w:r w:rsidRPr="005D0EF1">
              <w:rPr>
                <w:lang w:val="en-US"/>
              </w:rPr>
              <w:t>Proyectos</w:t>
            </w:r>
            <w:proofErr w:type="spellEnd"/>
            <w:r w:rsidRPr="005D0EF1">
              <w:rPr>
                <w:lang w:val="en-US"/>
              </w:rPr>
              <w:t xml:space="preserve">, </w:t>
            </w:r>
            <w:proofErr w:type="spellStart"/>
            <w:r w:rsidRPr="005D0EF1">
              <w:rPr>
                <w:lang w:val="en-US"/>
              </w:rPr>
              <w:t>Expedientes</w:t>
            </w:r>
            <w:proofErr w:type="spellEnd"/>
            <w:r w:rsidRPr="005D0EF1">
              <w:rPr>
                <w:lang w:val="en-US"/>
              </w:rPr>
              <w:t xml:space="preserve">, </w:t>
            </w:r>
            <w:proofErr w:type="spellStart"/>
            <w:r w:rsidRPr="005D0EF1">
              <w:rPr>
                <w:lang w:val="en-US"/>
              </w:rPr>
              <w:t>Certificaciones</w:t>
            </w:r>
            <w:proofErr w:type="spellEnd"/>
            <w:r w:rsidRPr="005D0EF1">
              <w:rPr>
                <w:lang w:val="en-US"/>
              </w:rPr>
              <w:t>, Reglas)</w:t>
            </w:r>
          </w:p>
        </w:tc>
        <w:tc>
          <w:tcPr>
            <w:tcW w:w="0" w:type="auto"/>
            <w:vAlign w:val="center"/>
            <w:hideMark/>
          </w:tcPr>
          <w:p w14:paraId="39E11C38" w14:textId="77777777" w:rsidR="005D0EF1" w:rsidRPr="005D0EF1" w:rsidRDefault="005D0EF1" w:rsidP="005D0EF1">
            <w:pPr>
              <w:ind w:firstLine="0"/>
              <w:jc w:val="center"/>
              <w:rPr>
                <w:lang w:val="en-US"/>
              </w:rPr>
            </w:pPr>
            <w:r w:rsidRPr="005D0EF1">
              <w:rPr>
                <w:lang w:val="en-US"/>
              </w:rPr>
              <w:t>25</w:t>
            </w:r>
          </w:p>
        </w:tc>
        <w:tc>
          <w:tcPr>
            <w:tcW w:w="0" w:type="auto"/>
            <w:vAlign w:val="center"/>
            <w:hideMark/>
          </w:tcPr>
          <w:p w14:paraId="0C046BC2" w14:textId="77777777" w:rsidR="005D0EF1" w:rsidRPr="005D0EF1" w:rsidRDefault="005D0EF1" w:rsidP="005D0EF1">
            <w:pPr>
              <w:ind w:firstLine="0"/>
              <w:jc w:val="center"/>
              <w:rPr>
                <w:lang w:val="en-US"/>
              </w:rPr>
            </w:pPr>
            <w:proofErr w:type="spellStart"/>
            <w:r w:rsidRPr="005D0EF1">
              <w:rPr>
                <w:lang w:val="en-US"/>
              </w:rPr>
              <w:t>Compleja</w:t>
            </w:r>
            <w:proofErr w:type="spellEnd"/>
            <w:r w:rsidRPr="005D0EF1">
              <w:rPr>
                <w:lang w:val="en-US"/>
              </w:rPr>
              <w:t xml:space="preserve"> </w:t>
            </w:r>
            <w:r w:rsidRPr="005D0EF1">
              <w:rPr>
                <w:i/>
                <w:iCs/>
                <w:lang w:val="en-US"/>
              </w:rPr>
              <w:t>(FTR 4+, DET 20+)</w:t>
            </w:r>
          </w:p>
        </w:tc>
        <w:tc>
          <w:tcPr>
            <w:tcW w:w="0" w:type="auto"/>
            <w:vAlign w:val="center"/>
            <w:hideMark/>
          </w:tcPr>
          <w:p w14:paraId="20A6BC08" w14:textId="77777777" w:rsidR="005D0EF1" w:rsidRPr="005D0EF1" w:rsidRDefault="005D0EF1" w:rsidP="005D0EF1">
            <w:pPr>
              <w:ind w:firstLine="0"/>
              <w:jc w:val="center"/>
              <w:rPr>
                <w:lang w:val="en-US"/>
              </w:rPr>
            </w:pPr>
            <w:r w:rsidRPr="005D0EF1">
              <w:rPr>
                <w:lang w:val="en-US"/>
              </w:rPr>
              <w:t>7</w:t>
            </w:r>
          </w:p>
        </w:tc>
      </w:tr>
      <w:tr w:rsidR="001A32A3" w:rsidRPr="005D0EF1" w14:paraId="020628FD" w14:textId="77777777" w:rsidTr="005D0EF1">
        <w:tc>
          <w:tcPr>
            <w:tcW w:w="0" w:type="auto"/>
            <w:vAlign w:val="center"/>
            <w:hideMark/>
          </w:tcPr>
          <w:p w14:paraId="03379AC8" w14:textId="3C311774" w:rsidR="005D0EF1" w:rsidRPr="005D0EF1" w:rsidRDefault="005D0EF1" w:rsidP="005D0EF1">
            <w:pPr>
              <w:ind w:firstLine="0"/>
              <w:jc w:val="center"/>
              <w:rPr>
                <w:lang w:val="es-MX"/>
              </w:rPr>
            </w:pPr>
            <w:proofErr w:type="spellStart"/>
            <w:r w:rsidRPr="005D0EF1">
              <w:rPr>
                <w:b/>
                <w:bCs/>
                <w:lang w:val="es-MX"/>
              </w:rPr>
              <w:t>Dashboard</w:t>
            </w:r>
            <w:proofErr w:type="spellEnd"/>
            <w:r w:rsidRPr="005D0EF1">
              <w:rPr>
                <w:b/>
                <w:bCs/>
                <w:lang w:val="es-MX"/>
              </w:rPr>
              <w:t xml:space="preserve"> de </w:t>
            </w:r>
            <w:r w:rsidR="00F06BC1">
              <w:rPr>
                <w:b/>
                <w:bCs/>
                <w:lang w:val="es-MX"/>
              </w:rPr>
              <w:t>Consultantes</w:t>
            </w:r>
            <w:r w:rsidRPr="005D0EF1">
              <w:rPr>
                <w:b/>
                <w:bCs/>
                <w:lang w:val="es-MX"/>
              </w:rPr>
              <w:t xml:space="preserve"> (Cálculo de semáforo de riesgo y % completitud)</w:t>
            </w:r>
          </w:p>
        </w:tc>
        <w:tc>
          <w:tcPr>
            <w:tcW w:w="0" w:type="auto"/>
            <w:vAlign w:val="center"/>
            <w:hideMark/>
          </w:tcPr>
          <w:p w14:paraId="073992D2" w14:textId="77777777" w:rsidR="005D0EF1" w:rsidRPr="005D0EF1" w:rsidRDefault="005D0EF1" w:rsidP="005D0EF1">
            <w:pPr>
              <w:ind w:firstLine="0"/>
              <w:jc w:val="center"/>
              <w:rPr>
                <w:lang w:val="es-MX"/>
              </w:rPr>
            </w:pPr>
            <w:r w:rsidRPr="005D0EF1">
              <w:rPr>
                <w:lang w:val="es-MX"/>
              </w:rPr>
              <w:t>5 (Proyectos, RI, DGII, Tribunal, MIVHED)</w:t>
            </w:r>
          </w:p>
        </w:tc>
        <w:tc>
          <w:tcPr>
            <w:tcW w:w="0" w:type="auto"/>
            <w:vAlign w:val="center"/>
            <w:hideMark/>
          </w:tcPr>
          <w:p w14:paraId="46C2438E" w14:textId="77777777" w:rsidR="005D0EF1" w:rsidRPr="005D0EF1" w:rsidRDefault="005D0EF1" w:rsidP="005D0EF1">
            <w:pPr>
              <w:ind w:firstLine="0"/>
              <w:jc w:val="center"/>
              <w:rPr>
                <w:lang w:val="en-US"/>
              </w:rPr>
            </w:pPr>
            <w:r w:rsidRPr="005D0EF1">
              <w:rPr>
                <w:lang w:val="en-US"/>
              </w:rPr>
              <w:t>30</w:t>
            </w:r>
          </w:p>
        </w:tc>
        <w:tc>
          <w:tcPr>
            <w:tcW w:w="0" w:type="auto"/>
            <w:vAlign w:val="center"/>
            <w:hideMark/>
          </w:tcPr>
          <w:p w14:paraId="25A67113" w14:textId="77777777" w:rsidR="005D0EF1" w:rsidRPr="005D0EF1" w:rsidRDefault="005D0EF1" w:rsidP="005D0EF1">
            <w:pPr>
              <w:ind w:firstLine="0"/>
              <w:jc w:val="center"/>
              <w:rPr>
                <w:lang w:val="en-US"/>
              </w:rPr>
            </w:pPr>
            <w:proofErr w:type="spellStart"/>
            <w:r w:rsidRPr="005D0EF1">
              <w:rPr>
                <w:lang w:val="en-US"/>
              </w:rPr>
              <w:t>Compleja</w:t>
            </w:r>
            <w:proofErr w:type="spellEnd"/>
            <w:r w:rsidRPr="005D0EF1">
              <w:rPr>
                <w:lang w:val="en-US"/>
              </w:rPr>
              <w:t xml:space="preserve"> </w:t>
            </w:r>
            <w:r w:rsidRPr="005D0EF1">
              <w:rPr>
                <w:i/>
                <w:iCs/>
                <w:lang w:val="en-US"/>
              </w:rPr>
              <w:t>(FTR 4+, DET 20+)</w:t>
            </w:r>
          </w:p>
        </w:tc>
        <w:tc>
          <w:tcPr>
            <w:tcW w:w="0" w:type="auto"/>
            <w:vAlign w:val="center"/>
            <w:hideMark/>
          </w:tcPr>
          <w:p w14:paraId="7D4CAFEE" w14:textId="77777777" w:rsidR="005D0EF1" w:rsidRPr="005D0EF1" w:rsidRDefault="005D0EF1" w:rsidP="005D0EF1">
            <w:pPr>
              <w:ind w:firstLine="0"/>
              <w:jc w:val="center"/>
              <w:rPr>
                <w:lang w:val="en-US"/>
              </w:rPr>
            </w:pPr>
            <w:r w:rsidRPr="005D0EF1">
              <w:rPr>
                <w:lang w:val="en-US"/>
              </w:rPr>
              <w:t>7</w:t>
            </w:r>
          </w:p>
        </w:tc>
      </w:tr>
      <w:tr w:rsidR="001A32A3" w:rsidRPr="005D0EF1" w14:paraId="7C69543D" w14:textId="77777777" w:rsidTr="005D0EF1">
        <w:tc>
          <w:tcPr>
            <w:tcW w:w="0" w:type="auto"/>
            <w:vAlign w:val="center"/>
            <w:hideMark/>
          </w:tcPr>
          <w:p w14:paraId="415F1833" w14:textId="77777777" w:rsidR="005D0EF1" w:rsidRPr="005D0EF1" w:rsidRDefault="005D0EF1" w:rsidP="005D0EF1">
            <w:pPr>
              <w:ind w:firstLine="0"/>
              <w:jc w:val="center"/>
              <w:rPr>
                <w:lang w:val="es-MX"/>
              </w:rPr>
            </w:pPr>
            <w:r w:rsidRPr="005D0EF1">
              <w:rPr>
                <w:b/>
                <w:bCs/>
                <w:lang w:val="es-MX"/>
              </w:rPr>
              <w:t>Exportación Reporte de Hallazgos/Inconsistencias (Excel)</w:t>
            </w:r>
          </w:p>
        </w:tc>
        <w:tc>
          <w:tcPr>
            <w:tcW w:w="0" w:type="auto"/>
            <w:vAlign w:val="center"/>
            <w:hideMark/>
          </w:tcPr>
          <w:p w14:paraId="78302F66" w14:textId="77777777" w:rsidR="005D0EF1" w:rsidRPr="005D0EF1" w:rsidRDefault="005D0EF1" w:rsidP="005D0EF1">
            <w:pPr>
              <w:ind w:firstLine="0"/>
              <w:jc w:val="center"/>
              <w:rPr>
                <w:lang w:val="en-US"/>
              </w:rPr>
            </w:pPr>
            <w:r w:rsidRPr="005D0EF1">
              <w:rPr>
                <w:lang w:val="en-US"/>
              </w:rPr>
              <w:t>3 (</w:t>
            </w:r>
            <w:proofErr w:type="spellStart"/>
            <w:r w:rsidRPr="005D0EF1">
              <w:rPr>
                <w:lang w:val="en-US"/>
              </w:rPr>
              <w:t>Alertas</w:t>
            </w:r>
            <w:proofErr w:type="spellEnd"/>
            <w:r w:rsidRPr="005D0EF1">
              <w:rPr>
                <w:lang w:val="en-US"/>
              </w:rPr>
              <w:t xml:space="preserve">, </w:t>
            </w:r>
            <w:proofErr w:type="spellStart"/>
            <w:r w:rsidRPr="005D0EF1">
              <w:rPr>
                <w:lang w:val="en-US"/>
              </w:rPr>
              <w:t>Expedientes</w:t>
            </w:r>
            <w:proofErr w:type="spellEnd"/>
            <w:r w:rsidRPr="005D0EF1">
              <w:rPr>
                <w:lang w:val="en-US"/>
              </w:rPr>
              <w:t>, Reglas)</w:t>
            </w:r>
          </w:p>
        </w:tc>
        <w:tc>
          <w:tcPr>
            <w:tcW w:w="0" w:type="auto"/>
            <w:vAlign w:val="center"/>
            <w:hideMark/>
          </w:tcPr>
          <w:p w14:paraId="6B9748D9" w14:textId="77777777" w:rsidR="005D0EF1" w:rsidRPr="005D0EF1" w:rsidRDefault="005D0EF1" w:rsidP="005D0EF1">
            <w:pPr>
              <w:ind w:firstLine="0"/>
              <w:jc w:val="center"/>
              <w:rPr>
                <w:lang w:val="en-US"/>
              </w:rPr>
            </w:pPr>
            <w:r w:rsidRPr="005D0EF1">
              <w:rPr>
                <w:lang w:val="en-US"/>
              </w:rPr>
              <w:t>18</w:t>
            </w:r>
          </w:p>
        </w:tc>
        <w:tc>
          <w:tcPr>
            <w:tcW w:w="0" w:type="auto"/>
            <w:vAlign w:val="center"/>
            <w:hideMark/>
          </w:tcPr>
          <w:p w14:paraId="25D2A325" w14:textId="77777777" w:rsidR="005D0EF1" w:rsidRPr="005D0EF1" w:rsidRDefault="005D0EF1" w:rsidP="005D0EF1">
            <w:pPr>
              <w:ind w:firstLine="0"/>
              <w:jc w:val="center"/>
              <w:rPr>
                <w:lang w:val="en-US"/>
              </w:rPr>
            </w:pPr>
            <w:r w:rsidRPr="005D0EF1">
              <w:rPr>
                <w:lang w:val="en-US"/>
              </w:rPr>
              <w:t xml:space="preserve">Media </w:t>
            </w:r>
            <w:r w:rsidRPr="005D0EF1">
              <w:rPr>
                <w:i/>
                <w:iCs/>
                <w:lang w:val="en-US"/>
              </w:rPr>
              <w:t>(FTR 2-3, DET 6-19)</w:t>
            </w:r>
          </w:p>
        </w:tc>
        <w:tc>
          <w:tcPr>
            <w:tcW w:w="0" w:type="auto"/>
            <w:vAlign w:val="center"/>
            <w:hideMark/>
          </w:tcPr>
          <w:p w14:paraId="1CC99517" w14:textId="77777777" w:rsidR="005D0EF1" w:rsidRPr="005D0EF1" w:rsidRDefault="005D0EF1" w:rsidP="005D0EF1">
            <w:pPr>
              <w:ind w:firstLine="0"/>
              <w:jc w:val="center"/>
              <w:rPr>
                <w:lang w:val="en-US"/>
              </w:rPr>
            </w:pPr>
            <w:r w:rsidRPr="005D0EF1">
              <w:rPr>
                <w:lang w:val="en-US"/>
              </w:rPr>
              <w:t>5</w:t>
            </w:r>
          </w:p>
        </w:tc>
      </w:tr>
      <w:tr w:rsidR="001A32A3" w:rsidRPr="005D0EF1" w14:paraId="7DC08643" w14:textId="77777777" w:rsidTr="005D0EF1">
        <w:tc>
          <w:tcPr>
            <w:tcW w:w="0" w:type="auto"/>
            <w:vAlign w:val="center"/>
            <w:hideMark/>
          </w:tcPr>
          <w:p w14:paraId="6FD1B3E6" w14:textId="77777777" w:rsidR="005D0EF1" w:rsidRPr="005D0EF1" w:rsidRDefault="005D0EF1" w:rsidP="005D0EF1">
            <w:pPr>
              <w:ind w:firstLine="0"/>
              <w:jc w:val="center"/>
              <w:rPr>
                <w:lang w:val="es-MX"/>
              </w:rPr>
            </w:pPr>
            <w:r w:rsidRPr="005D0EF1">
              <w:rPr>
                <w:b/>
                <w:bCs/>
                <w:lang w:val="es-MX"/>
              </w:rPr>
              <w:t xml:space="preserve">Envío de Alertas Automáticas (Vía API </w:t>
            </w:r>
            <w:proofErr w:type="spellStart"/>
            <w:r w:rsidRPr="005D0EF1">
              <w:rPr>
                <w:b/>
                <w:bCs/>
                <w:lang w:val="es-MX"/>
              </w:rPr>
              <w:t>Resend</w:t>
            </w:r>
            <w:proofErr w:type="spellEnd"/>
            <w:r w:rsidRPr="005D0EF1">
              <w:rPr>
                <w:b/>
                <w:bCs/>
                <w:lang w:val="es-MX"/>
              </w:rPr>
              <w:t>)</w:t>
            </w:r>
          </w:p>
        </w:tc>
        <w:tc>
          <w:tcPr>
            <w:tcW w:w="0" w:type="auto"/>
            <w:vAlign w:val="center"/>
            <w:hideMark/>
          </w:tcPr>
          <w:p w14:paraId="5AEF759D" w14:textId="77777777" w:rsidR="005D0EF1" w:rsidRPr="005D0EF1" w:rsidRDefault="005D0EF1" w:rsidP="005D0EF1">
            <w:pPr>
              <w:ind w:firstLine="0"/>
              <w:jc w:val="center"/>
              <w:rPr>
                <w:lang w:val="en-US"/>
              </w:rPr>
            </w:pPr>
            <w:r w:rsidRPr="005D0EF1">
              <w:rPr>
                <w:lang w:val="en-US"/>
              </w:rPr>
              <w:t>2 (</w:t>
            </w:r>
            <w:proofErr w:type="spellStart"/>
            <w:r w:rsidRPr="005D0EF1">
              <w:rPr>
                <w:lang w:val="en-US"/>
              </w:rPr>
              <w:t>Alertas</w:t>
            </w:r>
            <w:proofErr w:type="spellEnd"/>
            <w:r w:rsidRPr="005D0EF1">
              <w:rPr>
                <w:lang w:val="en-US"/>
              </w:rPr>
              <w:t xml:space="preserve">, </w:t>
            </w:r>
            <w:proofErr w:type="spellStart"/>
            <w:r w:rsidRPr="005D0EF1">
              <w:rPr>
                <w:lang w:val="en-US"/>
              </w:rPr>
              <w:t>Usuarios</w:t>
            </w:r>
            <w:proofErr w:type="spellEnd"/>
            <w:r w:rsidRPr="005D0EF1">
              <w:rPr>
                <w:lang w:val="en-US"/>
              </w:rPr>
              <w:t>)</w:t>
            </w:r>
          </w:p>
        </w:tc>
        <w:tc>
          <w:tcPr>
            <w:tcW w:w="0" w:type="auto"/>
            <w:vAlign w:val="center"/>
            <w:hideMark/>
          </w:tcPr>
          <w:p w14:paraId="2F7FFA01" w14:textId="77777777" w:rsidR="005D0EF1" w:rsidRPr="005D0EF1" w:rsidRDefault="005D0EF1" w:rsidP="005D0EF1">
            <w:pPr>
              <w:ind w:firstLine="0"/>
              <w:jc w:val="center"/>
              <w:rPr>
                <w:lang w:val="en-US"/>
              </w:rPr>
            </w:pPr>
            <w:r w:rsidRPr="005D0EF1">
              <w:rPr>
                <w:lang w:val="en-US"/>
              </w:rPr>
              <w:t>10</w:t>
            </w:r>
          </w:p>
        </w:tc>
        <w:tc>
          <w:tcPr>
            <w:tcW w:w="0" w:type="auto"/>
            <w:vAlign w:val="center"/>
            <w:hideMark/>
          </w:tcPr>
          <w:p w14:paraId="5BA6B667" w14:textId="77777777" w:rsidR="005D0EF1" w:rsidRPr="005D0EF1" w:rsidRDefault="005D0EF1" w:rsidP="005D0EF1">
            <w:pPr>
              <w:ind w:firstLine="0"/>
              <w:jc w:val="center"/>
              <w:rPr>
                <w:lang w:val="en-US"/>
              </w:rPr>
            </w:pPr>
            <w:r w:rsidRPr="005D0EF1">
              <w:rPr>
                <w:lang w:val="en-US"/>
              </w:rPr>
              <w:t xml:space="preserve">Simple </w:t>
            </w:r>
            <w:r w:rsidRPr="005D0EF1">
              <w:rPr>
                <w:i/>
                <w:iCs/>
                <w:lang w:val="en-US"/>
              </w:rPr>
              <w:t>(FTR 2-3, DET 1-5)</w:t>
            </w:r>
          </w:p>
        </w:tc>
        <w:tc>
          <w:tcPr>
            <w:tcW w:w="0" w:type="auto"/>
            <w:vAlign w:val="center"/>
            <w:hideMark/>
          </w:tcPr>
          <w:p w14:paraId="25B0768B" w14:textId="77777777" w:rsidR="005D0EF1" w:rsidRPr="005D0EF1" w:rsidRDefault="005D0EF1" w:rsidP="005D0EF1">
            <w:pPr>
              <w:ind w:firstLine="0"/>
              <w:jc w:val="center"/>
              <w:rPr>
                <w:lang w:val="en-US"/>
              </w:rPr>
            </w:pPr>
            <w:r w:rsidRPr="005D0EF1">
              <w:rPr>
                <w:lang w:val="en-US"/>
              </w:rPr>
              <w:t>4</w:t>
            </w:r>
          </w:p>
        </w:tc>
      </w:tr>
      <w:tr w:rsidR="001A32A3" w:rsidRPr="005D0EF1" w14:paraId="6B64A780" w14:textId="77777777" w:rsidTr="005D0EF1">
        <w:trPr>
          <w:cnfStyle w:val="010000000000" w:firstRow="0" w:lastRow="1" w:firstColumn="0" w:lastColumn="0" w:oddVBand="0" w:evenVBand="0" w:oddHBand="0" w:evenHBand="0" w:firstRowFirstColumn="0" w:firstRowLastColumn="0" w:lastRowFirstColumn="0" w:lastRowLastColumn="0"/>
        </w:trPr>
        <w:tc>
          <w:tcPr>
            <w:tcW w:w="0" w:type="auto"/>
            <w:vAlign w:val="center"/>
            <w:hideMark/>
          </w:tcPr>
          <w:p w14:paraId="5DEBBB63" w14:textId="77777777" w:rsidR="005D0EF1" w:rsidRPr="005D0EF1" w:rsidRDefault="005D0EF1" w:rsidP="005D0EF1">
            <w:pPr>
              <w:ind w:firstLine="0"/>
              <w:jc w:val="center"/>
              <w:rPr>
                <w:lang w:val="en-US"/>
              </w:rPr>
            </w:pPr>
            <w:r w:rsidRPr="005D0EF1">
              <w:rPr>
                <w:lang w:val="en-US"/>
              </w:rPr>
              <w:t>Subtotal EO</w:t>
            </w:r>
          </w:p>
        </w:tc>
        <w:tc>
          <w:tcPr>
            <w:tcW w:w="0" w:type="auto"/>
            <w:vAlign w:val="center"/>
            <w:hideMark/>
          </w:tcPr>
          <w:p w14:paraId="3780B954" w14:textId="77777777" w:rsidR="005D0EF1" w:rsidRPr="005D0EF1" w:rsidRDefault="005D0EF1" w:rsidP="005D0EF1">
            <w:pPr>
              <w:ind w:firstLine="0"/>
              <w:jc w:val="center"/>
              <w:rPr>
                <w:lang w:val="en-US"/>
              </w:rPr>
            </w:pPr>
          </w:p>
        </w:tc>
        <w:tc>
          <w:tcPr>
            <w:tcW w:w="0" w:type="auto"/>
            <w:vAlign w:val="center"/>
            <w:hideMark/>
          </w:tcPr>
          <w:p w14:paraId="6052A8BA" w14:textId="77777777" w:rsidR="005D0EF1" w:rsidRPr="005D0EF1" w:rsidRDefault="005D0EF1" w:rsidP="005D0EF1">
            <w:pPr>
              <w:ind w:firstLine="0"/>
              <w:jc w:val="center"/>
              <w:rPr>
                <w:lang w:val="en-US"/>
              </w:rPr>
            </w:pPr>
          </w:p>
        </w:tc>
        <w:tc>
          <w:tcPr>
            <w:tcW w:w="0" w:type="auto"/>
            <w:vAlign w:val="center"/>
            <w:hideMark/>
          </w:tcPr>
          <w:p w14:paraId="5E1FBFE9" w14:textId="77777777" w:rsidR="005D0EF1" w:rsidRPr="005D0EF1" w:rsidRDefault="005D0EF1" w:rsidP="005D0EF1">
            <w:pPr>
              <w:ind w:firstLine="0"/>
              <w:jc w:val="center"/>
              <w:rPr>
                <w:lang w:val="en-US"/>
              </w:rPr>
            </w:pPr>
          </w:p>
        </w:tc>
        <w:tc>
          <w:tcPr>
            <w:tcW w:w="0" w:type="auto"/>
            <w:vAlign w:val="center"/>
            <w:hideMark/>
          </w:tcPr>
          <w:p w14:paraId="03122D68" w14:textId="77777777" w:rsidR="005D0EF1" w:rsidRPr="005D0EF1" w:rsidRDefault="005D0EF1" w:rsidP="005D0EF1">
            <w:pPr>
              <w:ind w:firstLine="0"/>
              <w:jc w:val="center"/>
              <w:rPr>
                <w:lang w:val="en-US"/>
              </w:rPr>
            </w:pPr>
            <w:r w:rsidRPr="005D0EF1">
              <w:rPr>
                <w:lang w:val="en-US"/>
              </w:rPr>
              <w:t>23 PF</w:t>
            </w:r>
          </w:p>
        </w:tc>
      </w:tr>
    </w:tbl>
    <w:p w14:paraId="496EAF7A" w14:textId="77777777" w:rsidR="005D0EF1" w:rsidRPr="006349A3" w:rsidRDefault="005D0EF1" w:rsidP="006349A3">
      <w:pPr>
        <w:rPr>
          <w:lang w:val="es-MX"/>
        </w:rPr>
      </w:pPr>
    </w:p>
    <w:p w14:paraId="162C26FB" w14:textId="77777777" w:rsidR="004A294F" w:rsidRPr="004A294F" w:rsidRDefault="004A294F" w:rsidP="004A294F">
      <w:pPr>
        <w:rPr>
          <w:b/>
          <w:bCs/>
          <w:lang w:val="en-US"/>
        </w:rPr>
      </w:pPr>
      <w:r w:rsidRPr="004A294F">
        <w:rPr>
          <w:b/>
          <w:bCs/>
          <w:lang w:val="en-US"/>
        </w:rPr>
        <w:t xml:space="preserve">3. </w:t>
      </w:r>
      <w:proofErr w:type="spellStart"/>
      <w:r w:rsidRPr="004A294F">
        <w:rPr>
          <w:b/>
          <w:bCs/>
          <w:lang w:val="en-US"/>
        </w:rPr>
        <w:t>Consultas</w:t>
      </w:r>
      <w:proofErr w:type="spellEnd"/>
      <w:r w:rsidRPr="004A294F">
        <w:rPr>
          <w:b/>
          <w:bCs/>
          <w:lang w:val="en-US"/>
        </w:rPr>
        <w:t xml:space="preserve"> </w:t>
      </w:r>
      <w:proofErr w:type="spellStart"/>
      <w:r w:rsidRPr="004A294F">
        <w:rPr>
          <w:b/>
          <w:bCs/>
          <w:lang w:val="en-US"/>
        </w:rPr>
        <w:t>Externas</w:t>
      </w:r>
      <w:proofErr w:type="spellEnd"/>
      <w:r w:rsidRPr="004A294F">
        <w:rPr>
          <w:b/>
          <w:bCs/>
          <w:lang w:val="en-US"/>
        </w:rPr>
        <w:t xml:space="preserve"> (EQ)</w:t>
      </w:r>
    </w:p>
    <w:p w14:paraId="36E030CB" w14:textId="77777777" w:rsidR="004A294F" w:rsidRPr="004A294F" w:rsidRDefault="004A294F" w:rsidP="004A294F">
      <w:pPr>
        <w:rPr>
          <w:lang w:val="es-MX"/>
        </w:rPr>
      </w:pPr>
      <w:r w:rsidRPr="004A294F">
        <w:rPr>
          <w:lang w:val="es-MX"/>
        </w:rPr>
        <w:lastRenderedPageBreak/>
        <w:t>Visualizaciones directas y listados de información en la plataforma.</w:t>
      </w:r>
    </w:p>
    <w:tbl>
      <w:tblPr>
        <w:tblStyle w:val="Tablanormal2"/>
        <w:tblW w:w="0" w:type="auto"/>
        <w:tblLook w:val="0660" w:firstRow="1" w:lastRow="1" w:firstColumn="0" w:lastColumn="0" w:noHBand="1" w:noVBand="1"/>
      </w:tblPr>
      <w:tblGrid>
        <w:gridCol w:w="2717"/>
        <w:gridCol w:w="1903"/>
        <w:gridCol w:w="2043"/>
        <w:gridCol w:w="1648"/>
        <w:gridCol w:w="1049"/>
      </w:tblGrid>
      <w:tr w:rsidR="001A32A3" w:rsidRPr="004A294F" w14:paraId="10431260" w14:textId="77777777" w:rsidTr="004A294F">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01A59FB2" w14:textId="77777777" w:rsidR="004A294F" w:rsidRPr="004A294F" w:rsidRDefault="004A294F" w:rsidP="004A294F">
            <w:pPr>
              <w:ind w:firstLine="0"/>
              <w:jc w:val="center"/>
              <w:rPr>
                <w:lang w:val="en-US"/>
              </w:rPr>
            </w:pPr>
            <w:r w:rsidRPr="004A294F">
              <w:rPr>
                <w:lang w:val="en-US"/>
              </w:rPr>
              <w:t>EQ (</w:t>
            </w:r>
            <w:proofErr w:type="spellStart"/>
            <w:r w:rsidRPr="004A294F">
              <w:rPr>
                <w:lang w:val="en-US"/>
              </w:rPr>
              <w:t>Transacción</w:t>
            </w:r>
            <w:proofErr w:type="spellEnd"/>
            <w:r w:rsidRPr="004A294F">
              <w:rPr>
                <w:lang w:val="en-US"/>
              </w:rPr>
              <w:t xml:space="preserve"> de Consulta)</w:t>
            </w:r>
          </w:p>
        </w:tc>
        <w:tc>
          <w:tcPr>
            <w:tcW w:w="0" w:type="auto"/>
            <w:vAlign w:val="center"/>
            <w:hideMark/>
          </w:tcPr>
          <w:p w14:paraId="49EC3293" w14:textId="77777777" w:rsidR="004A294F" w:rsidRPr="004A294F" w:rsidRDefault="004A294F" w:rsidP="004A294F">
            <w:pPr>
              <w:ind w:firstLine="0"/>
              <w:jc w:val="center"/>
              <w:rPr>
                <w:lang w:val="en-US"/>
              </w:rPr>
            </w:pPr>
            <w:r w:rsidRPr="004A294F">
              <w:rPr>
                <w:lang w:val="en-US"/>
              </w:rPr>
              <w:t xml:space="preserve">FTR (ILF/EIF </w:t>
            </w:r>
            <w:proofErr w:type="spellStart"/>
            <w:r w:rsidRPr="004A294F">
              <w:rPr>
                <w:lang w:val="en-US"/>
              </w:rPr>
              <w:t>Referenciados</w:t>
            </w:r>
            <w:proofErr w:type="spellEnd"/>
            <w:r w:rsidRPr="004A294F">
              <w:rPr>
                <w:lang w:val="en-US"/>
              </w:rPr>
              <w:t>)</w:t>
            </w:r>
          </w:p>
        </w:tc>
        <w:tc>
          <w:tcPr>
            <w:tcW w:w="0" w:type="auto"/>
            <w:vAlign w:val="center"/>
            <w:hideMark/>
          </w:tcPr>
          <w:p w14:paraId="055D131D" w14:textId="77777777" w:rsidR="004A294F" w:rsidRPr="004A294F" w:rsidRDefault="004A294F" w:rsidP="004A294F">
            <w:pPr>
              <w:ind w:firstLine="0"/>
              <w:jc w:val="center"/>
              <w:rPr>
                <w:lang w:val="en-US"/>
              </w:rPr>
            </w:pPr>
            <w:r w:rsidRPr="004A294F">
              <w:rPr>
                <w:lang w:val="en-US"/>
              </w:rPr>
              <w:t>DET (Campos/Atributos)</w:t>
            </w:r>
          </w:p>
        </w:tc>
        <w:tc>
          <w:tcPr>
            <w:tcW w:w="0" w:type="auto"/>
            <w:vAlign w:val="center"/>
            <w:hideMark/>
          </w:tcPr>
          <w:p w14:paraId="5EB2F914" w14:textId="77777777" w:rsidR="004A294F" w:rsidRPr="004A294F" w:rsidRDefault="004A294F" w:rsidP="004A294F">
            <w:pPr>
              <w:ind w:firstLine="0"/>
              <w:jc w:val="center"/>
              <w:rPr>
                <w:lang w:val="en-US"/>
              </w:rPr>
            </w:pPr>
            <w:proofErr w:type="spellStart"/>
            <w:r w:rsidRPr="004A294F">
              <w:rPr>
                <w:lang w:val="en-US"/>
              </w:rPr>
              <w:t>Complejidad</w:t>
            </w:r>
            <w:proofErr w:type="spellEnd"/>
            <w:r w:rsidRPr="004A294F">
              <w:rPr>
                <w:lang w:val="en-US"/>
              </w:rPr>
              <w:t xml:space="preserve"> IFPUG</w:t>
            </w:r>
          </w:p>
        </w:tc>
        <w:tc>
          <w:tcPr>
            <w:tcW w:w="0" w:type="auto"/>
            <w:vAlign w:val="center"/>
            <w:hideMark/>
          </w:tcPr>
          <w:p w14:paraId="130A614A" w14:textId="77777777" w:rsidR="004A294F" w:rsidRPr="004A294F" w:rsidRDefault="004A294F" w:rsidP="004A294F">
            <w:pPr>
              <w:ind w:firstLine="0"/>
              <w:jc w:val="center"/>
              <w:rPr>
                <w:lang w:val="en-US"/>
              </w:rPr>
            </w:pPr>
            <w:r w:rsidRPr="004A294F">
              <w:rPr>
                <w:lang w:val="en-US"/>
              </w:rPr>
              <w:t>Peso (Puntos)</w:t>
            </w:r>
          </w:p>
        </w:tc>
      </w:tr>
      <w:tr w:rsidR="001A32A3" w:rsidRPr="004A294F" w14:paraId="080FD6F0" w14:textId="77777777" w:rsidTr="004A294F">
        <w:tc>
          <w:tcPr>
            <w:tcW w:w="0" w:type="auto"/>
            <w:vAlign w:val="center"/>
            <w:hideMark/>
          </w:tcPr>
          <w:p w14:paraId="7824B314" w14:textId="77777777" w:rsidR="004A294F" w:rsidRPr="004A294F" w:rsidRDefault="004A294F" w:rsidP="004A294F">
            <w:pPr>
              <w:ind w:firstLine="0"/>
              <w:jc w:val="center"/>
              <w:rPr>
                <w:b/>
                <w:bCs/>
                <w:lang w:val="es-MX"/>
              </w:rPr>
            </w:pPr>
            <w:r w:rsidRPr="004A294F">
              <w:rPr>
                <w:b/>
                <w:bCs/>
                <w:lang w:val="es-MX"/>
              </w:rPr>
              <w:t>GET /consulta/</w:t>
            </w:r>
            <w:proofErr w:type="spellStart"/>
            <w:r w:rsidRPr="004A294F">
              <w:rPr>
                <w:b/>
                <w:bCs/>
                <w:lang w:val="es-MX"/>
              </w:rPr>
              <w:t>qr</w:t>
            </w:r>
            <w:proofErr w:type="spellEnd"/>
            <w:r w:rsidRPr="004A294F">
              <w:rPr>
                <w:b/>
                <w:bCs/>
                <w:lang w:val="es-MX"/>
              </w:rPr>
              <w:t>/:id (Búsqueda pública por QR)</w:t>
            </w:r>
          </w:p>
        </w:tc>
        <w:tc>
          <w:tcPr>
            <w:tcW w:w="0" w:type="auto"/>
            <w:vAlign w:val="center"/>
            <w:hideMark/>
          </w:tcPr>
          <w:p w14:paraId="32F70E09" w14:textId="77777777" w:rsidR="004A294F" w:rsidRPr="004A294F" w:rsidRDefault="004A294F" w:rsidP="004A294F">
            <w:pPr>
              <w:ind w:firstLine="0"/>
              <w:jc w:val="center"/>
              <w:rPr>
                <w:b/>
                <w:bCs/>
                <w:lang w:val="en-US"/>
              </w:rPr>
            </w:pPr>
            <w:r w:rsidRPr="004A294F">
              <w:rPr>
                <w:b/>
                <w:bCs/>
                <w:lang w:val="en-US"/>
              </w:rPr>
              <w:t>2 (</w:t>
            </w:r>
            <w:proofErr w:type="spellStart"/>
            <w:r w:rsidRPr="004A294F">
              <w:rPr>
                <w:b/>
                <w:bCs/>
                <w:lang w:val="en-US"/>
              </w:rPr>
              <w:t>Certificaciones</w:t>
            </w:r>
            <w:proofErr w:type="spellEnd"/>
            <w:r w:rsidRPr="004A294F">
              <w:rPr>
                <w:b/>
                <w:bCs/>
                <w:lang w:val="en-US"/>
              </w:rPr>
              <w:t xml:space="preserve">, </w:t>
            </w:r>
            <w:proofErr w:type="spellStart"/>
            <w:r w:rsidRPr="004A294F">
              <w:rPr>
                <w:b/>
                <w:bCs/>
                <w:lang w:val="en-US"/>
              </w:rPr>
              <w:t>Proyectos</w:t>
            </w:r>
            <w:proofErr w:type="spellEnd"/>
            <w:r w:rsidRPr="004A294F">
              <w:rPr>
                <w:b/>
                <w:bCs/>
                <w:lang w:val="en-US"/>
              </w:rPr>
              <w:t>)</w:t>
            </w:r>
          </w:p>
        </w:tc>
        <w:tc>
          <w:tcPr>
            <w:tcW w:w="0" w:type="auto"/>
            <w:vAlign w:val="center"/>
            <w:hideMark/>
          </w:tcPr>
          <w:p w14:paraId="4AE24E34" w14:textId="77777777" w:rsidR="004A294F" w:rsidRPr="004A294F" w:rsidRDefault="004A294F" w:rsidP="004A294F">
            <w:pPr>
              <w:ind w:firstLine="0"/>
              <w:jc w:val="center"/>
              <w:rPr>
                <w:b/>
                <w:bCs/>
                <w:lang w:val="en-US"/>
              </w:rPr>
            </w:pPr>
            <w:r w:rsidRPr="004A294F">
              <w:rPr>
                <w:b/>
                <w:bCs/>
                <w:lang w:val="en-US"/>
              </w:rPr>
              <w:t>12</w:t>
            </w:r>
          </w:p>
        </w:tc>
        <w:tc>
          <w:tcPr>
            <w:tcW w:w="0" w:type="auto"/>
            <w:vAlign w:val="center"/>
            <w:hideMark/>
          </w:tcPr>
          <w:p w14:paraId="66DF000C" w14:textId="77777777" w:rsidR="004A294F" w:rsidRPr="004A294F" w:rsidRDefault="004A294F" w:rsidP="004A294F">
            <w:pPr>
              <w:ind w:firstLine="0"/>
              <w:jc w:val="center"/>
              <w:rPr>
                <w:b/>
                <w:bCs/>
                <w:lang w:val="en-US"/>
              </w:rPr>
            </w:pPr>
            <w:r w:rsidRPr="004A294F">
              <w:rPr>
                <w:b/>
                <w:bCs/>
                <w:lang w:val="en-US"/>
              </w:rPr>
              <w:t xml:space="preserve">Media </w:t>
            </w:r>
            <w:r w:rsidRPr="004A294F">
              <w:rPr>
                <w:b/>
                <w:bCs/>
                <w:i/>
                <w:iCs/>
                <w:lang w:val="en-US"/>
              </w:rPr>
              <w:t>(FTR 2-3, DET 6-19)</w:t>
            </w:r>
          </w:p>
        </w:tc>
        <w:tc>
          <w:tcPr>
            <w:tcW w:w="0" w:type="auto"/>
            <w:vAlign w:val="center"/>
            <w:hideMark/>
          </w:tcPr>
          <w:p w14:paraId="1411C06D" w14:textId="77777777" w:rsidR="004A294F" w:rsidRPr="004A294F" w:rsidRDefault="004A294F" w:rsidP="004A294F">
            <w:pPr>
              <w:ind w:firstLine="0"/>
              <w:jc w:val="center"/>
              <w:rPr>
                <w:b/>
                <w:bCs/>
                <w:lang w:val="en-US"/>
              </w:rPr>
            </w:pPr>
            <w:r w:rsidRPr="004A294F">
              <w:rPr>
                <w:b/>
                <w:bCs/>
                <w:lang w:val="en-US"/>
              </w:rPr>
              <w:t>4</w:t>
            </w:r>
          </w:p>
        </w:tc>
      </w:tr>
      <w:tr w:rsidR="001A32A3" w:rsidRPr="004A294F" w14:paraId="559AF7AD" w14:textId="77777777" w:rsidTr="004A294F">
        <w:tc>
          <w:tcPr>
            <w:tcW w:w="0" w:type="auto"/>
            <w:vAlign w:val="center"/>
            <w:hideMark/>
          </w:tcPr>
          <w:p w14:paraId="62B577A6" w14:textId="77777777" w:rsidR="004A294F" w:rsidRPr="004A294F" w:rsidRDefault="004A294F" w:rsidP="004A294F">
            <w:pPr>
              <w:ind w:firstLine="0"/>
              <w:jc w:val="center"/>
              <w:rPr>
                <w:b/>
                <w:bCs/>
                <w:lang w:val="es-MX"/>
              </w:rPr>
            </w:pPr>
            <w:r w:rsidRPr="004A294F">
              <w:rPr>
                <w:b/>
                <w:bCs/>
                <w:lang w:val="es-MX"/>
              </w:rPr>
              <w:t>GET /proyectos (Listado general de proyectos de un promotor)</w:t>
            </w:r>
          </w:p>
        </w:tc>
        <w:tc>
          <w:tcPr>
            <w:tcW w:w="0" w:type="auto"/>
            <w:vAlign w:val="center"/>
            <w:hideMark/>
          </w:tcPr>
          <w:p w14:paraId="66BBF990" w14:textId="77777777" w:rsidR="004A294F" w:rsidRPr="004A294F" w:rsidRDefault="004A294F" w:rsidP="004A294F">
            <w:pPr>
              <w:ind w:firstLine="0"/>
              <w:jc w:val="center"/>
              <w:rPr>
                <w:b/>
                <w:bCs/>
                <w:lang w:val="en-US"/>
              </w:rPr>
            </w:pPr>
            <w:r w:rsidRPr="004A294F">
              <w:rPr>
                <w:b/>
                <w:bCs/>
                <w:lang w:val="en-US"/>
              </w:rPr>
              <w:t>1 (</w:t>
            </w:r>
            <w:proofErr w:type="spellStart"/>
            <w:r w:rsidRPr="004A294F">
              <w:rPr>
                <w:b/>
                <w:bCs/>
                <w:lang w:val="en-US"/>
              </w:rPr>
              <w:t>Proyectos</w:t>
            </w:r>
            <w:proofErr w:type="spellEnd"/>
            <w:r w:rsidRPr="004A294F">
              <w:rPr>
                <w:b/>
                <w:bCs/>
                <w:lang w:val="en-US"/>
              </w:rPr>
              <w:t>)</w:t>
            </w:r>
          </w:p>
        </w:tc>
        <w:tc>
          <w:tcPr>
            <w:tcW w:w="0" w:type="auto"/>
            <w:vAlign w:val="center"/>
            <w:hideMark/>
          </w:tcPr>
          <w:p w14:paraId="5461F67B" w14:textId="77777777" w:rsidR="004A294F" w:rsidRPr="004A294F" w:rsidRDefault="004A294F" w:rsidP="004A294F">
            <w:pPr>
              <w:ind w:firstLine="0"/>
              <w:jc w:val="center"/>
              <w:rPr>
                <w:b/>
                <w:bCs/>
                <w:lang w:val="en-US"/>
              </w:rPr>
            </w:pPr>
            <w:r w:rsidRPr="004A294F">
              <w:rPr>
                <w:b/>
                <w:bCs/>
                <w:lang w:val="en-US"/>
              </w:rPr>
              <w:t>15</w:t>
            </w:r>
          </w:p>
        </w:tc>
        <w:tc>
          <w:tcPr>
            <w:tcW w:w="0" w:type="auto"/>
            <w:vAlign w:val="center"/>
            <w:hideMark/>
          </w:tcPr>
          <w:p w14:paraId="4D39BF79" w14:textId="77777777" w:rsidR="004A294F" w:rsidRPr="004A294F" w:rsidRDefault="004A294F" w:rsidP="004A294F">
            <w:pPr>
              <w:ind w:firstLine="0"/>
              <w:jc w:val="center"/>
              <w:rPr>
                <w:b/>
                <w:bCs/>
                <w:lang w:val="en-US"/>
              </w:rPr>
            </w:pPr>
            <w:r w:rsidRPr="004A294F">
              <w:rPr>
                <w:b/>
                <w:bCs/>
                <w:lang w:val="en-US"/>
              </w:rPr>
              <w:t xml:space="preserve">Simple </w:t>
            </w:r>
            <w:r w:rsidRPr="004A294F">
              <w:rPr>
                <w:b/>
                <w:bCs/>
                <w:i/>
                <w:iCs/>
                <w:lang w:val="en-US"/>
              </w:rPr>
              <w:t>(FTR 0-1, DET 6-19)</w:t>
            </w:r>
          </w:p>
        </w:tc>
        <w:tc>
          <w:tcPr>
            <w:tcW w:w="0" w:type="auto"/>
            <w:vAlign w:val="center"/>
            <w:hideMark/>
          </w:tcPr>
          <w:p w14:paraId="3B736949" w14:textId="77777777" w:rsidR="004A294F" w:rsidRPr="004A294F" w:rsidRDefault="004A294F" w:rsidP="004A294F">
            <w:pPr>
              <w:ind w:firstLine="0"/>
              <w:jc w:val="center"/>
              <w:rPr>
                <w:b/>
                <w:bCs/>
                <w:lang w:val="en-US"/>
              </w:rPr>
            </w:pPr>
            <w:r w:rsidRPr="004A294F">
              <w:rPr>
                <w:b/>
                <w:bCs/>
                <w:lang w:val="en-US"/>
              </w:rPr>
              <w:t>3</w:t>
            </w:r>
          </w:p>
        </w:tc>
      </w:tr>
      <w:tr w:rsidR="001A32A3" w:rsidRPr="004A294F" w14:paraId="733A7972" w14:textId="77777777" w:rsidTr="004A294F">
        <w:tc>
          <w:tcPr>
            <w:tcW w:w="0" w:type="auto"/>
            <w:vAlign w:val="center"/>
            <w:hideMark/>
          </w:tcPr>
          <w:p w14:paraId="351C7FBD" w14:textId="77777777" w:rsidR="004A294F" w:rsidRPr="004A294F" w:rsidRDefault="004A294F" w:rsidP="004A294F">
            <w:pPr>
              <w:ind w:firstLine="0"/>
              <w:jc w:val="center"/>
              <w:rPr>
                <w:b/>
                <w:bCs/>
                <w:lang w:val="es-MX"/>
              </w:rPr>
            </w:pPr>
            <w:r w:rsidRPr="004A294F">
              <w:rPr>
                <w:b/>
                <w:bCs/>
                <w:lang w:val="es-MX"/>
              </w:rPr>
              <w:t>GET /expedientes/:id (Visualizar detalles de documento)</w:t>
            </w:r>
          </w:p>
        </w:tc>
        <w:tc>
          <w:tcPr>
            <w:tcW w:w="0" w:type="auto"/>
            <w:vAlign w:val="center"/>
            <w:hideMark/>
          </w:tcPr>
          <w:p w14:paraId="215D51F9" w14:textId="77777777" w:rsidR="004A294F" w:rsidRPr="004A294F" w:rsidRDefault="004A294F" w:rsidP="004A294F">
            <w:pPr>
              <w:ind w:firstLine="0"/>
              <w:jc w:val="center"/>
              <w:rPr>
                <w:b/>
                <w:bCs/>
                <w:lang w:val="en-US"/>
              </w:rPr>
            </w:pPr>
            <w:r w:rsidRPr="004A294F">
              <w:rPr>
                <w:b/>
                <w:bCs/>
                <w:lang w:val="en-US"/>
              </w:rPr>
              <w:t>2 (</w:t>
            </w:r>
            <w:proofErr w:type="spellStart"/>
            <w:r w:rsidRPr="004A294F">
              <w:rPr>
                <w:b/>
                <w:bCs/>
                <w:lang w:val="en-US"/>
              </w:rPr>
              <w:t>Expedientes</w:t>
            </w:r>
            <w:proofErr w:type="spellEnd"/>
            <w:r w:rsidRPr="004A294F">
              <w:rPr>
                <w:b/>
                <w:bCs/>
                <w:lang w:val="en-US"/>
              </w:rPr>
              <w:t xml:space="preserve">, </w:t>
            </w:r>
            <w:proofErr w:type="spellStart"/>
            <w:r w:rsidRPr="004A294F">
              <w:rPr>
                <w:b/>
                <w:bCs/>
                <w:lang w:val="en-US"/>
              </w:rPr>
              <w:t>Proyectos</w:t>
            </w:r>
            <w:proofErr w:type="spellEnd"/>
            <w:r w:rsidRPr="004A294F">
              <w:rPr>
                <w:b/>
                <w:bCs/>
                <w:lang w:val="en-US"/>
              </w:rPr>
              <w:t>)</w:t>
            </w:r>
          </w:p>
        </w:tc>
        <w:tc>
          <w:tcPr>
            <w:tcW w:w="0" w:type="auto"/>
            <w:vAlign w:val="center"/>
            <w:hideMark/>
          </w:tcPr>
          <w:p w14:paraId="141E8EE8" w14:textId="77777777" w:rsidR="004A294F" w:rsidRPr="004A294F" w:rsidRDefault="004A294F" w:rsidP="004A294F">
            <w:pPr>
              <w:ind w:firstLine="0"/>
              <w:jc w:val="center"/>
              <w:rPr>
                <w:b/>
                <w:bCs/>
                <w:lang w:val="en-US"/>
              </w:rPr>
            </w:pPr>
            <w:r w:rsidRPr="004A294F">
              <w:rPr>
                <w:b/>
                <w:bCs/>
                <w:lang w:val="en-US"/>
              </w:rPr>
              <w:t>22</w:t>
            </w:r>
          </w:p>
        </w:tc>
        <w:tc>
          <w:tcPr>
            <w:tcW w:w="0" w:type="auto"/>
            <w:vAlign w:val="center"/>
            <w:hideMark/>
          </w:tcPr>
          <w:p w14:paraId="735D1EC3" w14:textId="77777777" w:rsidR="004A294F" w:rsidRPr="004A294F" w:rsidRDefault="004A294F" w:rsidP="004A294F">
            <w:pPr>
              <w:ind w:firstLine="0"/>
              <w:jc w:val="center"/>
              <w:rPr>
                <w:b/>
                <w:bCs/>
                <w:lang w:val="en-US"/>
              </w:rPr>
            </w:pPr>
            <w:r w:rsidRPr="004A294F">
              <w:rPr>
                <w:b/>
                <w:bCs/>
                <w:lang w:val="en-US"/>
              </w:rPr>
              <w:t xml:space="preserve">Media </w:t>
            </w:r>
            <w:r w:rsidRPr="004A294F">
              <w:rPr>
                <w:b/>
                <w:bCs/>
                <w:i/>
                <w:iCs/>
                <w:lang w:val="en-US"/>
              </w:rPr>
              <w:t>(FTR 2-3, DET 20+)</w:t>
            </w:r>
          </w:p>
        </w:tc>
        <w:tc>
          <w:tcPr>
            <w:tcW w:w="0" w:type="auto"/>
            <w:vAlign w:val="center"/>
            <w:hideMark/>
          </w:tcPr>
          <w:p w14:paraId="56721FCA" w14:textId="77777777" w:rsidR="004A294F" w:rsidRPr="004A294F" w:rsidRDefault="004A294F" w:rsidP="004A294F">
            <w:pPr>
              <w:ind w:firstLine="0"/>
              <w:jc w:val="center"/>
              <w:rPr>
                <w:b/>
                <w:bCs/>
                <w:lang w:val="en-US"/>
              </w:rPr>
            </w:pPr>
            <w:r w:rsidRPr="004A294F">
              <w:rPr>
                <w:b/>
                <w:bCs/>
                <w:lang w:val="en-US"/>
              </w:rPr>
              <w:t>4</w:t>
            </w:r>
          </w:p>
        </w:tc>
      </w:tr>
      <w:tr w:rsidR="001A32A3" w:rsidRPr="004A294F" w14:paraId="5B129FB1" w14:textId="77777777" w:rsidTr="004A294F">
        <w:tc>
          <w:tcPr>
            <w:tcW w:w="0" w:type="auto"/>
            <w:vAlign w:val="center"/>
            <w:hideMark/>
          </w:tcPr>
          <w:p w14:paraId="25520E4A" w14:textId="77777777" w:rsidR="004A294F" w:rsidRPr="004A294F" w:rsidRDefault="004A294F" w:rsidP="004A294F">
            <w:pPr>
              <w:ind w:firstLine="0"/>
              <w:jc w:val="center"/>
              <w:rPr>
                <w:b/>
                <w:bCs/>
                <w:lang w:val="es-MX"/>
              </w:rPr>
            </w:pPr>
            <w:r w:rsidRPr="004A294F">
              <w:rPr>
                <w:b/>
                <w:bCs/>
                <w:lang w:val="es-MX"/>
              </w:rPr>
              <w:t>GET /auditoria (Ver traza de logs del sistema)</w:t>
            </w:r>
          </w:p>
        </w:tc>
        <w:tc>
          <w:tcPr>
            <w:tcW w:w="0" w:type="auto"/>
            <w:vAlign w:val="center"/>
            <w:hideMark/>
          </w:tcPr>
          <w:p w14:paraId="57FAFABB" w14:textId="77777777" w:rsidR="004A294F" w:rsidRPr="004A294F" w:rsidRDefault="004A294F" w:rsidP="004A294F">
            <w:pPr>
              <w:ind w:firstLine="0"/>
              <w:jc w:val="center"/>
              <w:rPr>
                <w:b/>
                <w:bCs/>
                <w:lang w:val="en-US"/>
              </w:rPr>
            </w:pPr>
            <w:r w:rsidRPr="004A294F">
              <w:rPr>
                <w:b/>
                <w:bCs/>
                <w:lang w:val="en-US"/>
              </w:rPr>
              <w:t xml:space="preserve">1 (Log de </w:t>
            </w:r>
            <w:proofErr w:type="spellStart"/>
            <w:r w:rsidRPr="004A294F">
              <w:rPr>
                <w:b/>
                <w:bCs/>
                <w:lang w:val="en-US"/>
              </w:rPr>
              <w:t>Auditoría</w:t>
            </w:r>
            <w:proofErr w:type="spellEnd"/>
            <w:r w:rsidRPr="004A294F">
              <w:rPr>
                <w:b/>
                <w:bCs/>
                <w:lang w:val="en-US"/>
              </w:rPr>
              <w:t>)</w:t>
            </w:r>
          </w:p>
        </w:tc>
        <w:tc>
          <w:tcPr>
            <w:tcW w:w="0" w:type="auto"/>
            <w:vAlign w:val="center"/>
            <w:hideMark/>
          </w:tcPr>
          <w:p w14:paraId="5271CD92" w14:textId="77777777" w:rsidR="004A294F" w:rsidRPr="004A294F" w:rsidRDefault="004A294F" w:rsidP="004A294F">
            <w:pPr>
              <w:ind w:firstLine="0"/>
              <w:jc w:val="center"/>
              <w:rPr>
                <w:b/>
                <w:bCs/>
                <w:lang w:val="en-US"/>
              </w:rPr>
            </w:pPr>
            <w:r w:rsidRPr="004A294F">
              <w:rPr>
                <w:b/>
                <w:bCs/>
                <w:lang w:val="en-US"/>
              </w:rPr>
              <w:t>12</w:t>
            </w:r>
          </w:p>
        </w:tc>
        <w:tc>
          <w:tcPr>
            <w:tcW w:w="0" w:type="auto"/>
            <w:vAlign w:val="center"/>
            <w:hideMark/>
          </w:tcPr>
          <w:p w14:paraId="72E83A9E" w14:textId="77777777" w:rsidR="004A294F" w:rsidRPr="004A294F" w:rsidRDefault="004A294F" w:rsidP="004A294F">
            <w:pPr>
              <w:ind w:firstLine="0"/>
              <w:jc w:val="center"/>
              <w:rPr>
                <w:b/>
                <w:bCs/>
                <w:lang w:val="en-US"/>
              </w:rPr>
            </w:pPr>
            <w:r w:rsidRPr="004A294F">
              <w:rPr>
                <w:b/>
                <w:bCs/>
                <w:lang w:val="en-US"/>
              </w:rPr>
              <w:t xml:space="preserve">Simple </w:t>
            </w:r>
            <w:r w:rsidRPr="004A294F">
              <w:rPr>
                <w:b/>
                <w:bCs/>
                <w:i/>
                <w:iCs/>
                <w:lang w:val="en-US"/>
              </w:rPr>
              <w:t>(FTR 0-1, DET 6-19)</w:t>
            </w:r>
          </w:p>
        </w:tc>
        <w:tc>
          <w:tcPr>
            <w:tcW w:w="0" w:type="auto"/>
            <w:vAlign w:val="center"/>
            <w:hideMark/>
          </w:tcPr>
          <w:p w14:paraId="521DC4C5" w14:textId="77777777" w:rsidR="004A294F" w:rsidRPr="004A294F" w:rsidRDefault="004A294F" w:rsidP="004A294F">
            <w:pPr>
              <w:ind w:firstLine="0"/>
              <w:jc w:val="center"/>
              <w:rPr>
                <w:b/>
                <w:bCs/>
                <w:lang w:val="en-US"/>
              </w:rPr>
            </w:pPr>
            <w:r w:rsidRPr="004A294F">
              <w:rPr>
                <w:b/>
                <w:bCs/>
                <w:lang w:val="en-US"/>
              </w:rPr>
              <w:t>3</w:t>
            </w:r>
          </w:p>
        </w:tc>
      </w:tr>
      <w:tr w:rsidR="001A32A3" w:rsidRPr="004A294F" w14:paraId="7A0756EF" w14:textId="77777777" w:rsidTr="004A294F">
        <w:tc>
          <w:tcPr>
            <w:tcW w:w="0" w:type="auto"/>
            <w:vAlign w:val="center"/>
            <w:hideMark/>
          </w:tcPr>
          <w:p w14:paraId="7485393E" w14:textId="77777777" w:rsidR="004A294F" w:rsidRPr="004A294F" w:rsidRDefault="004A294F" w:rsidP="004A294F">
            <w:pPr>
              <w:ind w:firstLine="0"/>
              <w:jc w:val="center"/>
              <w:rPr>
                <w:b/>
                <w:bCs/>
                <w:lang w:val="es-MX"/>
              </w:rPr>
            </w:pPr>
            <w:r w:rsidRPr="004A294F">
              <w:rPr>
                <w:b/>
                <w:bCs/>
                <w:lang w:val="es-MX"/>
              </w:rPr>
              <w:t>GET /perfil/</w:t>
            </w:r>
            <w:proofErr w:type="spellStart"/>
            <w:r w:rsidRPr="004A294F">
              <w:rPr>
                <w:b/>
                <w:bCs/>
                <w:lang w:val="es-MX"/>
              </w:rPr>
              <w:t>suscripcion</w:t>
            </w:r>
            <w:proofErr w:type="spellEnd"/>
            <w:r w:rsidRPr="004A294F">
              <w:rPr>
                <w:b/>
                <w:bCs/>
                <w:lang w:val="es-MX"/>
              </w:rPr>
              <w:t xml:space="preserve"> (Estado de la cuenta)</w:t>
            </w:r>
          </w:p>
        </w:tc>
        <w:tc>
          <w:tcPr>
            <w:tcW w:w="0" w:type="auto"/>
            <w:vAlign w:val="center"/>
            <w:hideMark/>
          </w:tcPr>
          <w:p w14:paraId="35F1E79A" w14:textId="77777777" w:rsidR="004A294F" w:rsidRPr="004A294F" w:rsidRDefault="004A294F" w:rsidP="004A294F">
            <w:pPr>
              <w:ind w:firstLine="0"/>
              <w:jc w:val="center"/>
              <w:rPr>
                <w:b/>
                <w:bCs/>
                <w:lang w:val="en-US"/>
              </w:rPr>
            </w:pPr>
            <w:r w:rsidRPr="004A294F">
              <w:rPr>
                <w:b/>
                <w:bCs/>
                <w:lang w:val="en-US"/>
              </w:rPr>
              <w:t>1 (</w:t>
            </w:r>
            <w:proofErr w:type="spellStart"/>
            <w:r w:rsidRPr="004A294F">
              <w:rPr>
                <w:b/>
                <w:bCs/>
                <w:lang w:val="en-US"/>
              </w:rPr>
              <w:t>Suscripciones</w:t>
            </w:r>
            <w:proofErr w:type="spellEnd"/>
            <w:r w:rsidRPr="004A294F">
              <w:rPr>
                <w:b/>
                <w:bCs/>
                <w:lang w:val="en-US"/>
              </w:rPr>
              <w:t xml:space="preserve"> </w:t>
            </w:r>
            <w:proofErr w:type="spellStart"/>
            <w:r w:rsidRPr="004A294F">
              <w:rPr>
                <w:b/>
                <w:bCs/>
                <w:lang w:val="en-US"/>
              </w:rPr>
              <w:t>Internas</w:t>
            </w:r>
            <w:proofErr w:type="spellEnd"/>
            <w:r w:rsidRPr="004A294F">
              <w:rPr>
                <w:b/>
                <w:bCs/>
                <w:lang w:val="en-US"/>
              </w:rPr>
              <w:t>)</w:t>
            </w:r>
          </w:p>
        </w:tc>
        <w:tc>
          <w:tcPr>
            <w:tcW w:w="0" w:type="auto"/>
            <w:vAlign w:val="center"/>
            <w:hideMark/>
          </w:tcPr>
          <w:p w14:paraId="1C4EBDF6" w14:textId="77777777" w:rsidR="004A294F" w:rsidRPr="004A294F" w:rsidRDefault="004A294F" w:rsidP="004A294F">
            <w:pPr>
              <w:ind w:firstLine="0"/>
              <w:jc w:val="center"/>
              <w:rPr>
                <w:b/>
                <w:bCs/>
                <w:lang w:val="en-US"/>
              </w:rPr>
            </w:pPr>
            <w:r w:rsidRPr="004A294F">
              <w:rPr>
                <w:b/>
                <w:bCs/>
                <w:lang w:val="en-US"/>
              </w:rPr>
              <w:t>10</w:t>
            </w:r>
          </w:p>
        </w:tc>
        <w:tc>
          <w:tcPr>
            <w:tcW w:w="0" w:type="auto"/>
            <w:vAlign w:val="center"/>
            <w:hideMark/>
          </w:tcPr>
          <w:p w14:paraId="13DA56FE" w14:textId="77777777" w:rsidR="004A294F" w:rsidRPr="004A294F" w:rsidRDefault="004A294F" w:rsidP="004A294F">
            <w:pPr>
              <w:ind w:firstLine="0"/>
              <w:jc w:val="center"/>
              <w:rPr>
                <w:b/>
                <w:bCs/>
                <w:lang w:val="en-US"/>
              </w:rPr>
            </w:pPr>
            <w:r w:rsidRPr="004A294F">
              <w:rPr>
                <w:b/>
                <w:bCs/>
                <w:lang w:val="en-US"/>
              </w:rPr>
              <w:t xml:space="preserve">Simple </w:t>
            </w:r>
            <w:r w:rsidRPr="004A294F">
              <w:rPr>
                <w:b/>
                <w:bCs/>
                <w:i/>
                <w:iCs/>
                <w:lang w:val="en-US"/>
              </w:rPr>
              <w:t>(FTR 0-1, DET 6-19)</w:t>
            </w:r>
          </w:p>
        </w:tc>
        <w:tc>
          <w:tcPr>
            <w:tcW w:w="0" w:type="auto"/>
            <w:vAlign w:val="center"/>
            <w:hideMark/>
          </w:tcPr>
          <w:p w14:paraId="3A4812D5" w14:textId="77777777" w:rsidR="004A294F" w:rsidRPr="004A294F" w:rsidRDefault="004A294F" w:rsidP="004A294F">
            <w:pPr>
              <w:ind w:firstLine="0"/>
              <w:jc w:val="center"/>
              <w:rPr>
                <w:b/>
                <w:bCs/>
                <w:lang w:val="en-US"/>
              </w:rPr>
            </w:pPr>
            <w:r w:rsidRPr="004A294F">
              <w:rPr>
                <w:b/>
                <w:bCs/>
                <w:lang w:val="en-US"/>
              </w:rPr>
              <w:t>3</w:t>
            </w:r>
          </w:p>
        </w:tc>
      </w:tr>
      <w:tr w:rsidR="001A32A3" w:rsidRPr="004A294F" w14:paraId="5AF96BFE" w14:textId="77777777" w:rsidTr="004A294F">
        <w:trPr>
          <w:cnfStyle w:val="010000000000" w:firstRow="0" w:lastRow="1" w:firstColumn="0" w:lastColumn="0" w:oddVBand="0" w:evenVBand="0" w:oddHBand="0" w:evenHBand="0" w:firstRowFirstColumn="0" w:firstRowLastColumn="0" w:lastRowFirstColumn="0" w:lastRowLastColumn="0"/>
        </w:trPr>
        <w:tc>
          <w:tcPr>
            <w:tcW w:w="0" w:type="auto"/>
            <w:vAlign w:val="center"/>
            <w:hideMark/>
          </w:tcPr>
          <w:p w14:paraId="069EFBB3" w14:textId="77777777" w:rsidR="004A294F" w:rsidRPr="004A294F" w:rsidRDefault="004A294F" w:rsidP="004A294F">
            <w:pPr>
              <w:ind w:firstLine="0"/>
              <w:jc w:val="center"/>
              <w:rPr>
                <w:lang w:val="en-US"/>
              </w:rPr>
            </w:pPr>
            <w:r w:rsidRPr="004A294F">
              <w:rPr>
                <w:lang w:val="en-US"/>
              </w:rPr>
              <w:t>Subtotal EQ</w:t>
            </w:r>
          </w:p>
        </w:tc>
        <w:tc>
          <w:tcPr>
            <w:tcW w:w="0" w:type="auto"/>
            <w:vAlign w:val="center"/>
            <w:hideMark/>
          </w:tcPr>
          <w:p w14:paraId="1C2AB2A9" w14:textId="77777777" w:rsidR="004A294F" w:rsidRPr="004A294F" w:rsidRDefault="004A294F" w:rsidP="004A294F">
            <w:pPr>
              <w:ind w:firstLine="0"/>
              <w:jc w:val="center"/>
              <w:rPr>
                <w:lang w:val="en-US"/>
              </w:rPr>
            </w:pPr>
          </w:p>
        </w:tc>
        <w:tc>
          <w:tcPr>
            <w:tcW w:w="0" w:type="auto"/>
            <w:vAlign w:val="center"/>
            <w:hideMark/>
          </w:tcPr>
          <w:p w14:paraId="2D14AC73" w14:textId="77777777" w:rsidR="004A294F" w:rsidRPr="004A294F" w:rsidRDefault="004A294F" w:rsidP="004A294F">
            <w:pPr>
              <w:ind w:firstLine="0"/>
              <w:jc w:val="center"/>
              <w:rPr>
                <w:lang w:val="en-US"/>
              </w:rPr>
            </w:pPr>
          </w:p>
        </w:tc>
        <w:tc>
          <w:tcPr>
            <w:tcW w:w="0" w:type="auto"/>
            <w:vAlign w:val="center"/>
            <w:hideMark/>
          </w:tcPr>
          <w:p w14:paraId="0D289451" w14:textId="77777777" w:rsidR="004A294F" w:rsidRPr="004A294F" w:rsidRDefault="004A294F" w:rsidP="004A294F">
            <w:pPr>
              <w:ind w:firstLine="0"/>
              <w:jc w:val="center"/>
              <w:rPr>
                <w:lang w:val="en-US"/>
              </w:rPr>
            </w:pPr>
          </w:p>
        </w:tc>
        <w:tc>
          <w:tcPr>
            <w:tcW w:w="0" w:type="auto"/>
            <w:vAlign w:val="center"/>
            <w:hideMark/>
          </w:tcPr>
          <w:p w14:paraId="68CEA76A" w14:textId="77777777" w:rsidR="004A294F" w:rsidRPr="004A294F" w:rsidRDefault="004A294F" w:rsidP="004A294F">
            <w:pPr>
              <w:ind w:firstLine="0"/>
              <w:jc w:val="center"/>
              <w:rPr>
                <w:lang w:val="en-US"/>
              </w:rPr>
            </w:pPr>
            <w:r w:rsidRPr="004A294F">
              <w:rPr>
                <w:lang w:val="en-US"/>
              </w:rPr>
              <w:t>17 PF</w:t>
            </w:r>
          </w:p>
        </w:tc>
      </w:tr>
    </w:tbl>
    <w:p w14:paraId="656B09ED" w14:textId="77777777" w:rsidR="006349A3" w:rsidRDefault="006349A3" w:rsidP="00953AE8">
      <w:pPr>
        <w:rPr>
          <w:b/>
          <w:bCs/>
          <w:lang w:val="es-MX"/>
        </w:rPr>
      </w:pPr>
    </w:p>
    <w:p w14:paraId="5269B6FB" w14:textId="77777777" w:rsidR="0079636F" w:rsidRDefault="0079636F">
      <w:pPr>
        <w:spacing w:before="120" w:after="200" w:line="264" w:lineRule="auto"/>
        <w:ind w:firstLine="0"/>
        <w:jc w:val="left"/>
        <w:rPr>
          <w:b/>
          <w:bCs/>
        </w:rPr>
      </w:pPr>
      <w:r>
        <w:rPr>
          <w:b/>
          <w:bCs/>
        </w:rPr>
        <w:br w:type="page"/>
      </w:r>
    </w:p>
    <w:p w14:paraId="13617C06" w14:textId="07FB7E02" w:rsidR="00115E27" w:rsidRDefault="0079636F" w:rsidP="00B27DE3">
      <w:pPr>
        <w:pStyle w:val="Ttulo4"/>
        <w:rPr>
          <w:lang w:val="es-MX"/>
        </w:rPr>
      </w:pPr>
      <w:r w:rsidRPr="0079636F">
        <w:lastRenderedPageBreak/>
        <w:t xml:space="preserve">Paso 4: Calcular </w:t>
      </w:r>
      <w:r w:rsidR="00585693">
        <w:t>los Puntos de Función no Ajustados (</w:t>
      </w:r>
      <w:r w:rsidRPr="0079636F">
        <w:t>UFP</w:t>
      </w:r>
      <w:r w:rsidR="00585693">
        <w:t>)</w:t>
      </w:r>
    </w:p>
    <w:tbl>
      <w:tblPr>
        <w:tblStyle w:val="Tablanormal2"/>
        <w:tblW w:w="0" w:type="auto"/>
        <w:tblLook w:val="04A0" w:firstRow="1" w:lastRow="0" w:firstColumn="1" w:lastColumn="0" w:noHBand="0" w:noVBand="1"/>
      </w:tblPr>
      <w:tblGrid>
        <w:gridCol w:w="2120"/>
        <w:gridCol w:w="717"/>
        <w:gridCol w:w="2180"/>
        <w:gridCol w:w="4343"/>
      </w:tblGrid>
      <w:tr w:rsidR="0067514E" w:rsidRPr="0079636F" w14:paraId="1FA6B017" w14:textId="77777777" w:rsidTr="00B27D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FE0F2B" w14:textId="77777777" w:rsidR="0079636F" w:rsidRPr="0079636F" w:rsidRDefault="0079636F" w:rsidP="00B27DE3">
            <w:pPr>
              <w:ind w:firstLine="0"/>
              <w:jc w:val="center"/>
              <w:rPr>
                <w:lang w:val="en-US"/>
              </w:rPr>
            </w:pPr>
            <w:r w:rsidRPr="0079636F">
              <w:rPr>
                <w:lang w:val="en-US"/>
              </w:rPr>
              <w:t xml:space="preserve">Tipo de </w:t>
            </w:r>
            <w:proofErr w:type="spellStart"/>
            <w:r w:rsidRPr="0079636F">
              <w:rPr>
                <w:lang w:val="en-US"/>
              </w:rPr>
              <w:t>Componente</w:t>
            </w:r>
            <w:proofErr w:type="spellEnd"/>
          </w:p>
        </w:tc>
        <w:tc>
          <w:tcPr>
            <w:tcW w:w="0" w:type="auto"/>
            <w:vAlign w:val="center"/>
            <w:hideMark/>
          </w:tcPr>
          <w:p w14:paraId="5498C8E0" w14:textId="77777777" w:rsidR="0079636F" w:rsidRPr="0079636F" w:rsidRDefault="0079636F" w:rsidP="00B27DE3">
            <w:pPr>
              <w:ind w:firstLine="0"/>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sidRPr="0079636F">
              <w:rPr>
                <w:lang w:val="en-US"/>
              </w:rPr>
              <w:t>Siglas</w:t>
            </w:r>
            <w:proofErr w:type="spellEnd"/>
          </w:p>
        </w:tc>
        <w:tc>
          <w:tcPr>
            <w:tcW w:w="0" w:type="auto"/>
            <w:vAlign w:val="center"/>
            <w:hideMark/>
          </w:tcPr>
          <w:p w14:paraId="045F1491" w14:textId="77777777" w:rsidR="0079636F" w:rsidRPr="0079636F" w:rsidRDefault="0079636F" w:rsidP="00B27DE3">
            <w:pPr>
              <w:ind w:firstLine="0"/>
              <w:jc w:val="center"/>
              <w:cnfStyle w:val="100000000000" w:firstRow="1" w:lastRow="0" w:firstColumn="0" w:lastColumn="0" w:oddVBand="0" w:evenVBand="0" w:oddHBand="0" w:evenHBand="0" w:firstRowFirstColumn="0" w:firstRowLastColumn="0" w:lastRowFirstColumn="0" w:lastRowLastColumn="0"/>
              <w:rPr>
                <w:lang w:val="en-US"/>
              </w:rPr>
            </w:pPr>
            <w:r w:rsidRPr="0079636F">
              <w:rPr>
                <w:lang w:val="en-US"/>
              </w:rPr>
              <w:t xml:space="preserve">Puntos </w:t>
            </w:r>
            <w:proofErr w:type="spellStart"/>
            <w:r w:rsidRPr="0079636F">
              <w:rPr>
                <w:lang w:val="en-US"/>
              </w:rPr>
              <w:t>Acumulados</w:t>
            </w:r>
            <w:proofErr w:type="spellEnd"/>
            <w:r w:rsidRPr="0079636F">
              <w:rPr>
                <w:lang w:val="en-US"/>
              </w:rPr>
              <w:t xml:space="preserve"> (Subtotal)</w:t>
            </w:r>
          </w:p>
        </w:tc>
        <w:tc>
          <w:tcPr>
            <w:tcW w:w="0" w:type="auto"/>
            <w:vAlign w:val="center"/>
            <w:hideMark/>
          </w:tcPr>
          <w:p w14:paraId="4EA4B453" w14:textId="77777777" w:rsidR="0079636F" w:rsidRPr="0079636F" w:rsidRDefault="0079636F" w:rsidP="00B27DE3">
            <w:pPr>
              <w:ind w:firstLine="0"/>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sidRPr="0079636F">
              <w:rPr>
                <w:lang w:val="en-US"/>
              </w:rPr>
              <w:t>Descripción</w:t>
            </w:r>
            <w:proofErr w:type="spellEnd"/>
            <w:r w:rsidRPr="0079636F">
              <w:rPr>
                <w:lang w:val="en-US"/>
              </w:rPr>
              <w:t xml:space="preserve"> </w:t>
            </w:r>
            <w:proofErr w:type="spellStart"/>
            <w:r w:rsidRPr="0079636F">
              <w:rPr>
                <w:lang w:val="en-US"/>
              </w:rPr>
              <w:t>en</w:t>
            </w:r>
            <w:proofErr w:type="spellEnd"/>
            <w:r w:rsidRPr="0079636F">
              <w:rPr>
                <w:lang w:val="en-US"/>
              </w:rPr>
              <w:t xml:space="preserve"> </w:t>
            </w:r>
            <w:proofErr w:type="spellStart"/>
            <w:r w:rsidRPr="0079636F">
              <w:rPr>
                <w:lang w:val="en-US"/>
              </w:rPr>
              <w:t>el</w:t>
            </w:r>
            <w:proofErr w:type="spellEnd"/>
            <w:r w:rsidRPr="0079636F">
              <w:rPr>
                <w:lang w:val="en-US"/>
              </w:rPr>
              <w:t xml:space="preserve"> Proyecto</w:t>
            </w:r>
          </w:p>
        </w:tc>
      </w:tr>
      <w:tr w:rsidR="0067514E" w:rsidRPr="0079636F" w14:paraId="3E44E289" w14:textId="77777777" w:rsidTr="00B27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BE3753" w14:textId="77777777" w:rsidR="0079636F" w:rsidRPr="0079636F" w:rsidRDefault="0079636F" w:rsidP="00B27DE3">
            <w:pPr>
              <w:ind w:firstLine="0"/>
              <w:jc w:val="center"/>
              <w:rPr>
                <w:lang w:val="en-US"/>
              </w:rPr>
            </w:pPr>
            <w:proofErr w:type="spellStart"/>
            <w:r w:rsidRPr="0079636F">
              <w:rPr>
                <w:lang w:val="en-US"/>
              </w:rPr>
              <w:t>Archivos</w:t>
            </w:r>
            <w:proofErr w:type="spellEnd"/>
            <w:r w:rsidRPr="0079636F">
              <w:rPr>
                <w:lang w:val="en-US"/>
              </w:rPr>
              <w:t xml:space="preserve"> </w:t>
            </w:r>
            <w:proofErr w:type="spellStart"/>
            <w:r w:rsidRPr="0079636F">
              <w:rPr>
                <w:lang w:val="en-US"/>
              </w:rPr>
              <w:t>Lógicos</w:t>
            </w:r>
            <w:proofErr w:type="spellEnd"/>
            <w:r w:rsidRPr="0079636F">
              <w:rPr>
                <w:lang w:val="en-US"/>
              </w:rPr>
              <w:t xml:space="preserve"> </w:t>
            </w:r>
            <w:proofErr w:type="spellStart"/>
            <w:r w:rsidRPr="0079636F">
              <w:rPr>
                <w:lang w:val="en-US"/>
              </w:rPr>
              <w:t>Internos</w:t>
            </w:r>
            <w:proofErr w:type="spellEnd"/>
          </w:p>
        </w:tc>
        <w:tc>
          <w:tcPr>
            <w:tcW w:w="0" w:type="auto"/>
            <w:vAlign w:val="center"/>
            <w:hideMark/>
          </w:tcPr>
          <w:p w14:paraId="145D443F" w14:textId="77777777" w:rsidR="0079636F" w:rsidRPr="0079636F" w:rsidRDefault="0079636F" w:rsidP="00B27DE3">
            <w:pPr>
              <w:ind w:firstLine="0"/>
              <w:jc w:val="center"/>
              <w:cnfStyle w:val="000000100000" w:firstRow="0" w:lastRow="0" w:firstColumn="0" w:lastColumn="0" w:oddVBand="0" w:evenVBand="0" w:oddHBand="1" w:evenHBand="0" w:firstRowFirstColumn="0" w:firstRowLastColumn="0" w:lastRowFirstColumn="0" w:lastRowLastColumn="0"/>
              <w:rPr>
                <w:b/>
                <w:bCs/>
                <w:lang w:val="en-US"/>
              </w:rPr>
            </w:pPr>
            <w:r w:rsidRPr="0079636F">
              <w:rPr>
                <w:b/>
                <w:bCs/>
                <w:lang w:val="en-US"/>
              </w:rPr>
              <w:t>ILF</w:t>
            </w:r>
          </w:p>
        </w:tc>
        <w:tc>
          <w:tcPr>
            <w:tcW w:w="0" w:type="auto"/>
            <w:vAlign w:val="center"/>
            <w:hideMark/>
          </w:tcPr>
          <w:p w14:paraId="590FD73D" w14:textId="77777777" w:rsidR="0079636F" w:rsidRPr="0079636F" w:rsidRDefault="0079636F" w:rsidP="00B27DE3">
            <w:pPr>
              <w:ind w:firstLine="0"/>
              <w:jc w:val="center"/>
              <w:cnfStyle w:val="000000100000" w:firstRow="0" w:lastRow="0" w:firstColumn="0" w:lastColumn="0" w:oddVBand="0" w:evenVBand="0" w:oddHBand="1" w:evenHBand="0" w:firstRowFirstColumn="0" w:firstRowLastColumn="0" w:lastRowFirstColumn="0" w:lastRowLastColumn="0"/>
              <w:rPr>
                <w:b/>
                <w:bCs/>
                <w:lang w:val="en-US"/>
              </w:rPr>
            </w:pPr>
            <w:r w:rsidRPr="0079636F">
              <w:rPr>
                <w:b/>
                <w:bCs/>
                <w:lang w:val="en-US"/>
              </w:rPr>
              <w:t>62</w:t>
            </w:r>
          </w:p>
        </w:tc>
        <w:tc>
          <w:tcPr>
            <w:tcW w:w="0" w:type="auto"/>
            <w:vAlign w:val="center"/>
            <w:hideMark/>
          </w:tcPr>
          <w:p w14:paraId="4FC11B65" w14:textId="77777777" w:rsidR="0079636F" w:rsidRPr="0079636F" w:rsidRDefault="0079636F" w:rsidP="00B27DE3">
            <w:pPr>
              <w:ind w:firstLine="0"/>
              <w:jc w:val="center"/>
              <w:cnfStyle w:val="000000100000" w:firstRow="0" w:lastRow="0" w:firstColumn="0" w:lastColumn="0" w:oddVBand="0" w:evenVBand="0" w:oddHBand="1" w:evenHBand="0" w:firstRowFirstColumn="0" w:firstRowLastColumn="0" w:lastRowFirstColumn="0" w:lastRowLastColumn="0"/>
              <w:rPr>
                <w:b/>
                <w:bCs/>
                <w:lang w:val="es-MX"/>
              </w:rPr>
            </w:pPr>
            <w:r w:rsidRPr="0079636F">
              <w:rPr>
                <w:b/>
                <w:bCs/>
                <w:lang w:val="es-MX"/>
              </w:rPr>
              <w:t>Base de datos interna (Proyectos, Usuarios, Reglas, Certificados).</w:t>
            </w:r>
          </w:p>
        </w:tc>
      </w:tr>
      <w:tr w:rsidR="0067514E" w:rsidRPr="0079636F" w14:paraId="39967E30" w14:textId="77777777" w:rsidTr="00B27DE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B36A5F" w14:textId="77777777" w:rsidR="0079636F" w:rsidRPr="0079636F" w:rsidRDefault="0079636F" w:rsidP="00B27DE3">
            <w:pPr>
              <w:ind w:firstLine="0"/>
              <w:jc w:val="center"/>
              <w:rPr>
                <w:lang w:val="en-US"/>
              </w:rPr>
            </w:pPr>
            <w:proofErr w:type="spellStart"/>
            <w:r w:rsidRPr="0079636F">
              <w:rPr>
                <w:lang w:val="en-US"/>
              </w:rPr>
              <w:t>Archivos</w:t>
            </w:r>
            <w:proofErr w:type="spellEnd"/>
            <w:r w:rsidRPr="0079636F">
              <w:rPr>
                <w:lang w:val="en-US"/>
              </w:rPr>
              <w:t xml:space="preserve"> de </w:t>
            </w:r>
            <w:proofErr w:type="spellStart"/>
            <w:r w:rsidRPr="0079636F">
              <w:rPr>
                <w:lang w:val="en-US"/>
              </w:rPr>
              <w:t>Interfaz</w:t>
            </w:r>
            <w:proofErr w:type="spellEnd"/>
            <w:r w:rsidRPr="0079636F">
              <w:rPr>
                <w:lang w:val="en-US"/>
              </w:rPr>
              <w:t xml:space="preserve"> Externa</w:t>
            </w:r>
          </w:p>
        </w:tc>
        <w:tc>
          <w:tcPr>
            <w:tcW w:w="0" w:type="auto"/>
            <w:vAlign w:val="center"/>
            <w:hideMark/>
          </w:tcPr>
          <w:p w14:paraId="4504BF17" w14:textId="77777777" w:rsidR="0079636F" w:rsidRPr="0079636F" w:rsidRDefault="0079636F" w:rsidP="00B27DE3">
            <w:pPr>
              <w:ind w:firstLine="0"/>
              <w:jc w:val="center"/>
              <w:cnfStyle w:val="000000000000" w:firstRow="0" w:lastRow="0" w:firstColumn="0" w:lastColumn="0" w:oddVBand="0" w:evenVBand="0" w:oddHBand="0" w:evenHBand="0" w:firstRowFirstColumn="0" w:firstRowLastColumn="0" w:lastRowFirstColumn="0" w:lastRowLastColumn="0"/>
              <w:rPr>
                <w:b/>
                <w:bCs/>
                <w:lang w:val="en-US"/>
              </w:rPr>
            </w:pPr>
            <w:r w:rsidRPr="0079636F">
              <w:rPr>
                <w:b/>
                <w:bCs/>
                <w:lang w:val="en-US"/>
              </w:rPr>
              <w:t>EIF</w:t>
            </w:r>
          </w:p>
        </w:tc>
        <w:tc>
          <w:tcPr>
            <w:tcW w:w="0" w:type="auto"/>
            <w:vAlign w:val="center"/>
            <w:hideMark/>
          </w:tcPr>
          <w:p w14:paraId="6223A381" w14:textId="77777777" w:rsidR="0079636F" w:rsidRPr="0079636F" w:rsidRDefault="0079636F" w:rsidP="00B27DE3">
            <w:pPr>
              <w:ind w:firstLine="0"/>
              <w:jc w:val="center"/>
              <w:cnfStyle w:val="000000000000" w:firstRow="0" w:lastRow="0" w:firstColumn="0" w:lastColumn="0" w:oddVBand="0" w:evenVBand="0" w:oddHBand="0" w:evenHBand="0" w:firstRowFirstColumn="0" w:firstRowLastColumn="0" w:lastRowFirstColumn="0" w:lastRowLastColumn="0"/>
              <w:rPr>
                <w:b/>
                <w:bCs/>
                <w:lang w:val="en-US"/>
              </w:rPr>
            </w:pPr>
            <w:r w:rsidRPr="0079636F">
              <w:rPr>
                <w:b/>
                <w:bCs/>
                <w:lang w:val="en-US"/>
              </w:rPr>
              <w:t>39</w:t>
            </w:r>
          </w:p>
        </w:tc>
        <w:tc>
          <w:tcPr>
            <w:tcW w:w="0" w:type="auto"/>
            <w:vAlign w:val="center"/>
            <w:hideMark/>
          </w:tcPr>
          <w:p w14:paraId="0C447704" w14:textId="77777777" w:rsidR="0079636F" w:rsidRPr="0079636F" w:rsidRDefault="0079636F" w:rsidP="00B27DE3">
            <w:pPr>
              <w:ind w:firstLine="0"/>
              <w:jc w:val="center"/>
              <w:cnfStyle w:val="000000000000" w:firstRow="0" w:lastRow="0" w:firstColumn="0" w:lastColumn="0" w:oddVBand="0" w:evenVBand="0" w:oddHBand="0" w:evenHBand="0" w:firstRowFirstColumn="0" w:firstRowLastColumn="0" w:lastRowFirstColumn="0" w:lastRowLastColumn="0"/>
              <w:rPr>
                <w:b/>
                <w:bCs/>
                <w:lang w:val="es-MX"/>
              </w:rPr>
            </w:pPr>
            <w:r w:rsidRPr="0079636F">
              <w:rPr>
                <w:b/>
                <w:bCs/>
                <w:lang w:val="es-MX"/>
              </w:rPr>
              <w:t xml:space="preserve">Consultas a DGII, Catastro, </w:t>
            </w:r>
            <w:proofErr w:type="spellStart"/>
            <w:r w:rsidRPr="0079636F">
              <w:rPr>
                <w:b/>
                <w:bCs/>
                <w:lang w:val="es-MX"/>
              </w:rPr>
              <w:t>TransUnion</w:t>
            </w:r>
            <w:proofErr w:type="spellEnd"/>
            <w:r w:rsidRPr="0079636F">
              <w:rPr>
                <w:b/>
                <w:bCs/>
                <w:lang w:val="es-MX"/>
              </w:rPr>
              <w:t>, Registro Inmobiliario.</w:t>
            </w:r>
          </w:p>
        </w:tc>
      </w:tr>
      <w:tr w:rsidR="0067514E" w:rsidRPr="0079636F" w14:paraId="47609A81" w14:textId="77777777" w:rsidTr="00B27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73D7F2" w14:textId="77777777" w:rsidR="0079636F" w:rsidRPr="0079636F" w:rsidRDefault="0079636F" w:rsidP="00B27DE3">
            <w:pPr>
              <w:ind w:firstLine="0"/>
              <w:jc w:val="center"/>
              <w:rPr>
                <w:lang w:val="en-US"/>
              </w:rPr>
            </w:pPr>
            <w:r w:rsidRPr="0079636F">
              <w:rPr>
                <w:lang w:val="en-US"/>
              </w:rPr>
              <w:t xml:space="preserve">Entradas </w:t>
            </w:r>
            <w:proofErr w:type="spellStart"/>
            <w:r w:rsidRPr="0079636F">
              <w:rPr>
                <w:lang w:val="en-US"/>
              </w:rPr>
              <w:t>Externas</w:t>
            </w:r>
            <w:proofErr w:type="spellEnd"/>
          </w:p>
        </w:tc>
        <w:tc>
          <w:tcPr>
            <w:tcW w:w="0" w:type="auto"/>
            <w:vAlign w:val="center"/>
            <w:hideMark/>
          </w:tcPr>
          <w:p w14:paraId="403036F5" w14:textId="77777777" w:rsidR="0079636F" w:rsidRPr="0079636F" w:rsidRDefault="0079636F" w:rsidP="00B27DE3">
            <w:pPr>
              <w:ind w:firstLine="0"/>
              <w:jc w:val="center"/>
              <w:cnfStyle w:val="000000100000" w:firstRow="0" w:lastRow="0" w:firstColumn="0" w:lastColumn="0" w:oddVBand="0" w:evenVBand="0" w:oddHBand="1" w:evenHBand="0" w:firstRowFirstColumn="0" w:firstRowLastColumn="0" w:lastRowFirstColumn="0" w:lastRowLastColumn="0"/>
              <w:rPr>
                <w:b/>
                <w:bCs/>
                <w:lang w:val="en-US"/>
              </w:rPr>
            </w:pPr>
            <w:r w:rsidRPr="0079636F">
              <w:rPr>
                <w:b/>
                <w:bCs/>
                <w:lang w:val="en-US"/>
              </w:rPr>
              <w:t>EI</w:t>
            </w:r>
          </w:p>
        </w:tc>
        <w:tc>
          <w:tcPr>
            <w:tcW w:w="0" w:type="auto"/>
            <w:vAlign w:val="center"/>
            <w:hideMark/>
          </w:tcPr>
          <w:p w14:paraId="14B918E4" w14:textId="77777777" w:rsidR="0079636F" w:rsidRPr="0079636F" w:rsidRDefault="0079636F" w:rsidP="00B27DE3">
            <w:pPr>
              <w:ind w:firstLine="0"/>
              <w:jc w:val="center"/>
              <w:cnfStyle w:val="000000100000" w:firstRow="0" w:lastRow="0" w:firstColumn="0" w:lastColumn="0" w:oddVBand="0" w:evenVBand="0" w:oddHBand="1" w:evenHBand="0" w:firstRowFirstColumn="0" w:firstRowLastColumn="0" w:lastRowFirstColumn="0" w:lastRowLastColumn="0"/>
              <w:rPr>
                <w:b/>
                <w:bCs/>
                <w:lang w:val="en-US"/>
              </w:rPr>
            </w:pPr>
            <w:r w:rsidRPr="0079636F">
              <w:rPr>
                <w:b/>
                <w:bCs/>
                <w:lang w:val="en-US"/>
              </w:rPr>
              <w:t>29</w:t>
            </w:r>
          </w:p>
        </w:tc>
        <w:tc>
          <w:tcPr>
            <w:tcW w:w="0" w:type="auto"/>
            <w:vAlign w:val="center"/>
            <w:hideMark/>
          </w:tcPr>
          <w:p w14:paraId="1BFCAC09" w14:textId="77777777" w:rsidR="0079636F" w:rsidRPr="0079636F" w:rsidRDefault="0079636F" w:rsidP="00B27DE3">
            <w:pPr>
              <w:ind w:firstLine="0"/>
              <w:jc w:val="center"/>
              <w:cnfStyle w:val="000000100000" w:firstRow="0" w:lastRow="0" w:firstColumn="0" w:lastColumn="0" w:oddVBand="0" w:evenVBand="0" w:oddHBand="1" w:evenHBand="0" w:firstRowFirstColumn="0" w:firstRowLastColumn="0" w:lastRowFirstColumn="0" w:lastRowLastColumn="0"/>
              <w:rPr>
                <w:b/>
                <w:bCs/>
                <w:lang w:val="es-MX"/>
              </w:rPr>
            </w:pPr>
            <w:r w:rsidRPr="0079636F">
              <w:rPr>
                <w:b/>
                <w:bCs/>
                <w:lang w:val="es-MX"/>
              </w:rPr>
              <w:t xml:space="preserve">Carga de documentos, </w:t>
            </w:r>
            <w:proofErr w:type="spellStart"/>
            <w:r w:rsidRPr="0079636F">
              <w:rPr>
                <w:b/>
                <w:bCs/>
                <w:lang w:val="es-MX"/>
              </w:rPr>
              <w:t>login</w:t>
            </w:r>
            <w:proofErr w:type="spellEnd"/>
            <w:r w:rsidRPr="0079636F">
              <w:rPr>
                <w:b/>
                <w:bCs/>
                <w:lang w:val="es-MX"/>
              </w:rPr>
              <w:t>, pagos, creación de reglas.</w:t>
            </w:r>
          </w:p>
        </w:tc>
      </w:tr>
      <w:tr w:rsidR="0067514E" w:rsidRPr="0079636F" w14:paraId="4DA7A287" w14:textId="77777777" w:rsidTr="00B27DE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141A68" w14:textId="77777777" w:rsidR="0079636F" w:rsidRPr="0079636F" w:rsidRDefault="0079636F" w:rsidP="00B27DE3">
            <w:pPr>
              <w:ind w:firstLine="0"/>
              <w:jc w:val="center"/>
              <w:rPr>
                <w:lang w:val="en-US"/>
              </w:rPr>
            </w:pPr>
            <w:r w:rsidRPr="0079636F">
              <w:rPr>
                <w:lang w:val="en-US"/>
              </w:rPr>
              <w:t xml:space="preserve">Salidas </w:t>
            </w:r>
            <w:proofErr w:type="spellStart"/>
            <w:r w:rsidRPr="0079636F">
              <w:rPr>
                <w:lang w:val="en-US"/>
              </w:rPr>
              <w:t>Externas</w:t>
            </w:r>
            <w:proofErr w:type="spellEnd"/>
          </w:p>
        </w:tc>
        <w:tc>
          <w:tcPr>
            <w:tcW w:w="0" w:type="auto"/>
            <w:vAlign w:val="center"/>
            <w:hideMark/>
          </w:tcPr>
          <w:p w14:paraId="7E45F5EC" w14:textId="77777777" w:rsidR="0079636F" w:rsidRPr="0079636F" w:rsidRDefault="0079636F" w:rsidP="00B27DE3">
            <w:pPr>
              <w:ind w:firstLine="0"/>
              <w:jc w:val="center"/>
              <w:cnfStyle w:val="000000000000" w:firstRow="0" w:lastRow="0" w:firstColumn="0" w:lastColumn="0" w:oddVBand="0" w:evenVBand="0" w:oddHBand="0" w:evenHBand="0" w:firstRowFirstColumn="0" w:firstRowLastColumn="0" w:lastRowFirstColumn="0" w:lastRowLastColumn="0"/>
              <w:rPr>
                <w:b/>
                <w:bCs/>
                <w:lang w:val="en-US"/>
              </w:rPr>
            </w:pPr>
            <w:r w:rsidRPr="0079636F">
              <w:rPr>
                <w:b/>
                <w:bCs/>
                <w:lang w:val="en-US"/>
              </w:rPr>
              <w:t>EO</w:t>
            </w:r>
          </w:p>
        </w:tc>
        <w:tc>
          <w:tcPr>
            <w:tcW w:w="0" w:type="auto"/>
            <w:vAlign w:val="center"/>
            <w:hideMark/>
          </w:tcPr>
          <w:p w14:paraId="5CF85F63" w14:textId="77777777" w:rsidR="0079636F" w:rsidRPr="0079636F" w:rsidRDefault="0079636F" w:rsidP="00B27DE3">
            <w:pPr>
              <w:ind w:firstLine="0"/>
              <w:jc w:val="center"/>
              <w:cnfStyle w:val="000000000000" w:firstRow="0" w:lastRow="0" w:firstColumn="0" w:lastColumn="0" w:oddVBand="0" w:evenVBand="0" w:oddHBand="0" w:evenHBand="0" w:firstRowFirstColumn="0" w:firstRowLastColumn="0" w:lastRowFirstColumn="0" w:lastRowLastColumn="0"/>
              <w:rPr>
                <w:b/>
                <w:bCs/>
                <w:lang w:val="en-US"/>
              </w:rPr>
            </w:pPr>
            <w:r w:rsidRPr="0079636F">
              <w:rPr>
                <w:b/>
                <w:bCs/>
                <w:lang w:val="en-US"/>
              </w:rPr>
              <w:t>23</w:t>
            </w:r>
          </w:p>
        </w:tc>
        <w:tc>
          <w:tcPr>
            <w:tcW w:w="0" w:type="auto"/>
            <w:vAlign w:val="center"/>
            <w:hideMark/>
          </w:tcPr>
          <w:p w14:paraId="3F702E29" w14:textId="77777777" w:rsidR="0079636F" w:rsidRPr="0079636F" w:rsidRDefault="0079636F" w:rsidP="00B27DE3">
            <w:pPr>
              <w:ind w:firstLine="0"/>
              <w:jc w:val="center"/>
              <w:cnfStyle w:val="000000000000" w:firstRow="0" w:lastRow="0" w:firstColumn="0" w:lastColumn="0" w:oddVBand="0" w:evenVBand="0" w:oddHBand="0" w:evenHBand="0" w:firstRowFirstColumn="0" w:firstRowLastColumn="0" w:lastRowFirstColumn="0" w:lastRowLastColumn="0"/>
              <w:rPr>
                <w:b/>
                <w:bCs/>
                <w:lang w:val="es-MX"/>
              </w:rPr>
            </w:pPr>
            <w:r w:rsidRPr="0079636F">
              <w:rPr>
                <w:b/>
                <w:bCs/>
                <w:lang w:val="es-MX"/>
              </w:rPr>
              <w:t xml:space="preserve">Generación de </w:t>
            </w:r>
            <w:proofErr w:type="spellStart"/>
            <w:r w:rsidRPr="0079636F">
              <w:rPr>
                <w:b/>
                <w:bCs/>
                <w:lang w:val="es-MX"/>
              </w:rPr>
              <w:t>PDFs</w:t>
            </w:r>
            <w:proofErr w:type="spellEnd"/>
            <w:r w:rsidRPr="0079636F">
              <w:rPr>
                <w:b/>
                <w:bCs/>
                <w:lang w:val="es-MX"/>
              </w:rPr>
              <w:t xml:space="preserve"> (Sello QR), </w:t>
            </w:r>
            <w:proofErr w:type="spellStart"/>
            <w:r w:rsidRPr="0079636F">
              <w:rPr>
                <w:b/>
                <w:bCs/>
                <w:lang w:val="es-MX"/>
              </w:rPr>
              <w:t>Dashboards</w:t>
            </w:r>
            <w:proofErr w:type="spellEnd"/>
            <w:r w:rsidRPr="0079636F">
              <w:rPr>
                <w:b/>
                <w:bCs/>
                <w:lang w:val="es-MX"/>
              </w:rPr>
              <w:t xml:space="preserve"> de riesgo, Alertas por email.</w:t>
            </w:r>
          </w:p>
        </w:tc>
      </w:tr>
      <w:tr w:rsidR="0067514E" w:rsidRPr="0079636F" w14:paraId="4511B4A8" w14:textId="77777777" w:rsidTr="00B27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12E165" w14:textId="77777777" w:rsidR="0079636F" w:rsidRPr="0079636F" w:rsidRDefault="0079636F" w:rsidP="00B27DE3">
            <w:pPr>
              <w:ind w:firstLine="0"/>
              <w:jc w:val="center"/>
              <w:rPr>
                <w:lang w:val="en-US"/>
              </w:rPr>
            </w:pPr>
            <w:proofErr w:type="spellStart"/>
            <w:r w:rsidRPr="0079636F">
              <w:rPr>
                <w:lang w:val="en-US"/>
              </w:rPr>
              <w:t>Consultas</w:t>
            </w:r>
            <w:proofErr w:type="spellEnd"/>
            <w:r w:rsidRPr="0079636F">
              <w:rPr>
                <w:lang w:val="en-US"/>
              </w:rPr>
              <w:t xml:space="preserve"> </w:t>
            </w:r>
            <w:proofErr w:type="spellStart"/>
            <w:r w:rsidRPr="0079636F">
              <w:rPr>
                <w:lang w:val="en-US"/>
              </w:rPr>
              <w:t>Externas</w:t>
            </w:r>
            <w:proofErr w:type="spellEnd"/>
          </w:p>
        </w:tc>
        <w:tc>
          <w:tcPr>
            <w:tcW w:w="0" w:type="auto"/>
            <w:vAlign w:val="center"/>
            <w:hideMark/>
          </w:tcPr>
          <w:p w14:paraId="765DBD0D" w14:textId="77777777" w:rsidR="0079636F" w:rsidRPr="0079636F" w:rsidRDefault="0079636F" w:rsidP="00B27DE3">
            <w:pPr>
              <w:ind w:firstLine="0"/>
              <w:jc w:val="center"/>
              <w:cnfStyle w:val="000000100000" w:firstRow="0" w:lastRow="0" w:firstColumn="0" w:lastColumn="0" w:oddVBand="0" w:evenVBand="0" w:oddHBand="1" w:evenHBand="0" w:firstRowFirstColumn="0" w:firstRowLastColumn="0" w:lastRowFirstColumn="0" w:lastRowLastColumn="0"/>
              <w:rPr>
                <w:b/>
                <w:bCs/>
                <w:lang w:val="en-US"/>
              </w:rPr>
            </w:pPr>
            <w:r w:rsidRPr="0079636F">
              <w:rPr>
                <w:b/>
                <w:bCs/>
                <w:lang w:val="en-US"/>
              </w:rPr>
              <w:t>EQ</w:t>
            </w:r>
          </w:p>
        </w:tc>
        <w:tc>
          <w:tcPr>
            <w:tcW w:w="0" w:type="auto"/>
            <w:vAlign w:val="center"/>
            <w:hideMark/>
          </w:tcPr>
          <w:p w14:paraId="052A8201" w14:textId="77777777" w:rsidR="0079636F" w:rsidRPr="0079636F" w:rsidRDefault="0079636F" w:rsidP="00B27DE3">
            <w:pPr>
              <w:ind w:firstLine="0"/>
              <w:jc w:val="center"/>
              <w:cnfStyle w:val="000000100000" w:firstRow="0" w:lastRow="0" w:firstColumn="0" w:lastColumn="0" w:oddVBand="0" w:evenVBand="0" w:oddHBand="1" w:evenHBand="0" w:firstRowFirstColumn="0" w:firstRowLastColumn="0" w:lastRowFirstColumn="0" w:lastRowLastColumn="0"/>
              <w:rPr>
                <w:b/>
                <w:bCs/>
                <w:lang w:val="en-US"/>
              </w:rPr>
            </w:pPr>
            <w:r w:rsidRPr="0079636F">
              <w:rPr>
                <w:b/>
                <w:bCs/>
                <w:lang w:val="en-US"/>
              </w:rPr>
              <w:t>17</w:t>
            </w:r>
          </w:p>
        </w:tc>
        <w:tc>
          <w:tcPr>
            <w:tcW w:w="0" w:type="auto"/>
            <w:vAlign w:val="center"/>
            <w:hideMark/>
          </w:tcPr>
          <w:p w14:paraId="4ACA1197" w14:textId="77777777" w:rsidR="0079636F" w:rsidRPr="0079636F" w:rsidRDefault="0079636F" w:rsidP="00B27DE3">
            <w:pPr>
              <w:ind w:firstLine="0"/>
              <w:jc w:val="center"/>
              <w:cnfStyle w:val="000000100000" w:firstRow="0" w:lastRow="0" w:firstColumn="0" w:lastColumn="0" w:oddVBand="0" w:evenVBand="0" w:oddHBand="1" w:evenHBand="0" w:firstRowFirstColumn="0" w:firstRowLastColumn="0" w:lastRowFirstColumn="0" w:lastRowLastColumn="0"/>
              <w:rPr>
                <w:b/>
                <w:bCs/>
                <w:lang w:val="es-MX"/>
              </w:rPr>
            </w:pPr>
            <w:r w:rsidRPr="0079636F">
              <w:rPr>
                <w:b/>
                <w:bCs/>
                <w:lang w:val="es-MX"/>
              </w:rPr>
              <w:t>Búsqueda pública por QR, listados de estado, logs de auditoría.</w:t>
            </w:r>
          </w:p>
        </w:tc>
      </w:tr>
      <w:tr w:rsidR="0067514E" w:rsidRPr="0079636F" w14:paraId="5FF2239B" w14:textId="77777777" w:rsidTr="00B27DE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4C72F6" w14:textId="77777777" w:rsidR="0079636F" w:rsidRPr="0079636F" w:rsidRDefault="0079636F" w:rsidP="00B27DE3">
            <w:pPr>
              <w:ind w:firstLine="0"/>
              <w:jc w:val="center"/>
              <w:rPr>
                <w:lang w:val="en-US"/>
              </w:rPr>
            </w:pPr>
            <w:r w:rsidRPr="0079636F">
              <w:rPr>
                <w:lang w:val="en-US"/>
              </w:rPr>
              <w:t>TOTAL UFP</w:t>
            </w:r>
          </w:p>
        </w:tc>
        <w:tc>
          <w:tcPr>
            <w:tcW w:w="0" w:type="auto"/>
            <w:vAlign w:val="center"/>
            <w:hideMark/>
          </w:tcPr>
          <w:p w14:paraId="36E330B8" w14:textId="77777777" w:rsidR="0079636F" w:rsidRPr="0079636F" w:rsidRDefault="0079636F" w:rsidP="00B27DE3">
            <w:pPr>
              <w:ind w:firstLine="0"/>
              <w:jc w:val="center"/>
              <w:cnfStyle w:val="000000000000" w:firstRow="0" w:lastRow="0" w:firstColumn="0" w:lastColumn="0" w:oddVBand="0" w:evenVBand="0" w:oddHBand="0" w:evenHBand="0" w:firstRowFirstColumn="0" w:firstRowLastColumn="0" w:lastRowFirstColumn="0" w:lastRowLastColumn="0"/>
              <w:rPr>
                <w:b/>
                <w:bCs/>
                <w:lang w:val="en-US"/>
              </w:rPr>
            </w:pPr>
          </w:p>
        </w:tc>
        <w:tc>
          <w:tcPr>
            <w:tcW w:w="0" w:type="auto"/>
            <w:vAlign w:val="center"/>
            <w:hideMark/>
          </w:tcPr>
          <w:p w14:paraId="44D0C528" w14:textId="77777777" w:rsidR="0079636F" w:rsidRPr="0079636F" w:rsidRDefault="0079636F" w:rsidP="00B27DE3">
            <w:pPr>
              <w:ind w:firstLine="0"/>
              <w:jc w:val="center"/>
              <w:cnfStyle w:val="000000000000" w:firstRow="0" w:lastRow="0" w:firstColumn="0" w:lastColumn="0" w:oddVBand="0" w:evenVBand="0" w:oddHBand="0" w:evenHBand="0" w:firstRowFirstColumn="0" w:firstRowLastColumn="0" w:lastRowFirstColumn="0" w:lastRowLastColumn="0"/>
              <w:rPr>
                <w:b/>
                <w:bCs/>
                <w:lang w:val="en-US"/>
              </w:rPr>
            </w:pPr>
            <w:r w:rsidRPr="0079636F">
              <w:rPr>
                <w:b/>
                <w:bCs/>
                <w:lang w:val="en-US"/>
              </w:rPr>
              <w:t>170 FP</w:t>
            </w:r>
          </w:p>
        </w:tc>
        <w:tc>
          <w:tcPr>
            <w:tcW w:w="0" w:type="auto"/>
            <w:vAlign w:val="center"/>
            <w:hideMark/>
          </w:tcPr>
          <w:p w14:paraId="18285FDB" w14:textId="77777777" w:rsidR="0079636F" w:rsidRPr="0079636F" w:rsidRDefault="0079636F" w:rsidP="00B27DE3">
            <w:pPr>
              <w:ind w:firstLine="0"/>
              <w:jc w:val="center"/>
              <w:cnfStyle w:val="000000000000" w:firstRow="0" w:lastRow="0" w:firstColumn="0" w:lastColumn="0" w:oddVBand="0" w:evenVBand="0" w:oddHBand="0" w:evenHBand="0" w:firstRowFirstColumn="0" w:firstRowLastColumn="0" w:lastRowFirstColumn="0" w:lastRowLastColumn="0"/>
              <w:rPr>
                <w:b/>
                <w:bCs/>
                <w:lang w:val="es-MX"/>
              </w:rPr>
            </w:pPr>
            <w:r w:rsidRPr="0079636F">
              <w:rPr>
                <w:b/>
                <w:bCs/>
                <w:lang w:val="es-MX"/>
              </w:rPr>
              <w:t xml:space="preserve">Tamaño Funcional Base de </w:t>
            </w:r>
            <w:proofErr w:type="spellStart"/>
            <w:r w:rsidRPr="0079636F">
              <w:rPr>
                <w:b/>
                <w:bCs/>
                <w:lang w:val="es-MX"/>
              </w:rPr>
              <w:t>VeriFinca</w:t>
            </w:r>
            <w:proofErr w:type="spellEnd"/>
          </w:p>
        </w:tc>
      </w:tr>
    </w:tbl>
    <w:p w14:paraId="2A21D5D7" w14:textId="77777777" w:rsidR="00115E27" w:rsidRDefault="00115E27" w:rsidP="00B27DE3">
      <w:pPr>
        <w:ind w:firstLine="0"/>
        <w:rPr>
          <w:b/>
          <w:bCs/>
          <w:lang w:val="es-MX"/>
        </w:rPr>
      </w:pPr>
    </w:p>
    <w:p w14:paraId="48096733" w14:textId="018E472B" w:rsidR="004A294F" w:rsidRDefault="002A4136" w:rsidP="00B27DE3">
      <w:pPr>
        <w:rPr>
          <w:lang w:val="es-MX"/>
        </w:rPr>
      </w:pPr>
      <w:r w:rsidRPr="00B63D60">
        <w:rPr>
          <w:b/>
          <w:bCs/>
          <w:noProof/>
          <w:lang w:val="es-MX"/>
        </w:rPr>
        <w:drawing>
          <wp:anchor distT="0" distB="0" distL="114300" distR="114300" simplePos="0" relativeHeight="251658247" behindDoc="0" locked="0" layoutInCell="1" allowOverlap="1" wp14:anchorId="7A1442DE" wp14:editId="5C20042B">
            <wp:simplePos x="0" y="0"/>
            <wp:positionH relativeFrom="margin">
              <wp:posOffset>533400</wp:posOffset>
            </wp:positionH>
            <wp:positionV relativeFrom="paragraph">
              <wp:posOffset>573552</wp:posOffset>
            </wp:positionV>
            <wp:extent cx="4881245" cy="2145030"/>
            <wp:effectExtent l="0" t="0" r="0" b="762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8580" t="14026" r="9261" b="5759"/>
                    <a:stretch/>
                  </pic:blipFill>
                  <pic:spPr bwMode="auto">
                    <a:xfrm>
                      <a:off x="0" y="0"/>
                      <a:ext cx="4881245" cy="2145030"/>
                    </a:xfrm>
                    <a:prstGeom prst="rect">
                      <a:avLst/>
                    </a:prstGeom>
                    <a:ln>
                      <a:noFill/>
                    </a:ln>
                    <a:extLst>
                      <a:ext uri="{53640926-AAD7-44D8-BBD7-CCE9431645EC}">
                        <a14:shadowObscured xmlns:a14="http://schemas.microsoft.com/office/drawing/2010/main"/>
                      </a:ext>
                    </a:extLst>
                  </pic:spPr>
                </pic:pic>
              </a:graphicData>
            </a:graphic>
          </wp:anchor>
        </w:drawing>
      </w:r>
      <w:proofErr w:type="gramStart"/>
      <w:r w:rsidR="00EF0010" w:rsidRPr="00EF0010">
        <w:rPr>
          <w:lang w:val="es-MX"/>
        </w:rPr>
        <w:t>Total</w:t>
      </w:r>
      <w:proofErr w:type="gramEnd"/>
      <w:r w:rsidR="00EF0010" w:rsidRPr="00EF0010">
        <w:rPr>
          <w:lang w:val="es-MX"/>
        </w:rPr>
        <w:t xml:space="preserve"> de Puntos de Función No Ajustados (UFP) = 170 Puntos de Función</w:t>
      </w:r>
      <w:r w:rsidR="00EF0010">
        <w:rPr>
          <w:lang w:val="es-MX"/>
        </w:rPr>
        <w:t>, e</w:t>
      </w:r>
      <w:r w:rsidR="00EF0010" w:rsidRPr="00EF0010">
        <w:rPr>
          <w:lang w:val="es-MX"/>
        </w:rPr>
        <w:t xml:space="preserve">ste número (170 UFP) representa el tamaño base de </w:t>
      </w:r>
      <w:proofErr w:type="spellStart"/>
      <w:r w:rsidR="00EF0010" w:rsidRPr="00EF0010">
        <w:rPr>
          <w:lang w:val="es-MX"/>
        </w:rPr>
        <w:t>VeriFinca</w:t>
      </w:r>
      <w:proofErr w:type="spellEnd"/>
    </w:p>
    <w:p w14:paraId="55AD8CD2" w14:textId="4A3F82EB" w:rsidR="004A294F" w:rsidRDefault="004A294F" w:rsidP="00953AE8">
      <w:pPr>
        <w:rPr>
          <w:b/>
          <w:bCs/>
          <w:lang w:val="es-MX"/>
        </w:rPr>
      </w:pPr>
    </w:p>
    <w:p w14:paraId="64DA28F0" w14:textId="77777777" w:rsidR="00EE48DF" w:rsidRDefault="00EE48DF">
      <w:pPr>
        <w:spacing w:before="120" w:after="200" w:line="264" w:lineRule="auto"/>
        <w:ind w:firstLine="0"/>
        <w:jc w:val="left"/>
        <w:rPr>
          <w:b/>
          <w:bCs/>
        </w:rPr>
      </w:pPr>
      <w:r>
        <w:rPr>
          <w:b/>
          <w:bCs/>
        </w:rPr>
        <w:br w:type="page"/>
      </w:r>
    </w:p>
    <w:p w14:paraId="616E7173" w14:textId="0EF20BAB" w:rsidR="00EE48DF" w:rsidRPr="00721BF9" w:rsidRDefault="00EE48DF" w:rsidP="00EE48DF">
      <w:pPr>
        <w:pStyle w:val="Ttulo4"/>
      </w:pPr>
      <w:r w:rsidRPr="00721BF9">
        <w:lastRenderedPageBreak/>
        <w:t xml:space="preserve">Paso 5: </w:t>
      </w:r>
      <w:r w:rsidR="00585693">
        <w:t>Calcular</w:t>
      </w:r>
      <w:r w:rsidRPr="00721BF9">
        <w:t xml:space="preserve"> el Factor de Ajuste (VAF)</w:t>
      </w:r>
    </w:p>
    <w:p w14:paraId="67E53A6F" w14:textId="6FFFBEBE" w:rsidR="004A294F" w:rsidRDefault="00362CE4" w:rsidP="00362CE4">
      <w:pPr>
        <w:rPr>
          <w:lang w:val="es-MX"/>
        </w:rPr>
      </w:pPr>
      <w:r w:rsidRPr="00721BF9">
        <w:t xml:space="preserve">Evaluación de los 14 </w:t>
      </w:r>
      <w:r w:rsidRPr="00362CE4">
        <w:rPr>
          <w:b/>
          <w:bCs/>
          <w:lang w:val="es-MX"/>
        </w:rPr>
        <w:t>Grado de Influencia (DI)</w:t>
      </w:r>
      <w:r w:rsidRPr="00362CE4">
        <w:rPr>
          <w:lang w:val="es-MX"/>
        </w:rPr>
        <w:t xml:space="preserve"> que va del 0 al 5:</w:t>
      </w:r>
    </w:p>
    <w:tbl>
      <w:tblPr>
        <w:tblStyle w:val="Tablanormal2"/>
        <w:tblW w:w="0" w:type="auto"/>
        <w:tblLook w:val="0660" w:firstRow="1" w:lastRow="1" w:firstColumn="0" w:lastColumn="0" w:noHBand="1" w:noVBand="1"/>
      </w:tblPr>
      <w:tblGrid>
        <w:gridCol w:w="416"/>
        <w:gridCol w:w="2458"/>
        <w:gridCol w:w="621"/>
        <w:gridCol w:w="5865"/>
      </w:tblGrid>
      <w:tr w:rsidR="0067514E" w:rsidRPr="00A103AE" w14:paraId="090F4E61" w14:textId="77777777" w:rsidTr="00A103AE">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518B3EC7" w14:textId="77777777" w:rsidR="00A103AE" w:rsidRPr="00A103AE" w:rsidRDefault="00A103AE" w:rsidP="00A103AE">
            <w:pPr>
              <w:ind w:firstLine="0"/>
              <w:jc w:val="center"/>
              <w:rPr>
                <w:lang w:val="en-US"/>
              </w:rPr>
            </w:pPr>
            <w:r w:rsidRPr="00A103AE">
              <w:rPr>
                <w:lang w:val="en-US"/>
              </w:rPr>
              <w:t>#</w:t>
            </w:r>
          </w:p>
        </w:tc>
        <w:tc>
          <w:tcPr>
            <w:tcW w:w="0" w:type="auto"/>
            <w:vAlign w:val="center"/>
            <w:hideMark/>
          </w:tcPr>
          <w:p w14:paraId="65F43521" w14:textId="77777777" w:rsidR="00A103AE" w:rsidRPr="00A103AE" w:rsidRDefault="00A103AE" w:rsidP="00A103AE">
            <w:pPr>
              <w:ind w:firstLine="0"/>
              <w:jc w:val="center"/>
              <w:rPr>
                <w:lang w:val="es-MX"/>
              </w:rPr>
            </w:pPr>
            <w:r w:rsidRPr="00A103AE">
              <w:rPr>
                <w:lang w:val="es-MX"/>
              </w:rPr>
              <w:t>Característica General del Sistema (GSC)</w:t>
            </w:r>
          </w:p>
        </w:tc>
        <w:tc>
          <w:tcPr>
            <w:tcW w:w="0" w:type="auto"/>
            <w:vAlign w:val="center"/>
            <w:hideMark/>
          </w:tcPr>
          <w:p w14:paraId="64A70ED9" w14:textId="77777777" w:rsidR="00A103AE" w:rsidRPr="00A103AE" w:rsidRDefault="00A103AE" w:rsidP="00A103AE">
            <w:pPr>
              <w:ind w:firstLine="0"/>
              <w:jc w:val="center"/>
              <w:rPr>
                <w:lang w:val="en-US"/>
              </w:rPr>
            </w:pPr>
            <w:r w:rsidRPr="00A103AE">
              <w:rPr>
                <w:lang w:val="en-US"/>
              </w:rPr>
              <w:t>DI (0-5)</w:t>
            </w:r>
          </w:p>
        </w:tc>
        <w:tc>
          <w:tcPr>
            <w:tcW w:w="0" w:type="auto"/>
            <w:vAlign w:val="center"/>
            <w:hideMark/>
          </w:tcPr>
          <w:p w14:paraId="77F18F31" w14:textId="77777777" w:rsidR="00A103AE" w:rsidRPr="00A103AE" w:rsidRDefault="00A103AE" w:rsidP="00A103AE">
            <w:pPr>
              <w:ind w:firstLine="0"/>
              <w:jc w:val="center"/>
              <w:rPr>
                <w:lang w:val="en-US"/>
              </w:rPr>
            </w:pPr>
            <w:proofErr w:type="spellStart"/>
            <w:r w:rsidRPr="00A103AE">
              <w:rPr>
                <w:lang w:val="en-US"/>
              </w:rPr>
              <w:t>Justificación</w:t>
            </w:r>
            <w:proofErr w:type="spellEnd"/>
            <w:r w:rsidRPr="00A103AE">
              <w:rPr>
                <w:lang w:val="en-US"/>
              </w:rPr>
              <w:t xml:space="preserve"> </w:t>
            </w:r>
            <w:proofErr w:type="spellStart"/>
            <w:r w:rsidRPr="00A103AE">
              <w:rPr>
                <w:lang w:val="en-US"/>
              </w:rPr>
              <w:t>en</w:t>
            </w:r>
            <w:proofErr w:type="spellEnd"/>
            <w:r w:rsidRPr="00A103AE">
              <w:rPr>
                <w:lang w:val="en-US"/>
              </w:rPr>
              <w:t xml:space="preserve"> </w:t>
            </w:r>
            <w:proofErr w:type="spellStart"/>
            <w:r w:rsidRPr="00A103AE">
              <w:rPr>
                <w:lang w:val="en-US"/>
              </w:rPr>
              <w:t>VeriFinca</w:t>
            </w:r>
            <w:proofErr w:type="spellEnd"/>
          </w:p>
        </w:tc>
      </w:tr>
      <w:tr w:rsidR="0067514E" w:rsidRPr="00A103AE" w14:paraId="7140E3B8" w14:textId="77777777" w:rsidTr="00A103AE">
        <w:tc>
          <w:tcPr>
            <w:tcW w:w="0" w:type="auto"/>
            <w:vAlign w:val="center"/>
            <w:hideMark/>
          </w:tcPr>
          <w:p w14:paraId="2B3E9138" w14:textId="77777777" w:rsidR="00A103AE" w:rsidRPr="00A103AE" w:rsidRDefault="00A103AE" w:rsidP="00A103AE">
            <w:pPr>
              <w:ind w:firstLine="0"/>
              <w:jc w:val="center"/>
              <w:rPr>
                <w:lang w:val="en-US"/>
              </w:rPr>
            </w:pPr>
            <w:r w:rsidRPr="00A103AE">
              <w:rPr>
                <w:b/>
                <w:bCs/>
                <w:lang w:val="en-US"/>
              </w:rPr>
              <w:t>1</w:t>
            </w:r>
          </w:p>
        </w:tc>
        <w:tc>
          <w:tcPr>
            <w:tcW w:w="0" w:type="auto"/>
            <w:vAlign w:val="center"/>
            <w:hideMark/>
          </w:tcPr>
          <w:p w14:paraId="1A55CABE" w14:textId="77777777" w:rsidR="00A103AE" w:rsidRPr="00A103AE" w:rsidRDefault="00A103AE" w:rsidP="00A103AE">
            <w:pPr>
              <w:ind w:firstLine="0"/>
              <w:jc w:val="center"/>
              <w:rPr>
                <w:lang w:val="en-US"/>
              </w:rPr>
            </w:pPr>
            <w:r w:rsidRPr="00A103AE">
              <w:rPr>
                <w:b/>
                <w:bCs/>
                <w:lang w:val="en-US"/>
              </w:rPr>
              <w:t xml:space="preserve">Comunicaciones de </w:t>
            </w:r>
            <w:proofErr w:type="spellStart"/>
            <w:r w:rsidRPr="00A103AE">
              <w:rPr>
                <w:b/>
                <w:bCs/>
                <w:lang w:val="en-US"/>
              </w:rPr>
              <w:t>datos</w:t>
            </w:r>
            <w:proofErr w:type="spellEnd"/>
          </w:p>
        </w:tc>
        <w:tc>
          <w:tcPr>
            <w:tcW w:w="0" w:type="auto"/>
            <w:vAlign w:val="center"/>
            <w:hideMark/>
          </w:tcPr>
          <w:p w14:paraId="684F93BE" w14:textId="77777777" w:rsidR="00A103AE" w:rsidRPr="00A103AE" w:rsidRDefault="00A103AE" w:rsidP="00A103AE">
            <w:pPr>
              <w:ind w:firstLine="0"/>
              <w:jc w:val="center"/>
              <w:rPr>
                <w:lang w:val="en-US"/>
              </w:rPr>
            </w:pPr>
            <w:r w:rsidRPr="00A103AE">
              <w:rPr>
                <w:b/>
                <w:bCs/>
                <w:lang w:val="en-US"/>
              </w:rPr>
              <w:t>5</w:t>
            </w:r>
          </w:p>
        </w:tc>
        <w:tc>
          <w:tcPr>
            <w:tcW w:w="0" w:type="auto"/>
            <w:vAlign w:val="center"/>
            <w:hideMark/>
          </w:tcPr>
          <w:p w14:paraId="4FE3CD1E" w14:textId="77777777" w:rsidR="00A103AE" w:rsidRPr="00A103AE" w:rsidRDefault="00A103AE" w:rsidP="00A103AE">
            <w:pPr>
              <w:ind w:firstLine="0"/>
              <w:jc w:val="center"/>
              <w:rPr>
                <w:lang w:val="es-MX"/>
              </w:rPr>
            </w:pPr>
            <w:r w:rsidRPr="00A103AE">
              <w:rPr>
                <w:lang w:val="es-MX"/>
              </w:rPr>
              <w:t xml:space="preserve">El sistema es 100% web, consume múltiples </w:t>
            </w:r>
            <w:proofErr w:type="spellStart"/>
            <w:r w:rsidRPr="00A103AE">
              <w:rPr>
                <w:lang w:val="es-MX"/>
              </w:rPr>
              <w:t>APIs</w:t>
            </w:r>
            <w:proofErr w:type="spellEnd"/>
            <w:r w:rsidRPr="00A103AE">
              <w:rPr>
                <w:lang w:val="es-MX"/>
              </w:rPr>
              <w:t xml:space="preserve"> gubernamentales (Registro Inmobiliario, DGII) y servicios como Stripe y </w:t>
            </w:r>
            <w:proofErr w:type="spellStart"/>
            <w:r w:rsidRPr="00A103AE">
              <w:rPr>
                <w:lang w:val="es-MX"/>
              </w:rPr>
              <w:t>Resend</w:t>
            </w:r>
            <w:proofErr w:type="spellEnd"/>
            <w:r w:rsidRPr="00A103AE">
              <w:rPr>
                <w:lang w:val="es-MX"/>
              </w:rPr>
              <w:t>.</w:t>
            </w:r>
          </w:p>
        </w:tc>
      </w:tr>
      <w:tr w:rsidR="0067514E" w:rsidRPr="00A103AE" w14:paraId="425246EE" w14:textId="77777777" w:rsidTr="00A103AE">
        <w:tc>
          <w:tcPr>
            <w:tcW w:w="0" w:type="auto"/>
            <w:vAlign w:val="center"/>
            <w:hideMark/>
          </w:tcPr>
          <w:p w14:paraId="616CF24B" w14:textId="77777777" w:rsidR="00A103AE" w:rsidRPr="00A103AE" w:rsidRDefault="00A103AE" w:rsidP="00A103AE">
            <w:pPr>
              <w:ind w:firstLine="0"/>
              <w:jc w:val="center"/>
              <w:rPr>
                <w:lang w:val="en-US"/>
              </w:rPr>
            </w:pPr>
            <w:r w:rsidRPr="00A103AE">
              <w:rPr>
                <w:b/>
                <w:bCs/>
                <w:lang w:val="en-US"/>
              </w:rPr>
              <w:t>2</w:t>
            </w:r>
          </w:p>
        </w:tc>
        <w:tc>
          <w:tcPr>
            <w:tcW w:w="0" w:type="auto"/>
            <w:vAlign w:val="center"/>
            <w:hideMark/>
          </w:tcPr>
          <w:p w14:paraId="2B98092E" w14:textId="77777777" w:rsidR="00A103AE" w:rsidRPr="00A103AE" w:rsidRDefault="00A103AE" w:rsidP="00A103AE">
            <w:pPr>
              <w:ind w:firstLine="0"/>
              <w:jc w:val="center"/>
              <w:rPr>
                <w:lang w:val="en-US"/>
              </w:rPr>
            </w:pPr>
            <w:proofErr w:type="spellStart"/>
            <w:r w:rsidRPr="00A103AE">
              <w:rPr>
                <w:b/>
                <w:bCs/>
                <w:lang w:val="en-US"/>
              </w:rPr>
              <w:t>Procesamiento</w:t>
            </w:r>
            <w:proofErr w:type="spellEnd"/>
            <w:r w:rsidRPr="00A103AE">
              <w:rPr>
                <w:b/>
                <w:bCs/>
                <w:lang w:val="en-US"/>
              </w:rPr>
              <w:t xml:space="preserve"> </w:t>
            </w:r>
            <w:proofErr w:type="spellStart"/>
            <w:r w:rsidRPr="00A103AE">
              <w:rPr>
                <w:b/>
                <w:bCs/>
                <w:lang w:val="en-US"/>
              </w:rPr>
              <w:t>distribuido</w:t>
            </w:r>
            <w:proofErr w:type="spellEnd"/>
          </w:p>
        </w:tc>
        <w:tc>
          <w:tcPr>
            <w:tcW w:w="0" w:type="auto"/>
            <w:vAlign w:val="center"/>
            <w:hideMark/>
          </w:tcPr>
          <w:p w14:paraId="02A4ECB3" w14:textId="77777777" w:rsidR="00A103AE" w:rsidRPr="00A103AE" w:rsidRDefault="00A103AE" w:rsidP="00A103AE">
            <w:pPr>
              <w:ind w:firstLine="0"/>
              <w:jc w:val="center"/>
              <w:rPr>
                <w:lang w:val="en-US"/>
              </w:rPr>
            </w:pPr>
            <w:r w:rsidRPr="00A103AE">
              <w:rPr>
                <w:b/>
                <w:bCs/>
                <w:lang w:val="en-US"/>
              </w:rPr>
              <w:t>4</w:t>
            </w:r>
          </w:p>
        </w:tc>
        <w:tc>
          <w:tcPr>
            <w:tcW w:w="0" w:type="auto"/>
            <w:vAlign w:val="center"/>
            <w:hideMark/>
          </w:tcPr>
          <w:p w14:paraId="0C195158" w14:textId="77777777" w:rsidR="00A103AE" w:rsidRPr="00A103AE" w:rsidRDefault="00A103AE" w:rsidP="00A103AE">
            <w:pPr>
              <w:ind w:firstLine="0"/>
              <w:jc w:val="center"/>
              <w:rPr>
                <w:lang w:val="es-MX"/>
              </w:rPr>
            </w:pPr>
            <w:proofErr w:type="spellStart"/>
            <w:r w:rsidRPr="00A103AE">
              <w:rPr>
                <w:lang w:val="es-MX"/>
              </w:rPr>
              <w:t>Frontend</w:t>
            </w:r>
            <w:proofErr w:type="spellEnd"/>
            <w:r w:rsidRPr="00A103AE">
              <w:rPr>
                <w:lang w:val="es-MX"/>
              </w:rPr>
              <w:t xml:space="preserve"> (</w:t>
            </w:r>
            <w:proofErr w:type="spellStart"/>
            <w:r w:rsidRPr="00A103AE">
              <w:rPr>
                <w:lang w:val="es-MX"/>
              </w:rPr>
              <w:t>React</w:t>
            </w:r>
            <w:proofErr w:type="spellEnd"/>
            <w:r w:rsidRPr="00A103AE">
              <w:rPr>
                <w:lang w:val="es-MX"/>
              </w:rPr>
              <w:t xml:space="preserve">/Angular) separado del </w:t>
            </w:r>
            <w:proofErr w:type="spellStart"/>
            <w:r w:rsidRPr="00A103AE">
              <w:rPr>
                <w:lang w:val="es-MX"/>
              </w:rPr>
              <w:t>Backend</w:t>
            </w:r>
            <w:proofErr w:type="spellEnd"/>
            <w:r w:rsidRPr="00A103AE">
              <w:rPr>
                <w:lang w:val="es-MX"/>
              </w:rPr>
              <w:t xml:space="preserve"> API, procesamiento OCR descentralizado.</w:t>
            </w:r>
          </w:p>
        </w:tc>
      </w:tr>
      <w:tr w:rsidR="0067514E" w:rsidRPr="00A103AE" w14:paraId="0C3682B7" w14:textId="77777777" w:rsidTr="00A103AE">
        <w:tc>
          <w:tcPr>
            <w:tcW w:w="0" w:type="auto"/>
            <w:vAlign w:val="center"/>
            <w:hideMark/>
          </w:tcPr>
          <w:p w14:paraId="6977FE80" w14:textId="77777777" w:rsidR="00A103AE" w:rsidRPr="00A103AE" w:rsidRDefault="00A103AE" w:rsidP="00A103AE">
            <w:pPr>
              <w:ind w:firstLine="0"/>
              <w:jc w:val="center"/>
              <w:rPr>
                <w:lang w:val="en-US"/>
              </w:rPr>
            </w:pPr>
            <w:r w:rsidRPr="00A103AE">
              <w:rPr>
                <w:b/>
                <w:bCs/>
                <w:lang w:val="en-US"/>
              </w:rPr>
              <w:t>3</w:t>
            </w:r>
          </w:p>
        </w:tc>
        <w:tc>
          <w:tcPr>
            <w:tcW w:w="0" w:type="auto"/>
            <w:vAlign w:val="center"/>
            <w:hideMark/>
          </w:tcPr>
          <w:p w14:paraId="3B6B748E" w14:textId="77777777" w:rsidR="00A103AE" w:rsidRPr="00A103AE" w:rsidRDefault="00A103AE" w:rsidP="00A103AE">
            <w:pPr>
              <w:ind w:firstLine="0"/>
              <w:jc w:val="center"/>
              <w:rPr>
                <w:lang w:val="en-US"/>
              </w:rPr>
            </w:pPr>
            <w:proofErr w:type="spellStart"/>
            <w:r w:rsidRPr="00A103AE">
              <w:rPr>
                <w:b/>
                <w:bCs/>
                <w:lang w:val="en-US"/>
              </w:rPr>
              <w:t>Rendimiento</w:t>
            </w:r>
            <w:proofErr w:type="spellEnd"/>
          </w:p>
        </w:tc>
        <w:tc>
          <w:tcPr>
            <w:tcW w:w="0" w:type="auto"/>
            <w:vAlign w:val="center"/>
            <w:hideMark/>
          </w:tcPr>
          <w:p w14:paraId="24632F53" w14:textId="77777777" w:rsidR="00A103AE" w:rsidRPr="00A103AE" w:rsidRDefault="00A103AE" w:rsidP="00A103AE">
            <w:pPr>
              <w:ind w:firstLine="0"/>
              <w:jc w:val="center"/>
              <w:rPr>
                <w:lang w:val="en-US"/>
              </w:rPr>
            </w:pPr>
            <w:r w:rsidRPr="00A103AE">
              <w:rPr>
                <w:b/>
                <w:bCs/>
                <w:lang w:val="en-US"/>
              </w:rPr>
              <w:t>4</w:t>
            </w:r>
          </w:p>
        </w:tc>
        <w:tc>
          <w:tcPr>
            <w:tcW w:w="0" w:type="auto"/>
            <w:vAlign w:val="center"/>
            <w:hideMark/>
          </w:tcPr>
          <w:p w14:paraId="0C1B3E6D" w14:textId="77777777" w:rsidR="00A103AE" w:rsidRPr="00A103AE" w:rsidRDefault="00A103AE" w:rsidP="00A103AE">
            <w:pPr>
              <w:ind w:firstLine="0"/>
              <w:jc w:val="center"/>
              <w:rPr>
                <w:lang w:val="es-MX"/>
              </w:rPr>
            </w:pPr>
            <w:r w:rsidRPr="00A103AE">
              <w:rPr>
                <w:lang w:val="es-MX"/>
              </w:rPr>
              <w:t>El motor de inferencia y la validación cruzada exigen tiempos de respuesta rápidos para no frustrar la carga masiva de expedientes.</w:t>
            </w:r>
          </w:p>
        </w:tc>
      </w:tr>
      <w:tr w:rsidR="0067514E" w:rsidRPr="00A103AE" w14:paraId="24F13E09" w14:textId="77777777" w:rsidTr="00A103AE">
        <w:tc>
          <w:tcPr>
            <w:tcW w:w="0" w:type="auto"/>
            <w:vAlign w:val="center"/>
            <w:hideMark/>
          </w:tcPr>
          <w:p w14:paraId="224152EA" w14:textId="77777777" w:rsidR="00A103AE" w:rsidRPr="00A103AE" w:rsidRDefault="00A103AE" w:rsidP="00A103AE">
            <w:pPr>
              <w:ind w:firstLine="0"/>
              <w:jc w:val="center"/>
              <w:rPr>
                <w:lang w:val="en-US"/>
              </w:rPr>
            </w:pPr>
            <w:r w:rsidRPr="00A103AE">
              <w:rPr>
                <w:b/>
                <w:bCs/>
                <w:lang w:val="en-US"/>
              </w:rPr>
              <w:t>4</w:t>
            </w:r>
          </w:p>
        </w:tc>
        <w:tc>
          <w:tcPr>
            <w:tcW w:w="0" w:type="auto"/>
            <w:vAlign w:val="center"/>
            <w:hideMark/>
          </w:tcPr>
          <w:p w14:paraId="3F16A9D5" w14:textId="77777777" w:rsidR="00A103AE" w:rsidRPr="00A103AE" w:rsidRDefault="00A103AE" w:rsidP="00A103AE">
            <w:pPr>
              <w:ind w:firstLine="0"/>
              <w:jc w:val="center"/>
              <w:rPr>
                <w:lang w:val="en-US"/>
              </w:rPr>
            </w:pPr>
            <w:proofErr w:type="spellStart"/>
            <w:r w:rsidRPr="00A103AE">
              <w:rPr>
                <w:b/>
                <w:bCs/>
                <w:lang w:val="en-US"/>
              </w:rPr>
              <w:t>Configuraciones</w:t>
            </w:r>
            <w:proofErr w:type="spellEnd"/>
            <w:r w:rsidRPr="00A103AE">
              <w:rPr>
                <w:b/>
                <w:bCs/>
                <w:lang w:val="en-US"/>
              </w:rPr>
              <w:t xml:space="preserve"> </w:t>
            </w:r>
            <w:proofErr w:type="spellStart"/>
            <w:r w:rsidRPr="00A103AE">
              <w:rPr>
                <w:b/>
                <w:bCs/>
                <w:lang w:val="en-US"/>
              </w:rPr>
              <w:t>intensivas</w:t>
            </w:r>
            <w:proofErr w:type="spellEnd"/>
          </w:p>
        </w:tc>
        <w:tc>
          <w:tcPr>
            <w:tcW w:w="0" w:type="auto"/>
            <w:vAlign w:val="center"/>
            <w:hideMark/>
          </w:tcPr>
          <w:p w14:paraId="637E2D83" w14:textId="77777777" w:rsidR="00A103AE" w:rsidRPr="00A103AE" w:rsidRDefault="00A103AE" w:rsidP="00A103AE">
            <w:pPr>
              <w:ind w:firstLine="0"/>
              <w:jc w:val="center"/>
              <w:rPr>
                <w:lang w:val="en-US"/>
              </w:rPr>
            </w:pPr>
            <w:r w:rsidRPr="00A103AE">
              <w:rPr>
                <w:b/>
                <w:bCs/>
                <w:lang w:val="en-US"/>
              </w:rPr>
              <w:t>3</w:t>
            </w:r>
          </w:p>
        </w:tc>
        <w:tc>
          <w:tcPr>
            <w:tcW w:w="0" w:type="auto"/>
            <w:vAlign w:val="center"/>
            <w:hideMark/>
          </w:tcPr>
          <w:p w14:paraId="7AA4F252" w14:textId="639C92E9" w:rsidR="00A103AE" w:rsidRPr="00A103AE" w:rsidRDefault="00A103AE" w:rsidP="00A103AE">
            <w:pPr>
              <w:ind w:firstLine="0"/>
              <w:jc w:val="center"/>
              <w:rPr>
                <w:lang w:val="es-MX"/>
              </w:rPr>
            </w:pPr>
            <w:r w:rsidRPr="00A103AE">
              <w:rPr>
                <w:lang w:val="es-MX"/>
              </w:rPr>
              <w:t xml:space="preserve">Uso de servicios en la nube estándar </w:t>
            </w:r>
            <w:r w:rsidR="00BE6E79">
              <w:rPr>
                <w:lang w:val="es-MX"/>
              </w:rPr>
              <w:t>(</w:t>
            </w:r>
            <w:r w:rsidRPr="00A103AE">
              <w:rPr>
                <w:lang w:val="es-MX"/>
              </w:rPr>
              <w:t>Azure), con configuración de seguridad moderada.</w:t>
            </w:r>
          </w:p>
        </w:tc>
      </w:tr>
      <w:tr w:rsidR="0067514E" w:rsidRPr="00A103AE" w14:paraId="73A37BFB" w14:textId="77777777" w:rsidTr="00A103AE">
        <w:tc>
          <w:tcPr>
            <w:tcW w:w="0" w:type="auto"/>
            <w:vAlign w:val="center"/>
            <w:hideMark/>
          </w:tcPr>
          <w:p w14:paraId="55E597B1" w14:textId="77777777" w:rsidR="00A103AE" w:rsidRPr="00A103AE" w:rsidRDefault="00A103AE" w:rsidP="00A103AE">
            <w:pPr>
              <w:ind w:firstLine="0"/>
              <w:jc w:val="center"/>
              <w:rPr>
                <w:lang w:val="en-US"/>
              </w:rPr>
            </w:pPr>
            <w:r w:rsidRPr="00A103AE">
              <w:rPr>
                <w:b/>
                <w:bCs/>
                <w:lang w:val="en-US"/>
              </w:rPr>
              <w:t>5</w:t>
            </w:r>
          </w:p>
        </w:tc>
        <w:tc>
          <w:tcPr>
            <w:tcW w:w="0" w:type="auto"/>
            <w:vAlign w:val="center"/>
            <w:hideMark/>
          </w:tcPr>
          <w:p w14:paraId="63F93285" w14:textId="77777777" w:rsidR="00A103AE" w:rsidRPr="00A103AE" w:rsidRDefault="00A103AE" w:rsidP="00A103AE">
            <w:pPr>
              <w:ind w:firstLine="0"/>
              <w:jc w:val="center"/>
              <w:rPr>
                <w:lang w:val="en-US"/>
              </w:rPr>
            </w:pPr>
            <w:r w:rsidRPr="00A103AE">
              <w:rPr>
                <w:b/>
                <w:bCs/>
                <w:lang w:val="en-US"/>
              </w:rPr>
              <w:t xml:space="preserve">Tasa de </w:t>
            </w:r>
            <w:proofErr w:type="spellStart"/>
            <w:r w:rsidRPr="00A103AE">
              <w:rPr>
                <w:b/>
                <w:bCs/>
                <w:lang w:val="en-US"/>
              </w:rPr>
              <w:t>transacciones</w:t>
            </w:r>
            <w:proofErr w:type="spellEnd"/>
          </w:p>
        </w:tc>
        <w:tc>
          <w:tcPr>
            <w:tcW w:w="0" w:type="auto"/>
            <w:vAlign w:val="center"/>
            <w:hideMark/>
          </w:tcPr>
          <w:p w14:paraId="6A14149F" w14:textId="77777777" w:rsidR="00A103AE" w:rsidRPr="00A103AE" w:rsidRDefault="00A103AE" w:rsidP="00A103AE">
            <w:pPr>
              <w:ind w:firstLine="0"/>
              <w:jc w:val="center"/>
              <w:rPr>
                <w:lang w:val="en-US"/>
              </w:rPr>
            </w:pPr>
            <w:r w:rsidRPr="00A103AE">
              <w:rPr>
                <w:b/>
                <w:bCs/>
                <w:lang w:val="en-US"/>
              </w:rPr>
              <w:t>3</w:t>
            </w:r>
          </w:p>
        </w:tc>
        <w:tc>
          <w:tcPr>
            <w:tcW w:w="0" w:type="auto"/>
            <w:vAlign w:val="center"/>
            <w:hideMark/>
          </w:tcPr>
          <w:p w14:paraId="1F67FEB7" w14:textId="77777777" w:rsidR="00A103AE" w:rsidRPr="00A103AE" w:rsidRDefault="00A103AE" w:rsidP="00A103AE">
            <w:pPr>
              <w:ind w:firstLine="0"/>
              <w:jc w:val="center"/>
              <w:rPr>
                <w:lang w:val="es-MX"/>
              </w:rPr>
            </w:pPr>
            <w:r w:rsidRPr="00A103AE">
              <w:rPr>
                <w:lang w:val="es-MX"/>
              </w:rPr>
              <w:t>Picos de tráfico esperados cuando los desarrolladores carguen lotes de planos y títulos, o consultas masivas de inversionistas.</w:t>
            </w:r>
          </w:p>
        </w:tc>
      </w:tr>
      <w:tr w:rsidR="0067514E" w:rsidRPr="00A103AE" w14:paraId="11781B51" w14:textId="77777777" w:rsidTr="00A103AE">
        <w:tc>
          <w:tcPr>
            <w:tcW w:w="0" w:type="auto"/>
            <w:vAlign w:val="center"/>
            <w:hideMark/>
          </w:tcPr>
          <w:p w14:paraId="61D853A7" w14:textId="77777777" w:rsidR="00A103AE" w:rsidRPr="00A103AE" w:rsidRDefault="00A103AE" w:rsidP="00A103AE">
            <w:pPr>
              <w:ind w:firstLine="0"/>
              <w:jc w:val="center"/>
              <w:rPr>
                <w:lang w:val="en-US"/>
              </w:rPr>
            </w:pPr>
            <w:r w:rsidRPr="00A103AE">
              <w:rPr>
                <w:b/>
                <w:bCs/>
                <w:lang w:val="en-US"/>
              </w:rPr>
              <w:t>6</w:t>
            </w:r>
          </w:p>
        </w:tc>
        <w:tc>
          <w:tcPr>
            <w:tcW w:w="0" w:type="auto"/>
            <w:vAlign w:val="center"/>
            <w:hideMark/>
          </w:tcPr>
          <w:p w14:paraId="430E1718" w14:textId="77777777" w:rsidR="00A103AE" w:rsidRPr="00A103AE" w:rsidRDefault="00A103AE" w:rsidP="00A103AE">
            <w:pPr>
              <w:ind w:firstLine="0"/>
              <w:jc w:val="center"/>
              <w:rPr>
                <w:lang w:val="es-MX"/>
              </w:rPr>
            </w:pPr>
            <w:r w:rsidRPr="00A103AE">
              <w:rPr>
                <w:b/>
                <w:bCs/>
                <w:lang w:val="es-MX"/>
              </w:rPr>
              <w:t>Entrada de datos en línea</w:t>
            </w:r>
          </w:p>
        </w:tc>
        <w:tc>
          <w:tcPr>
            <w:tcW w:w="0" w:type="auto"/>
            <w:vAlign w:val="center"/>
            <w:hideMark/>
          </w:tcPr>
          <w:p w14:paraId="0E98BD01" w14:textId="77777777" w:rsidR="00A103AE" w:rsidRPr="00A103AE" w:rsidRDefault="00A103AE" w:rsidP="00A103AE">
            <w:pPr>
              <w:ind w:firstLine="0"/>
              <w:jc w:val="center"/>
              <w:rPr>
                <w:lang w:val="en-US"/>
              </w:rPr>
            </w:pPr>
            <w:r w:rsidRPr="00A103AE">
              <w:rPr>
                <w:b/>
                <w:bCs/>
                <w:lang w:val="en-US"/>
              </w:rPr>
              <w:t>5</w:t>
            </w:r>
          </w:p>
        </w:tc>
        <w:tc>
          <w:tcPr>
            <w:tcW w:w="0" w:type="auto"/>
            <w:vAlign w:val="center"/>
            <w:hideMark/>
          </w:tcPr>
          <w:p w14:paraId="14977534" w14:textId="77777777" w:rsidR="00A103AE" w:rsidRPr="00A103AE" w:rsidRDefault="00A103AE" w:rsidP="00A103AE">
            <w:pPr>
              <w:ind w:firstLine="0"/>
              <w:jc w:val="center"/>
              <w:rPr>
                <w:lang w:val="es-MX"/>
              </w:rPr>
            </w:pPr>
            <w:r w:rsidRPr="00A103AE">
              <w:rPr>
                <w:lang w:val="es-MX"/>
              </w:rPr>
              <w:t>Toda la gestión de proyectos, reglas, pagos y documentos se hace de forma interactiva en la plataforma.</w:t>
            </w:r>
          </w:p>
        </w:tc>
      </w:tr>
      <w:tr w:rsidR="0067514E" w:rsidRPr="00A103AE" w14:paraId="15DFE322" w14:textId="77777777" w:rsidTr="00A103AE">
        <w:tc>
          <w:tcPr>
            <w:tcW w:w="0" w:type="auto"/>
            <w:vAlign w:val="center"/>
            <w:hideMark/>
          </w:tcPr>
          <w:p w14:paraId="47BCBA95" w14:textId="77777777" w:rsidR="00A103AE" w:rsidRPr="00A103AE" w:rsidRDefault="00A103AE" w:rsidP="00A103AE">
            <w:pPr>
              <w:ind w:firstLine="0"/>
              <w:jc w:val="center"/>
              <w:rPr>
                <w:lang w:val="en-US"/>
              </w:rPr>
            </w:pPr>
            <w:r w:rsidRPr="00A103AE">
              <w:rPr>
                <w:b/>
                <w:bCs/>
                <w:lang w:val="en-US"/>
              </w:rPr>
              <w:t>7</w:t>
            </w:r>
          </w:p>
        </w:tc>
        <w:tc>
          <w:tcPr>
            <w:tcW w:w="0" w:type="auto"/>
            <w:vAlign w:val="center"/>
            <w:hideMark/>
          </w:tcPr>
          <w:p w14:paraId="2E4EBCE6" w14:textId="77777777" w:rsidR="00A103AE" w:rsidRPr="00A103AE" w:rsidRDefault="00A103AE" w:rsidP="00A103AE">
            <w:pPr>
              <w:ind w:firstLine="0"/>
              <w:jc w:val="center"/>
              <w:rPr>
                <w:lang w:val="en-US"/>
              </w:rPr>
            </w:pPr>
            <w:proofErr w:type="spellStart"/>
            <w:r w:rsidRPr="00A103AE">
              <w:rPr>
                <w:b/>
                <w:bCs/>
                <w:lang w:val="en-US"/>
              </w:rPr>
              <w:t>Eficiencia</w:t>
            </w:r>
            <w:proofErr w:type="spellEnd"/>
            <w:r w:rsidRPr="00A103AE">
              <w:rPr>
                <w:b/>
                <w:bCs/>
                <w:lang w:val="en-US"/>
              </w:rPr>
              <w:t xml:space="preserve"> del </w:t>
            </w:r>
            <w:proofErr w:type="spellStart"/>
            <w:r w:rsidRPr="00A103AE">
              <w:rPr>
                <w:b/>
                <w:bCs/>
                <w:lang w:val="en-US"/>
              </w:rPr>
              <w:t>usuario</w:t>
            </w:r>
            <w:proofErr w:type="spellEnd"/>
            <w:r w:rsidRPr="00A103AE">
              <w:rPr>
                <w:b/>
                <w:bCs/>
                <w:lang w:val="en-US"/>
              </w:rPr>
              <w:t xml:space="preserve"> final</w:t>
            </w:r>
          </w:p>
        </w:tc>
        <w:tc>
          <w:tcPr>
            <w:tcW w:w="0" w:type="auto"/>
            <w:vAlign w:val="center"/>
            <w:hideMark/>
          </w:tcPr>
          <w:p w14:paraId="1DB18412" w14:textId="77777777" w:rsidR="00A103AE" w:rsidRPr="00A103AE" w:rsidRDefault="00A103AE" w:rsidP="00A103AE">
            <w:pPr>
              <w:ind w:firstLine="0"/>
              <w:jc w:val="center"/>
              <w:rPr>
                <w:lang w:val="en-US"/>
              </w:rPr>
            </w:pPr>
            <w:r w:rsidRPr="00A103AE">
              <w:rPr>
                <w:b/>
                <w:bCs/>
                <w:lang w:val="en-US"/>
              </w:rPr>
              <w:t>5</w:t>
            </w:r>
          </w:p>
        </w:tc>
        <w:tc>
          <w:tcPr>
            <w:tcW w:w="0" w:type="auto"/>
            <w:vAlign w:val="center"/>
            <w:hideMark/>
          </w:tcPr>
          <w:p w14:paraId="3E246913" w14:textId="1BE98896" w:rsidR="00A103AE" w:rsidRPr="00A103AE" w:rsidRDefault="00A103AE" w:rsidP="00A103AE">
            <w:pPr>
              <w:ind w:firstLine="0"/>
              <w:jc w:val="center"/>
              <w:rPr>
                <w:lang w:val="es-MX"/>
              </w:rPr>
            </w:pPr>
            <w:r w:rsidRPr="00A103AE">
              <w:rPr>
                <w:lang w:val="es-MX"/>
              </w:rPr>
              <w:t xml:space="preserve">UX/UI crítica. Los </w:t>
            </w:r>
            <w:r w:rsidR="00BE6E79">
              <w:rPr>
                <w:lang w:val="es-MX"/>
              </w:rPr>
              <w:t>consultantes</w:t>
            </w:r>
            <w:r w:rsidRPr="00A103AE">
              <w:rPr>
                <w:lang w:val="es-MX"/>
              </w:rPr>
              <w:t xml:space="preserve"> (público general) necesitan ver el "semáforo de riesgo" de forma instintiva e inmediata por QR.</w:t>
            </w:r>
          </w:p>
        </w:tc>
      </w:tr>
      <w:tr w:rsidR="0067514E" w:rsidRPr="00A103AE" w14:paraId="5DE1F1AE" w14:textId="77777777" w:rsidTr="00A103AE">
        <w:tc>
          <w:tcPr>
            <w:tcW w:w="0" w:type="auto"/>
            <w:vAlign w:val="center"/>
            <w:hideMark/>
          </w:tcPr>
          <w:p w14:paraId="4919520A" w14:textId="77777777" w:rsidR="00A103AE" w:rsidRPr="00A103AE" w:rsidRDefault="00A103AE" w:rsidP="00A103AE">
            <w:pPr>
              <w:ind w:firstLine="0"/>
              <w:jc w:val="center"/>
              <w:rPr>
                <w:lang w:val="en-US"/>
              </w:rPr>
            </w:pPr>
            <w:r w:rsidRPr="00A103AE">
              <w:rPr>
                <w:b/>
                <w:bCs/>
                <w:lang w:val="en-US"/>
              </w:rPr>
              <w:t>8</w:t>
            </w:r>
          </w:p>
        </w:tc>
        <w:tc>
          <w:tcPr>
            <w:tcW w:w="0" w:type="auto"/>
            <w:vAlign w:val="center"/>
            <w:hideMark/>
          </w:tcPr>
          <w:p w14:paraId="6B6D166F" w14:textId="77777777" w:rsidR="00A103AE" w:rsidRPr="00A103AE" w:rsidRDefault="00A103AE" w:rsidP="00A103AE">
            <w:pPr>
              <w:ind w:firstLine="0"/>
              <w:jc w:val="center"/>
              <w:rPr>
                <w:lang w:val="en-US"/>
              </w:rPr>
            </w:pPr>
            <w:proofErr w:type="spellStart"/>
            <w:r w:rsidRPr="00A103AE">
              <w:rPr>
                <w:b/>
                <w:bCs/>
                <w:lang w:val="en-US"/>
              </w:rPr>
              <w:t>Actualización</w:t>
            </w:r>
            <w:proofErr w:type="spellEnd"/>
            <w:r w:rsidRPr="00A103AE">
              <w:rPr>
                <w:b/>
                <w:bCs/>
                <w:lang w:val="en-US"/>
              </w:rPr>
              <w:t xml:space="preserve"> </w:t>
            </w:r>
            <w:proofErr w:type="spellStart"/>
            <w:r w:rsidRPr="00A103AE">
              <w:rPr>
                <w:b/>
                <w:bCs/>
                <w:lang w:val="en-US"/>
              </w:rPr>
              <w:t>en</w:t>
            </w:r>
            <w:proofErr w:type="spellEnd"/>
            <w:r w:rsidRPr="00A103AE">
              <w:rPr>
                <w:b/>
                <w:bCs/>
                <w:lang w:val="en-US"/>
              </w:rPr>
              <w:t xml:space="preserve"> </w:t>
            </w:r>
            <w:proofErr w:type="spellStart"/>
            <w:r w:rsidRPr="00A103AE">
              <w:rPr>
                <w:b/>
                <w:bCs/>
                <w:lang w:val="en-US"/>
              </w:rPr>
              <w:t>línea</w:t>
            </w:r>
            <w:proofErr w:type="spellEnd"/>
          </w:p>
        </w:tc>
        <w:tc>
          <w:tcPr>
            <w:tcW w:w="0" w:type="auto"/>
            <w:vAlign w:val="center"/>
            <w:hideMark/>
          </w:tcPr>
          <w:p w14:paraId="53028121" w14:textId="77777777" w:rsidR="00A103AE" w:rsidRPr="00A103AE" w:rsidRDefault="00A103AE" w:rsidP="00A103AE">
            <w:pPr>
              <w:ind w:firstLine="0"/>
              <w:jc w:val="center"/>
              <w:rPr>
                <w:lang w:val="en-US"/>
              </w:rPr>
            </w:pPr>
            <w:r w:rsidRPr="00A103AE">
              <w:rPr>
                <w:b/>
                <w:bCs/>
                <w:lang w:val="en-US"/>
              </w:rPr>
              <w:t>4</w:t>
            </w:r>
          </w:p>
        </w:tc>
        <w:tc>
          <w:tcPr>
            <w:tcW w:w="0" w:type="auto"/>
            <w:vAlign w:val="center"/>
            <w:hideMark/>
          </w:tcPr>
          <w:p w14:paraId="2220C2E8" w14:textId="77777777" w:rsidR="00A103AE" w:rsidRPr="00A103AE" w:rsidRDefault="00A103AE" w:rsidP="00A103AE">
            <w:pPr>
              <w:ind w:firstLine="0"/>
              <w:jc w:val="center"/>
              <w:rPr>
                <w:lang w:val="es-MX"/>
              </w:rPr>
            </w:pPr>
            <w:r w:rsidRPr="00A103AE">
              <w:rPr>
                <w:lang w:val="es-MX"/>
              </w:rPr>
              <w:t>Los expedientes modifican el estatus de riesgo y generan alertas en tiempo real al actualizarse un estado jurídico.</w:t>
            </w:r>
          </w:p>
        </w:tc>
      </w:tr>
      <w:tr w:rsidR="0067514E" w:rsidRPr="00A103AE" w14:paraId="0088FAB4" w14:textId="77777777" w:rsidTr="00A103AE">
        <w:tc>
          <w:tcPr>
            <w:tcW w:w="0" w:type="auto"/>
            <w:vAlign w:val="center"/>
            <w:hideMark/>
          </w:tcPr>
          <w:p w14:paraId="40019147" w14:textId="77777777" w:rsidR="00A103AE" w:rsidRPr="00A103AE" w:rsidRDefault="00A103AE" w:rsidP="00A103AE">
            <w:pPr>
              <w:ind w:firstLine="0"/>
              <w:jc w:val="center"/>
              <w:rPr>
                <w:lang w:val="en-US"/>
              </w:rPr>
            </w:pPr>
            <w:r w:rsidRPr="00A103AE">
              <w:rPr>
                <w:b/>
                <w:bCs/>
                <w:lang w:val="en-US"/>
              </w:rPr>
              <w:t>9</w:t>
            </w:r>
          </w:p>
        </w:tc>
        <w:tc>
          <w:tcPr>
            <w:tcW w:w="0" w:type="auto"/>
            <w:vAlign w:val="center"/>
            <w:hideMark/>
          </w:tcPr>
          <w:p w14:paraId="172F2E4E" w14:textId="77777777" w:rsidR="00A103AE" w:rsidRPr="00A103AE" w:rsidRDefault="00A103AE" w:rsidP="00A103AE">
            <w:pPr>
              <w:ind w:firstLine="0"/>
              <w:jc w:val="center"/>
              <w:rPr>
                <w:lang w:val="en-US"/>
              </w:rPr>
            </w:pPr>
            <w:proofErr w:type="spellStart"/>
            <w:r w:rsidRPr="00A103AE">
              <w:rPr>
                <w:b/>
                <w:bCs/>
                <w:lang w:val="en-US"/>
              </w:rPr>
              <w:t>Procesamiento</w:t>
            </w:r>
            <w:proofErr w:type="spellEnd"/>
            <w:r w:rsidRPr="00A103AE">
              <w:rPr>
                <w:b/>
                <w:bCs/>
                <w:lang w:val="en-US"/>
              </w:rPr>
              <w:t xml:space="preserve"> </w:t>
            </w:r>
            <w:proofErr w:type="spellStart"/>
            <w:r w:rsidRPr="00A103AE">
              <w:rPr>
                <w:b/>
                <w:bCs/>
                <w:lang w:val="en-US"/>
              </w:rPr>
              <w:t>complejo</w:t>
            </w:r>
            <w:proofErr w:type="spellEnd"/>
          </w:p>
        </w:tc>
        <w:tc>
          <w:tcPr>
            <w:tcW w:w="0" w:type="auto"/>
            <w:vAlign w:val="center"/>
            <w:hideMark/>
          </w:tcPr>
          <w:p w14:paraId="08103431" w14:textId="77777777" w:rsidR="00A103AE" w:rsidRPr="00A103AE" w:rsidRDefault="00A103AE" w:rsidP="00A103AE">
            <w:pPr>
              <w:ind w:firstLine="0"/>
              <w:jc w:val="center"/>
              <w:rPr>
                <w:lang w:val="en-US"/>
              </w:rPr>
            </w:pPr>
            <w:r w:rsidRPr="00A103AE">
              <w:rPr>
                <w:b/>
                <w:bCs/>
                <w:lang w:val="en-US"/>
              </w:rPr>
              <w:t>5</w:t>
            </w:r>
          </w:p>
        </w:tc>
        <w:tc>
          <w:tcPr>
            <w:tcW w:w="0" w:type="auto"/>
            <w:vAlign w:val="center"/>
            <w:hideMark/>
          </w:tcPr>
          <w:p w14:paraId="70AEE4B6" w14:textId="77777777" w:rsidR="00A103AE" w:rsidRPr="00A103AE" w:rsidRDefault="00A103AE" w:rsidP="00A103AE">
            <w:pPr>
              <w:ind w:firstLine="0"/>
              <w:jc w:val="center"/>
              <w:rPr>
                <w:lang w:val="es-MX"/>
              </w:rPr>
            </w:pPr>
            <w:r w:rsidRPr="00A103AE">
              <w:rPr>
                <w:b/>
                <w:bCs/>
                <w:lang w:val="es-MX"/>
              </w:rPr>
              <w:t>El núcleo del proyecto.</w:t>
            </w:r>
            <w:r w:rsidRPr="00A103AE">
              <w:rPr>
                <w:lang w:val="es-MX"/>
              </w:rPr>
              <w:t xml:space="preserve"> Extracción de metadatos por OCR y evaluación de lógicas matemáticas/legales en el Motor de Inferencia.</w:t>
            </w:r>
          </w:p>
        </w:tc>
      </w:tr>
      <w:tr w:rsidR="0067514E" w:rsidRPr="00A103AE" w14:paraId="0EA4E5DF" w14:textId="77777777" w:rsidTr="00A103AE">
        <w:tc>
          <w:tcPr>
            <w:tcW w:w="0" w:type="auto"/>
            <w:vAlign w:val="center"/>
            <w:hideMark/>
          </w:tcPr>
          <w:p w14:paraId="2206841D" w14:textId="77777777" w:rsidR="00A103AE" w:rsidRPr="00A103AE" w:rsidRDefault="00A103AE" w:rsidP="00A103AE">
            <w:pPr>
              <w:ind w:firstLine="0"/>
              <w:jc w:val="center"/>
              <w:rPr>
                <w:lang w:val="en-US"/>
              </w:rPr>
            </w:pPr>
            <w:r w:rsidRPr="00A103AE">
              <w:rPr>
                <w:b/>
                <w:bCs/>
                <w:lang w:val="en-US"/>
              </w:rPr>
              <w:t>10</w:t>
            </w:r>
          </w:p>
        </w:tc>
        <w:tc>
          <w:tcPr>
            <w:tcW w:w="0" w:type="auto"/>
            <w:vAlign w:val="center"/>
            <w:hideMark/>
          </w:tcPr>
          <w:p w14:paraId="6F071344" w14:textId="77777777" w:rsidR="00A103AE" w:rsidRPr="00A103AE" w:rsidRDefault="00A103AE" w:rsidP="00A103AE">
            <w:pPr>
              <w:ind w:firstLine="0"/>
              <w:jc w:val="center"/>
              <w:rPr>
                <w:lang w:val="en-US"/>
              </w:rPr>
            </w:pPr>
            <w:proofErr w:type="spellStart"/>
            <w:r w:rsidRPr="00A103AE">
              <w:rPr>
                <w:b/>
                <w:bCs/>
                <w:lang w:val="en-US"/>
              </w:rPr>
              <w:t>Reusabilidad</w:t>
            </w:r>
            <w:proofErr w:type="spellEnd"/>
          </w:p>
        </w:tc>
        <w:tc>
          <w:tcPr>
            <w:tcW w:w="0" w:type="auto"/>
            <w:vAlign w:val="center"/>
            <w:hideMark/>
          </w:tcPr>
          <w:p w14:paraId="7D7B0F06" w14:textId="77777777" w:rsidR="00A103AE" w:rsidRPr="00A103AE" w:rsidRDefault="00A103AE" w:rsidP="00A103AE">
            <w:pPr>
              <w:ind w:firstLine="0"/>
              <w:jc w:val="center"/>
              <w:rPr>
                <w:lang w:val="en-US"/>
              </w:rPr>
            </w:pPr>
            <w:r w:rsidRPr="00A103AE">
              <w:rPr>
                <w:b/>
                <w:bCs/>
                <w:lang w:val="en-US"/>
              </w:rPr>
              <w:t>3</w:t>
            </w:r>
          </w:p>
        </w:tc>
        <w:tc>
          <w:tcPr>
            <w:tcW w:w="0" w:type="auto"/>
            <w:vAlign w:val="center"/>
            <w:hideMark/>
          </w:tcPr>
          <w:p w14:paraId="74FC5063" w14:textId="77777777" w:rsidR="00A103AE" w:rsidRPr="00A103AE" w:rsidRDefault="00A103AE" w:rsidP="00A103AE">
            <w:pPr>
              <w:ind w:firstLine="0"/>
              <w:jc w:val="center"/>
              <w:rPr>
                <w:lang w:val="es-MX"/>
              </w:rPr>
            </w:pPr>
            <w:r w:rsidRPr="00A103AE">
              <w:rPr>
                <w:lang w:val="es-MX"/>
              </w:rPr>
              <w:t xml:space="preserve">Desarrollo basado en componentes modulares en el </w:t>
            </w:r>
            <w:proofErr w:type="spellStart"/>
            <w:r w:rsidRPr="00A103AE">
              <w:rPr>
                <w:lang w:val="es-MX"/>
              </w:rPr>
              <w:t>frontend</w:t>
            </w:r>
            <w:proofErr w:type="spellEnd"/>
            <w:r w:rsidRPr="00A103AE">
              <w:rPr>
                <w:lang w:val="es-MX"/>
              </w:rPr>
              <w:t xml:space="preserve"> y arquitectura limpia en el </w:t>
            </w:r>
            <w:proofErr w:type="spellStart"/>
            <w:r w:rsidRPr="00A103AE">
              <w:rPr>
                <w:lang w:val="es-MX"/>
              </w:rPr>
              <w:t>backend</w:t>
            </w:r>
            <w:proofErr w:type="spellEnd"/>
            <w:r w:rsidRPr="00A103AE">
              <w:rPr>
                <w:lang w:val="es-MX"/>
              </w:rPr>
              <w:t>.</w:t>
            </w:r>
          </w:p>
        </w:tc>
      </w:tr>
      <w:tr w:rsidR="0067514E" w:rsidRPr="00A103AE" w14:paraId="46514A6D" w14:textId="77777777" w:rsidTr="00A103AE">
        <w:tc>
          <w:tcPr>
            <w:tcW w:w="0" w:type="auto"/>
            <w:vAlign w:val="center"/>
            <w:hideMark/>
          </w:tcPr>
          <w:p w14:paraId="671351E2" w14:textId="77777777" w:rsidR="00A103AE" w:rsidRPr="00A103AE" w:rsidRDefault="00A103AE" w:rsidP="00A103AE">
            <w:pPr>
              <w:ind w:firstLine="0"/>
              <w:jc w:val="center"/>
              <w:rPr>
                <w:lang w:val="en-US"/>
              </w:rPr>
            </w:pPr>
            <w:r w:rsidRPr="00A103AE">
              <w:rPr>
                <w:b/>
                <w:bCs/>
                <w:lang w:val="en-US"/>
              </w:rPr>
              <w:t>11</w:t>
            </w:r>
          </w:p>
        </w:tc>
        <w:tc>
          <w:tcPr>
            <w:tcW w:w="0" w:type="auto"/>
            <w:vAlign w:val="center"/>
            <w:hideMark/>
          </w:tcPr>
          <w:p w14:paraId="6B393BF1" w14:textId="77777777" w:rsidR="00A103AE" w:rsidRPr="00A103AE" w:rsidRDefault="00A103AE" w:rsidP="00A103AE">
            <w:pPr>
              <w:ind w:firstLine="0"/>
              <w:jc w:val="center"/>
              <w:rPr>
                <w:lang w:val="en-US"/>
              </w:rPr>
            </w:pPr>
            <w:proofErr w:type="spellStart"/>
            <w:r w:rsidRPr="00A103AE">
              <w:rPr>
                <w:b/>
                <w:bCs/>
                <w:lang w:val="en-US"/>
              </w:rPr>
              <w:t>Facilidad</w:t>
            </w:r>
            <w:proofErr w:type="spellEnd"/>
            <w:r w:rsidRPr="00A103AE">
              <w:rPr>
                <w:b/>
                <w:bCs/>
                <w:lang w:val="en-US"/>
              </w:rPr>
              <w:t xml:space="preserve"> de </w:t>
            </w:r>
            <w:proofErr w:type="spellStart"/>
            <w:r w:rsidRPr="00A103AE">
              <w:rPr>
                <w:b/>
                <w:bCs/>
                <w:lang w:val="en-US"/>
              </w:rPr>
              <w:t>instalación</w:t>
            </w:r>
            <w:proofErr w:type="spellEnd"/>
          </w:p>
        </w:tc>
        <w:tc>
          <w:tcPr>
            <w:tcW w:w="0" w:type="auto"/>
            <w:vAlign w:val="center"/>
            <w:hideMark/>
          </w:tcPr>
          <w:p w14:paraId="0DBD7B86" w14:textId="77777777" w:rsidR="00A103AE" w:rsidRPr="00A103AE" w:rsidRDefault="00A103AE" w:rsidP="00A103AE">
            <w:pPr>
              <w:ind w:firstLine="0"/>
              <w:jc w:val="center"/>
              <w:rPr>
                <w:lang w:val="en-US"/>
              </w:rPr>
            </w:pPr>
            <w:r w:rsidRPr="00A103AE">
              <w:rPr>
                <w:b/>
                <w:bCs/>
                <w:lang w:val="en-US"/>
              </w:rPr>
              <w:t>3</w:t>
            </w:r>
          </w:p>
        </w:tc>
        <w:tc>
          <w:tcPr>
            <w:tcW w:w="0" w:type="auto"/>
            <w:vAlign w:val="center"/>
            <w:hideMark/>
          </w:tcPr>
          <w:p w14:paraId="3938779B" w14:textId="77777777" w:rsidR="00A103AE" w:rsidRPr="00A103AE" w:rsidRDefault="00A103AE" w:rsidP="00A103AE">
            <w:pPr>
              <w:ind w:firstLine="0"/>
              <w:jc w:val="center"/>
              <w:rPr>
                <w:lang w:val="es-MX"/>
              </w:rPr>
            </w:pPr>
            <w:r w:rsidRPr="00A103AE">
              <w:rPr>
                <w:lang w:val="es-MX"/>
              </w:rPr>
              <w:t>Despliegue automatizado en la nube (ej. pipelines CI/CD y contenedores Docker).</w:t>
            </w:r>
          </w:p>
        </w:tc>
      </w:tr>
      <w:tr w:rsidR="0067514E" w:rsidRPr="00A103AE" w14:paraId="4D6BAC14" w14:textId="77777777" w:rsidTr="00A103AE">
        <w:tc>
          <w:tcPr>
            <w:tcW w:w="0" w:type="auto"/>
            <w:vAlign w:val="center"/>
            <w:hideMark/>
          </w:tcPr>
          <w:p w14:paraId="37A11EA0" w14:textId="77777777" w:rsidR="00A103AE" w:rsidRPr="00A103AE" w:rsidRDefault="00A103AE" w:rsidP="00A103AE">
            <w:pPr>
              <w:ind w:firstLine="0"/>
              <w:jc w:val="center"/>
              <w:rPr>
                <w:lang w:val="en-US"/>
              </w:rPr>
            </w:pPr>
            <w:r w:rsidRPr="00A103AE">
              <w:rPr>
                <w:b/>
                <w:bCs/>
                <w:lang w:val="en-US"/>
              </w:rPr>
              <w:t>12</w:t>
            </w:r>
          </w:p>
        </w:tc>
        <w:tc>
          <w:tcPr>
            <w:tcW w:w="0" w:type="auto"/>
            <w:vAlign w:val="center"/>
            <w:hideMark/>
          </w:tcPr>
          <w:p w14:paraId="3B20B099" w14:textId="77777777" w:rsidR="00A103AE" w:rsidRPr="00A103AE" w:rsidRDefault="00A103AE" w:rsidP="00A103AE">
            <w:pPr>
              <w:ind w:firstLine="0"/>
              <w:jc w:val="center"/>
              <w:rPr>
                <w:lang w:val="en-US"/>
              </w:rPr>
            </w:pPr>
            <w:proofErr w:type="spellStart"/>
            <w:r w:rsidRPr="00A103AE">
              <w:rPr>
                <w:b/>
                <w:bCs/>
                <w:lang w:val="en-US"/>
              </w:rPr>
              <w:t>Facilidad</w:t>
            </w:r>
            <w:proofErr w:type="spellEnd"/>
            <w:r w:rsidRPr="00A103AE">
              <w:rPr>
                <w:b/>
                <w:bCs/>
                <w:lang w:val="en-US"/>
              </w:rPr>
              <w:t xml:space="preserve"> de </w:t>
            </w:r>
            <w:proofErr w:type="spellStart"/>
            <w:r w:rsidRPr="00A103AE">
              <w:rPr>
                <w:b/>
                <w:bCs/>
                <w:lang w:val="en-US"/>
              </w:rPr>
              <w:t>operación</w:t>
            </w:r>
            <w:proofErr w:type="spellEnd"/>
          </w:p>
        </w:tc>
        <w:tc>
          <w:tcPr>
            <w:tcW w:w="0" w:type="auto"/>
            <w:vAlign w:val="center"/>
            <w:hideMark/>
          </w:tcPr>
          <w:p w14:paraId="7023BA91" w14:textId="77777777" w:rsidR="00A103AE" w:rsidRPr="00A103AE" w:rsidRDefault="00A103AE" w:rsidP="00A103AE">
            <w:pPr>
              <w:ind w:firstLine="0"/>
              <w:jc w:val="center"/>
              <w:rPr>
                <w:lang w:val="en-US"/>
              </w:rPr>
            </w:pPr>
            <w:r w:rsidRPr="00A103AE">
              <w:rPr>
                <w:b/>
                <w:bCs/>
                <w:lang w:val="en-US"/>
              </w:rPr>
              <w:t>4</w:t>
            </w:r>
          </w:p>
        </w:tc>
        <w:tc>
          <w:tcPr>
            <w:tcW w:w="0" w:type="auto"/>
            <w:vAlign w:val="center"/>
            <w:hideMark/>
          </w:tcPr>
          <w:p w14:paraId="25B9367A" w14:textId="77777777" w:rsidR="00A103AE" w:rsidRPr="00A103AE" w:rsidRDefault="00A103AE" w:rsidP="00A103AE">
            <w:pPr>
              <w:ind w:firstLine="0"/>
              <w:jc w:val="center"/>
              <w:rPr>
                <w:lang w:val="es-MX"/>
              </w:rPr>
            </w:pPr>
            <w:proofErr w:type="spellStart"/>
            <w:r w:rsidRPr="00A103AE">
              <w:rPr>
                <w:lang w:val="es-MX"/>
              </w:rPr>
              <w:t>Backups</w:t>
            </w:r>
            <w:proofErr w:type="spellEnd"/>
            <w:r w:rsidRPr="00A103AE">
              <w:rPr>
                <w:lang w:val="es-MX"/>
              </w:rPr>
              <w:t xml:space="preserve"> automatizados, recuperación ante desastres y panel de administración intuitivo para gestionar reglas y alertas.</w:t>
            </w:r>
          </w:p>
        </w:tc>
      </w:tr>
      <w:tr w:rsidR="0067514E" w:rsidRPr="00A103AE" w14:paraId="650AEC09" w14:textId="77777777" w:rsidTr="00A103AE">
        <w:tc>
          <w:tcPr>
            <w:tcW w:w="0" w:type="auto"/>
            <w:vAlign w:val="center"/>
            <w:hideMark/>
          </w:tcPr>
          <w:p w14:paraId="36B5593A" w14:textId="77777777" w:rsidR="00A103AE" w:rsidRPr="00A103AE" w:rsidRDefault="00A103AE" w:rsidP="00A103AE">
            <w:pPr>
              <w:ind w:firstLine="0"/>
              <w:jc w:val="center"/>
              <w:rPr>
                <w:lang w:val="en-US"/>
              </w:rPr>
            </w:pPr>
            <w:r w:rsidRPr="00A103AE">
              <w:rPr>
                <w:b/>
                <w:bCs/>
                <w:lang w:val="en-US"/>
              </w:rPr>
              <w:lastRenderedPageBreak/>
              <w:t>13</w:t>
            </w:r>
          </w:p>
        </w:tc>
        <w:tc>
          <w:tcPr>
            <w:tcW w:w="0" w:type="auto"/>
            <w:vAlign w:val="center"/>
            <w:hideMark/>
          </w:tcPr>
          <w:p w14:paraId="662CD75E" w14:textId="77777777" w:rsidR="00A103AE" w:rsidRPr="00A103AE" w:rsidRDefault="00A103AE" w:rsidP="00A103AE">
            <w:pPr>
              <w:ind w:firstLine="0"/>
              <w:jc w:val="center"/>
              <w:rPr>
                <w:lang w:val="en-US"/>
              </w:rPr>
            </w:pPr>
            <w:proofErr w:type="spellStart"/>
            <w:r w:rsidRPr="00A103AE">
              <w:rPr>
                <w:b/>
                <w:bCs/>
                <w:lang w:val="en-US"/>
              </w:rPr>
              <w:t>Múltiples</w:t>
            </w:r>
            <w:proofErr w:type="spellEnd"/>
            <w:r w:rsidRPr="00A103AE">
              <w:rPr>
                <w:b/>
                <w:bCs/>
                <w:lang w:val="en-US"/>
              </w:rPr>
              <w:t xml:space="preserve"> sitios</w:t>
            </w:r>
          </w:p>
        </w:tc>
        <w:tc>
          <w:tcPr>
            <w:tcW w:w="0" w:type="auto"/>
            <w:vAlign w:val="center"/>
            <w:hideMark/>
          </w:tcPr>
          <w:p w14:paraId="614F0E0F" w14:textId="77777777" w:rsidR="00A103AE" w:rsidRPr="00A103AE" w:rsidRDefault="00A103AE" w:rsidP="00A103AE">
            <w:pPr>
              <w:ind w:firstLine="0"/>
              <w:jc w:val="center"/>
              <w:rPr>
                <w:lang w:val="en-US"/>
              </w:rPr>
            </w:pPr>
            <w:r w:rsidRPr="00A103AE">
              <w:rPr>
                <w:b/>
                <w:bCs/>
                <w:lang w:val="en-US"/>
              </w:rPr>
              <w:t>3</w:t>
            </w:r>
          </w:p>
        </w:tc>
        <w:tc>
          <w:tcPr>
            <w:tcW w:w="0" w:type="auto"/>
            <w:vAlign w:val="center"/>
            <w:hideMark/>
          </w:tcPr>
          <w:p w14:paraId="30DB3848" w14:textId="77777777" w:rsidR="00A103AE" w:rsidRPr="00A103AE" w:rsidRDefault="00A103AE" w:rsidP="00A103AE">
            <w:pPr>
              <w:ind w:firstLine="0"/>
              <w:jc w:val="center"/>
              <w:rPr>
                <w:lang w:val="es-MX"/>
              </w:rPr>
            </w:pPr>
            <w:r w:rsidRPr="00A103AE">
              <w:rPr>
                <w:lang w:val="es-MX"/>
              </w:rPr>
              <w:t xml:space="preserve">Aplicación </w:t>
            </w:r>
            <w:proofErr w:type="spellStart"/>
            <w:r w:rsidRPr="00A103AE">
              <w:rPr>
                <w:lang w:val="es-MX"/>
              </w:rPr>
              <w:t>multi-inquilino</w:t>
            </w:r>
            <w:proofErr w:type="spellEnd"/>
            <w:r w:rsidRPr="00A103AE">
              <w:rPr>
                <w:lang w:val="es-MX"/>
              </w:rPr>
              <w:t xml:space="preserve"> (SaaS) utilizada por desarrolladoras en distintas locaciones de la República Dominicana.</w:t>
            </w:r>
          </w:p>
        </w:tc>
      </w:tr>
      <w:tr w:rsidR="0067514E" w:rsidRPr="00A103AE" w14:paraId="42D2D902" w14:textId="77777777" w:rsidTr="00A103AE">
        <w:tc>
          <w:tcPr>
            <w:tcW w:w="0" w:type="auto"/>
            <w:vAlign w:val="center"/>
            <w:hideMark/>
          </w:tcPr>
          <w:p w14:paraId="6F0DF2DA" w14:textId="77777777" w:rsidR="00A103AE" w:rsidRPr="00A103AE" w:rsidRDefault="00A103AE" w:rsidP="00A103AE">
            <w:pPr>
              <w:ind w:firstLine="0"/>
              <w:jc w:val="center"/>
              <w:rPr>
                <w:lang w:val="en-US"/>
              </w:rPr>
            </w:pPr>
            <w:r w:rsidRPr="00A103AE">
              <w:rPr>
                <w:b/>
                <w:bCs/>
                <w:lang w:val="en-US"/>
              </w:rPr>
              <w:t>14</w:t>
            </w:r>
          </w:p>
        </w:tc>
        <w:tc>
          <w:tcPr>
            <w:tcW w:w="0" w:type="auto"/>
            <w:vAlign w:val="center"/>
            <w:hideMark/>
          </w:tcPr>
          <w:p w14:paraId="052A9062" w14:textId="77777777" w:rsidR="00A103AE" w:rsidRPr="00A103AE" w:rsidRDefault="00A103AE" w:rsidP="00A103AE">
            <w:pPr>
              <w:ind w:firstLine="0"/>
              <w:jc w:val="center"/>
              <w:rPr>
                <w:lang w:val="en-US"/>
              </w:rPr>
            </w:pPr>
            <w:proofErr w:type="spellStart"/>
            <w:r w:rsidRPr="00A103AE">
              <w:rPr>
                <w:b/>
                <w:bCs/>
                <w:lang w:val="en-US"/>
              </w:rPr>
              <w:t>Facilidad</w:t>
            </w:r>
            <w:proofErr w:type="spellEnd"/>
            <w:r w:rsidRPr="00A103AE">
              <w:rPr>
                <w:b/>
                <w:bCs/>
                <w:lang w:val="en-US"/>
              </w:rPr>
              <w:t xml:space="preserve"> de </w:t>
            </w:r>
            <w:proofErr w:type="spellStart"/>
            <w:r w:rsidRPr="00A103AE">
              <w:rPr>
                <w:b/>
                <w:bCs/>
                <w:lang w:val="en-US"/>
              </w:rPr>
              <w:t>cambio</w:t>
            </w:r>
            <w:proofErr w:type="spellEnd"/>
          </w:p>
        </w:tc>
        <w:tc>
          <w:tcPr>
            <w:tcW w:w="0" w:type="auto"/>
            <w:vAlign w:val="center"/>
            <w:hideMark/>
          </w:tcPr>
          <w:p w14:paraId="4CF1A464" w14:textId="77777777" w:rsidR="00A103AE" w:rsidRPr="00A103AE" w:rsidRDefault="00A103AE" w:rsidP="00A103AE">
            <w:pPr>
              <w:ind w:firstLine="0"/>
              <w:jc w:val="center"/>
              <w:rPr>
                <w:lang w:val="en-US"/>
              </w:rPr>
            </w:pPr>
            <w:r w:rsidRPr="00A103AE">
              <w:rPr>
                <w:b/>
                <w:bCs/>
                <w:lang w:val="en-US"/>
              </w:rPr>
              <w:t>4</w:t>
            </w:r>
          </w:p>
        </w:tc>
        <w:tc>
          <w:tcPr>
            <w:tcW w:w="0" w:type="auto"/>
            <w:vAlign w:val="center"/>
            <w:hideMark/>
          </w:tcPr>
          <w:p w14:paraId="6D3C7148" w14:textId="77777777" w:rsidR="00A103AE" w:rsidRPr="00A103AE" w:rsidRDefault="00A103AE" w:rsidP="00A103AE">
            <w:pPr>
              <w:ind w:firstLine="0"/>
              <w:jc w:val="center"/>
              <w:rPr>
                <w:lang w:val="es-MX"/>
              </w:rPr>
            </w:pPr>
            <w:r w:rsidRPr="00A103AE">
              <w:rPr>
                <w:lang w:val="es-MX"/>
              </w:rPr>
              <w:t>El módulo de reglas de negocio está diseñado para que el administrador pueda apagar/encender reglas si cambian las leyes, sin reprogramar el núcleo.</w:t>
            </w:r>
          </w:p>
        </w:tc>
      </w:tr>
      <w:tr w:rsidR="0067514E" w:rsidRPr="00A103AE" w14:paraId="0CA77C7E" w14:textId="77777777" w:rsidTr="00A103AE">
        <w:trPr>
          <w:cnfStyle w:val="010000000000" w:firstRow="0" w:lastRow="1" w:firstColumn="0" w:lastColumn="0" w:oddVBand="0" w:evenVBand="0" w:oddHBand="0" w:evenHBand="0" w:firstRowFirstColumn="0" w:firstRowLastColumn="0" w:lastRowFirstColumn="0" w:lastRowLastColumn="0"/>
        </w:trPr>
        <w:tc>
          <w:tcPr>
            <w:tcW w:w="0" w:type="auto"/>
            <w:vAlign w:val="center"/>
            <w:hideMark/>
          </w:tcPr>
          <w:p w14:paraId="2DDBF353" w14:textId="77777777" w:rsidR="00A103AE" w:rsidRPr="00A103AE" w:rsidRDefault="00A103AE" w:rsidP="00A103AE">
            <w:pPr>
              <w:ind w:firstLine="0"/>
              <w:jc w:val="center"/>
              <w:rPr>
                <w:lang w:val="es-MX"/>
              </w:rPr>
            </w:pPr>
          </w:p>
        </w:tc>
        <w:tc>
          <w:tcPr>
            <w:tcW w:w="0" w:type="auto"/>
            <w:vAlign w:val="center"/>
            <w:hideMark/>
          </w:tcPr>
          <w:p w14:paraId="6A128992" w14:textId="77777777" w:rsidR="00A103AE" w:rsidRPr="00A103AE" w:rsidRDefault="00A103AE" w:rsidP="00A103AE">
            <w:pPr>
              <w:ind w:firstLine="0"/>
              <w:jc w:val="center"/>
              <w:rPr>
                <w:lang w:val="en-US"/>
              </w:rPr>
            </w:pPr>
            <w:r w:rsidRPr="00A103AE">
              <w:rPr>
                <w:lang w:val="en-US"/>
              </w:rPr>
              <w:t>SUMA TOTAL (Total DI)</w:t>
            </w:r>
          </w:p>
        </w:tc>
        <w:tc>
          <w:tcPr>
            <w:tcW w:w="0" w:type="auto"/>
            <w:vAlign w:val="center"/>
            <w:hideMark/>
          </w:tcPr>
          <w:p w14:paraId="64349EBF" w14:textId="77777777" w:rsidR="00A103AE" w:rsidRPr="00A103AE" w:rsidRDefault="00A103AE" w:rsidP="00A103AE">
            <w:pPr>
              <w:ind w:firstLine="0"/>
              <w:jc w:val="center"/>
              <w:rPr>
                <w:lang w:val="en-US"/>
              </w:rPr>
            </w:pPr>
            <w:r w:rsidRPr="00A103AE">
              <w:rPr>
                <w:lang w:val="en-US"/>
              </w:rPr>
              <w:t>55</w:t>
            </w:r>
          </w:p>
        </w:tc>
        <w:tc>
          <w:tcPr>
            <w:tcW w:w="0" w:type="auto"/>
            <w:vAlign w:val="center"/>
            <w:hideMark/>
          </w:tcPr>
          <w:p w14:paraId="51BAF721" w14:textId="77777777" w:rsidR="00A103AE" w:rsidRPr="00A103AE" w:rsidRDefault="00A103AE" w:rsidP="00A103AE">
            <w:pPr>
              <w:ind w:firstLine="0"/>
              <w:jc w:val="center"/>
              <w:rPr>
                <w:lang w:val="en-US"/>
              </w:rPr>
            </w:pPr>
          </w:p>
        </w:tc>
      </w:tr>
    </w:tbl>
    <w:p w14:paraId="2000FEE9" w14:textId="77777777" w:rsidR="00362CE4" w:rsidRDefault="00362CE4" w:rsidP="00362CE4">
      <w:pPr>
        <w:rPr>
          <w:lang w:val="es-MX"/>
        </w:rPr>
      </w:pPr>
    </w:p>
    <w:p w14:paraId="0E26C61F" w14:textId="1DE5B227" w:rsidR="00787DB5" w:rsidRDefault="00787DB5" w:rsidP="00362CE4">
      <w:pPr>
        <w:rPr>
          <w:i/>
          <w:iCs/>
        </w:rPr>
      </w:pPr>
      <w:r w:rsidRPr="00787DB5">
        <w:rPr>
          <w:b/>
          <w:bCs/>
        </w:rPr>
        <w:t>VAF</w:t>
      </w:r>
      <w:r w:rsidRPr="00787DB5">
        <w:t xml:space="preserve"> = 0.65 + (0.01 × 55) = </w:t>
      </w:r>
      <w:r w:rsidRPr="00787DB5">
        <w:rPr>
          <w:b/>
          <w:bCs/>
        </w:rPr>
        <w:t>1.20</w:t>
      </w:r>
      <w:r w:rsidRPr="00787DB5">
        <w:t xml:space="preserve"> </w:t>
      </w:r>
      <w:r w:rsidRPr="00787DB5">
        <w:rPr>
          <w:i/>
          <w:iCs/>
        </w:rPr>
        <w:t>(El sistema tiene un 20% más de complejidad sobre la media debido a integraciones y procesamiento).</w:t>
      </w:r>
    </w:p>
    <w:p w14:paraId="757A55BD" w14:textId="77777777" w:rsidR="00B10486" w:rsidRDefault="00B10486" w:rsidP="00362CE4">
      <w:pPr>
        <w:rPr>
          <w:lang w:val="es-MX"/>
        </w:rPr>
      </w:pPr>
    </w:p>
    <w:p w14:paraId="4D48EE71" w14:textId="77777777" w:rsidR="005C7BA5" w:rsidRPr="005C7BA5" w:rsidRDefault="005C7BA5" w:rsidP="00B10486">
      <w:pPr>
        <w:pStyle w:val="Ttulo4"/>
        <w:rPr>
          <w:lang w:val="en-US"/>
        </w:rPr>
      </w:pPr>
      <w:r w:rsidRPr="005C7BA5">
        <w:rPr>
          <w:lang w:val="en-US"/>
        </w:rPr>
        <w:t xml:space="preserve">Paso 6: </w:t>
      </w:r>
      <w:proofErr w:type="spellStart"/>
      <w:r w:rsidRPr="005C7BA5">
        <w:rPr>
          <w:lang w:val="en-US"/>
        </w:rPr>
        <w:t>Calcular</w:t>
      </w:r>
      <w:proofErr w:type="spellEnd"/>
      <w:r w:rsidRPr="005C7BA5">
        <w:rPr>
          <w:lang w:val="en-US"/>
        </w:rPr>
        <w:t xml:space="preserve"> AFP (Adjusted Function Points)</w:t>
      </w:r>
    </w:p>
    <w:p w14:paraId="01F049AF" w14:textId="77777777" w:rsidR="005C7BA5" w:rsidRPr="005C7BA5" w:rsidRDefault="005C7BA5" w:rsidP="005C7BA5">
      <w:pPr>
        <w:rPr>
          <w:lang w:val="es-MX"/>
        </w:rPr>
      </w:pPr>
      <w:r w:rsidRPr="005C7BA5">
        <w:rPr>
          <w:lang w:val="es-MX"/>
        </w:rPr>
        <w:t xml:space="preserve">Aplicando la fórmula matemática final con los valores brutos y técnicos obtenidos en los pasos anteriores para la plataforma </w:t>
      </w:r>
      <w:proofErr w:type="spellStart"/>
      <w:r w:rsidRPr="005C7BA5">
        <w:rPr>
          <w:b/>
          <w:bCs/>
          <w:lang w:val="es-MX"/>
        </w:rPr>
        <w:t>VeriFinca</w:t>
      </w:r>
      <w:proofErr w:type="spellEnd"/>
      <w:r w:rsidRPr="005C7BA5">
        <w:rPr>
          <w:lang w:val="es-MX"/>
        </w:rPr>
        <w:t>:</w:t>
      </w:r>
    </w:p>
    <w:p w14:paraId="066EB23A" w14:textId="77777777" w:rsidR="005C7BA5" w:rsidRPr="006A0A2D" w:rsidRDefault="005C7BA5" w:rsidP="005C7BA5">
      <w:pPr>
        <w:rPr>
          <w:lang w:val="es-US"/>
        </w:rPr>
      </w:pPr>
      <w:r w:rsidRPr="006A0A2D">
        <w:rPr>
          <w:b/>
          <w:bCs/>
          <w:lang w:val="es-US"/>
        </w:rPr>
        <w:t xml:space="preserve">AFP </w:t>
      </w:r>
      <w:r w:rsidRPr="006A0A2D">
        <w:rPr>
          <w:lang w:val="es-US"/>
        </w:rPr>
        <w:t xml:space="preserve">= UFP × VAF </w:t>
      </w:r>
    </w:p>
    <w:p w14:paraId="7A476FE0" w14:textId="23D39102" w:rsidR="005C7BA5" w:rsidRPr="006A0A2D" w:rsidRDefault="005C7BA5" w:rsidP="005C7BA5">
      <w:pPr>
        <w:rPr>
          <w:lang w:val="es-US"/>
        </w:rPr>
      </w:pPr>
      <w:r w:rsidRPr="006A0A2D">
        <w:rPr>
          <w:b/>
          <w:bCs/>
          <w:lang w:val="es-US"/>
        </w:rPr>
        <w:t>AFP</w:t>
      </w:r>
      <w:r w:rsidRPr="006A0A2D">
        <w:rPr>
          <w:lang w:val="es-US"/>
        </w:rPr>
        <w:t xml:space="preserve"> = 170 × 1.20 = </w:t>
      </w:r>
      <w:r w:rsidRPr="006A0A2D">
        <w:rPr>
          <w:b/>
          <w:bCs/>
          <w:lang w:val="es-US"/>
        </w:rPr>
        <w:t>204 AFP</w:t>
      </w:r>
    </w:p>
    <w:p w14:paraId="03DAE74D" w14:textId="77777777" w:rsidR="005C7BA5" w:rsidRDefault="005C7BA5" w:rsidP="005C7BA5">
      <w:pPr>
        <w:rPr>
          <w:lang w:val="es-MX"/>
        </w:rPr>
      </w:pPr>
      <w:r w:rsidRPr="005C7BA5">
        <w:rPr>
          <w:b/>
          <w:bCs/>
          <w:lang w:val="es-MX"/>
        </w:rPr>
        <w:t>Interpretación:</w:t>
      </w:r>
      <w:r w:rsidRPr="005C7BA5">
        <w:rPr>
          <w:lang w:val="es-MX"/>
        </w:rPr>
        <w:t xml:space="preserve"> El VAF de 1.20 indica que las características técnicas y el entorno operativo del sistema incrementan el esfuerzo de desarrollo en un 20% por encima de un proyecto de software "promedio" o estándar (cuyo valor neutral sería 1.00).</w:t>
      </w:r>
    </w:p>
    <w:p w14:paraId="71D9CA40" w14:textId="0C67C41B" w:rsidR="005C7BA5" w:rsidRPr="005C7BA5" w:rsidRDefault="005C7BA5" w:rsidP="005C7BA5">
      <w:pPr>
        <w:rPr>
          <w:lang w:val="es-MX"/>
        </w:rPr>
      </w:pPr>
      <w:r w:rsidRPr="005C7BA5">
        <w:rPr>
          <w:lang w:val="es-MX"/>
        </w:rPr>
        <w:t>Este nivel de complejidad superior no se debe a la cantidad de pantallas o tablas (que ya se midió en el UFP), sino a la exigencia técnica arquitectónica. En este ecosistema, el incremento está impulsado principalmente por:</w:t>
      </w:r>
    </w:p>
    <w:p w14:paraId="4B310045" w14:textId="77777777" w:rsidR="005C7BA5" w:rsidRPr="005C7BA5" w:rsidRDefault="005C7BA5" w:rsidP="005C7BA5">
      <w:pPr>
        <w:numPr>
          <w:ilvl w:val="0"/>
          <w:numId w:val="66"/>
        </w:numPr>
        <w:rPr>
          <w:lang w:val="es-MX"/>
        </w:rPr>
      </w:pPr>
      <w:r w:rsidRPr="005C7BA5">
        <w:rPr>
          <w:b/>
          <w:bCs/>
          <w:lang w:val="es-MX"/>
        </w:rPr>
        <w:t>Procesamiento Complejo (DI=5):</w:t>
      </w:r>
      <w:r w:rsidRPr="005C7BA5">
        <w:rPr>
          <w:lang w:val="es-MX"/>
        </w:rPr>
        <w:t xml:space="preserve"> La carga cognitiva y técnica que exige el Motor de Inferencia para cruzar variables legales y el procesamiento de imágenes para la extracción de metadatos vía OCR.</w:t>
      </w:r>
    </w:p>
    <w:p w14:paraId="31E43D32" w14:textId="2694971F" w:rsidR="005C7BA5" w:rsidRPr="005C7BA5" w:rsidRDefault="005C7BA5" w:rsidP="005C7BA5">
      <w:pPr>
        <w:numPr>
          <w:ilvl w:val="0"/>
          <w:numId w:val="66"/>
        </w:numPr>
        <w:rPr>
          <w:lang w:val="es-MX"/>
        </w:rPr>
      </w:pPr>
      <w:r w:rsidRPr="005C7BA5">
        <w:rPr>
          <w:b/>
          <w:bCs/>
          <w:lang w:val="es-MX"/>
        </w:rPr>
        <w:t>Comunicaciones de Datos (DI=5):</w:t>
      </w:r>
      <w:r w:rsidRPr="005C7BA5">
        <w:rPr>
          <w:lang w:val="es-MX"/>
        </w:rPr>
        <w:t xml:space="preserve"> La orquestación y consumo en tiempo real de múltiples </w:t>
      </w:r>
      <w:proofErr w:type="spellStart"/>
      <w:r w:rsidRPr="005C7BA5">
        <w:rPr>
          <w:lang w:val="es-MX"/>
        </w:rPr>
        <w:t>APIs</w:t>
      </w:r>
      <w:proofErr w:type="spellEnd"/>
      <w:r w:rsidRPr="005C7BA5">
        <w:rPr>
          <w:lang w:val="es-MX"/>
        </w:rPr>
        <w:t xml:space="preserve"> gubernamentales y financieras (DGII, Catastro, Registro Inmobiliario, Stripe</w:t>
      </w:r>
      <w:r w:rsidR="00B8237D">
        <w:rPr>
          <w:lang w:val="es-MX"/>
        </w:rPr>
        <w:t xml:space="preserve">, </w:t>
      </w:r>
      <w:proofErr w:type="spellStart"/>
      <w:r w:rsidR="00B8237D">
        <w:rPr>
          <w:lang w:val="es-MX"/>
        </w:rPr>
        <w:t>Resend</w:t>
      </w:r>
      <w:proofErr w:type="spellEnd"/>
      <w:r w:rsidRPr="005C7BA5">
        <w:rPr>
          <w:lang w:val="es-MX"/>
        </w:rPr>
        <w:t>).</w:t>
      </w:r>
    </w:p>
    <w:p w14:paraId="1C0C70BF" w14:textId="77777777" w:rsidR="005C7BA5" w:rsidRPr="005C7BA5" w:rsidRDefault="005C7BA5" w:rsidP="005C7BA5">
      <w:pPr>
        <w:numPr>
          <w:ilvl w:val="0"/>
          <w:numId w:val="66"/>
        </w:numPr>
        <w:rPr>
          <w:lang w:val="es-MX"/>
        </w:rPr>
      </w:pPr>
      <w:r w:rsidRPr="005C7BA5">
        <w:rPr>
          <w:b/>
          <w:bCs/>
          <w:lang w:val="es-MX"/>
        </w:rPr>
        <w:lastRenderedPageBreak/>
        <w:t>Eficiencia del Usuario Final (DI=5):</w:t>
      </w:r>
      <w:r w:rsidRPr="005C7BA5">
        <w:rPr>
          <w:lang w:val="es-MX"/>
        </w:rPr>
        <w:t xml:space="preserve"> El reto de diseño e interfaz (UX/UI) para sintetizar toda esa data compleja en un "semáforo de riesgo" que un inversionista pueda entender al instante escaneando un QR.</w:t>
      </w:r>
    </w:p>
    <w:p w14:paraId="26AE6D82" w14:textId="390DA79B" w:rsidR="00E3429D" w:rsidRPr="007B1220" w:rsidRDefault="00E3429D" w:rsidP="00E60D03">
      <w:pPr>
        <w:ind w:firstLine="0"/>
        <w:rPr>
          <w:rFonts w:eastAsiaTheme="majorEastAsia" w:cstheme="majorBidi"/>
          <w:color w:val="000000" w:themeColor="accent1" w:themeShade="80"/>
          <w:sz w:val="28"/>
        </w:rPr>
      </w:pPr>
    </w:p>
    <w:p w14:paraId="563A7A49" w14:textId="17DD7A6D" w:rsidR="00A04D2E" w:rsidRDefault="005A3ED5" w:rsidP="00953AE8">
      <w:pPr>
        <w:pStyle w:val="Ttulo4"/>
      </w:pPr>
      <w:r>
        <w:t>Estimación de Líneas de Código</w:t>
      </w:r>
    </w:p>
    <w:p w14:paraId="27AE46D9" w14:textId="77777777" w:rsidR="00EE3098" w:rsidRPr="003E0613" w:rsidRDefault="00EE3098" w:rsidP="00EE3098">
      <w:pPr>
        <w:pStyle w:val="Ttulo5"/>
        <w:rPr>
          <w:lang w:val="es-MX"/>
        </w:rPr>
      </w:pPr>
      <w:r w:rsidRPr="003E0613">
        <w:rPr>
          <w:lang w:val="es-MX"/>
        </w:rPr>
        <w:t xml:space="preserve">Paso 7: Convertir FP a </w:t>
      </w:r>
      <w:proofErr w:type="gramStart"/>
      <w:r>
        <w:rPr>
          <w:lang w:val="es-MX"/>
        </w:rPr>
        <w:t>Tiempo</w:t>
      </w:r>
      <w:r w:rsidRPr="003E0613">
        <w:rPr>
          <w:lang w:val="es-MX"/>
        </w:rPr>
        <w:t>(</w:t>
      </w:r>
      <w:proofErr w:type="gramEnd"/>
      <w:r w:rsidRPr="003E0613">
        <w:rPr>
          <w:lang w:val="es-MX"/>
        </w:rPr>
        <w:t>Horas-Hombre)</w:t>
      </w:r>
    </w:p>
    <w:p w14:paraId="5459C708" w14:textId="6B2D3F43" w:rsidR="008C12C6" w:rsidRPr="001F60D1" w:rsidRDefault="008C12C6" w:rsidP="008C12C6">
      <w:pPr>
        <w:rPr>
          <w:lang w:val="es-US"/>
        </w:rPr>
      </w:pPr>
      <w:r w:rsidRPr="008C12C6">
        <w:rPr>
          <w:lang w:val="es-MX"/>
        </w:rPr>
        <w:t xml:space="preserve">El cálculo del tamaño del software en Líneas de Código (LOC) permite dimensionar el volumen técnico del desarrollo, lo cual es fundamental para validar la estimación de esfuerzo. Utilizando el </w:t>
      </w:r>
      <w:proofErr w:type="spellStart"/>
      <w:r w:rsidRPr="008C12C6">
        <w:rPr>
          <w:lang w:val="es-MX"/>
        </w:rPr>
        <w:t>benchmark</w:t>
      </w:r>
      <w:proofErr w:type="spellEnd"/>
      <w:r w:rsidRPr="008C12C6">
        <w:rPr>
          <w:lang w:val="es-MX"/>
        </w:rPr>
        <w:t xml:space="preserve"> del </w:t>
      </w:r>
      <w:sdt>
        <w:sdtPr>
          <w:rPr>
            <w:lang w:val="en-US"/>
          </w:rPr>
          <w:id w:val="-402368011"/>
          <w:citation/>
        </w:sdtPr>
        <w:sdtContent>
          <w:r w:rsidR="00FA24DF">
            <w:rPr>
              <w:lang w:val="en-US"/>
            </w:rPr>
            <w:fldChar w:fldCharType="begin"/>
          </w:r>
          <w:r w:rsidR="00FA24DF">
            <w:rPr>
              <w:lang w:val="es-MX"/>
            </w:rPr>
            <w:instrText xml:space="preserve"> CITATION ISB19 \l 2058 </w:instrText>
          </w:r>
          <w:r w:rsidR="00FA24DF">
            <w:rPr>
              <w:lang w:val="en-US"/>
            </w:rPr>
            <w:fldChar w:fldCharType="separate"/>
          </w:r>
          <w:r w:rsidR="00000000">
            <w:rPr>
              <w:noProof/>
              <w:lang w:val="es-MX"/>
            </w:rPr>
            <w:t>(ISBSG, Performance Calculation and Benchmarking using the ISBSG Dataset, 2019)</w:t>
          </w:r>
          <w:r w:rsidR="00FA24DF">
            <w:rPr>
              <w:lang w:val="en-US"/>
            </w:rPr>
            <w:fldChar w:fldCharType="end"/>
          </w:r>
        </w:sdtContent>
      </w:sdt>
      <w:r w:rsidRPr="008C12C6">
        <w:rPr>
          <w:lang w:val="es-MX"/>
        </w:rPr>
        <w:t xml:space="preserve"> para un </w:t>
      </w:r>
      <w:proofErr w:type="spellStart"/>
      <w:r w:rsidRPr="008C12C6">
        <w:rPr>
          <w:lang w:val="es-MX"/>
        </w:rPr>
        <w:t>stack</w:t>
      </w:r>
      <w:proofErr w:type="spellEnd"/>
      <w:r w:rsidRPr="008C12C6">
        <w:rPr>
          <w:lang w:val="es-MX"/>
        </w:rPr>
        <w:t xml:space="preserve"> tecnológico web moderno (C#, .NET, </w:t>
      </w:r>
      <w:proofErr w:type="spellStart"/>
      <w:r w:rsidRPr="008C12C6">
        <w:rPr>
          <w:lang w:val="es-MX"/>
        </w:rPr>
        <w:t>React</w:t>
      </w:r>
      <w:proofErr w:type="spellEnd"/>
      <w:r w:rsidRPr="008C12C6">
        <w:rPr>
          <w:lang w:val="es-MX"/>
        </w:rPr>
        <w:t>), el factor de conversión promedio (</w:t>
      </w:r>
      <w:r w:rsidRPr="008C12C6">
        <w:rPr>
          <w:i/>
          <w:lang w:val="es-MX"/>
        </w:rPr>
        <w:t>Gearing Factor</w:t>
      </w:r>
      <w:r w:rsidRPr="008C12C6">
        <w:rPr>
          <w:lang w:val="es-MX"/>
        </w:rPr>
        <w:t xml:space="preserve">) es de aproximadamente 50 líneas de código por Punto de Función. </w:t>
      </w:r>
      <w:r w:rsidRPr="001F60D1">
        <w:rPr>
          <w:lang w:val="es-US"/>
        </w:rPr>
        <w:t>La productividad se mantiene en la media de la industria para equipos pequeños, fijada en 12 Horas-Hombre por Punto de Función (HH/FP).</w:t>
      </w:r>
    </w:p>
    <w:p w14:paraId="13355F17" w14:textId="77777777" w:rsidR="008C12C6" w:rsidRPr="008C12C6" w:rsidRDefault="008C12C6" w:rsidP="008C12C6">
      <w:pPr>
        <w:rPr>
          <w:lang w:val="en-US"/>
        </w:rPr>
      </w:pPr>
      <w:proofErr w:type="spellStart"/>
      <w:r w:rsidRPr="008C12C6">
        <w:rPr>
          <w:b/>
          <w:bCs/>
          <w:lang w:val="en-US"/>
        </w:rPr>
        <w:t>Cálculo</w:t>
      </w:r>
      <w:proofErr w:type="spellEnd"/>
      <w:r w:rsidRPr="008C12C6">
        <w:rPr>
          <w:b/>
          <w:bCs/>
          <w:lang w:val="en-US"/>
        </w:rPr>
        <w:t xml:space="preserve"> del </w:t>
      </w:r>
      <w:proofErr w:type="spellStart"/>
      <w:r w:rsidRPr="008C12C6">
        <w:rPr>
          <w:b/>
          <w:bCs/>
          <w:lang w:val="en-US"/>
        </w:rPr>
        <w:t>Escenario</w:t>
      </w:r>
      <w:proofErr w:type="spellEnd"/>
      <w:r w:rsidRPr="008C12C6">
        <w:rPr>
          <w:b/>
          <w:bCs/>
          <w:lang w:val="en-US"/>
        </w:rPr>
        <w:t xml:space="preserve"> </w:t>
      </w:r>
      <w:proofErr w:type="spellStart"/>
      <w:r w:rsidRPr="008C12C6">
        <w:rPr>
          <w:b/>
          <w:bCs/>
          <w:lang w:val="en-US"/>
        </w:rPr>
        <w:t>Esperado</w:t>
      </w:r>
      <w:proofErr w:type="spellEnd"/>
      <w:r w:rsidRPr="008C12C6">
        <w:rPr>
          <w:b/>
          <w:bCs/>
          <w:lang w:val="en-US"/>
        </w:rPr>
        <w:t>:</w:t>
      </w:r>
    </w:p>
    <w:p w14:paraId="018DBF64" w14:textId="77777777" w:rsidR="008C12C6" w:rsidRPr="001F60D1" w:rsidRDefault="008C12C6" w:rsidP="008C12C6">
      <w:pPr>
        <w:numPr>
          <w:ilvl w:val="0"/>
          <w:numId w:val="68"/>
        </w:numPr>
        <w:rPr>
          <w:lang w:val="es-US"/>
        </w:rPr>
      </w:pPr>
      <w:r w:rsidRPr="001F60D1">
        <w:rPr>
          <w:b/>
          <w:lang w:val="es-US"/>
        </w:rPr>
        <w:t>Tamaño Ajustado (AFP):</w:t>
      </w:r>
      <w:r w:rsidRPr="001F60D1">
        <w:rPr>
          <w:lang w:val="es-US"/>
        </w:rPr>
        <w:t xml:space="preserve"> 204 Puntos de Función.</w:t>
      </w:r>
    </w:p>
    <w:p w14:paraId="35F3FE20" w14:textId="77777777" w:rsidR="008C12C6" w:rsidRPr="001F60D1" w:rsidRDefault="008C12C6" w:rsidP="008C12C6">
      <w:pPr>
        <w:numPr>
          <w:ilvl w:val="0"/>
          <w:numId w:val="68"/>
        </w:numPr>
        <w:rPr>
          <w:lang w:val="es-US"/>
        </w:rPr>
      </w:pPr>
      <w:r w:rsidRPr="001F60D1">
        <w:rPr>
          <w:b/>
          <w:lang w:val="es-US"/>
        </w:rPr>
        <w:t>Factor de Conversión:</w:t>
      </w:r>
      <w:r w:rsidRPr="001F60D1">
        <w:rPr>
          <w:lang w:val="es-US"/>
        </w:rPr>
        <w:t xml:space="preserve"> 50 LOC / FP.</w:t>
      </w:r>
    </w:p>
    <w:p w14:paraId="6C68DE33" w14:textId="77777777" w:rsidR="008C12C6" w:rsidRPr="001F60D1" w:rsidRDefault="008C12C6" w:rsidP="008C12C6">
      <w:pPr>
        <w:numPr>
          <w:ilvl w:val="0"/>
          <w:numId w:val="68"/>
        </w:numPr>
        <w:rPr>
          <w:lang w:val="es-US"/>
        </w:rPr>
      </w:pPr>
      <w:r w:rsidRPr="001F60D1">
        <w:rPr>
          <w:b/>
          <w:lang w:val="es-US"/>
        </w:rPr>
        <w:t>Líneas de Código Estimadas (LOC):</w:t>
      </w:r>
      <w:r w:rsidRPr="001F60D1">
        <w:rPr>
          <w:lang w:val="es-US"/>
        </w:rPr>
        <w:t xml:space="preserve"> 204 AFP × 50 LOC/FP = </w:t>
      </w:r>
      <w:r w:rsidRPr="001F60D1">
        <w:rPr>
          <w:b/>
          <w:lang w:val="es-US"/>
        </w:rPr>
        <w:t>10,200 LOC</w:t>
      </w:r>
      <w:r w:rsidRPr="001F60D1">
        <w:rPr>
          <w:lang w:val="es-US"/>
        </w:rPr>
        <w:t xml:space="preserve"> (10.2 KLOC).</w:t>
      </w:r>
    </w:p>
    <w:p w14:paraId="0E214843" w14:textId="77777777" w:rsidR="008C12C6" w:rsidRPr="008C12C6" w:rsidRDefault="008C12C6" w:rsidP="008C12C6">
      <w:pPr>
        <w:numPr>
          <w:ilvl w:val="0"/>
          <w:numId w:val="68"/>
        </w:numPr>
        <w:rPr>
          <w:lang w:val="en-US"/>
        </w:rPr>
      </w:pPr>
      <w:proofErr w:type="spellStart"/>
      <w:r w:rsidRPr="008C12C6">
        <w:rPr>
          <w:b/>
          <w:bCs/>
          <w:lang w:val="en-US"/>
        </w:rPr>
        <w:t>Productividad</w:t>
      </w:r>
      <w:proofErr w:type="spellEnd"/>
      <w:r w:rsidRPr="008C12C6">
        <w:rPr>
          <w:b/>
          <w:bCs/>
          <w:lang w:val="en-US"/>
        </w:rPr>
        <w:t>:</w:t>
      </w:r>
      <w:r w:rsidRPr="008C12C6">
        <w:rPr>
          <w:lang w:val="en-US"/>
        </w:rPr>
        <w:t xml:space="preserve"> 12 HH/FP.</w:t>
      </w:r>
    </w:p>
    <w:p w14:paraId="7A62A330" w14:textId="77777777" w:rsidR="00DB3391" w:rsidRDefault="00DB3391">
      <w:pPr>
        <w:spacing w:before="120" w:after="200" w:line="264" w:lineRule="auto"/>
        <w:ind w:firstLine="0"/>
        <w:jc w:val="left"/>
        <w:rPr>
          <w:rFonts w:eastAsiaTheme="majorEastAsia" w:cstheme="majorBidi"/>
          <w:b/>
          <w:i/>
          <w:color w:val="000000" w:themeColor="accent1" w:themeShade="80"/>
          <w:sz w:val="28"/>
        </w:rPr>
      </w:pPr>
      <w:r>
        <w:br w:type="page"/>
      </w:r>
    </w:p>
    <w:p w14:paraId="05E5B9C5" w14:textId="77777777" w:rsidR="00B90B5D" w:rsidRDefault="00B90B5D" w:rsidP="00B90B5D">
      <w:pPr>
        <w:pStyle w:val="Ttulo5"/>
        <w:rPr>
          <w:lang w:val="en-US"/>
        </w:rPr>
      </w:pPr>
      <w:r>
        <w:lastRenderedPageBreak/>
        <w:t>Paso 8: Análisis de Sensibilidad</w:t>
      </w:r>
    </w:p>
    <w:p w14:paraId="5914643A" w14:textId="77777777" w:rsidR="00B90B5D" w:rsidRDefault="00B90B5D" w:rsidP="00B90B5D">
      <w:pPr>
        <w:pStyle w:val="NormalWeb"/>
      </w:pPr>
      <w:r>
        <w:t>El desarrollo de software conlleva una incertidumbre técnica inherente. Evaluar cómo las variaciones en la complejidad de las integraciones o las reglas de negocio impactan el volumen de código y el esfuerzo total es indispensable para una planificación segura.</w:t>
      </w:r>
    </w:p>
    <w:tbl>
      <w:tblPr>
        <w:tblStyle w:val="Tablanormal2"/>
        <w:tblW w:w="0" w:type="auto"/>
        <w:tblLook w:val="0660" w:firstRow="1" w:lastRow="1" w:firstColumn="0" w:lastColumn="0" w:noHBand="1" w:noVBand="1"/>
      </w:tblPr>
      <w:tblGrid>
        <w:gridCol w:w="1072"/>
        <w:gridCol w:w="3853"/>
        <w:gridCol w:w="605"/>
        <w:gridCol w:w="628"/>
        <w:gridCol w:w="605"/>
        <w:gridCol w:w="1304"/>
        <w:gridCol w:w="1293"/>
      </w:tblGrid>
      <w:tr w:rsidR="00D52FF1" w:rsidRPr="00DB3391" w14:paraId="0972E540" w14:textId="77777777" w:rsidTr="00DB3391">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00CF366F" w14:textId="77777777" w:rsidR="00DB3391" w:rsidRPr="00DB3391" w:rsidRDefault="00DB3391" w:rsidP="00DB3391">
            <w:pPr>
              <w:pStyle w:val="NormalWeb"/>
              <w:ind w:firstLine="0"/>
              <w:jc w:val="center"/>
              <w:rPr>
                <w:lang w:val="en-US"/>
              </w:rPr>
            </w:pPr>
            <w:proofErr w:type="spellStart"/>
            <w:r w:rsidRPr="00DB3391">
              <w:rPr>
                <w:lang w:val="en-US"/>
              </w:rPr>
              <w:t>Escenario</w:t>
            </w:r>
            <w:proofErr w:type="spellEnd"/>
          </w:p>
        </w:tc>
        <w:tc>
          <w:tcPr>
            <w:tcW w:w="0" w:type="auto"/>
            <w:vAlign w:val="center"/>
            <w:hideMark/>
          </w:tcPr>
          <w:p w14:paraId="2867E724" w14:textId="77777777" w:rsidR="00DB3391" w:rsidRPr="00DB3391" w:rsidRDefault="00DB3391" w:rsidP="00DB3391">
            <w:pPr>
              <w:pStyle w:val="NormalWeb"/>
              <w:ind w:firstLine="0"/>
              <w:jc w:val="center"/>
              <w:rPr>
                <w:lang w:val="en-US"/>
              </w:rPr>
            </w:pPr>
            <w:proofErr w:type="spellStart"/>
            <w:r w:rsidRPr="00DB3391">
              <w:rPr>
                <w:lang w:val="en-US"/>
              </w:rPr>
              <w:t>Ajuste</w:t>
            </w:r>
            <w:proofErr w:type="spellEnd"/>
            <w:r w:rsidRPr="00DB3391">
              <w:rPr>
                <w:lang w:val="en-US"/>
              </w:rPr>
              <w:t xml:space="preserve"> Técnico / </w:t>
            </w:r>
            <w:proofErr w:type="spellStart"/>
            <w:r w:rsidRPr="00DB3391">
              <w:rPr>
                <w:lang w:val="en-US"/>
              </w:rPr>
              <w:t>Funcional</w:t>
            </w:r>
            <w:proofErr w:type="spellEnd"/>
          </w:p>
        </w:tc>
        <w:tc>
          <w:tcPr>
            <w:tcW w:w="0" w:type="auto"/>
            <w:vAlign w:val="center"/>
            <w:hideMark/>
          </w:tcPr>
          <w:p w14:paraId="351B0701" w14:textId="77777777" w:rsidR="00DB3391" w:rsidRPr="00DB3391" w:rsidRDefault="00DB3391" w:rsidP="00DB3391">
            <w:pPr>
              <w:pStyle w:val="NormalWeb"/>
              <w:ind w:firstLine="0"/>
              <w:jc w:val="center"/>
              <w:rPr>
                <w:lang w:val="en-US"/>
              </w:rPr>
            </w:pPr>
            <w:r w:rsidRPr="00DB3391">
              <w:rPr>
                <w:lang w:val="en-US"/>
              </w:rPr>
              <w:t>UFP</w:t>
            </w:r>
          </w:p>
        </w:tc>
        <w:tc>
          <w:tcPr>
            <w:tcW w:w="0" w:type="auto"/>
            <w:vAlign w:val="center"/>
            <w:hideMark/>
          </w:tcPr>
          <w:p w14:paraId="68E875CF" w14:textId="77777777" w:rsidR="00DB3391" w:rsidRPr="00DB3391" w:rsidRDefault="00DB3391" w:rsidP="00DB3391">
            <w:pPr>
              <w:pStyle w:val="NormalWeb"/>
              <w:ind w:firstLine="0"/>
              <w:jc w:val="center"/>
              <w:rPr>
                <w:lang w:val="en-US"/>
              </w:rPr>
            </w:pPr>
            <w:r w:rsidRPr="00DB3391">
              <w:rPr>
                <w:lang w:val="en-US"/>
              </w:rPr>
              <w:t>VAF</w:t>
            </w:r>
          </w:p>
        </w:tc>
        <w:tc>
          <w:tcPr>
            <w:tcW w:w="0" w:type="auto"/>
            <w:vAlign w:val="center"/>
            <w:hideMark/>
          </w:tcPr>
          <w:p w14:paraId="38FC707C" w14:textId="77777777" w:rsidR="00DB3391" w:rsidRPr="00DB3391" w:rsidRDefault="00DB3391" w:rsidP="00DB3391">
            <w:pPr>
              <w:pStyle w:val="NormalWeb"/>
              <w:ind w:firstLine="0"/>
              <w:jc w:val="center"/>
              <w:rPr>
                <w:lang w:val="en-US"/>
              </w:rPr>
            </w:pPr>
            <w:r w:rsidRPr="00DB3391">
              <w:rPr>
                <w:lang w:val="en-US"/>
              </w:rPr>
              <w:t>AFP</w:t>
            </w:r>
          </w:p>
        </w:tc>
        <w:tc>
          <w:tcPr>
            <w:tcW w:w="0" w:type="auto"/>
            <w:vAlign w:val="center"/>
            <w:hideMark/>
          </w:tcPr>
          <w:p w14:paraId="477424F4" w14:textId="77777777" w:rsidR="00DB3391" w:rsidRPr="00DB3391" w:rsidRDefault="00DB3391" w:rsidP="00DB3391">
            <w:pPr>
              <w:pStyle w:val="NormalWeb"/>
              <w:ind w:firstLine="0"/>
              <w:jc w:val="center"/>
              <w:rPr>
                <w:lang w:val="en-US"/>
              </w:rPr>
            </w:pPr>
            <w:proofErr w:type="spellStart"/>
            <w:r w:rsidRPr="00DB3391">
              <w:rPr>
                <w:lang w:val="en-US"/>
              </w:rPr>
              <w:t>Líneas</w:t>
            </w:r>
            <w:proofErr w:type="spellEnd"/>
            <w:r w:rsidRPr="00DB3391">
              <w:rPr>
                <w:lang w:val="en-US"/>
              </w:rPr>
              <w:t xml:space="preserve"> de Código (LOC)</w:t>
            </w:r>
          </w:p>
        </w:tc>
        <w:tc>
          <w:tcPr>
            <w:tcW w:w="0" w:type="auto"/>
            <w:vAlign w:val="center"/>
            <w:hideMark/>
          </w:tcPr>
          <w:p w14:paraId="4DBA91A9" w14:textId="77777777" w:rsidR="00DB3391" w:rsidRPr="00DB3391" w:rsidRDefault="00DB3391" w:rsidP="00DB3391">
            <w:pPr>
              <w:pStyle w:val="NormalWeb"/>
              <w:ind w:firstLine="0"/>
              <w:jc w:val="center"/>
              <w:rPr>
                <w:lang w:val="en-US"/>
              </w:rPr>
            </w:pPr>
            <w:proofErr w:type="spellStart"/>
            <w:r w:rsidRPr="00DB3391">
              <w:rPr>
                <w:lang w:val="en-US"/>
              </w:rPr>
              <w:t>Esfuerzo</w:t>
            </w:r>
            <w:proofErr w:type="spellEnd"/>
            <w:r w:rsidRPr="00DB3391">
              <w:rPr>
                <w:lang w:val="en-US"/>
              </w:rPr>
              <w:t xml:space="preserve"> Total (HH)</w:t>
            </w:r>
          </w:p>
        </w:tc>
      </w:tr>
      <w:tr w:rsidR="00D52FF1" w:rsidRPr="00DB3391" w14:paraId="679C9870" w14:textId="77777777" w:rsidTr="00DB3391">
        <w:tc>
          <w:tcPr>
            <w:tcW w:w="0" w:type="auto"/>
            <w:vAlign w:val="center"/>
            <w:hideMark/>
          </w:tcPr>
          <w:p w14:paraId="17D18E76" w14:textId="77777777" w:rsidR="00DB3391" w:rsidRPr="00DB3391" w:rsidRDefault="00DB3391" w:rsidP="00DB3391">
            <w:pPr>
              <w:pStyle w:val="NormalWeb"/>
              <w:ind w:firstLine="0"/>
              <w:jc w:val="center"/>
              <w:rPr>
                <w:lang w:val="en-US"/>
              </w:rPr>
            </w:pPr>
            <w:proofErr w:type="spellStart"/>
            <w:r w:rsidRPr="00DB3391">
              <w:rPr>
                <w:b/>
                <w:bCs/>
                <w:lang w:val="en-US"/>
              </w:rPr>
              <w:t>Pesimista</w:t>
            </w:r>
            <w:proofErr w:type="spellEnd"/>
          </w:p>
        </w:tc>
        <w:tc>
          <w:tcPr>
            <w:tcW w:w="0" w:type="auto"/>
            <w:vAlign w:val="center"/>
            <w:hideMark/>
          </w:tcPr>
          <w:p w14:paraId="5D52FFE9" w14:textId="77777777" w:rsidR="00DB3391" w:rsidRPr="00DB3391" w:rsidRDefault="00DB3391" w:rsidP="00DB3391">
            <w:pPr>
              <w:pStyle w:val="NormalWeb"/>
              <w:ind w:firstLine="0"/>
              <w:jc w:val="center"/>
              <w:rPr>
                <w:lang w:val="es-MX"/>
              </w:rPr>
            </w:pPr>
            <w:r w:rsidRPr="00DB3391">
              <w:rPr>
                <w:lang w:val="es-MX"/>
              </w:rPr>
              <w:t xml:space="preserve">Las </w:t>
            </w:r>
            <w:proofErr w:type="spellStart"/>
            <w:r w:rsidRPr="00DB3391">
              <w:rPr>
                <w:lang w:val="es-MX"/>
              </w:rPr>
              <w:t>APIs</w:t>
            </w:r>
            <w:proofErr w:type="spellEnd"/>
            <w:r w:rsidRPr="00DB3391">
              <w:rPr>
                <w:lang w:val="es-MX"/>
              </w:rPr>
              <w:t xml:space="preserve"> gubernamentales (EIF) son inestables y el OCR requiere más componentes (Complejidad sube).</w:t>
            </w:r>
          </w:p>
        </w:tc>
        <w:tc>
          <w:tcPr>
            <w:tcW w:w="0" w:type="auto"/>
            <w:vAlign w:val="center"/>
            <w:hideMark/>
          </w:tcPr>
          <w:p w14:paraId="54306C94" w14:textId="77777777" w:rsidR="00DB3391" w:rsidRPr="00DB3391" w:rsidRDefault="00DB3391" w:rsidP="00DB3391">
            <w:pPr>
              <w:pStyle w:val="NormalWeb"/>
              <w:ind w:firstLine="0"/>
              <w:jc w:val="center"/>
              <w:rPr>
                <w:lang w:val="en-US"/>
              </w:rPr>
            </w:pPr>
            <w:r w:rsidRPr="00DB3391">
              <w:rPr>
                <w:lang w:val="en-US"/>
              </w:rPr>
              <w:t>195</w:t>
            </w:r>
          </w:p>
        </w:tc>
        <w:tc>
          <w:tcPr>
            <w:tcW w:w="0" w:type="auto"/>
            <w:vAlign w:val="center"/>
            <w:hideMark/>
          </w:tcPr>
          <w:p w14:paraId="60C248EC" w14:textId="77777777" w:rsidR="00DB3391" w:rsidRPr="00DB3391" w:rsidRDefault="00DB3391" w:rsidP="00DB3391">
            <w:pPr>
              <w:pStyle w:val="NormalWeb"/>
              <w:ind w:firstLine="0"/>
              <w:jc w:val="center"/>
              <w:rPr>
                <w:lang w:val="en-US"/>
              </w:rPr>
            </w:pPr>
            <w:r w:rsidRPr="00DB3391">
              <w:rPr>
                <w:lang w:val="en-US"/>
              </w:rPr>
              <w:t>1.25</w:t>
            </w:r>
          </w:p>
        </w:tc>
        <w:tc>
          <w:tcPr>
            <w:tcW w:w="0" w:type="auto"/>
            <w:vAlign w:val="center"/>
            <w:hideMark/>
          </w:tcPr>
          <w:p w14:paraId="187479CD" w14:textId="77777777" w:rsidR="00DB3391" w:rsidRPr="00DB3391" w:rsidRDefault="00DB3391" w:rsidP="00DB3391">
            <w:pPr>
              <w:pStyle w:val="NormalWeb"/>
              <w:ind w:firstLine="0"/>
              <w:jc w:val="center"/>
              <w:rPr>
                <w:lang w:val="en-US"/>
              </w:rPr>
            </w:pPr>
            <w:r w:rsidRPr="00DB3391">
              <w:rPr>
                <w:b/>
                <w:bCs/>
                <w:lang w:val="en-US"/>
              </w:rPr>
              <w:t>244</w:t>
            </w:r>
          </w:p>
        </w:tc>
        <w:tc>
          <w:tcPr>
            <w:tcW w:w="0" w:type="auto"/>
            <w:vAlign w:val="center"/>
            <w:hideMark/>
          </w:tcPr>
          <w:p w14:paraId="47716ECF" w14:textId="77777777" w:rsidR="00DB3391" w:rsidRPr="00DB3391" w:rsidRDefault="00DB3391" w:rsidP="00DB3391">
            <w:pPr>
              <w:pStyle w:val="NormalWeb"/>
              <w:ind w:firstLine="0"/>
              <w:jc w:val="center"/>
              <w:rPr>
                <w:lang w:val="en-US"/>
              </w:rPr>
            </w:pPr>
            <w:r w:rsidRPr="00DB3391">
              <w:rPr>
                <w:lang w:val="en-US"/>
              </w:rPr>
              <w:t>12,200 LOC</w:t>
            </w:r>
          </w:p>
        </w:tc>
        <w:tc>
          <w:tcPr>
            <w:tcW w:w="0" w:type="auto"/>
            <w:vAlign w:val="center"/>
            <w:hideMark/>
          </w:tcPr>
          <w:p w14:paraId="65B4E406" w14:textId="77777777" w:rsidR="00DB3391" w:rsidRPr="00DB3391" w:rsidRDefault="00DB3391" w:rsidP="00DB3391">
            <w:pPr>
              <w:pStyle w:val="NormalWeb"/>
              <w:ind w:firstLine="0"/>
              <w:jc w:val="center"/>
              <w:rPr>
                <w:lang w:val="en-US"/>
              </w:rPr>
            </w:pPr>
            <w:r w:rsidRPr="00DB3391">
              <w:rPr>
                <w:b/>
                <w:bCs/>
                <w:lang w:val="en-US"/>
              </w:rPr>
              <w:t>2,928 HH</w:t>
            </w:r>
          </w:p>
        </w:tc>
      </w:tr>
      <w:tr w:rsidR="00D52FF1" w:rsidRPr="00DB3391" w14:paraId="628E09A4" w14:textId="77777777" w:rsidTr="00DB3391">
        <w:tc>
          <w:tcPr>
            <w:tcW w:w="0" w:type="auto"/>
            <w:vAlign w:val="center"/>
            <w:hideMark/>
          </w:tcPr>
          <w:p w14:paraId="7D90EDDB" w14:textId="77777777" w:rsidR="00DB3391" w:rsidRPr="00DB3391" w:rsidRDefault="00DB3391" w:rsidP="00DB3391">
            <w:pPr>
              <w:pStyle w:val="NormalWeb"/>
              <w:ind w:firstLine="0"/>
              <w:jc w:val="center"/>
              <w:rPr>
                <w:lang w:val="en-US"/>
              </w:rPr>
            </w:pPr>
            <w:proofErr w:type="spellStart"/>
            <w:r w:rsidRPr="00DB3391">
              <w:rPr>
                <w:b/>
                <w:bCs/>
                <w:lang w:val="en-US"/>
              </w:rPr>
              <w:t>Esperado</w:t>
            </w:r>
            <w:proofErr w:type="spellEnd"/>
          </w:p>
        </w:tc>
        <w:tc>
          <w:tcPr>
            <w:tcW w:w="0" w:type="auto"/>
            <w:vAlign w:val="center"/>
            <w:hideMark/>
          </w:tcPr>
          <w:p w14:paraId="3C01DD59" w14:textId="77777777" w:rsidR="00DB3391" w:rsidRPr="00DB3391" w:rsidRDefault="00DB3391" w:rsidP="00DB3391">
            <w:pPr>
              <w:pStyle w:val="NormalWeb"/>
              <w:ind w:firstLine="0"/>
              <w:jc w:val="center"/>
              <w:rPr>
                <w:lang w:val="es-MX"/>
              </w:rPr>
            </w:pPr>
            <w:r w:rsidRPr="00DB3391">
              <w:rPr>
                <w:lang w:val="es-MX"/>
              </w:rPr>
              <w:t xml:space="preserve">Evaluación actual del sistema </w:t>
            </w:r>
            <w:proofErr w:type="spellStart"/>
            <w:r w:rsidRPr="00DB3391">
              <w:rPr>
                <w:lang w:val="es-MX"/>
              </w:rPr>
              <w:t>VeriFinca</w:t>
            </w:r>
            <w:proofErr w:type="spellEnd"/>
            <w:r w:rsidRPr="00DB3391">
              <w:rPr>
                <w:lang w:val="es-MX"/>
              </w:rPr>
              <w:t>.</w:t>
            </w:r>
          </w:p>
        </w:tc>
        <w:tc>
          <w:tcPr>
            <w:tcW w:w="0" w:type="auto"/>
            <w:vAlign w:val="center"/>
            <w:hideMark/>
          </w:tcPr>
          <w:p w14:paraId="2E9583AA" w14:textId="77777777" w:rsidR="00DB3391" w:rsidRPr="00DB3391" w:rsidRDefault="00DB3391" w:rsidP="00DB3391">
            <w:pPr>
              <w:pStyle w:val="NormalWeb"/>
              <w:ind w:firstLine="0"/>
              <w:jc w:val="center"/>
              <w:rPr>
                <w:lang w:val="en-US"/>
              </w:rPr>
            </w:pPr>
            <w:r w:rsidRPr="00DB3391">
              <w:rPr>
                <w:lang w:val="en-US"/>
              </w:rPr>
              <w:t>170</w:t>
            </w:r>
          </w:p>
        </w:tc>
        <w:tc>
          <w:tcPr>
            <w:tcW w:w="0" w:type="auto"/>
            <w:vAlign w:val="center"/>
            <w:hideMark/>
          </w:tcPr>
          <w:p w14:paraId="38E8CC8D" w14:textId="77777777" w:rsidR="00DB3391" w:rsidRPr="00DB3391" w:rsidRDefault="00DB3391" w:rsidP="00DB3391">
            <w:pPr>
              <w:pStyle w:val="NormalWeb"/>
              <w:ind w:firstLine="0"/>
              <w:jc w:val="center"/>
              <w:rPr>
                <w:lang w:val="en-US"/>
              </w:rPr>
            </w:pPr>
            <w:r w:rsidRPr="00DB3391">
              <w:rPr>
                <w:lang w:val="en-US"/>
              </w:rPr>
              <w:t>1.20</w:t>
            </w:r>
          </w:p>
        </w:tc>
        <w:tc>
          <w:tcPr>
            <w:tcW w:w="0" w:type="auto"/>
            <w:vAlign w:val="center"/>
            <w:hideMark/>
          </w:tcPr>
          <w:p w14:paraId="55FC151D" w14:textId="77777777" w:rsidR="00DB3391" w:rsidRPr="00DB3391" w:rsidRDefault="00DB3391" w:rsidP="00DB3391">
            <w:pPr>
              <w:pStyle w:val="NormalWeb"/>
              <w:ind w:firstLine="0"/>
              <w:jc w:val="center"/>
              <w:rPr>
                <w:lang w:val="en-US"/>
              </w:rPr>
            </w:pPr>
            <w:r w:rsidRPr="00DB3391">
              <w:rPr>
                <w:b/>
                <w:bCs/>
                <w:lang w:val="en-US"/>
              </w:rPr>
              <w:t>204</w:t>
            </w:r>
          </w:p>
        </w:tc>
        <w:tc>
          <w:tcPr>
            <w:tcW w:w="0" w:type="auto"/>
            <w:vAlign w:val="center"/>
            <w:hideMark/>
          </w:tcPr>
          <w:p w14:paraId="42C2D5D9" w14:textId="77777777" w:rsidR="00DB3391" w:rsidRPr="00DB3391" w:rsidRDefault="00DB3391" w:rsidP="00DB3391">
            <w:pPr>
              <w:pStyle w:val="NormalWeb"/>
              <w:ind w:firstLine="0"/>
              <w:jc w:val="center"/>
              <w:rPr>
                <w:lang w:val="en-US"/>
              </w:rPr>
            </w:pPr>
            <w:r w:rsidRPr="00DB3391">
              <w:rPr>
                <w:lang w:val="en-US"/>
              </w:rPr>
              <w:t>10,200 LOC</w:t>
            </w:r>
          </w:p>
        </w:tc>
        <w:tc>
          <w:tcPr>
            <w:tcW w:w="0" w:type="auto"/>
            <w:vAlign w:val="center"/>
            <w:hideMark/>
          </w:tcPr>
          <w:p w14:paraId="4792B747" w14:textId="77777777" w:rsidR="00DB3391" w:rsidRPr="00DB3391" w:rsidRDefault="00DB3391" w:rsidP="00DB3391">
            <w:pPr>
              <w:pStyle w:val="NormalWeb"/>
              <w:ind w:firstLine="0"/>
              <w:jc w:val="center"/>
              <w:rPr>
                <w:lang w:val="en-US"/>
              </w:rPr>
            </w:pPr>
            <w:r w:rsidRPr="00DB3391">
              <w:rPr>
                <w:b/>
                <w:bCs/>
                <w:lang w:val="en-US"/>
              </w:rPr>
              <w:t>2,448 HH</w:t>
            </w:r>
          </w:p>
        </w:tc>
      </w:tr>
      <w:tr w:rsidR="00D52FF1" w:rsidRPr="00DB3391" w14:paraId="626F6DC8" w14:textId="77777777" w:rsidTr="00DB3391">
        <w:trPr>
          <w:cnfStyle w:val="010000000000" w:firstRow="0" w:lastRow="1" w:firstColumn="0" w:lastColumn="0" w:oddVBand="0" w:evenVBand="0" w:oddHBand="0" w:evenHBand="0" w:firstRowFirstColumn="0" w:firstRowLastColumn="0" w:lastRowFirstColumn="0" w:lastRowLastColumn="0"/>
        </w:trPr>
        <w:tc>
          <w:tcPr>
            <w:tcW w:w="0" w:type="auto"/>
            <w:vAlign w:val="center"/>
            <w:hideMark/>
          </w:tcPr>
          <w:p w14:paraId="7E14B32A" w14:textId="77777777" w:rsidR="00DB3391" w:rsidRPr="00DB3391" w:rsidRDefault="00DB3391" w:rsidP="00DB3391">
            <w:pPr>
              <w:pStyle w:val="NormalWeb"/>
              <w:ind w:firstLine="0"/>
              <w:jc w:val="center"/>
              <w:rPr>
                <w:lang w:val="en-US"/>
              </w:rPr>
            </w:pPr>
            <w:proofErr w:type="spellStart"/>
            <w:r w:rsidRPr="00DB3391">
              <w:rPr>
                <w:lang w:val="en-US"/>
              </w:rPr>
              <w:t>Optimista</w:t>
            </w:r>
            <w:proofErr w:type="spellEnd"/>
          </w:p>
        </w:tc>
        <w:tc>
          <w:tcPr>
            <w:tcW w:w="0" w:type="auto"/>
            <w:vAlign w:val="center"/>
            <w:hideMark/>
          </w:tcPr>
          <w:p w14:paraId="7B2A433F" w14:textId="77777777" w:rsidR="00DB3391" w:rsidRPr="00DB3391" w:rsidRDefault="00DB3391" w:rsidP="00DB3391">
            <w:pPr>
              <w:pStyle w:val="NormalWeb"/>
              <w:ind w:firstLine="0"/>
              <w:jc w:val="center"/>
              <w:rPr>
                <w:lang w:val="es-MX"/>
              </w:rPr>
            </w:pPr>
            <w:r w:rsidRPr="00DB3391">
              <w:rPr>
                <w:lang w:val="es-MX"/>
              </w:rPr>
              <w:t xml:space="preserve">Las reglas de inferencia se simplifican y se usan librerías OCR </w:t>
            </w:r>
            <w:proofErr w:type="spellStart"/>
            <w:r w:rsidRPr="00DB3391">
              <w:rPr>
                <w:lang w:val="es-MX"/>
              </w:rPr>
              <w:t>pre-entrenadas</w:t>
            </w:r>
            <w:proofErr w:type="spellEnd"/>
            <w:r w:rsidRPr="00DB3391">
              <w:rPr>
                <w:lang w:val="es-MX"/>
              </w:rPr>
              <w:t xml:space="preserve"> altamente eficientes.</w:t>
            </w:r>
          </w:p>
        </w:tc>
        <w:tc>
          <w:tcPr>
            <w:tcW w:w="0" w:type="auto"/>
            <w:vAlign w:val="center"/>
            <w:hideMark/>
          </w:tcPr>
          <w:p w14:paraId="1F62C4CB" w14:textId="77777777" w:rsidR="00DB3391" w:rsidRPr="00DB3391" w:rsidRDefault="00DB3391" w:rsidP="00DB3391">
            <w:pPr>
              <w:pStyle w:val="NormalWeb"/>
              <w:ind w:firstLine="0"/>
              <w:jc w:val="center"/>
              <w:rPr>
                <w:lang w:val="en-US"/>
              </w:rPr>
            </w:pPr>
            <w:r w:rsidRPr="00DB3391">
              <w:rPr>
                <w:lang w:val="en-US"/>
              </w:rPr>
              <w:t>150</w:t>
            </w:r>
          </w:p>
        </w:tc>
        <w:tc>
          <w:tcPr>
            <w:tcW w:w="0" w:type="auto"/>
            <w:vAlign w:val="center"/>
            <w:hideMark/>
          </w:tcPr>
          <w:p w14:paraId="2B2471CB" w14:textId="77777777" w:rsidR="00DB3391" w:rsidRPr="00DB3391" w:rsidRDefault="00DB3391" w:rsidP="00DB3391">
            <w:pPr>
              <w:pStyle w:val="NormalWeb"/>
              <w:ind w:firstLine="0"/>
              <w:jc w:val="center"/>
              <w:rPr>
                <w:lang w:val="en-US"/>
              </w:rPr>
            </w:pPr>
            <w:r w:rsidRPr="00DB3391">
              <w:rPr>
                <w:lang w:val="en-US"/>
              </w:rPr>
              <w:t>1.15</w:t>
            </w:r>
          </w:p>
        </w:tc>
        <w:tc>
          <w:tcPr>
            <w:tcW w:w="0" w:type="auto"/>
            <w:vAlign w:val="center"/>
            <w:hideMark/>
          </w:tcPr>
          <w:p w14:paraId="302E4E9D" w14:textId="77777777" w:rsidR="00DB3391" w:rsidRPr="00DB3391" w:rsidRDefault="00DB3391" w:rsidP="00DB3391">
            <w:pPr>
              <w:pStyle w:val="NormalWeb"/>
              <w:ind w:firstLine="0"/>
              <w:jc w:val="center"/>
              <w:rPr>
                <w:lang w:val="en-US"/>
              </w:rPr>
            </w:pPr>
            <w:r w:rsidRPr="00DB3391">
              <w:rPr>
                <w:lang w:val="en-US"/>
              </w:rPr>
              <w:t>173</w:t>
            </w:r>
          </w:p>
        </w:tc>
        <w:tc>
          <w:tcPr>
            <w:tcW w:w="0" w:type="auto"/>
            <w:vAlign w:val="center"/>
            <w:hideMark/>
          </w:tcPr>
          <w:p w14:paraId="7B8ABD04" w14:textId="77777777" w:rsidR="00DB3391" w:rsidRPr="00DB3391" w:rsidRDefault="00DB3391" w:rsidP="00DB3391">
            <w:pPr>
              <w:pStyle w:val="NormalWeb"/>
              <w:ind w:firstLine="0"/>
              <w:jc w:val="center"/>
              <w:rPr>
                <w:lang w:val="en-US"/>
              </w:rPr>
            </w:pPr>
            <w:r w:rsidRPr="00DB3391">
              <w:rPr>
                <w:lang w:val="en-US"/>
              </w:rPr>
              <w:t>8,650 LOC</w:t>
            </w:r>
          </w:p>
        </w:tc>
        <w:tc>
          <w:tcPr>
            <w:tcW w:w="0" w:type="auto"/>
            <w:vAlign w:val="center"/>
            <w:hideMark/>
          </w:tcPr>
          <w:p w14:paraId="14823672" w14:textId="77777777" w:rsidR="00DB3391" w:rsidRPr="00DB3391" w:rsidRDefault="00DB3391" w:rsidP="00DB3391">
            <w:pPr>
              <w:pStyle w:val="NormalWeb"/>
              <w:ind w:firstLine="0"/>
              <w:jc w:val="center"/>
              <w:rPr>
                <w:lang w:val="en-US"/>
              </w:rPr>
            </w:pPr>
            <w:r w:rsidRPr="00DB3391">
              <w:rPr>
                <w:lang w:val="en-US"/>
              </w:rPr>
              <w:t>2,076 HH</w:t>
            </w:r>
          </w:p>
        </w:tc>
      </w:tr>
    </w:tbl>
    <w:p w14:paraId="43C8AA3C" w14:textId="77777777" w:rsidR="00DB3391" w:rsidRDefault="00DB3391" w:rsidP="00B90B5D">
      <w:pPr>
        <w:pStyle w:val="NormalWeb"/>
      </w:pPr>
    </w:p>
    <w:p w14:paraId="4E0FEA6B" w14:textId="77777777" w:rsidR="00F33C84" w:rsidRPr="00B90B5D" w:rsidRDefault="00F33C84" w:rsidP="00953AE8"/>
    <w:p w14:paraId="17B36F15" w14:textId="77777777" w:rsidR="00512108" w:rsidRDefault="00512108">
      <w:pPr>
        <w:spacing w:before="120" w:after="200" w:line="264" w:lineRule="auto"/>
        <w:ind w:firstLine="0"/>
        <w:jc w:val="left"/>
        <w:rPr>
          <w:rFonts w:eastAsiaTheme="majorEastAsia" w:cstheme="majorBidi"/>
          <w:b/>
          <w:bCs/>
          <w:iCs/>
          <w:color w:val="000000" w:themeColor="accent1" w:themeShade="BF"/>
          <w:sz w:val="28"/>
        </w:rPr>
      </w:pPr>
      <w:r>
        <w:br w:type="page"/>
      </w:r>
    </w:p>
    <w:p w14:paraId="08CB39B9" w14:textId="47E42D87" w:rsidR="00A04D2E" w:rsidRDefault="00F37793" w:rsidP="00953AE8">
      <w:pPr>
        <w:pStyle w:val="Ttulo4"/>
      </w:pPr>
      <w:r>
        <w:lastRenderedPageBreak/>
        <w:t xml:space="preserve">Estimación de </w:t>
      </w:r>
      <w:r w:rsidR="00A04D2E">
        <w:t>Recurso</w:t>
      </w:r>
      <w:r w:rsidR="00512108">
        <w:t>s</w:t>
      </w:r>
    </w:p>
    <w:p w14:paraId="66F6CA1B" w14:textId="21269B67" w:rsidR="003157EB" w:rsidRPr="003157EB" w:rsidRDefault="0005756F" w:rsidP="003157EB">
      <w:r w:rsidRPr="0005756F">
        <w:rPr>
          <w:b/>
          <w:bCs/>
        </w:rPr>
        <w:t>El método de Puntos de Función (FPA) como tal NO contempla el cálculo de la parte económica ni el esfuerzo.</w:t>
      </w:r>
      <w:r w:rsidRPr="0005756F">
        <w:t xml:space="preserve"> El FPA (mantenido por el IFPUG) se limita estrictamente a medir el </w:t>
      </w:r>
      <w:r w:rsidRPr="0005756F">
        <w:rPr>
          <w:b/>
          <w:bCs/>
        </w:rPr>
        <w:t>tamaño funcional</w:t>
      </w:r>
      <w:r w:rsidRPr="0005756F">
        <w:t xml:space="preserve"> del software</w:t>
      </w:r>
      <w:r w:rsidR="00382A44">
        <w:t>.</w:t>
      </w:r>
    </w:p>
    <w:p w14:paraId="190E333C" w14:textId="77777777" w:rsidR="00F4092E" w:rsidRPr="00F4092E" w:rsidRDefault="00F4092E" w:rsidP="00F4092E">
      <w:pPr>
        <w:pStyle w:val="Ttulo5"/>
        <w:rPr>
          <w:lang w:val="es-MX"/>
        </w:rPr>
      </w:pPr>
      <w:r w:rsidRPr="00F4092E">
        <w:rPr>
          <w:lang w:val="es-MX"/>
        </w:rPr>
        <w:t>Paso 7: Convertir Esfuerzo a Recursos Monetarios (Presupuesto Base)</w:t>
      </w:r>
    </w:p>
    <w:p w14:paraId="50D04D1A" w14:textId="2E9E9B6F" w:rsidR="00F4092E" w:rsidRPr="00F4092E" w:rsidRDefault="00F4092E" w:rsidP="00F4092E">
      <w:pPr>
        <w:rPr>
          <w:lang w:val="es-MX"/>
        </w:rPr>
      </w:pPr>
      <w:r w:rsidRPr="00F4092E">
        <w:rPr>
          <w:lang w:val="es-MX"/>
        </w:rPr>
        <w:t xml:space="preserve">Para determinar el costo total del proyecto, consolidamos los flujos de costos directos (Capital Humano y Recursos Tecnológicos), apoyados en la metodología de evaluación de proyectos de </w:t>
      </w:r>
      <w:sdt>
        <w:sdtPr>
          <w:rPr>
            <w:lang w:val="es-MX"/>
          </w:rPr>
          <w:id w:val="-676663987"/>
          <w:citation/>
        </w:sdtPr>
        <w:sdtContent>
          <w:r w:rsidR="00382B85">
            <w:rPr>
              <w:lang w:val="es-MX"/>
            </w:rPr>
            <w:fldChar w:fldCharType="begin"/>
          </w:r>
          <w:r w:rsidR="00382B85">
            <w:rPr>
              <w:lang w:val="es-MX"/>
            </w:rPr>
            <w:instrText xml:space="preserve"> CITATION McG \l 2058 </w:instrText>
          </w:r>
          <w:r w:rsidR="00382B85">
            <w:rPr>
              <w:lang w:val="es-MX"/>
            </w:rPr>
            <w:fldChar w:fldCharType="separate"/>
          </w:r>
          <w:r w:rsidR="00000000">
            <w:rPr>
              <w:noProof/>
              <w:lang w:val="es-MX"/>
            </w:rPr>
            <w:t>(Baca Urbina, 2001)</w:t>
          </w:r>
          <w:r w:rsidR="00382B85">
            <w:rPr>
              <w:lang w:val="es-MX"/>
            </w:rPr>
            <w:fldChar w:fldCharType="end"/>
          </w:r>
        </w:sdtContent>
      </w:sdt>
      <w:r w:rsidRPr="00F4092E">
        <w:rPr>
          <w:lang w:val="es-MX"/>
        </w:rPr>
        <w:t>.</w:t>
      </w:r>
    </w:p>
    <w:p w14:paraId="622AC326" w14:textId="16DAAA0A" w:rsidR="00F4092E" w:rsidRPr="00F4092E" w:rsidRDefault="00F4092E" w:rsidP="00F4092E">
      <w:pPr>
        <w:ind w:left="360" w:firstLine="0"/>
        <w:rPr>
          <w:lang w:val="es-MX"/>
        </w:rPr>
      </w:pPr>
      <w:r w:rsidRPr="00F4092E">
        <w:rPr>
          <w:b/>
          <w:bCs/>
          <w:lang w:val="es-MX"/>
        </w:rPr>
        <w:t>1. Estimación de Costos Laborales</w:t>
      </w:r>
      <w:r w:rsidRPr="00F4092E">
        <w:rPr>
          <w:lang w:val="es-MX"/>
        </w:rPr>
        <w:t xml:space="preserve"> Basados en el </w:t>
      </w:r>
      <w:proofErr w:type="spellStart"/>
      <w:r w:rsidRPr="00F4092E">
        <w:rPr>
          <w:lang w:val="es-MX"/>
        </w:rPr>
        <w:t>benchmark</w:t>
      </w:r>
      <w:proofErr w:type="spellEnd"/>
      <w:r w:rsidRPr="00F4092E">
        <w:rPr>
          <w:lang w:val="es-MX"/>
        </w:rPr>
        <w:t xml:space="preserve"> del ISBSG para aplicaciones web modernas, asumimos una productividad de </w:t>
      </w:r>
      <w:r w:rsidRPr="00F4092E">
        <w:rPr>
          <w:b/>
          <w:bCs/>
          <w:lang w:val="es-MX"/>
        </w:rPr>
        <w:t>12 Horas-Hombre por Punto de Función (HH/FP)</w:t>
      </w:r>
      <w:r w:rsidRPr="00F4092E">
        <w:rPr>
          <w:lang w:val="es-MX"/>
        </w:rPr>
        <w:t xml:space="preserve">. Para los salarios, utilizamos datos de </w:t>
      </w:r>
      <w:sdt>
        <w:sdtPr>
          <w:rPr>
            <w:lang w:val="es-MX"/>
          </w:rPr>
          <w:id w:val="426239041"/>
          <w:citation/>
        </w:sdtPr>
        <w:sdtContent>
          <w:r>
            <w:rPr>
              <w:lang w:val="es-MX"/>
            </w:rPr>
            <w:fldChar w:fldCharType="begin"/>
          </w:r>
          <w:r>
            <w:rPr>
              <w:lang w:val="es-MX"/>
            </w:rPr>
            <w:instrText xml:space="preserve"> CITATION Pay26 \l 2058 </w:instrText>
          </w:r>
          <w:r>
            <w:rPr>
              <w:lang w:val="es-MX"/>
            </w:rPr>
            <w:fldChar w:fldCharType="separate"/>
          </w:r>
          <w:r w:rsidR="00000000">
            <w:rPr>
              <w:noProof/>
              <w:lang w:val="es-MX"/>
            </w:rPr>
            <w:t>(Payscale, 2026)</w:t>
          </w:r>
          <w:r>
            <w:rPr>
              <w:lang w:val="es-MX"/>
            </w:rPr>
            <w:fldChar w:fldCharType="end"/>
          </w:r>
        </w:sdtContent>
      </w:sdt>
      <w:r w:rsidRPr="00F4092E">
        <w:rPr>
          <w:lang w:val="es-MX"/>
        </w:rPr>
        <w:t xml:space="preserve"> y </w:t>
      </w:r>
      <w:sdt>
        <w:sdtPr>
          <w:rPr>
            <w:lang w:val="es-MX"/>
          </w:rPr>
          <w:id w:val="1737810005"/>
          <w:citation/>
        </w:sdtPr>
        <w:sdtContent>
          <w:r w:rsidR="00382B85">
            <w:rPr>
              <w:lang w:val="es-MX"/>
            </w:rPr>
            <w:fldChar w:fldCharType="begin"/>
          </w:r>
          <w:r w:rsidR="00382B85">
            <w:rPr>
              <w:lang w:val="es-MX"/>
            </w:rPr>
            <w:instrText xml:space="preserve"> CITATION Blu25 \l 2058 </w:instrText>
          </w:r>
          <w:r w:rsidR="00382B85">
            <w:rPr>
              <w:lang w:val="es-MX"/>
            </w:rPr>
            <w:fldChar w:fldCharType="separate"/>
          </w:r>
          <w:r w:rsidR="00000000">
            <w:rPr>
              <w:noProof/>
              <w:lang w:val="es-MX"/>
            </w:rPr>
            <w:t>(Coding, 2025)</w:t>
          </w:r>
          <w:r w:rsidR="00382B85">
            <w:rPr>
              <w:lang w:val="es-MX"/>
            </w:rPr>
            <w:fldChar w:fldCharType="end"/>
          </w:r>
        </w:sdtContent>
      </w:sdt>
      <w:r w:rsidRPr="00F4092E">
        <w:rPr>
          <w:lang w:val="es-MX"/>
        </w:rPr>
        <w:t xml:space="preserve"> referidos a la República Dominicana.</w:t>
      </w:r>
    </w:p>
    <w:p w14:paraId="1D8D6771" w14:textId="77777777" w:rsidR="00F4092E" w:rsidRPr="00F4092E" w:rsidRDefault="00F4092E" w:rsidP="00F4092E">
      <w:pPr>
        <w:numPr>
          <w:ilvl w:val="0"/>
          <w:numId w:val="70"/>
        </w:numPr>
        <w:rPr>
          <w:lang w:val="en-US"/>
        </w:rPr>
      </w:pPr>
      <w:proofErr w:type="spellStart"/>
      <w:r w:rsidRPr="00F4092E">
        <w:rPr>
          <w:b/>
          <w:bCs/>
          <w:lang w:val="en-US"/>
        </w:rPr>
        <w:t>Tamaño</w:t>
      </w:r>
      <w:proofErr w:type="spellEnd"/>
      <w:r w:rsidRPr="00F4092E">
        <w:rPr>
          <w:b/>
          <w:bCs/>
          <w:lang w:val="en-US"/>
        </w:rPr>
        <w:t xml:space="preserve"> del Sistema:</w:t>
      </w:r>
      <w:r w:rsidRPr="00F4092E">
        <w:rPr>
          <w:lang w:val="en-US"/>
        </w:rPr>
        <w:t xml:space="preserve"> 204 AFP</w:t>
      </w:r>
    </w:p>
    <w:p w14:paraId="54C61D56" w14:textId="77777777" w:rsidR="00F4092E" w:rsidRPr="00F4092E" w:rsidRDefault="00F4092E" w:rsidP="00F4092E">
      <w:pPr>
        <w:numPr>
          <w:ilvl w:val="0"/>
          <w:numId w:val="70"/>
        </w:numPr>
        <w:rPr>
          <w:lang w:val="es-MX"/>
        </w:rPr>
      </w:pPr>
      <w:r w:rsidRPr="00F4092E">
        <w:rPr>
          <w:b/>
          <w:bCs/>
          <w:lang w:val="es-MX"/>
        </w:rPr>
        <w:t>Esfuerzo Total (ISBSG):</w:t>
      </w:r>
      <w:r w:rsidRPr="00F4092E">
        <w:rPr>
          <w:lang w:val="es-MX"/>
        </w:rPr>
        <w:t xml:space="preserve"> 204 AFP × 12 HH/FP = </w:t>
      </w:r>
      <w:r w:rsidRPr="00F4092E">
        <w:rPr>
          <w:b/>
          <w:bCs/>
          <w:lang w:val="es-MX"/>
        </w:rPr>
        <w:t>2,448 Horas-Hombre (HH)</w:t>
      </w:r>
    </w:p>
    <w:p w14:paraId="4F604A6D" w14:textId="77777777" w:rsidR="00F4092E" w:rsidRPr="00F4092E" w:rsidRDefault="00F4092E" w:rsidP="00F4092E">
      <w:pPr>
        <w:numPr>
          <w:ilvl w:val="0"/>
          <w:numId w:val="70"/>
        </w:numPr>
        <w:rPr>
          <w:lang w:val="en-US"/>
        </w:rPr>
      </w:pPr>
      <w:r w:rsidRPr="00F4092E">
        <w:rPr>
          <w:b/>
          <w:bCs/>
          <w:lang w:val="es-MX"/>
        </w:rPr>
        <w:t>Salario Promedio Anual (</w:t>
      </w:r>
      <w:proofErr w:type="spellStart"/>
      <w:r w:rsidRPr="00F4092E">
        <w:rPr>
          <w:b/>
          <w:bCs/>
          <w:lang w:val="es-MX"/>
        </w:rPr>
        <w:t>Payscale</w:t>
      </w:r>
      <w:proofErr w:type="spellEnd"/>
      <w:r w:rsidRPr="00F4092E">
        <w:rPr>
          <w:b/>
          <w:bCs/>
          <w:lang w:val="es-MX"/>
        </w:rPr>
        <w:t>, 2026):</w:t>
      </w:r>
      <w:r w:rsidRPr="00F4092E">
        <w:rPr>
          <w:lang w:val="es-MX"/>
        </w:rPr>
        <w:t xml:space="preserve"> RD$ 1,500,000.00 (aprox. </w:t>
      </w:r>
      <w:r w:rsidRPr="00F4092E">
        <w:rPr>
          <w:lang w:val="en-US"/>
        </w:rPr>
        <w:t xml:space="preserve">RD$ 125,000 </w:t>
      </w:r>
      <w:proofErr w:type="spellStart"/>
      <w:r w:rsidRPr="00F4092E">
        <w:rPr>
          <w:lang w:val="en-US"/>
        </w:rPr>
        <w:t>mensuales</w:t>
      </w:r>
      <w:proofErr w:type="spellEnd"/>
      <w:r w:rsidRPr="00F4092E">
        <w:rPr>
          <w:lang w:val="en-US"/>
        </w:rPr>
        <w:t xml:space="preserve">) para </w:t>
      </w:r>
      <w:proofErr w:type="spellStart"/>
      <w:r w:rsidRPr="00F4092E">
        <w:rPr>
          <w:lang w:val="en-US"/>
        </w:rPr>
        <w:t>ingenieros</w:t>
      </w:r>
      <w:proofErr w:type="spellEnd"/>
      <w:r w:rsidRPr="00F4092E">
        <w:rPr>
          <w:lang w:val="en-US"/>
        </w:rPr>
        <w:t xml:space="preserve"> de software </w:t>
      </w:r>
      <w:proofErr w:type="spellStart"/>
      <w:r w:rsidRPr="00F4092E">
        <w:rPr>
          <w:lang w:val="en-US"/>
        </w:rPr>
        <w:t>nivel</w:t>
      </w:r>
      <w:proofErr w:type="spellEnd"/>
      <w:r w:rsidRPr="00F4092E">
        <w:rPr>
          <w:lang w:val="en-US"/>
        </w:rPr>
        <w:t xml:space="preserve"> semi-senior.</w:t>
      </w:r>
    </w:p>
    <w:p w14:paraId="3C141DCD" w14:textId="77777777" w:rsidR="00F4092E" w:rsidRPr="00F4092E" w:rsidRDefault="00F4092E" w:rsidP="00F4092E">
      <w:pPr>
        <w:numPr>
          <w:ilvl w:val="0"/>
          <w:numId w:val="70"/>
        </w:numPr>
        <w:rPr>
          <w:lang w:val="es-MX"/>
        </w:rPr>
      </w:pPr>
      <w:r w:rsidRPr="00F4092E">
        <w:rPr>
          <w:b/>
          <w:bCs/>
          <w:lang w:val="es-MX"/>
        </w:rPr>
        <w:t>Costo por Hora Estándar:</w:t>
      </w:r>
      <w:r w:rsidRPr="00F4092E">
        <w:rPr>
          <w:lang w:val="es-MX"/>
        </w:rPr>
        <w:t xml:space="preserve"> RD$ 750.00 (asumiendo ~2,000 horas laborables al año o 160 al mes).</w:t>
      </w:r>
    </w:p>
    <w:p w14:paraId="6AC81205" w14:textId="77777777" w:rsidR="00F4092E" w:rsidRPr="00F4092E" w:rsidRDefault="00F4092E" w:rsidP="00F4092E">
      <w:pPr>
        <w:numPr>
          <w:ilvl w:val="0"/>
          <w:numId w:val="70"/>
        </w:numPr>
        <w:rPr>
          <w:lang w:val="es-MX"/>
        </w:rPr>
      </w:pPr>
      <w:r w:rsidRPr="00F4092E">
        <w:rPr>
          <w:b/>
          <w:bCs/>
          <w:lang w:val="es-MX"/>
        </w:rPr>
        <w:t>Subtotal Capital Humano:</w:t>
      </w:r>
      <w:r w:rsidRPr="00F4092E">
        <w:rPr>
          <w:lang w:val="es-MX"/>
        </w:rPr>
        <w:t xml:space="preserve"> 2,448 HH × RD$ 750.00 = </w:t>
      </w:r>
      <w:r w:rsidRPr="00F4092E">
        <w:rPr>
          <w:b/>
          <w:bCs/>
          <w:lang w:val="es-MX"/>
        </w:rPr>
        <w:t>RD$ 1,836,000.00</w:t>
      </w:r>
    </w:p>
    <w:p w14:paraId="003D366A" w14:textId="078D42BC" w:rsidR="005F3B81" w:rsidRPr="005F3B81" w:rsidRDefault="00F4092E" w:rsidP="005F3B81">
      <w:pPr>
        <w:ind w:left="360" w:firstLine="0"/>
        <w:rPr>
          <w:lang w:val="es-MX"/>
        </w:rPr>
      </w:pPr>
      <w:r w:rsidRPr="00F4092E">
        <w:rPr>
          <w:b/>
          <w:bCs/>
          <w:lang w:val="es-MX"/>
        </w:rPr>
        <w:t>2. Costos de Licenciamiento e Infraestructura (SaaS/Cloud Anual)</w:t>
      </w:r>
      <w:r w:rsidRPr="00F4092E">
        <w:rPr>
          <w:lang w:val="es-MX"/>
        </w:rPr>
        <w:t xml:space="preserve"> </w:t>
      </w:r>
    </w:p>
    <w:p w14:paraId="18682DC6" w14:textId="7910453D" w:rsidR="00F4092E" w:rsidRPr="00F4092E" w:rsidRDefault="00F4092E" w:rsidP="00E947CF">
      <w:pPr>
        <w:ind w:left="360" w:firstLine="0"/>
        <w:rPr>
          <w:lang w:val="es-MX"/>
        </w:rPr>
      </w:pPr>
      <w:r w:rsidRPr="00F4092E">
        <w:rPr>
          <w:lang w:val="es-MX"/>
        </w:rPr>
        <w:t xml:space="preserve">Extraído de los proveedores seleccionados para la arquitectura de </w:t>
      </w:r>
      <w:proofErr w:type="spellStart"/>
      <w:r w:rsidRPr="00F4092E">
        <w:rPr>
          <w:lang w:val="es-MX"/>
        </w:rPr>
        <w:t>VeriFinca</w:t>
      </w:r>
      <w:proofErr w:type="spellEnd"/>
      <w:r w:rsidRPr="00F4092E">
        <w:rPr>
          <w:lang w:val="es-MX"/>
        </w:rPr>
        <w:t>:</w:t>
      </w:r>
    </w:p>
    <w:tbl>
      <w:tblPr>
        <w:tblStyle w:val="Tablanormal2"/>
        <w:tblW w:w="0" w:type="auto"/>
        <w:tblLook w:val="0660" w:firstRow="1" w:lastRow="1" w:firstColumn="0" w:lastColumn="0" w:noHBand="1" w:noVBand="1"/>
      </w:tblPr>
      <w:tblGrid>
        <w:gridCol w:w="3457"/>
        <w:gridCol w:w="2487"/>
        <w:gridCol w:w="3237"/>
      </w:tblGrid>
      <w:tr w:rsidR="005F3B81" w:rsidRPr="005F3B81" w14:paraId="1A6DFBD4" w14:textId="77777777" w:rsidTr="00A07379">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42B443B6" w14:textId="77777777" w:rsidR="005F3B81" w:rsidRPr="005F3B81" w:rsidRDefault="005F3B81" w:rsidP="005F3B81">
            <w:pPr>
              <w:ind w:left="360" w:firstLine="0"/>
              <w:jc w:val="center"/>
              <w:rPr>
                <w:lang w:val="en-US"/>
              </w:rPr>
            </w:pPr>
            <w:proofErr w:type="spellStart"/>
            <w:r w:rsidRPr="005F3B81">
              <w:rPr>
                <w:lang w:val="en-US"/>
              </w:rPr>
              <w:t>Recurso</w:t>
            </w:r>
            <w:proofErr w:type="spellEnd"/>
          </w:p>
        </w:tc>
        <w:tc>
          <w:tcPr>
            <w:tcW w:w="0" w:type="auto"/>
            <w:vAlign w:val="center"/>
            <w:hideMark/>
          </w:tcPr>
          <w:p w14:paraId="18966F04" w14:textId="77777777" w:rsidR="005F3B81" w:rsidRPr="005F3B81" w:rsidRDefault="005F3B81" w:rsidP="005F3B81">
            <w:pPr>
              <w:ind w:left="360" w:firstLine="0"/>
              <w:jc w:val="center"/>
              <w:rPr>
                <w:lang w:val="en-US"/>
              </w:rPr>
            </w:pPr>
            <w:r w:rsidRPr="005F3B81">
              <w:rPr>
                <w:lang w:val="en-US"/>
              </w:rPr>
              <w:t xml:space="preserve">Fuente / </w:t>
            </w:r>
            <w:proofErr w:type="spellStart"/>
            <w:r w:rsidRPr="005F3B81">
              <w:rPr>
                <w:lang w:val="en-US"/>
              </w:rPr>
              <w:t>Proveedor</w:t>
            </w:r>
            <w:proofErr w:type="spellEnd"/>
          </w:p>
        </w:tc>
        <w:tc>
          <w:tcPr>
            <w:tcW w:w="0" w:type="auto"/>
            <w:vAlign w:val="center"/>
            <w:hideMark/>
          </w:tcPr>
          <w:p w14:paraId="5E2DB462" w14:textId="77777777" w:rsidR="005F3B81" w:rsidRPr="005F3B81" w:rsidRDefault="005F3B81" w:rsidP="00A07379">
            <w:pPr>
              <w:ind w:left="360" w:firstLine="0"/>
              <w:jc w:val="right"/>
              <w:rPr>
                <w:lang w:val="en-US"/>
              </w:rPr>
            </w:pPr>
            <w:r w:rsidRPr="005F3B81">
              <w:rPr>
                <w:lang w:val="en-US"/>
              </w:rPr>
              <w:t xml:space="preserve">Costo </w:t>
            </w:r>
            <w:proofErr w:type="spellStart"/>
            <w:r w:rsidRPr="005F3B81">
              <w:rPr>
                <w:lang w:val="en-US"/>
              </w:rPr>
              <w:t>Proyectado</w:t>
            </w:r>
            <w:proofErr w:type="spellEnd"/>
            <w:r w:rsidRPr="005F3B81">
              <w:rPr>
                <w:lang w:val="en-US"/>
              </w:rPr>
              <w:t xml:space="preserve"> (</w:t>
            </w:r>
            <w:proofErr w:type="spellStart"/>
            <w:r w:rsidRPr="005F3B81">
              <w:rPr>
                <w:lang w:val="en-US"/>
              </w:rPr>
              <w:t>Anual</w:t>
            </w:r>
            <w:proofErr w:type="spellEnd"/>
            <w:r w:rsidRPr="005F3B81">
              <w:rPr>
                <w:lang w:val="en-US"/>
              </w:rPr>
              <w:t xml:space="preserve"> USD)</w:t>
            </w:r>
          </w:p>
        </w:tc>
      </w:tr>
      <w:tr w:rsidR="005F3B81" w:rsidRPr="005F3B81" w14:paraId="65DD25CC" w14:textId="77777777" w:rsidTr="00A07379">
        <w:tc>
          <w:tcPr>
            <w:tcW w:w="0" w:type="auto"/>
            <w:vAlign w:val="center"/>
            <w:hideMark/>
          </w:tcPr>
          <w:p w14:paraId="0862C0E5" w14:textId="77777777" w:rsidR="005F3B81" w:rsidRPr="005F3B81" w:rsidRDefault="005F3B81" w:rsidP="005F3B81">
            <w:pPr>
              <w:ind w:left="360" w:firstLine="0"/>
              <w:jc w:val="center"/>
              <w:rPr>
                <w:lang w:val="en-US"/>
              </w:rPr>
            </w:pPr>
            <w:proofErr w:type="spellStart"/>
            <w:r w:rsidRPr="005F3B81">
              <w:rPr>
                <w:b/>
                <w:bCs/>
                <w:lang w:val="en-US"/>
              </w:rPr>
              <w:t>Colaboración</w:t>
            </w:r>
            <w:proofErr w:type="spellEnd"/>
            <w:r w:rsidRPr="005F3B81">
              <w:rPr>
                <w:b/>
                <w:bCs/>
                <w:lang w:val="en-US"/>
              </w:rPr>
              <w:t xml:space="preserve"> (GitHub Teams)</w:t>
            </w:r>
          </w:p>
        </w:tc>
        <w:tc>
          <w:tcPr>
            <w:tcW w:w="0" w:type="auto"/>
            <w:vAlign w:val="center"/>
            <w:hideMark/>
          </w:tcPr>
          <w:p w14:paraId="4F8ED29A" w14:textId="77777777" w:rsidR="005F3B81" w:rsidRPr="005F3B81" w:rsidRDefault="005F3B81" w:rsidP="005F3B81">
            <w:pPr>
              <w:ind w:left="360" w:firstLine="0"/>
              <w:jc w:val="center"/>
              <w:rPr>
                <w:lang w:val="en-US"/>
              </w:rPr>
            </w:pPr>
            <w:r w:rsidRPr="005F3B81">
              <w:rPr>
                <w:lang w:val="en-US"/>
              </w:rPr>
              <w:t>GitHub (2026)</w:t>
            </w:r>
          </w:p>
        </w:tc>
        <w:tc>
          <w:tcPr>
            <w:tcW w:w="0" w:type="auto"/>
            <w:vAlign w:val="center"/>
            <w:hideMark/>
          </w:tcPr>
          <w:p w14:paraId="35324DBD" w14:textId="77777777" w:rsidR="005F3B81" w:rsidRPr="005F3B81" w:rsidRDefault="005F3B81" w:rsidP="00A07379">
            <w:pPr>
              <w:ind w:left="360" w:firstLine="0"/>
              <w:jc w:val="right"/>
              <w:rPr>
                <w:lang w:val="en-US"/>
              </w:rPr>
            </w:pPr>
            <w:r w:rsidRPr="005F3B81">
              <w:rPr>
                <w:lang w:val="en-US"/>
              </w:rPr>
              <w:t xml:space="preserve">~US$ 192.00 (para 4 </w:t>
            </w:r>
            <w:proofErr w:type="spellStart"/>
            <w:r w:rsidRPr="005F3B81">
              <w:rPr>
                <w:lang w:val="en-US"/>
              </w:rPr>
              <w:t>devs</w:t>
            </w:r>
            <w:proofErr w:type="spellEnd"/>
            <w:r w:rsidRPr="005F3B81">
              <w:rPr>
                <w:lang w:val="en-US"/>
              </w:rPr>
              <w:t>)</w:t>
            </w:r>
          </w:p>
        </w:tc>
      </w:tr>
      <w:tr w:rsidR="005F3B81" w:rsidRPr="005F3B81" w14:paraId="4E7CA98B" w14:textId="77777777" w:rsidTr="00A07379">
        <w:tc>
          <w:tcPr>
            <w:tcW w:w="0" w:type="auto"/>
            <w:vAlign w:val="center"/>
            <w:hideMark/>
          </w:tcPr>
          <w:p w14:paraId="6FFFF0A7" w14:textId="77777777" w:rsidR="005F3B81" w:rsidRPr="005F3B81" w:rsidRDefault="005F3B81" w:rsidP="005F3B81">
            <w:pPr>
              <w:ind w:left="360" w:firstLine="0"/>
              <w:jc w:val="center"/>
              <w:rPr>
                <w:lang w:val="en-US"/>
              </w:rPr>
            </w:pPr>
            <w:r w:rsidRPr="005F3B81">
              <w:rPr>
                <w:b/>
                <w:bCs/>
                <w:lang w:val="en-US"/>
              </w:rPr>
              <w:t>IDE (JetBrains All Products)</w:t>
            </w:r>
          </w:p>
        </w:tc>
        <w:tc>
          <w:tcPr>
            <w:tcW w:w="0" w:type="auto"/>
            <w:vAlign w:val="center"/>
            <w:hideMark/>
          </w:tcPr>
          <w:p w14:paraId="48C025F0" w14:textId="77777777" w:rsidR="005F3B81" w:rsidRPr="005F3B81" w:rsidRDefault="005F3B81" w:rsidP="005F3B81">
            <w:pPr>
              <w:ind w:left="360" w:firstLine="0"/>
              <w:jc w:val="center"/>
              <w:rPr>
                <w:lang w:val="en-US"/>
              </w:rPr>
            </w:pPr>
            <w:r w:rsidRPr="005F3B81">
              <w:rPr>
                <w:lang w:val="en-US"/>
              </w:rPr>
              <w:t>JetBrains (2026)</w:t>
            </w:r>
          </w:p>
        </w:tc>
        <w:tc>
          <w:tcPr>
            <w:tcW w:w="0" w:type="auto"/>
            <w:vAlign w:val="center"/>
            <w:hideMark/>
          </w:tcPr>
          <w:p w14:paraId="0E7C37FD" w14:textId="77777777" w:rsidR="005F3B81" w:rsidRPr="005F3B81" w:rsidRDefault="005F3B81" w:rsidP="00A07379">
            <w:pPr>
              <w:ind w:left="360" w:firstLine="0"/>
              <w:jc w:val="right"/>
              <w:rPr>
                <w:lang w:val="en-US"/>
              </w:rPr>
            </w:pPr>
            <w:r w:rsidRPr="005F3B81">
              <w:rPr>
                <w:lang w:val="en-US"/>
              </w:rPr>
              <w:t>~US$ 779.00 (</w:t>
            </w:r>
            <w:proofErr w:type="spellStart"/>
            <w:r w:rsidRPr="005F3B81">
              <w:rPr>
                <w:lang w:val="en-US"/>
              </w:rPr>
              <w:t>Licencia</w:t>
            </w:r>
            <w:proofErr w:type="spellEnd"/>
            <w:r w:rsidRPr="005F3B81">
              <w:rPr>
                <w:lang w:val="en-US"/>
              </w:rPr>
              <w:t xml:space="preserve"> Org)</w:t>
            </w:r>
          </w:p>
        </w:tc>
      </w:tr>
      <w:tr w:rsidR="005F3B81" w:rsidRPr="005F3B81" w14:paraId="491D3406" w14:textId="77777777" w:rsidTr="00A07379">
        <w:tc>
          <w:tcPr>
            <w:tcW w:w="0" w:type="auto"/>
            <w:vAlign w:val="center"/>
            <w:hideMark/>
          </w:tcPr>
          <w:p w14:paraId="1F812206" w14:textId="77777777" w:rsidR="005F3B81" w:rsidRPr="005F3B81" w:rsidRDefault="005F3B81" w:rsidP="005F3B81">
            <w:pPr>
              <w:ind w:left="360" w:firstLine="0"/>
              <w:jc w:val="center"/>
              <w:rPr>
                <w:lang w:val="en-US"/>
              </w:rPr>
            </w:pPr>
            <w:proofErr w:type="spellStart"/>
            <w:r w:rsidRPr="005F3B81">
              <w:rPr>
                <w:b/>
                <w:bCs/>
                <w:lang w:val="en-US"/>
              </w:rPr>
              <w:t>Productividad</w:t>
            </w:r>
            <w:proofErr w:type="spellEnd"/>
            <w:r w:rsidRPr="005F3B81">
              <w:rPr>
                <w:b/>
                <w:bCs/>
                <w:lang w:val="en-US"/>
              </w:rPr>
              <w:t xml:space="preserve"> (M365 Business)</w:t>
            </w:r>
          </w:p>
        </w:tc>
        <w:tc>
          <w:tcPr>
            <w:tcW w:w="0" w:type="auto"/>
            <w:vAlign w:val="center"/>
            <w:hideMark/>
          </w:tcPr>
          <w:p w14:paraId="38030291" w14:textId="77777777" w:rsidR="005F3B81" w:rsidRPr="005F3B81" w:rsidRDefault="005F3B81" w:rsidP="005F3B81">
            <w:pPr>
              <w:ind w:left="360" w:firstLine="0"/>
              <w:jc w:val="center"/>
              <w:rPr>
                <w:lang w:val="en-US"/>
              </w:rPr>
            </w:pPr>
            <w:r w:rsidRPr="005F3B81">
              <w:rPr>
                <w:lang w:val="en-US"/>
              </w:rPr>
              <w:t>Microsoft (2026)</w:t>
            </w:r>
          </w:p>
        </w:tc>
        <w:tc>
          <w:tcPr>
            <w:tcW w:w="0" w:type="auto"/>
            <w:vAlign w:val="center"/>
            <w:hideMark/>
          </w:tcPr>
          <w:p w14:paraId="66864BF7" w14:textId="77777777" w:rsidR="005F3B81" w:rsidRPr="005F3B81" w:rsidRDefault="005F3B81" w:rsidP="00A07379">
            <w:pPr>
              <w:ind w:left="360" w:firstLine="0"/>
              <w:jc w:val="right"/>
              <w:rPr>
                <w:lang w:val="en-US"/>
              </w:rPr>
            </w:pPr>
            <w:r w:rsidRPr="005F3B81">
              <w:rPr>
                <w:lang w:val="en-US"/>
              </w:rPr>
              <w:t xml:space="preserve">~US$ 288.00 (4 </w:t>
            </w:r>
            <w:proofErr w:type="spellStart"/>
            <w:r w:rsidRPr="005F3B81">
              <w:rPr>
                <w:lang w:val="en-US"/>
              </w:rPr>
              <w:t>usuarios</w:t>
            </w:r>
            <w:proofErr w:type="spellEnd"/>
            <w:r w:rsidRPr="005F3B81">
              <w:rPr>
                <w:lang w:val="en-US"/>
              </w:rPr>
              <w:t>)</w:t>
            </w:r>
          </w:p>
        </w:tc>
      </w:tr>
      <w:tr w:rsidR="005F3B81" w:rsidRPr="005F3B81" w14:paraId="2D7EC0C7" w14:textId="77777777" w:rsidTr="00A07379">
        <w:tc>
          <w:tcPr>
            <w:tcW w:w="0" w:type="auto"/>
            <w:vAlign w:val="center"/>
            <w:hideMark/>
          </w:tcPr>
          <w:p w14:paraId="0061963C" w14:textId="77777777" w:rsidR="005F3B81" w:rsidRPr="005F3B81" w:rsidRDefault="005F3B81" w:rsidP="005F3B81">
            <w:pPr>
              <w:ind w:left="360" w:firstLine="0"/>
              <w:jc w:val="center"/>
              <w:rPr>
                <w:lang w:val="en-US"/>
              </w:rPr>
            </w:pPr>
            <w:r w:rsidRPr="005F3B81">
              <w:rPr>
                <w:b/>
                <w:bCs/>
                <w:lang w:val="en-US"/>
              </w:rPr>
              <w:t xml:space="preserve">Hosting </w:t>
            </w:r>
            <w:proofErr w:type="gramStart"/>
            <w:r w:rsidRPr="005F3B81">
              <w:rPr>
                <w:b/>
                <w:bCs/>
                <w:lang w:val="en-US"/>
              </w:rPr>
              <w:t>y DB</w:t>
            </w:r>
            <w:proofErr w:type="gramEnd"/>
            <w:r w:rsidRPr="005F3B81">
              <w:rPr>
                <w:b/>
                <w:bCs/>
                <w:lang w:val="en-US"/>
              </w:rPr>
              <w:t xml:space="preserve"> (Azure App + SQL)</w:t>
            </w:r>
          </w:p>
        </w:tc>
        <w:tc>
          <w:tcPr>
            <w:tcW w:w="0" w:type="auto"/>
            <w:vAlign w:val="center"/>
            <w:hideMark/>
          </w:tcPr>
          <w:p w14:paraId="3ACD3D49" w14:textId="77777777" w:rsidR="005F3B81" w:rsidRPr="005F3B81" w:rsidRDefault="005F3B81" w:rsidP="005F3B81">
            <w:pPr>
              <w:ind w:left="360" w:firstLine="0"/>
              <w:jc w:val="center"/>
              <w:rPr>
                <w:lang w:val="en-US"/>
              </w:rPr>
            </w:pPr>
            <w:r w:rsidRPr="005F3B81">
              <w:rPr>
                <w:lang w:val="en-US"/>
              </w:rPr>
              <w:t>Microsoft Azure (2026)</w:t>
            </w:r>
          </w:p>
        </w:tc>
        <w:tc>
          <w:tcPr>
            <w:tcW w:w="0" w:type="auto"/>
            <w:vAlign w:val="center"/>
            <w:hideMark/>
          </w:tcPr>
          <w:p w14:paraId="6EB4E9EB" w14:textId="77777777" w:rsidR="005F3B81" w:rsidRPr="005F3B81" w:rsidRDefault="005F3B81" w:rsidP="00A07379">
            <w:pPr>
              <w:ind w:left="360" w:firstLine="0"/>
              <w:jc w:val="right"/>
              <w:rPr>
                <w:lang w:val="en-US"/>
              </w:rPr>
            </w:pPr>
            <w:r w:rsidRPr="005F3B81">
              <w:rPr>
                <w:lang w:val="en-US"/>
              </w:rPr>
              <w:t xml:space="preserve">~US$ 1,800.00 (Tier </w:t>
            </w:r>
            <w:proofErr w:type="spellStart"/>
            <w:r w:rsidRPr="005F3B81">
              <w:rPr>
                <w:lang w:val="en-US"/>
              </w:rPr>
              <w:t>Estándar</w:t>
            </w:r>
            <w:proofErr w:type="spellEnd"/>
            <w:r w:rsidRPr="005F3B81">
              <w:rPr>
                <w:lang w:val="en-US"/>
              </w:rPr>
              <w:t>)</w:t>
            </w:r>
          </w:p>
        </w:tc>
      </w:tr>
      <w:tr w:rsidR="005F3B81" w:rsidRPr="005F3B81" w14:paraId="5873298D" w14:textId="77777777" w:rsidTr="00A07379">
        <w:tc>
          <w:tcPr>
            <w:tcW w:w="0" w:type="auto"/>
            <w:vAlign w:val="center"/>
            <w:hideMark/>
          </w:tcPr>
          <w:p w14:paraId="72B6550D" w14:textId="77777777" w:rsidR="005F3B81" w:rsidRPr="005F3B81" w:rsidRDefault="005F3B81" w:rsidP="005F3B81">
            <w:pPr>
              <w:ind w:left="360" w:firstLine="0"/>
              <w:jc w:val="center"/>
              <w:rPr>
                <w:lang w:val="en-US"/>
              </w:rPr>
            </w:pPr>
            <w:r w:rsidRPr="005F3B81">
              <w:rPr>
                <w:b/>
                <w:bCs/>
                <w:lang w:val="en-US"/>
              </w:rPr>
              <w:t>Dominio y SSL Wildcard</w:t>
            </w:r>
          </w:p>
        </w:tc>
        <w:tc>
          <w:tcPr>
            <w:tcW w:w="0" w:type="auto"/>
            <w:vAlign w:val="center"/>
            <w:hideMark/>
          </w:tcPr>
          <w:p w14:paraId="57E9CDDB" w14:textId="77777777" w:rsidR="005F3B81" w:rsidRPr="005F3B81" w:rsidRDefault="005F3B81" w:rsidP="005F3B81">
            <w:pPr>
              <w:ind w:left="360" w:firstLine="0"/>
              <w:jc w:val="center"/>
              <w:rPr>
                <w:lang w:val="en-US"/>
              </w:rPr>
            </w:pPr>
            <w:r w:rsidRPr="005F3B81">
              <w:rPr>
                <w:lang w:val="en-US"/>
              </w:rPr>
              <w:t>Namecheap (2026)</w:t>
            </w:r>
          </w:p>
        </w:tc>
        <w:tc>
          <w:tcPr>
            <w:tcW w:w="0" w:type="auto"/>
            <w:vAlign w:val="center"/>
            <w:hideMark/>
          </w:tcPr>
          <w:p w14:paraId="3F8B2765" w14:textId="77777777" w:rsidR="005F3B81" w:rsidRPr="005F3B81" w:rsidRDefault="005F3B81" w:rsidP="00A07379">
            <w:pPr>
              <w:ind w:left="360" w:firstLine="0"/>
              <w:jc w:val="right"/>
              <w:rPr>
                <w:lang w:val="en-US"/>
              </w:rPr>
            </w:pPr>
            <w:r w:rsidRPr="005F3B81">
              <w:rPr>
                <w:lang w:val="en-US"/>
              </w:rPr>
              <w:t>~US$ 120.00</w:t>
            </w:r>
          </w:p>
        </w:tc>
      </w:tr>
      <w:tr w:rsidR="005F3B81" w:rsidRPr="005F3B81" w14:paraId="533603B1" w14:textId="77777777" w:rsidTr="00A07379">
        <w:tc>
          <w:tcPr>
            <w:tcW w:w="0" w:type="auto"/>
            <w:vAlign w:val="center"/>
            <w:hideMark/>
          </w:tcPr>
          <w:p w14:paraId="550DFA96" w14:textId="77777777" w:rsidR="005F3B81" w:rsidRPr="005F3B81" w:rsidRDefault="005F3B81" w:rsidP="005F3B81">
            <w:pPr>
              <w:ind w:left="360" w:firstLine="0"/>
              <w:jc w:val="center"/>
              <w:rPr>
                <w:lang w:val="en-US"/>
              </w:rPr>
            </w:pPr>
            <w:r w:rsidRPr="005F3B81">
              <w:rPr>
                <w:b/>
                <w:bCs/>
                <w:lang w:val="en-US"/>
              </w:rPr>
              <w:lastRenderedPageBreak/>
              <w:t xml:space="preserve">Email </w:t>
            </w:r>
            <w:proofErr w:type="spellStart"/>
            <w:r w:rsidRPr="005F3B81">
              <w:rPr>
                <w:b/>
                <w:bCs/>
                <w:lang w:val="en-US"/>
              </w:rPr>
              <w:t>Transaccional</w:t>
            </w:r>
            <w:proofErr w:type="spellEnd"/>
            <w:r w:rsidRPr="005F3B81">
              <w:rPr>
                <w:b/>
                <w:bCs/>
                <w:lang w:val="en-US"/>
              </w:rPr>
              <w:t xml:space="preserve"> (API)</w:t>
            </w:r>
          </w:p>
        </w:tc>
        <w:tc>
          <w:tcPr>
            <w:tcW w:w="0" w:type="auto"/>
            <w:vAlign w:val="center"/>
            <w:hideMark/>
          </w:tcPr>
          <w:p w14:paraId="145329B5" w14:textId="77777777" w:rsidR="005F3B81" w:rsidRPr="005F3B81" w:rsidRDefault="005F3B81" w:rsidP="005F3B81">
            <w:pPr>
              <w:ind w:left="360" w:firstLine="0"/>
              <w:jc w:val="center"/>
              <w:rPr>
                <w:lang w:val="en-US"/>
              </w:rPr>
            </w:pPr>
            <w:r w:rsidRPr="005F3B81">
              <w:rPr>
                <w:lang w:val="en-US"/>
              </w:rPr>
              <w:t>Resend (2026)</w:t>
            </w:r>
          </w:p>
        </w:tc>
        <w:tc>
          <w:tcPr>
            <w:tcW w:w="0" w:type="auto"/>
            <w:vAlign w:val="center"/>
            <w:hideMark/>
          </w:tcPr>
          <w:p w14:paraId="5573B6BB" w14:textId="77777777" w:rsidR="005F3B81" w:rsidRPr="005F3B81" w:rsidRDefault="005F3B81" w:rsidP="00A07379">
            <w:pPr>
              <w:ind w:left="360" w:firstLine="0"/>
              <w:jc w:val="right"/>
              <w:rPr>
                <w:lang w:val="en-US"/>
              </w:rPr>
            </w:pPr>
            <w:r w:rsidRPr="005F3B81">
              <w:rPr>
                <w:lang w:val="en-US"/>
              </w:rPr>
              <w:t>~US$ 240.00 (Plan Pro)</w:t>
            </w:r>
          </w:p>
        </w:tc>
      </w:tr>
      <w:tr w:rsidR="005F3B81" w:rsidRPr="005F3B81" w14:paraId="7FE59D7E" w14:textId="77777777" w:rsidTr="00A07379">
        <w:tc>
          <w:tcPr>
            <w:tcW w:w="0" w:type="auto"/>
            <w:vAlign w:val="center"/>
            <w:hideMark/>
          </w:tcPr>
          <w:p w14:paraId="5A387C62" w14:textId="77777777" w:rsidR="005F3B81" w:rsidRPr="005F3B81" w:rsidRDefault="005F3B81" w:rsidP="005F3B81">
            <w:pPr>
              <w:ind w:left="360" w:firstLine="0"/>
              <w:jc w:val="center"/>
              <w:rPr>
                <w:lang w:val="en-US"/>
              </w:rPr>
            </w:pPr>
            <w:proofErr w:type="spellStart"/>
            <w:r w:rsidRPr="005F3B81">
              <w:rPr>
                <w:b/>
                <w:bCs/>
                <w:lang w:val="en-US"/>
              </w:rPr>
              <w:t>Pasarela</w:t>
            </w:r>
            <w:proofErr w:type="spellEnd"/>
            <w:r w:rsidRPr="005F3B81">
              <w:rPr>
                <w:b/>
                <w:bCs/>
                <w:lang w:val="en-US"/>
              </w:rPr>
              <w:t xml:space="preserve"> de Pagos</w:t>
            </w:r>
          </w:p>
        </w:tc>
        <w:tc>
          <w:tcPr>
            <w:tcW w:w="0" w:type="auto"/>
            <w:vAlign w:val="center"/>
            <w:hideMark/>
          </w:tcPr>
          <w:p w14:paraId="4408A8B2" w14:textId="77777777" w:rsidR="005F3B81" w:rsidRPr="005F3B81" w:rsidRDefault="005F3B81" w:rsidP="005F3B81">
            <w:pPr>
              <w:ind w:left="360" w:firstLine="0"/>
              <w:jc w:val="center"/>
              <w:rPr>
                <w:lang w:val="en-US"/>
              </w:rPr>
            </w:pPr>
            <w:r w:rsidRPr="005F3B81">
              <w:rPr>
                <w:lang w:val="en-US"/>
              </w:rPr>
              <w:t>Stripe (2026)</w:t>
            </w:r>
          </w:p>
        </w:tc>
        <w:tc>
          <w:tcPr>
            <w:tcW w:w="0" w:type="auto"/>
            <w:vAlign w:val="center"/>
            <w:hideMark/>
          </w:tcPr>
          <w:p w14:paraId="1B3CA07D" w14:textId="77777777" w:rsidR="005F3B81" w:rsidRPr="005F3B81" w:rsidRDefault="005F3B81" w:rsidP="00A07379">
            <w:pPr>
              <w:ind w:left="360" w:firstLine="0"/>
              <w:jc w:val="right"/>
              <w:rPr>
                <w:lang w:val="en-US"/>
              </w:rPr>
            </w:pPr>
            <w:r w:rsidRPr="005F3B81">
              <w:rPr>
                <w:lang w:val="en-US"/>
              </w:rPr>
              <w:t>US$ 0.00 (</w:t>
            </w:r>
            <w:proofErr w:type="spellStart"/>
            <w:r w:rsidRPr="005F3B81">
              <w:rPr>
                <w:lang w:val="en-US"/>
              </w:rPr>
              <w:t>Cobro</w:t>
            </w:r>
            <w:proofErr w:type="spellEnd"/>
            <w:r w:rsidRPr="005F3B81">
              <w:rPr>
                <w:lang w:val="en-US"/>
              </w:rPr>
              <w:t xml:space="preserve"> % </w:t>
            </w:r>
            <w:proofErr w:type="spellStart"/>
            <w:r w:rsidRPr="005F3B81">
              <w:rPr>
                <w:lang w:val="en-US"/>
              </w:rPr>
              <w:t>por</w:t>
            </w:r>
            <w:proofErr w:type="spellEnd"/>
            <w:r w:rsidRPr="005F3B81">
              <w:rPr>
                <w:lang w:val="en-US"/>
              </w:rPr>
              <w:t xml:space="preserve"> Tx)</w:t>
            </w:r>
          </w:p>
        </w:tc>
      </w:tr>
      <w:tr w:rsidR="005F3B81" w:rsidRPr="005F3B81" w14:paraId="77E5C1DD" w14:textId="77777777" w:rsidTr="00A07379">
        <w:tc>
          <w:tcPr>
            <w:tcW w:w="0" w:type="auto"/>
            <w:vAlign w:val="center"/>
            <w:hideMark/>
          </w:tcPr>
          <w:p w14:paraId="26D7F2EC" w14:textId="77777777" w:rsidR="005F3B81" w:rsidRPr="005F3B81" w:rsidRDefault="005F3B81" w:rsidP="005F3B81">
            <w:pPr>
              <w:ind w:left="360" w:firstLine="0"/>
              <w:jc w:val="center"/>
              <w:rPr>
                <w:lang w:val="en-US"/>
              </w:rPr>
            </w:pPr>
            <w:r w:rsidRPr="005F3B81">
              <w:rPr>
                <w:b/>
                <w:bCs/>
                <w:lang w:val="en-US"/>
              </w:rPr>
              <w:t>TOTAL TECNOLÓGICO (USD)</w:t>
            </w:r>
          </w:p>
        </w:tc>
        <w:tc>
          <w:tcPr>
            <w:tcW w:w="0" w:type="auto"/>
            <w:vAlign w:val="center"/>
            <w:hideMark/>
          </w:tcPr>
          <w:p w14:paraId="458EFCDC" w14:textId="77777777" w:rsidR="005F3B81" w:rsidRPr="005F3B81" w:rsidRDefault="005F3B81" w:rsidP="005F3B81">
            <w:pPr>
              <w:ind w:left="360" w:firstLine="0"/>
              <w:jc w:val="center"/>
              <w:rPr>
                <w:lang w:val="en-US"/>
              </w:rPr>
            </w:pPr>
          </w:p>
        </w:tc>
        <w:tc>
          <w:tcPr>
            <w:tcW w:w="0" w:type="auto"/>
            <w:vAlign w:val="center"/>
            <w:hideMark/>
          </w:tcPr>
          <w:p w14:paraId="19875572" w14:textId="77777777" w:rsidR="005F3B81" w:rsidRPr="005F3B81" w:rsidRDefault="005F3B81" w:rsidP="00A07379">
            <w:pPr>
              <w:ind w:left="360" w:firstLine="0"/>
              <w:jc w:val="right"/>
              <w:rPr>
                <w:lang w:val="en-US"/>
              </w:rPr>
            </w:pPr>
            <w:r w:rsidRPr="005F3B81">
              <w:rPr>
                <w:b/>
                <w:bCs/>
                <w:lang w:val="en-US"/>
              </w:rPr>
              <w:t>~US$ 3,419.00</w:t>
            </w:r>
          </w:p>
        </w:tc>
      </w:tr>
      <w:tr w:rsidR="005F3B81" w:rsidRPr="005F3B81" w14:paraId="1E48C7B3" w14:textId="77777777" w:rsidTr="00A07379">
        <w:trPr>
          <w:cnfStyle w:val="010000000000" w:firstRow="0" w:lastRow="1" w:firstColumn="0" w:lastColumn="0" w:oddVBand="0" w:evenVBand="0" w:oddHBand="0" w:evenHBand="0" w:firstRowFirstColumn="0" w:firstRowLastColumn="0" w:lastRowFirstColumn="0" w:lastRowLastColumn="0"/>
        </w:trPr>
        <w:tc>
          <w:tcPr>
            <w:tcW w:w="0" w:type="auto"/>
            <w:vAlign w:val="center"/>
            <w:hideMark/>
          </w:tcPr>
          <w:p w14:paraId="444B381E" w14:textId="77777777" w:rsidR="005F3B81" w:rsidRPr="005F3B81" w:rsidRDefault="005F3B81" w:rsidP="005F3B81">
            <w:pPr>
              <w:ind w:left="360" w:firstLine="0"/>
              <w:jc w:val="center"/>
              <w:rPr>
                <w:lang w:val="en-US"/>
              </w:rPr>
            </w:pPr>
            <w:r w:rsidRPr="005F3B81">
              <w:rPr>
                <w:lang w:val="en-US"/>
              </w:rPr>
              <w:t>TOTAL TECNOLÓGICO (RD$)</w:t>
            </w:r>
          </w:p>
        </w:tc>
        <w:tc>
          <w:tcPr>
            <w:tcW w:w="0" w:type="auto"/>
            <w:vAlign w:val="center"/>
            <w:hideMark/>
          </w:tcPr>
          <w:p w14:paraId="14B4A20E" w14:textId="77777777" w:rsidR="005F3B81" w:rsidRPr="005F3B81" w:rsidRDefault="005F3B81" w:rsidP="005F3B81">
            <w:pPr>
              <w:ind w:left="360" w:firstLine="0"/>
              <w:jc w:val="center"/>
              <w:rPr>
                <w:lang w:val="en-US"/>
              </w:rPr>
            </w:pPr>
            <w:r w:rsidRPr="005F3B81">
              <w:rPr>
                <w:i/>
                <w:iCs/>
                <w:lang w:val="en-US"/>
              </w:rPr>
              <w:t xml:space="preserve">(Tasa </w:t>
            </w:r>
            <w:proofErr w:type="spellStart"/>
            <w:r w:rsidRPr="005F3B81">
              <w:rPr>
                <w:i/>
                <w:iCs/>
                <w:lang w:val="en-US"/>
              </w:rPr>
              <w:t>estimada</w:t>
            </w:r>
            <w:proofErr w:type="spellEnd"/>
            <w:r w:rsidRPr="005F3B81">
              <w:rPr>
                <w:i/>
                <w:iCs/>
                <w:lang w:val="en-US"/>
              </w:rPr>
              <w:t xml:space="preserve"> 60.0)</w:t>
            </w:r>
          </w:p>
        </w:tc>
        <w:tc>
          <w:tcPr>
            <w:tcW w:w="0" w:type="auto"/>
            <w:vAlign w:val="center"/>
            <w:hideMark/>
          </w:tcPr>
          <w:p w14:paraId="70B9ADAD" w14:textId="77777777" w:rsidR="005F3B81" w:rsidRPr="005F3B81" w:rsidRDefault="005F3B81" w:rsidP="00A07379">
            <w:pPr>
              <w:ind w:left="360" w:firstLine="0"/>
              <w:jc w:val="right"/>
              <w:rPr>
                <w:lang w:val="en-US"/>
              </w:rPr>
            </w:pPr>
            <w:r w:rsidRPr="005F3B81">
              <w:rPr>
                <w:lang w:val="en-US"/>
              </w:rPr>
              <w:t>~RD$ 205,140.00</w:t>
            </w:r>
          </w:p>
        </w:tc>
      </w:tr>
    </w:tbl>
    <w:p w14:paraId="077D00CA" w14:textId="77777777" w:rsidR="005F3B81" w:rsidRDefault="005F3B81" w:rsidP="003157EB"/>
    <w:p w14:paraId="59C2AD8E" w14:textId="287790E9" w:rsidR="00F4092E" w:rsidRPr="003157EB" w:rsidRDefault="002A2A58" w:rsidP="003157EB">
      <w:r w:rsidRPr="002A2A58">
        <w:t>Presupuesto Total Esperado (Inversión Inicial): RD$ 2,041,140.00</w:t>
      </w:r>
    </w:p>
    <w:p w14:paraId="79B7F135" w14:textId="77777777" w:rsidR="00382B85" w:rsidRDefault="00382B85" w:rsidP="003157EB"/>
    <w:p w14:paraId="62C8BC1B" w14:textId="77777777" w:rsidR="002A2A58" w:rsidRPr="00AE4231" w:rsidRDefault="002A2A58" w:rsidP="00382B85">
      <w:pPr>
        <w:pStyle w:val="Ttulo5"/>
        <w:rPr>
          <w:lang w:val="es-US"/>
        </w:rPr>
      </w:pPr>
      <w:r>
        <w:t>Paso 8: Análisis de Sensibilidad Monetaria</w:t>
      </w:r>
    </w:p>
    <w:p w14:paraId="49E5461A" w14:textId="0B8476D5" w:rsidR="002A2A58" w:rsidRDefault="002A2A58" w:rsidP="002A2A58">
      <w:pPr>
        <w:pStyle w:val="NormalWeb"/>
      </w:pPr>
      <w:r>
        <w:t xml:space="preserve">Como indica </w:t>
      </w:r>
      <w:sdt>
        <w:sdtPr>
          <w:id w:val="-2080976326"/>
          <w:citation/>
        </w:sdtPr>
        <w:sdtContent>
          <w:r w:rsidR="00165ED0">
            <w:fldChar w:fldCharType="begin"/>
          </w:r>
          <w:r w:rsidR="00165ED0">
            <w:rPr>
              <w:lang w:val="es-MX"/>
            </w:rPr>
            <w:instrText xml:space="preserve"> CITATION Som11 \l 2058 </w:instrText>
          </w:r>
          <w:r w:rsidR="00165ED0">
            <w:fldChar w:fldCharType="separate"/>
          </w:r>
          <w:r w:rsidR="00000000">
            <w:rPr>
              <w:noProof/>
              <w:lang w:val="es-MX"/>
            </w:rPr>
            <w:t>(Sommerville, 2011)</w:t>
          </w:r>
          <w:r w:rsidR="00165ED0">
            <w:fldChar w:fldCharType="end"/>
          </w:r>
        </w:sdtContent>
      </w:sdt>
      <w:r>
        <w:t>, la incertidumbre en los requisitos y el nivel de madurez del equipo pueden alterar drásticamente los costos. Por ello, proyectamos tres escenarios financieros:</w:t>
      </w:r>
    </w:p>
    <w:tbl>
      <w:tblPr>
        <w:tblStyle w:val="Tablanormal2"/>
        <w:tblW w:w="0" w:type="auto"/>
        <w:tblLook w:val="0660" w:firstRow="1" w:lastRow="1" w:firstColumn="0" w:lastColumn="0" w:noHBand="1" w:noVBand="1"/>
      </w:tblPr>
      <w:tblGrid>
        <w:gridCol w:w="1073"/>
        <w:gridCol w:w="2987"/>
        <w:gridCol w:w="1041"/>
        <w:gridCol w:w="1533"/>
        <w:gridCol w:w="1225"/>
        <w:gridCol w:w="1501"/>
      </w:tblGrid>
      <w:tr w:rsidR="00D16B66" w:rsidRPr="00D4081A" w14:paraId="56624C64" w14:textId="77777777" w:rsidTr="00D4081A">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4412E3BF" w14:textId="77777777" w:rsidR="00D4081A" w:rsidRPr="00D4081A" w:rsidRDefault="00D4081A" w:rsidP="00D4081A">
            <w:pPr>
              <w:ind w:firstLine="0"/>
              <w:jc w:val="center"/>
              <w:rPr>
                <w:lang w:val="en-US"/>
              </w:rPr>
            </w:pPr>
            <w:proofErr w:type="spellStart"/>
            <w:r w:rsidRPr="00D4081A">
              <w:rPr>
                <w:lang w:val="en-US"/>
              </w:rPr>
              <w:t>Escenario</w:t>
            </w:r>
            <w:proofErr w:type="spellEnd"/>
          </w:p>
        </w:tc>
        <w:tc>
          <w:tcPr>
            <w:tcW w:w="0" w:type="auto"/>
            <w:vAlign w:val="center"/>
            <w:hideMark/>
          </w:tcPr>
          <w:p w14:paraId="23B7FE17" w14:textId="77777777" w:rsidR="00D4081A" w:rsidRPr="00D4081A" w:rsidRDefault="00D4081A" w:rsidP="00D4081A">
            <w:pPr>
              <w:ind w:firstLine="0"/>
              <w:jc w:val="center"/>
              <w:rPr>
                <w:lang w:val="en-US"/>
              </w:rPr>
            </w:pPr>
            <w:proofErr w:type="spellStart"/>
            <w:r w:rsidRPr="00D4081A">
              <w:rPr>
                <w:lang w:val="en-US"/>
              </w:rPr>
              <w:t>Ajuste</w:t>
            </w:r>
            <w:proofErr w:type="spellEnd"/>
            <w:r w:rsidRPr="00D4081A">
              <w:rPr>
                <w:lang w:val="en-US"/>
              </w:rPr>
              <w:t xml:space="preserve"> Técnico / </w:t>
            </w:r>
            <w:proofErr w:type="spellStart"/>
            <w:r w:rsidRPr="00D4081A">
              <w:rPr>
                <w:lang w:val="en-US"/>
              </w:rPr>
              <w:t>Funcional</w:t>
            </w:r>
            <w:proofErr w:type="spellEnd"/>
          </w:p>
        </w:tc>
        <w:tc>
          <w:tcPr>
            <w:tcW w:w="0" w:type="auto"/>
            <w:vAlign w:val="center"/>
            <w:hideMark/>
          </w:tcPr>
          <w:p w14:paraId="649B7AD1" w14:textId="77777777" w:rsidR="00D4081A" w:rsidRPr="00D4081A" w:rsidRDefault="00D4081A" w:rsidP="00D4081A">
            <w:pPr>
              <w:ind w:firstLine="0"/>
              <w:jc w:val="center"/>
              <w:rPr>
                <w:lang w:val="en-US"/>
              </w:rPr>
            </w:pPr>
            <w:proofErr w:type="spellStart"/>
            <w:r w:rsidRPr="00D4081A">
              <w:rPr>
                <w:lang w:val="en-US"/>
              </w:rPr>
              <w:t>Esfuerzo</w:t>
            </w:r>
            <w:proofErr w:type="spellEnd"/>
            <w:r w:rsidRPr="00D4081A">
              <w:rPr>
                <w:lang w:val="en-US"/>
              </w:rPr>
              <w:t xml:space="preserve"> (HH)</w:t>
            </w:r>
          </w:p>
        </w:tc>
        <w:tc>
          <w:tcPr>
            <w:tcW w:w="0" w:type="auto"/>
            <w:vAlign w:val="center"/>
            <w:hideMark/>
          </w:tcPr>
          <w:p w14:paraId="3BC38230" w14:textId="77777777" w:rsidR="00D4081A" w:rsidRPr="00D4081A" w:rsidRDefault="00D4081A" w:rsidP="00382B85">
            <w:pPr>
              <w:ind w:firstLine="0"/>
              <w:jc w:val="right"/>
              <w:rPr>
                <w:lang w:val="en-US"/>
              </w:rPr>
            </w:pPr>
            <w:r w:rsidRPr="00D4081A">
              <w:rPr>
                <w:lang w:val="en-US"/>
              </w:rPr>
              <w:t>Costo Laboral (RD$)</w:t>
            </w:r>
          </w:p>
        </w:tc>
        <w:tc>
          <w:tcPr>
            <w:tcW w:w="0" w:type="auto"/>
            <w:vAlign w:val="center"/>
            <w:hideMark/>
          </w:tcPr>
          <w:p w14:paraId="5666323E" w14:textId="77777777" w:rsidR="00D4081A" w:rsidRPr="00D4081A" w:rsidRDefault="00D4081A" w:rsidP="00382B85">
            <w:pPr>
              <w:ind w:firstLine="0"/>
              <w:jc w:val="right"/>
              <w:rPr>
                <w:lang w:val="en-US"/>
              </w:rPr>
            </w:pPr>
            <w:proofErr w:type="spellStart"/>
            <w:r w:rsidRPr="00D4081A">
              <w:rPr>
                <w:lang w:val="en-US"/>
              </w:rPr>
              <w:t>Tecnología</w:t>
            </w:r>
            <w:proofErr w:type="spellEnd"/>
            <w:r w:rsidRPr="00D4081A">
              <w:rPr>
                <w:lang w:val="en-US"/>
              </w:rPr>
              <w:t xml:space="preserve"> (US$)</w:t>
            </w:r>
          </w:p>
        </w:tc>
        <w:tc>
          <w:tcPr>
            <w:tcW w:w="0" w:type="auto"/>
            <w:vAlign w:val="center"/>
            <w:hideMark/>
          </w:tcPr>
          <w:p w14:paraId="29A26751" w14:textId="77777777" w:rsidR="00D4081A" w:rsidRPr="00D4081A" w:rsidRDefault="00D4081A" w:rsidP="00382B85">
            <w:pPr>
              <w:ind w:firstLine="0"/>
              <w:jc w:val="right"/>
              <w:rPr>
                <w:lang w:val="en-US"/>
              </w:rPr>
            </w:pPr>
            <w:r w:rsidRPr="00D4081A">
              <w:rPr>
                <w:lang w:val="en-US"/>
              </w:rPr>
              <w:t>Costo Total (RD$)</w:t>
            </w:r>
          </w:p>
        </w:tc>
      </w:tr>
      <w:tr w:rsidR="00D16B66" w:rsidRPr="00D4081A" w14:paraId="41686F97" w14:textId="77777777" w:rsidTr="00D4081A">
        <w:tc>
          <w:tcPr>
            <w:tcW w:w="0" w:type="auto"/>
            <w:vAlign w:val="center"/>
            <w:hideMark/>
          </w:tcPr>
          <w:p w14:paraId="14197A7D" w14:textId="77777777" w:rsidR="00D4081A" w:rsidRPr="00D4081A" w:rsidRDefault="00D4081A" w:rsidP="00D4081A">
            <w:pPr>
              <w:ind w:firstLine="0"/>
              <w:jc w:val="center"/>
              <w:rPr>
                <w:lang w:val="en-US"/>
              </w:rPr>
            </w:pPr>
            <w:proofErr w:type="spellStart"/>
            <w:r w:rsidRPr="00D4081A">
              <w:rPr>
                <w:b/>
                <w:bCs/>
                <w:lang w:val="en-US"/>
              </w:rPr>
              <w:t>Pesimista</w:t>
            </w:r>
            <w:proofErr w:type="spellEnd"/>
          </w:p>
        </w:tc>
        <w:tc>
          <w:tcPr>
            <w:tcW w:w="0" w:type="auto"/>
            <w:vAlign w:val="center"/>
            <w:hideMark/>
          </w:tcPr>
          <w:p w14:paraId="307CBEF0" w14:textId="77777777" w:rsidR="00D4081A" w:rsidRPr="00D4081A" w:rsidRDefault="00D4081A" w:rsidP="00D4081A">
            <w:pPr>
              <w:ind w:firstLine="0"/>
              <w:jc w:val="center"/>
              <w:rPr>
                <w:lang w:val="es-MX"/>
              </w:rPr>
            </w:pPr>
            <w:r w:rsidRPr="00D4081A">
              <w:rPr>
                <w:lang w:val="es-MX"/>
              </w:rPr>
              <w:t>Incremento a 244 AFP (+20%). Requiere perfiles Senior (Tarifa más alta: RD$900/</w:t>
            </w:r>
            <w:proofErr w:type="spellStart"/>
            <w:r w:rsidRPr="00D4081A">
              <w:rPr>
                <w:lang w:val="es-MX"/>
              </w:rPr>
              <w:t>hr</w:t>
            </w:r>
            <w:proofErr w:type="spellEnd"/>
            <w:r w:rsidRPr="00D4081A">
              <w:rPr>
                <w:lang w:val="es-MX"/>
              </w:rPr>
              <w:t>) e infraestructura Azure Premium.</w:t>
            </w:r>
          </w:p>
        </w:tc>
        <w:tc>
          <w:tcPr>
            <w:tcW w:w="0" w:type="auto"/>
            <w:vAlign w:val="center"/>
            <w:hideMark/>
          </w:tcPr>
          <w:p w14:paraId="3CB5D980" w14:textId="77777777" w:rsidR="00D4081A" w:rsidRPr="00D4081A" w:rsidRDefault="00D4081A" w:rsidP="00D4081A">
            <w:pPr>
              <w:ind w:firstLine="0"/>
              <w:jc w:val="center"/>
              <w:rPr>
                <w:lang w:val="en-US"/>
              </w:rPr>
            </w:pPr>
            <w:r w:rsidRPr="00D4081A">
              <w:rPr>
                <w:lang w:val="en-US"/>
              </w:rPr>
              <w:t>2,928 HH</w:t>
            </w:r>
          </w:p>
        </w:tc>
        <w:tc>
          <w:tcPr>
            <w:tcW w:w="0" w:type="auto"/>
            <w:vAlign w:val="center"/>
            <w:hideMark/>
          </w:tcPr>
          <w:p w14:paraId="2765D4F3" w14:textId="77777777" w:rsidR="00D4081A" w:rsidRPr="00D4081A" w:rsidRDefault="00D4081A" w:rsidP="00382B85">
            <w:pPr>
              <w:ind w:firstLine="0"/>
              <w:jc w:val="right"/>
              <w:rPr>
                <w:lang w:val="en-US"/>
              </w:rPr>
            </w:pPr>
            <w:r w:rsidRPr="00D4081A">
              <w:rPr>
                <w:lang w:val="en-US"/>
              </w:rPr>
              <w:t>RD$ 2,635,200</w:t>
            </w:r>
          </w:p>
        </w:tc>
        <w:tc>
          <w:tcPr>
            <w:tcW w:w="0" w:type="auto"/>
            <w:vAlign w:val="center"/>
            <w:hideMark/>
          </w:tcPr>
          <w:p w14:paraId="08A732C4" w14:textId="77777777" w:rsidR="00D4081A" w:rsidRPr="00D4081A" w:rsidRDefault="00D4081A" w:rsidP="00382B85">
            <w:pPr>
              <w:ind w:firstLine="0"/>
              <w:jc w:val="right"/>
              <w:rPr>
                <w:lang w:val="en-US"/>
              </w:rPr>
            </w:pPr>
            <w:r w:rsidRPr="00D4081A">
              <w:rPr>
                <w:lang w:val="en-US"/>
              </w:rPr>
              <w:t>US$ 5,200</w:t>
            </w:r>
          </w:p>
        </w:tc>
        <w:tc>
          <w:tcPr>
            <w:tcW w:w="0" w:type="auto"/>
            <w:vAlign w:val="center"/>
            <w:hideMark/>
          </w:tcPr>
          <w:p w14:paraId="11533D6E" w14:textId="77777777" w:rsidR="00D4081A" w:rsidRPr="00D4081A" w:rsidRDefault="00D4081A" w:rsidP="00382B85">
            <w:pPr>
              <w:ind w:firstLine="0"/>
              <w:jc w:val="right"/>
              <w:rPr>
                <w:lang w:val="en-US"/>
              </w:rPr>
            </w:pPr>
            <w:r w:rsidRPr="00D4081A">
              <w:rPr>
                <w:b/>
                <w:bCs/>
                <w:lang w:val="en-US"/>
              </w:rPr>
              <w:t>RD$ 2,947,200</w:t>
            </w:r>
          </w:p>
        </w:tc>
      </w:tr>
      <w:tr w:rsidR="00D16B66" w:rsidRPr="00D4081A" w14:paraId="14CB012E" w14:textId="77777777" w:rsidTr="00D4081A">
        <w:tc>
          <w:tcPr>
            <w:tcW w:w="0" w:type="auto"/>
            <w:vAlign w:val="center"/>
            <w:hideMark/>
          </w:tcPr>
          <w:p w14:paraId="5E8DCA65" w14:textId="77777777" w:rsidR="00D4081A" w:rsidRPr="00D4081A" w:rsidRDefault="00D4081A" w:rsidP="00D4081A">
            <w:pPr>
              <w:ind w:firstLine="0"/>
              <w:jc w:val="center"/>
              <w:rPr>
                <w:lang w:val="en-US"/>
              </w:rPr>
            </w:pPr>
            <w:proofErr w:type="spellStart"/>
            <w:r w:rsidRPr="00D4081A">
              <w:rPr>
                <w:b/>
                <w:bCs/>
                <w:lang w:val="en-US"/>
              </w:rPr>
              <w:t>Esperado</w:t>
            </w:r>
            <w:proofErr w:type="spellEnd"/>
          </w:p>
        </w:tc>
        <w:tc>
          <w:tcPr>
            <w:tcW w:w="0" w:type="auto"/>
            <w:vAlign w:val="center"/>
            <w:hideMark/>
          </w:tcPr>
          <w:p w14:paraId="009A7D08" w14:textId="77777777" w:rsidR="00D4081A" w:rsidRPr="00D4081A" w:rsidRDefault="00D4081A" w:rsidP="00D4081A">
            <w:pPr>
              <w:ind w:firstLine="0"/>
              <w:jc w:val="center"/>
              <w:rPr>
                <w:lang w:val="es-MX"/>
              </w:rPr>
            </w:pPr>
            <w:r w:rsidRPr="00D4081A">
              <w:rPr>
                <w:b/>
                <w:lang w:val="es-MX"/>
              </w:rPr>
              <w:t>Evaluación base (204 AFP, tarifa RD$750/</w:t>
            </w:r>
            <w:proofErr w:type="spellStart"/>
            <w:r w:rsidRPr="00D4081A">
              <w:rPr>
                <w:b/>
                <w:lang w:val="es-MX"/>
              </w:rPr>
              <w:t>hr</w:t>
            </w:r>
            <w:proofErr w:type="spellEnd"/>
            <w:r w:rsidRPr="00D4081A">
              <w:rPr>
                <w:b/>
                <w:lang w:val="es-MX"/>
              </w:rPr>
              <w:t>, infraestructura estándar).</w:t>
            </w:r>
          </w:p>
        </w:tc>
        <w:tc>
          <w:tcPr>
            <w:tcW w:w="0" w:type="auto"/>
            <w:vAlign w:val="center"/>
            <w:hideMark/>
          </w:tcPr>
          <w:p w14:paraId="41BB4471" w14:textId="77777777" w:rsidR="00D4081A" w:rsidRPr="00D4081A" w:rsidRDefault="00D4081A" w:rsidP="00D4081A">
            <w:pPr>
              <w:ind w:firstLine="0"/>
              <w:jc w:val="center"/>
              <w:rPr>
                <w:lang w:val="en-US"/>
              </w:rPr>
            </w:pPr>
            <w:r w:rsidRPr="00D4081A">
              <w:rPr>
                <w:b/>
                <w:bCs/>
                <w:lang w:val="en-US"/>
              </w:rPr>
              <w:t>2,448 HH</w:t>
            </w:r>
          </w:p>
        </w:tc>
        <w:tc>
          <w:tcPr>
            <w:tcW w:w="0" w:type="auto"/>
            <w:vAlign w:val="center"/>
            <w:hideMark/>
          </w:tcPr>
          <w:p w14:paraId="483D8728" w14:textId="77777777" w:rsidR="00D4081A" w:rsidRPr="00D4081A" w:rsidRDefault="00D4081A" w:rsidP="00382B85">
            <w:pPr>
              <w:ind w:firstLine="0"/>
              <w:jc w:val="right"/>
              <w:rPr>
                <w:lang w:val="en-US"/>
              </w:rPr>
            </w:pPr>
            <w:r w:rsidRPr="00D4081A">
              <w:rPr>
                <w:b/>
                <w:bCs/>
                <w:lang w:val="en-US"/>
              </w:rPr>
              <w:t>RD$ 1,836,000</w:t>
            </w:r>
          </w:p>
        </w:tc>
        <w:tc>
          <w:tcPr>
            <w:tcW w:w="0" w:type="auto"/>
            <w:vAlign w:val="center"/>
            <w:hideMark/>
          </w:tcPr>
          <w:p w14:paraId="7B76E23E" w14:textId="77777777" w:rsidR="00D4081A" w:rsidRPr="00D4081A" w:rsidRDefault="00D4081A" w:rsidP="00382B85">
            <w:pPr>
              <w:ind w:firstLine="0"/>
              <w:jc w:val="right"/>
              <w:rPr>
                <w:lang w:val="en-US"/>
              </w:rPr>
            </w:pPr>
            <w:r w:rsidRPr="00D4081A">
              <w:rPr>
                <w:b/>
                <w:bCs/>
                <w:lang w:val="en-US"/>
              </w:rPr>
              <w:t>US$ 3,419</w:t>
            </w:r>
          </w:p>
        </w:tc>
        <w:tc>
          <w:tcPr>
            <w:tcW w:w="0" w:type="auto"/>
            <w:vAlign w:val="center"/>
            <w:hideMark/>
          </w:tcPr>
          <w:p w14:paraId="1AD26720" w14:textId="77777777" w:rsidR="00D4081A" w:rsidRPr="00D4081A" w:rsidRDefault="00D4081A" w:rsidP="00382B85">
            <w:pPr>
              <w:ind w:firstLine="0"/>
              <w:jc w:val="right"/>
              <w:rPr>
                <w:lang w:val="en-US"/>
              </w:rPr>
            </w:pPr>
            <w:r w:rsidRPr="00D4081A">
              <w:rPr>
                <w:b/>
                <w:bCs/>
                <w:lang w:val="en-US"/>
              </w:rPr>
              <w:t>RD$ 2,041,140</w:t>
            </w:r>
          </w:p>
        </w:tc>
      </w:tr>
      <w:tr w:rsidR="00D16B66" w:rsidRPr="00D4081A" w14:paraId="32B533AC" w14:textId="77777777" w:rsidTr="00D4081A">
        <w:trPr>
          <w:cnfStyle w:val="010000000000" w:firstRow="0" w:lastRow="1" w:firstColumn="0" w:lastColumn="0" w:oddVBand="0" w:evenVBand="0" w:oddHBand="0" w:evenHBand="0" w:firstRowFirstColumn="0" w:firstRowLastColumn="0" w:lastRowFirstColumn="0" w:lastRowLastColumn="0"/>
        </w:trPr>
        <w:tc>
          <w:tcPr>
            <w:tcW w:w="0" w:type="auto"/>
            <w:vAlign w:val="center"/>
            <w:hideMark/>
          </w:tcPr>
          <w:p w14:paraId="4AF91149" w14:textId="77777777" w:rsidR="00D4081A" w:rsidRPr="00D4081A" w:rsidRDefault="00D4081A" w:rsidP="00D4081A">
            <w:pPr>
              <w:ind w:firstLine="0"/>
              <w:jc w:val="center"/>
              <w:rPr>
                <w:lang w:val="en-US"/>
              </w:rPr>
            </w:pPr>
            <w:proofErr w:type="spellStart"/>
            <w:r w:rsidRPr="00D4081A">
              <w:rPr>
                <w:lang w:val="en-US"/>
              </w:rPr>
              <w:t>Optimista</w:t>
            </w:r>
            <w:proofErr w:type="spellEnd"/>
          </w:p>
        </w:tc>
        <w:tc>
          <w:tcPr>
            <w:tcW w:w="0" w:type="auto"/>
            <w:vAlign w:val="center"/>
            <w:hideMark/>
          </w:tcPr>
          <w:p w14:paraId="5018F39D" w14:textId="77777777" w:rsidR="00D4081A" w:rsidRPr="00D4081A" w:rsidRDefault="00D4081A" w:rsidP="00D4081A">
            <w:pPr>
              <w:ind w:firstLine="0"/>
              <w:jc w:val="center"/>
              <w:rPr>
                <w:lang w:val="es-MX"/>
              </w:rPr>
            </w:pPr>
            <w:r w:rsidRPr="00D4081A">
              <w:rPr>
                <w:lang w:val="es-MX"/>
              </w:rPr>
              <w:t>Reducción a 173 AFP (-15%). Perfiles Junior/Semi-Senior (Tarifa: RD$650/</w:t>
            </w:r>
            <w:proofErr w:type="spellStart"/>
            <w:r w:rsidRPr="00D4081A">
              <w:rPr>
                <w:lang w:val="es-MX"/>
              </w:rPr>
              <w:t>hr</w:t>
            </w:r>
            <w:proofErr w:type="spellEnd"/>
            <w:r w:rsidRPr="00D4081A">
              <w:rPr>
                <w:lang w:val="es-MX"/>
              </w:rPr>
              <w:t>) e infraestructura en modelo de pago por consumo estricto.</w:t>
            </w:r>
          </w:p>
        </w:tc>
        <w:tc>
          <w:tcPr>
            <w:tcW w:w="0" w:type="auto"/>
            <w:vAlign w:val="center"/>
            <w:hideMark/>
          </w:tcPr>
          <w:p w14:paraId="68469C8F" w14:textId="77777777" w:rsidR="00D4081A" w:rsidRPr="00D4081A" w:rsidRDefault="00D4081A" w:rsidP="00D4081A">
            <w:pPr>
              <w:ind w:firstLine="0"/>
              <w:jc w:val="center"/>
              <w:rPr>
                <w:lang w:val="en-US"/>
              </w:rPr>
            </w:pPr>
            <w:r w:rsidRPr="00D4081A">
              <w:rPr>
                <w:lang w:val="en-US"/>
              </w:rPr>
              <w:t>2,076 HH</w:t>
            </w:r>
          </w:p>
        </w:tc>
        <w:tc>
          <w:tcPr>
            <w:tcW w:w="0" w:type="auto"/>
            <w:vAlign w:val="center"/>
            <w:hideMark/>
          </w:tcPr>
          <w:p w14:paraId="77F10192" w14:textId="77777777" w:rsidR="00D4081A" w:rsidRPr="00D4081A" w:rsidRDefault="00D4081A" w:rsidP="00382B85">
            <w:pPr>
              <w:ind w:firstLine="0"/>
              <w:jc w:val="right"/>
              <w:rPr>
                <w:lang w:val="en-US"/>
              </w:rPr>
            </w:pPr>
            <w:r w:rsidRPr="00D4081A">
              <w:rPr>
                <w:lang w:val="en-US"/>
              </w:rPr>
              <w:t>RD$ 1,349,400</w:t>
            </w:r>
          </w:p>
        </w:tc>
        <w:tc>
          <w:tcPr>
            <w:tcW w:w="0" w:type="auto"/>
            <w:vAlign w:val="center"/>
            <w:hideMark/>
          </w:tcPr>
          <w:p w14:paraId="73D64642" w14:textId="77777777" w:rsidR="00D4081A" w:rsidRPr="00D4081A" w:rsidRDefault="00D4081A" w:rsidP="00382B85">
            <w:pPr>
              <w:ind w:firstLine="0"/>
              <w:jc w:val="right"/>
              <w:rPr>
                <w:lang w:val="en-US"/>
              </w:rPr>
            </w:pPr>
            <w:r w:rsidRPr="00D4081A">
              <w:rPr>
                <w:lang w:val="en-US"/>
              </w:rPr>
              <w:t>US$ 2,100</w:t>
            </w:r>
          </w:p>
        </w:tc>
        <w:tc>
          <w:tcPr>
            <w:tcW w:w="0" w:type="auto"/>
            <w:vAlign w:val="center"/>
            <w:hideMark/>
          </w:tcPr>
          <w:p w14:paraId="7E523481" w14:textId="77777777" w:rsidR="00D4081A" w:rsidRPr="00D4081A" w:rsidRDefault="00D4081A" w:rsidP="00382B85">
            <w:pPr>
              <w:ind w:firstLine="0"/>
              <w:jc w:val="right"/>
              <w:rPr>
                <w:lang w:val="en-US"/>
              </w:rPr>
            </w:pPr>
            <w:r w:rsidRPr="00D4081A">
              <w:rPr>
                <w:lang w:val="en-US"/>
              </w:rPr>
              <w:t>RD$ 1,475,400</w:t>
            </w:r>
          </w:p>
        </w:tc>
      </w:tr>
    </w:tbl>
    <w:p w14:paraId="533D4ABA" w14:textId="77777777" w:rsidR="002A2A58" w:rsidRPr="003157EB" w:rsidRDefault="002A2A58" w:rsidP="003157EB"/>
    <w:p w14:paraId="167CAC21" w14:textId="77777777" w:rsidR="00512108" w:rsidRDefault="00512108">
      <w:pPr>
        <w:spacing w:before="120" w:after="200" w:line="264" w:lineRule="auto"/>
        <w:ind w:firstLine="0"/>
        <w:jc w:val="left"/>
        <w:rPr>
          <w:rFonts w:eastAsiaTheme="majorEastAsia" w:cstheme="majorBidi"/>
          <w:b/>
          <w:bCs/>
          <w:iCs/>
          <w:color w:val="000000" w:themeColor="accent1" w:themeShade="BF"/>
          <w:sz w:val="28"/>
        </w:rPr>
      </w:pPr>
      <w:r>
        <w:br w:type="page"/>
      </w:r>
    </w:p>
    <w:p w14:paraId="5046561C" w14:textId="6FFC8E05" w:rsidR="0049520A" w:rsidRDefault="00F37793" w:rsidP="00953AE8">
      <w:pPr>
        <w:pStyle w:val="Ttulo4"/>
      </w:pPr>
      <w:r>
        <w:lastRenderedPageBreak/>
        <w:t xml:space="preserve">Estimación de </w:t>
      </w:r>
      <w:r w:rsidR="00A04D2E">
        <w:t>Tiempo</w:t>
      </w:r>
    </w:p>
    <w:p w14:paraId="67F49E54" w14:textId="6F2631ED" w:rsidR="003E0613" w:rsidRPr="003E0613" w:rsidRDefault="003E0613" w:rsidP="003E0613">
      <w:pPr>
        <w:pStyle w:val="Ttulo5"/>
        <w:rPr>
          <w:lang w:val="es-MX"/>
        </w:rPr>
      </w:pPr>
      <w:r w:rsidRPr="003E0613">
        <w:rPr>
          <w:lang w:val="es-MX"/>
        </w:rPr>
        <w:t xml:space="preserve">Paso 7: Convertir FP a </w:t>
      </w:r>
      <w:proofErr w:type="gramStart"/>
      <w:r w:rsidR="0008492D">
        <w:rPr>
          <w:lang w:val="es-MX"/>
        </w:rPr>
        <w:t>Tiempo</w:t>
      </w:r>
      <w:r w:rsidRPr="003E0613">
        <w:rPr>
          <w:lang w:val="es-MX"/>
        </w:rPr>
        <w:t>(</w:t>
      </w:r>
      <w:proofErr w:type="gramEnd"/>
      <w:r w:rsidRPr="003E0613">
        <w:rPr>
          <w:lang w:val="es-MX"/>
        </w:rPr>
        <w:t>Horas-Hombre)</w:t>
      </w:r>
    </w:p>
    <w:p w14:paraId="2E6AE232" w14:textId="50D09520" w:rsidR="003E0613" w:rsidRDefault="003E0613" w:rsidP="000613C2">
      <w:pPr>
        <w:rPr>
          <w:lang w:val="es-MX"/>
        </w:rPr>
      </w:pPr>
      <w:r w:rsidRPr="003E0613">
        <w:rPr>
          <w:lang w:val="es-MX"/>
        </w:rPr>
        <w:t xml:space="preserve">Para proyectar el esfuerzo requerido, recurriremos a los datos empíricos de la industria. El </w:t>
      </w:r>
      <w:sdt>
        <w:sdtPr>
          <w:rPr>
            <w:lang w:val="es-MX"/>
          </w:rPr>
          <w:id w:val="1947808703"/>
          <w:citation/>
        </w:sdtPr>
        <w:sdtContent>
          <w:r w:rsidR="0034212C">
            <w:rPr>
              <w:lang w:val="es-MX"/>
            </w:rPr>
            <w:fldChar w:fldCharType="begin"/>
          </w:r>
          <w:r w:rsidR="0034212C">
            <w:rPr>
              <w:b/>
              <w:bCs/>
              <w:lang w:val="es-MX"/>
            </w:rPr>
            <w:instrText xml:space="preserve"> CITATION ISB26 \l 2058 </w:instrText>
          </w:r>
          <w:r w:rsidR="0034212C">
            <w:rPr>
              <w:lang w:val="es-MX"/>
            </w:rPr>
            <w:fldChar w:fldCharType="separate"/>
          </w:r>
          <w:r w:rsidR="00000000">
            <w:rPr>
              <w:noProof/>
              <w:lang w:val="es-MX"/>
            </w:rPr>
            <w:t>(ISBSG, International Software Benchmarking Standards Group, 2026)</w:t>
          </w:r>
          <w:r w:rsidR="0034212C">
            <w:rPr>
              <w:lang w:val="es-MX"/>
            </w:rPr>
            <w:fldChar w:fldCharType="end"/>
          </w:r>
        </w:sdtContent>
      </w:sdt>
      <w:r w:rsidRPr="003E0613">
        <w:rPr>
          <w:b/>
          <w:bCs/>
          <w:lang w:val="es-MX"/>
        </w:rPr>
        <w:t xml:space="preserve"> (International Software Benchmarking </w:t>
      </w:r>
      <w:proofErr w:type="spellStart"/>
      <w:r w:rsidRPr="003E0613">
        <w:rPr>
          <w:b/>
          <w:bCs/>
          <w:lang w:val="es-MX"/>
        </w:rPr>
        <w:t>Standards</w:t>
      </w:r>
      <w:proofErr w:type="spellEnd"/>
      <w:r w:rsidRPr="003E0613">
        <w:rPr>
          <w:b/>
          <w:bCs/>
          <w:lang w:val="es-MX"/>
        </w:rPr>
        <w:t xml:space="preserve"> Group)</w:t>
      </w:r>
      <w:r w:rsidRPr="003E0613">
        <w:rPr>
          <w:lang w:val="es-MX"/>
        </w:rPr>
        <w:t xml:space="preserve"> mantiene una de las bases de datos más grandes de métricas de proyectos de software. Para aplicaciones web modernas (C#, .NET, </w:t>
      </w:r>
      <w:proofErr w:type="spellStart"/>
      <w:r w:rsidRPr="003E0613">
        <w:rPr>
          <w:lang w:val="es-MX"/>
        </w:rPr>
        <w:t>React</w:t>
      </w:r>
      <w:proofErr w:type="spellEnd"/>
      <w:r w:rsidRPr="003E0613">
        <w:rPr>
          <w:lang w:val="es-MX"/>
        </w:rPr>
        <w:t xml:space="preserve">, etc.) con equipos pequeños, la productividad promedio oscila entre </w:t>
      </w:r>
      <w:r w:rsidRPr="003E0613">
        <w:rPr>
          <w:b/>
          <w:bCs/>
          <w:lang w:val="es-MX"/>
        </w:rPr>
        <w:t>10 y 14 Horas-Hombre por Punto de Función (HH/FP)</w:t>
      </w:r>
      <w:r w:rsidRPr="003E0613">
        <w:rPr>
          <w:lang w:val="es-MX"/>
        </w:rPr>
        <w:t>.</w:t>
      </w:r>
    </w:p>
    <w:p w14:paraId="55745E4C" w14:textId="77777777" w:rsidR="003E0613" w:rsidRPr="003E0613" w:rsidRDefault="003E0613" w:rsidP="000613C2">
      <w:pPr>
        <w:rPr>
          <w:lang w:val="es-MX"/>
        </w:rPr>
      </w:pPr>
      <w:r w:rsidRPr="003E0613">
        <w:rPr>
          <w:lang w:val="es-MX"/>
        </w:rPr>
        <w:t xml:space="preserve">Para este cálculo, asumiremos una productividad de </w:t>
      </w:r>
      <w:r w:rsidRPr="003E0613">
        <w:rPr>
          <w:b/>
          <w:bCs/>
          <w:lang w:val="es-MX"/>
        </w:rPr>
        <w:t>12 HH/FP</w:t>
      </w:r>
      <w:r w:rsidRPr="003E0613">
        <w:rPr>
          <w:lang w:val="es-MX"/>
        </w:rPr>
        <w:t>, considerando la complejidad del motor de inferencia y el procesamiento OCR.</w:t>
      </w:r>
    </w:p>
    <w:p w14:paraId="6C52640C" w14:textId="77777777" w:rsidR="003E0613" w:rsidRPr="003E0613" w:rsidRDefault="003E0613" w:rsidP="000613C2">
      <w:pPr>
        <w:ind w:left="360" w:firstLine="0"/>
        <w:rPr>
          <w:lang w:val="en-US"/>
        </w:rPr>
      </w:pPr>
      <w:proofErr w:type="spellStart"/>
      <w:r w:rsidRPr="003E0613">
        <w:rPr>
          <w:b/>
          <w:bCs/>
          <w:lang w:val="en-US"/>
        </w:rPr>
        <w:t>Cálculo</w:t>
      </w:r>
      <w:proofErr w:type="spellEnd"/>
      <w:r w:rsidRPr="003E0613">
        <w:rPr>
          <w:b/>
          <w:bCs/>
          <w:lang w:val="en-US"/>
        </w:rPr>
        <w:t xml:space="preserve"> del </w:t>
      </w:r>
      <w:proofErr w:type="spellStart"/>
      <w:r w:rsidRPr="003E0613">
        <w:rPr>
          <w:b/>
          <w:bCs/>
          <w:lang w:val="en-US"/>
        </w:rPr>
        <w:t>Escenario</w:t>
      </w:r>
      <w:proofErr w:type="spellEnd"/>
      <w:r w:rsidRPr="003E0613">
        <w:rPr>
          <w:b/>
          <w:bCs/>
          <w:lang w:val="en-US"/>
        </w:rPr>
        <w:t xml:space="preserve"> </w:t>
      </w:r>
      <w:proofErr w:type="spellStart"/>
      <w:r w:rsidRPr="003E0613">
        <w:rPr>
          <w:b/>
          <w:bCs/>
          <w:lang w:val="en-US"/>
        </w:rPr>
        <w:t>Esperado</w:t>
      </w:r>
      <w:proofErr w:type="spellEnd"/>
      <w:r w:rsidRPr="003E0613">
        <w:rPr>
          <w:b/>
          <w:bCs/>
          <w:lang w:val="en-US"/>
        </w:rPr>
        <w:t>:</w:t>
      </w:r>
    </w:p>
    <w:p w14:paraId="2FD5036A" w14:textId="77777777" w:rsidR="003E0613" w:rsidRPr="003E0613" w:rsidRDefault="003E0613" w:rsidP="003E0613">
      <w:pPr>
        <w:numPr>
          <w:ilvl w:val="0"/>
          <w:numId w:val="67"/>
        </w:numPr>
        <w:rPr>
          <w:lang w:val="es-MX"/>
        </w:rPr>
      </w:pPr>
      <w:r w:rsidRPr="003E0613">
        <w:rPr>
          <w:b/>
          <w:bCs/>
          <w:lang w:val="es-MX"/>
        </w:rPr>
        <w:t>Tamaño (AFP):</w:t>
      </w:r>
      <w:r w:rsidRPr="003E0613">
        <w:rPr>
          <w:lang w:val="es-MX"/>
        </w:rPr>
        <w:t xml:space="preserve"> 204 Puntos de Función Ajustados (calculado en el Paso 6)</w:t>
      </w:r>
    </w:p>
    <w:p w14:paraId="19F0D872" w14:textId="77777777" w:rsidR="003E0613" w:rsidRPr="003E0613" w:rsidRDefault="003E0613" w:rsidP="003E0613">
      <w:pPr>
        <w:numPr>
          <w:ilvl w:val="0"/>
          <w:numId w:val="67"/>
        </w:numPr>
        <w:rPr>
          <w:lang w:val="en-US"/>
        </w:rPr>
      </w:pPr>
      <w:proofErr w:type="spellStart"/>
      <w:r w:rsidRPr="003E0613">
        <w:rPr>
          <w:b/>
          <w:bCs/>
          <w:lang w:val="en-US"/>
        </w:rPr>
        <w:t>Productividad</w:t>
      </w:r>
      <w:proofErr w:type="spellEnd"/>
      <w:r w:rsidRPr="003E0613">
        <w:rPr>
          <w:b/>
          <w:bCs/>
          <w:lang w:val="en-US"/>
        </w:rPr>
        <w:t>:</w:t>
      </w:r>
      <w:r w:rsidRPr="003E0613">
        <w:rPr>
          <w:lang w:val="en-US"/>
        </w:rPr>
        <w:t xml:space="preserve"> 12 HH/FP</w:t>
      </w:r>
    </w:p>
    <w:p w14:paraId="33BD3683" w14:textId="0298CCE7" w:rsidR="003157EB" w:rsidRDefault="003E0613" w:rsidP="00323383">
      <w:pPr>
        <w:numPr>
          <w:ilvl w:val="0"/>
          <w:numId w:val="67"/>
        </w:numPr>
        <w:rPr>
          <w:lang w:val="es-MX"/>
        </w:rPr>
      </w:pPr>
      <w:r w:rsidRPr="003E0613">
        <w:rPr>
          <w:b/>
          <w:bCs/>
          <w:lang w:val="es-MX"/>
        </w:rPr>
        <w:t>Esfuerzo Total:</w:t>
      </w:r>
      <w:r w:rsidRPr="003E0613">
        <w:rPr>
          <w:lang w:val="es-MX"/>
        </w:rPr>
        <w:t xml:space="preserve"> 204 AFP × 12 HH/FP = </w:t>
      </w:r>
      <w:r w:rsidRPr="003E0613">
        <w:rPr>
          <w:b/>
          <w:bCs/>
          <w:lang w:val="es-MX"/>
        </w:rPr>
        <w:t>2,448 Horas-Hombre (HH)</w:t>
      </w:r>
    </w:p>
    <w:p w14:paraId="0CC15A8F" w14:textId="7A7C6F48" w:rsidR="00323383" w:rsidRPr="00783813" w:rsidRDefault="00323383" w:rsidP="00323383">
      <w:pPr>
        <w:numPr>
          <w:ilvl w:val="0"/>
          <w:numId w:val="67"/>
        </w:numPr>
        <w:rPr>
          <w:lang w:val="es-MX"/>
        </w:rPr>
      </w:pPr>
      <w:r w:rsidRPr="00323383">
        <w:rPr>
          <w:b/>
          <w:bCs/>
        </w:rPr>
        <w:t>Capacidad del Equipo</w:t>
      </w:r>
      <w:r w:rsidR="001A5E2C">
        <w:rPr>
          <w:b/>
          <w:bCs/>
        </w:rPr>
        <w:t xml:space="preserve"> Supuesto</w:t>
      </w:r>
      <w:r w:rsidRPr="00323383">
        <w:rPr>
          <w:b/>
          <w:bCs/>
        </w:rPr>
        <w:t>:</w:t>
      </w:r>
      <w:r w:rsidRPr="00323383">
        <w:t xml:space="preserve"> </w:t>
      </w:r>
      <w:r w:rsidR="001A5E2C">
        <w:t>4</w:t>
      </w:r>
      <w:r w:rsidRPr="00323383">
        <w:t xml:space="preserve"> desarrolladores × </w:t>
      </w:r>
      <w:r w:rsidR="001A5E2C">
        <w:t>4</w:t>
      </w:r>
      <w:r w:rsidRPr="00323383">
        <w:t xml:space="preserve">0 horas/semana = </w:t>
      </w:r>
      <w:r w:rsidR="00FC4780">
        <w:t>16</w:t>
      </w:r>
      <w:r w:rsidRPr="00323383">
        <w:t>0 horas/semana.</w:t>
      </w:r>
    </w:p>
    <w:p w14:paraId="42785A3B" w14:textId="06D7FF8E" w:rsidR="00783813" w:rsidRPr="00323383" w:rsidRDefault="00783813" w:rsidP="00323383">
      <w:pPr>
        <w:numPr>
          <w:ilvl w:val="0"/>
          <w:numId w:val="67"/>
        </w:numPr>
        <w:rPr>
          <w:lang w:val="es-MX"/>
        </w:rPr>
      </w:pPr>
      <w:r w:rsidRPr="00783813">
        <w:rPr>
          <w:b/>
          <w:bCs/>
        </w:rPr>
        <w:t>Duración Estimada:</w:t>
      </w:r>
      <w:r w:rsidRPr="00783813">
        <w:t xml:space="preserve"> 2,448 HH ÷ </w:t>
      </w:r>
      <w:r w:rsidR="00FC4780">
        <w:t>16</w:t>
      </w:r>
      <w:r w:rsidRPr="00783813">
        <w:t xml:space="preserve">0 horas/semana = </w:t>
      </w:r>
      <w:r w:rsidR="00141999" w:rsidRPr="00141999">
        <w:rPr>
          <w:b/>
          <w:bCs/>
        </w:rPr>
        <w:t>15.55</w:t>
      </w:r>
      <w:r w:rsidRPr="00783813">
        <w:rPr>
          <w:b/>
          <w:bCs/>
        </w:rPr>
        <w:t xml:space="preserve"> semanas (aprox. </w:t>
      </w:r>
      <w:r w:rsidR="00141999">
        <w:rPr>
          <w:b/>
          <w:bCs/>
        </w:rPr>
        <w:t>4</w:t>
      </w:r>
      <w:r w:rsidRPr="00783813">
        <w:rPr>
          <w:b/>
          <w:bCs/>
        </w:rPr>
        <w:t xml:space="preserve"> meses).</w:t>
      </w:r>
    </w:p>
    <w:p w14:paraId="126BF3CB" w14:textId="77777777" w:rsidR="0008492D" w:rsidRDefault="0008492D" w:rsidP="00953AE8">
      <w:pPr>
        <w:spacing w:before="120" w:after="200" w:line="264" w:lineRule="auto"/>
        <w:ind w:firstLine="0"/>
        <w:jc w:val="left"/>
      </w:pPr>
    </w:p>
    <w:p w14:paraId="7F596C01" w14:textId="77777777" w:rsidR="0008492D" w:rsidRDefault="0008492D" w:rsidP="0008492D">
      <w:pPr>
        <w:pStyle w:val="Ttulo5"/>
        <w:rPr>
          <w:lang w:val="en-US"/>
        </w:rPr>
      </w:pPr>
      <w:r>
        <w:t>Paso 8: Análisis de Sensibilidad</w:t>
      </w:r>
    </w:p>
    <w:p w14:paraId="24916929" w14:textId="77777777" w:rsidR="0008492D" w:rsidRDefault="0008492D" w:rsidP="0008492D">
      <w:pPr>
        <w:pStyle w:val="NormalWeb"/>
      </w:pPr>
      <w:r>
        <w:t>El desarrollo de software está lleno de incertidumbre. ¿Qué pasa si la integración con el Registro Inmobiliario o la pasarela de Stripe resulta más difícil de lo esperado? El análisis de sensibilidad muestra cómo cambia el cronograma ante variaciones en la complejidad.</w:t>
      </w:r>
    </w:p>
    <w:tbl>
      <w:tblPr>
        <w:tblStyle w:val="Tablanormal2"/>
        <w:tblW w:w="0" w:type="auto"/>
        <w:tblLook w:val="0660" w:firstRow="1" w:lastRow="1" w:firstColumn="0" w:lastColumn="0" w:noHBand="1" w:noVBand="1"/>
      </w:tblPr>
      <w:tblGrid>
        <w:gridCol w:w="1072"/>
        <w:gridCol w:w="3867"/>
        <w:gridCol w:w="605"/>
        <w:gridCol w:w="628"/>
        <w:gridCol w:w="605"/>
        <w:gridCol w:w="1131"/>
        <w:gridCol w:w="1452"/>
      </w:tblGrid>
      <w:tr w:rsidR="001A32A3" w:rsidRPr="00295E8E" w14:paraId="48B4AEB2" w14:textId="77777777" w:rsidTr="00295E8E">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67198730" w14:textId="77777777" w:rsidR="00295E8E" w:rsidRPr="00295E8E" w:rsidRDefault="00295E8E" w:rsidP="00295E8E">
            <w:pPr>
              <w:spacing w:before="120" w:after="200" w:line="264" w:lineRule="auto"/>
              <w:ind w:firstLine="0"/>
              <w:jc w:val="center"/>
              <w:rPr>
                <w:lang w:val="en-US"/>
              </w:rPr>
            </w:pPr>
            <w:proofErr w:type="spellStart"/>
            <w:r w:rsidRPr="00295E8E">
              <w:rPr>
                <w:lang w:val="en-US"/>
              </w:rPr>
              <w:t>Escenario</w:t>
            </w:r>
            <w:proofErr w:type="spellEnd"/>
          </w:p>
        </w:tc>
        <w:tc>
          <w:tcPr>
            <w:tcW w:w="0" w:type="auto"/>
            <w:vAlign w:val="center"/>
            <w:hideMark/>
          </w:tcPr>
          <w:p w14:paraId="596433F2" w14:textId="77777777" w:rsidR="00295E8E" w:rsidRPr="00295E8E" w:rsidRDefault="00295E8E" w:rsidP="00295E8E">
            <w:pPr>
              <w:spacing w:before="120" w:after="200" w:line="264" w:lineRule="auto"/>
              <w:ind w:firstLine="0"/>
              <w:jc w:val="center"/>
              <w:rPr>
                <w:lang w:val="en-US"/>
              </w:rPr>
            </w:pPr>
            <w:proofErr w:type="spellStart"/>
            <w:r w:rsidRPr="00295E8E">
              <w:rPr>
                <w:lang w:val="en-US"/>
              </w:rPr>
              <w:t>Ajuste</w:t>
            </w:r>
            <w:proofErr w:type="spellEnd"/>
            <w:r w:rsidRPr="00295E8E">
              <w:rPr>
                <w:lang w:val="en-US"/>
              </w:rPr>
              <w:t xml:space="preserve"> Técnico / </w:t>
            </w:r>
            <w:proofErr w:type="spellStart"/>
            <w:r w:rsidRPr="00295E8E">
              <w:rPr>
                <w:lang w:val="en-US"/>
              </w:rPr>
              <w:t>Funcional</w:t>
            </w:r>
            <w:proofErr w:type="spellEnd"/>
          </w:p>
        </w:tc>
        <w:tc>
          <w:tcPr>
            <w:tcW w:w="0" w:type="auto"/>
            <w:vAlign w:val="center"/>
            <w:hideMark/>
          </w:tcPr>
          <w:p w14:paraId="7429C040" w14:textId="77777777" w:rsidR="00295E8E" w:rsidRPr="00295E8E" w:rsidRDefault="00295E8E" w:rsidP="00295E8E">
            <w:pPr>
              <w:spacing w:before="120" w:after="200" w:line="264" w:lineRule="auto"/>
              <w:ind w:firstLine="0"/>
              <w:jc w:val="center"/>
              <w:rPr>
                <w:lang w:val="en-US"/>
              </w:rPr>
            </w:pPr>
            <w:r w:rsidRPr="00295E8E">
              <w:rPr>
                <w:lang w:val="en-US"/>
              </w:rPr>
              <w:t>UFP</w:t>
            </w:r>
          </w:p>
        </w:tc>
        <w:tc>
          <w:tcPr>
            <w:tcW w:w="0" w:type="auto"/>
            <w:vAlign w:val="center"/>
            <w:hideMark/>
          </w:tcPr>
          <w:p w14:paraId="00C14254" w14:textId="77777777" w:rsidR="00295E8E" w:rsidRPr="00295E8E" w:rsidRDefault="00295E8E" w:rsidP="00295E8E">
            <w:pPr>
              <w:spacing w:before="120" w:after="200" w:line="264" w:lineRule="auto"/>
              <w:ind w:firstLine="0"/>
              <w:jc w:val="center"/>
              <w:rPr>
                <w:lang w:val="en-US"/>
              </w:rPr>
            </w:pPr>
            <w:r w:rsidRPr="00295E8E">
              <w:rPr>
                <w:lang w:val="en-US"/>
              </w:rPr>
              <w:t>VAF</w:t>
            </w:r>
          </w:p>
        </w:tc>
        <w:tc>
          <w:tcPr>
            <w:tcW w:w="0" w:type="auto"/>
            <w:vAlign w:val="center"/>
            <w:hideMark/>
          </w:tcPr>
          <w:p w14:paraId="111A335C" w14:textId="77777777" w:rsidR="00295E8E" w:rsidRPr="00295E8E" w:rsidRDefault="00295E8E" w:rsidP="00295E8E">
            <w:pPr>
              <w:spacing w:before="120" w:after="200" w:line="264" w:lineRule="auto"/>
              <w:ind w:firstLine="0"/>
              <w:jc w:val="center"/>
              <w:rPr>
                <w:lang w:val="en-US"/>
              </w:rPr>
            </w:pPr>
            <w:r w:rsidRPr="00295E8E">
              <w:rPr>
                <w:lang w:val="en-US"/>
              </w:rPr>
              <w:t>AFP</w:t>
            </w:r>
          </w:p>
        </w:tc>
        <w:tc>
          <w:tcPr>
            <w:tcW w:w="0" w:type="auto"/>
            <w:vAlign w:val="center"/>
            <w:hideMark/>
          </w:tcPr>
          <w:p w14:paraId="353115A8" w14:textId="77777777" w:rsidR="00295E8E" w:rsidRPr="00295E8E" w:rsidRDefault="00295E8E" w:rsidP="00295E8E">
            <w:pPr>
              <w:spacing w:before="120" w:after="200" w:line="264" w:lineRule="auto"/>
              <w:ind w:firstLine="0"/>
              <w:jc w:val="center"/>
              <w:rPr>
                <w:lang w:val="en-US"/>
              </w:rPr>
            </w:pPr>
            <w:proofErr w:type="spellStart"/>
            <w:r w:rsidRPr="00295E8E">
              <w:rPr>
                <w:lang w:val="en-US"/>
              </w:rPr>
              <w:t>Esfuerzo</w:t>
            </w:r>
            <w:proofErr w:type="spellEnd"/>
            <w:r w:rsidRPr="00295E8E">
              <w:rPr>
                <w:lang w:val="en-US"/>
              </w:rPr>
              <w:t xml:space="preserve"> (HH)</w:t>
            </w:r>
          </w:p>
        </w:tc>
        <w:tc>
          <w:tcPr>
            <w:tcW w:w="0" w:type="auto"/>
            <w:vAlign w:val="center"/>
            <w:hideMark/>
          </w:tcPr>
          <w:p w14:paraId="3718AD14" w14:textId="77777777" w:rsidR="00295E8E" w:rsidRPr="00295E8E" w:rsidRDefault="00295E8E" w:rsidP="00295E8E">
            <w:pPr>
              <w:spacing w:before="120" w:after="200" w:line="264" w:lineRule="auto"/>
              <w:ind w:firstLine="0"/>
              <w:jc w:val="center"/>
              <w:rPr>
                <w:lang w:val="en-US"/>
              </w:rPr>
            </w:pPr>
            <w:proofErr w:type="spellStart"/>
            <w:r w:rsidRPr="00295E8E">
              <w:rPr>
                <w:lang w:val="en-US"/>
              </w:rPr>
              <w:t>Duración</w:t>
            </w:r>
            <w:proofErr w:type="spellEnd"/>
            <w:r w:rsidRPr="00295E8E">
              <w:rPr>
                <w:lang w:val="en-US"/>
              </w:rPr>
              <w:t xml:space="preserve"> (a 160 </w:t>
            </w:r>
            <w:proofErr w:type="spellStart"/>
            <w:r w:rsidRPr="00295E8E">
              <w:rPr>
                <w:lang w:val="en-US"/>
              </w:rPr>
              <w:t>hrs</w:t>
            </w:r>
            <w:proofErr w:type="spellEnd"/>
            <w:r w:rsidRPr="00295E8E">
              <w:rPr>
                <w:lang w:val="en-US"/>
              </w:rPr>
              <w:t>/</w:t>
            </w:r>
            <w:proofErr w:type="spellStart"/>
            <w:r w:rsidRPr="00295E8E">
              <w:rPr>
                <w:lang w:val="en-US"/>
              </w:rPr>
              <w:t>sem</w:t>
            </w:r>
            <w:proofErr w:type="spellEnd"/>
            <w:r w:rsidRPr="00295E8E">
              <w:rPr>
                <w:lang w:val="en-US"/>
              </w:rPr>
              <w:t>)</w:t>
            </w:r>
          </w:p>
        </w:tc>
      </w:tr>
      <w:tr w:rsidR="001A32A3" w:rsidRPr="00295E8E" w14:paraId="179A3159" w14:textId="77777777" w:rsidTr="00295E8E">
        <w:tc>
          <w:tcPr>
            <w:tcW w:w="0" w:type="auto"/>
            <w:vAlign w:val="center"/>
            <w:hideMark/>
          </w:tcPr>
          <w:p w14:paraId="569EBD54" w14:textId="77777777" w:rsidR="00295E8E" w:rsidRPr="00295E8E" w:rsidRDefault="00295E8E" w:rsidP="00295E8E">
            <w:pPr>
              <w:spacing w:before="120" w:after="200" w:line="264" w:lineRule="auto"/>
              <w:ind w:firstLine="0"/>
              <w:jc w:val="center"/>
              <w:rPr>
                <w:lang w:val="en-US"/>
              </w:rPr>
            </w:pPr>
            <w:proofErr w:type="spellStart"/>
            <w:r w:rsidRPr="00295E8E">
              <w:rPr>
                <w:b/>
                <w:bCs/>
                <w:lang w:val="en-US"/>
              </w:rPr>
              <w:t>Pesimista</w:t>
            </w:r>
            <w:proofErr w:type="spellEnd"/>
          </w:p>
        </w:tc>
        <w:tc>
          <w:tcPr>
            <w:tcW w:w="0" w:type="auto"/>
            <w:vAlign w:val="center"/>
            <w:hideMark/>
          </w:tcPr>
          <w:p w14:paraId="22D2111D" w14:textId="77777777" w:rsidR="00295E8E" w:rsidRPr="00295E8E" w:rsidRDefault="00295E8E" w:rsidP="00295E8E">
            <w:pPr>
              <w:spacing w:before="120" w:after="200" w:line="264" w:lineRule="auto"/>
              <w:ind w:firstLine="0"/>
              <w:jc w:val="center"/>
              <w:rPr>
                <w:lang w:val="es-MX"/>
              </w:rPr>
            </w:pPr>
            <w:r w:rsidRPr="00295E8E">
              <w:rPr>
                <w:lang w:val="es-MX"/>
              </w:rPr>
              <w:t xml:space="preserve">Las </w:t>
            </w:r>
            <w:proofErr w:type="spellStart"/>
            <w:r w:rsidRPr="00295E8E">
              <w:rPr>
                <w:lang w:val="es-MX"/>
              </w:rPr>
              <w:t>APIs</w:t>
            </w:r>
            <w:proofErr w:type="spellEnd"/>
            <w:r w:rsidRPr="00295E8E">
              <w:rPr>
                <w:lang w:val="es-MX"/>
              </w:rPr>
              <w:t xml:space="preserve"> gubernamentales (EIF) son inestables y el OCR requiere más componentes (Complejidad sube).</w:t>
            </w:r>
          </w:p>
        </w:tc>
        <w:tc>
          <w:tcPr>
            <w:tcW w:w="0" w:type="auto"/>
            <w:vAlign w:val="center"/>
            <w:hideMark/>
          </w:tcPr>
          <w:p w14:paraId="6FE757F4" w14:textId="77777777" w:rsidR="00295E8E" w:rsidRPr="00295E8E" w:rsidRDefault="00295E8E" w:rsidP="00295E8E">
            <w:pPr>
              <w:spacing w:before="120" w:after="200" w:line="264" w:lineRule="auto"/>
              <w:ind w:firstLine="0"/>
              <w:jc w:val="center"/>
              <w:rPr>
                <w:lang w:val="en-US"/>
              </w:rPr>
            </w:pPr>
            <w:r w:rsidRPr="00295E8E">
              <w:rPr>
                <w:lang w:val="en-US"/>
              </w:rPr>
              <w:t>195</w:t>
            </w:r>
          </w:p>
        </w:tc>
        <w:tc>
          <w:tcPr>
            <w:tcW w:w="0" w:type="auto"/>
            <w:vAlign w:val="center"/>
            <w:hideMark/>
          </w:tcPr>
          <w:p w14:paraId="1926245A" w14:textId="77777777" w:rsidR="00295E8E" w:rsidRPr="00295E8E" w:rsidRDefault="00295E8E" w:rsidP="00295E8E">
            <w:pPr>
              <w:spacing w:before="120" w:after="200" w:line="264" w:lineRule="auto"/>
              <w:ind w:firstLine="0"/>
              <w:jc w:val="center"/>
              <w:rPr>
                <w:lang w:val="en-US"/>
              </w:rPr>
            </w:pPr>
            <w:r w:rsidRPr="00295E8E">
              <w:rPr>
                <w:lang w:val="en-US"/>
              </w:rPr>
              <w:t>1.25</w:t>
            </w:r>
          </w:p>
        </w:tc>
        <w:tc>
          <w:tcPr>
            <w:tcW w:w="0" w:type="auto"/>
            <w:vAlign w:val="center"/>
            <w:hideMark/>
          </w:tcPr>
          <w:p w14:paraId="674D5C25" w14:textId="77777777" w:rsidR="00295E8E" w:rsidRPr="00295E8E" w:rsidRDefault="00295E8E" w:rsidP="00295E8E">
            <w:pPr>
              <w:spacing w:before="120" w:after="200" w:line="264" w:lineRule="auto"/>
              <w:ind w:firstLine="0"/>
              <w:jc w:val="center"/>
              <w:rPr>
                <w:lang w:val="en-US"/>
              </w:rPr>
            </w:pPr>
            <w:r w:rsidRPr="00295E8E">
              <w:rPr>
                <w:b/>
                <w:bCs/>
                <w:lang w:val="en-US"/>
              </w:rPr>
              <w:t>244</w:t>
            </w:r>
          </w:p>
        </w:tc>
        <w:tc>
          <w:tcPr>
            <w:tcW w:w="0" w:type="auto"/>
            <w:vAlign w:val="center"/>
            <w:hideMark/>
          </w:tcPr>
          <w:p w14:paraId="1DD4F446" w14:textId="77777777" w:rsidR="00295E8E" w:rsidRPr="00295E8E" w:rsidRDefault="00295E8E" w:rsidP="00295E8E">
            <w:pPr>
              <w:spacing w:before="120" w:after="200" w:line="264" w:lineRule="auto"/>
              <w:ind w:firstLine="0"/>
              <w:jc w:val="center"/>
              <w:rPr>
                <w:lang w:val="en-US"/>
              </w:rPr>
            </w:pPr>
            <w:r w:rsidRPr="00295E8E">
              <w:rPr>
                <w:lang w:val="en-US"/>
              </w:rPr>
              <w:t>2,928 HH</w:t>
            </w:r>
          </w:p>
        </w:tc>
        <w:tc>
          <w:tcPr>
            <w:tcW w:w="0" w:type="auto"/>
            <w:vAlign w:val="center"/>
            <w:hideMark/>
          </w:tcPr>
          <w:p w14:paraId="0DABEC70" w14:textId="77777777" w:rsidR="00295E8E" w:rsidRPr="00295E8E" w:rsidRDefault="00295E8E" w:rsidP="00295E8E">
            <w:pPr>
              <w:spacing w:before="120" w:after="200" w:line="264" w:lineRule="auto"/>
              <w:ind w:firstLine="0"/>
              <w:jc w:val="center"/>
              <w:rPr>
                <w:lang w:val="en-US"/>
              </w:rPr>
            </w:pPr>
            <w:r w:rsidRPr="00295E8E">
              <w:rPr>
                <w:b/>
                <w:bCs/>
                <w:lang w:val="en-US"/>
              </w:rPr>
              <w:t xml:space="preserve">~18.3 </w:t>
            </w:r>
            <w:proofErr w:type="spellStart"/>
            <w:r w:rsidRPr="00295E8E">
              <w:rPr>
                <w:b/>
                <w:bCs/>
                <w:lang w:val="en-US"/>
              </w:rPr>
              <w:t>semanas</w:t>
            </w:r>
            <w:proofErr w:type="spellEnd"/>
          </w:p>
        </w:tc>
      </w:tr>
      <w:tr w:rsidR="001A32A3" w:rsidRPr="00295E8E" w14:paraId="58FFD73C" w14:textId="77777777" w:rsidTr="00295E8E">
        <w:tc>
          <w:tcPr>
            <w:tcW w:w="0" w:type="auto"/>
            <w:vAlign w:val="center"/>
            <w:hideMark/>
          </w:tcPr>
          <w:p w14:paraId="1163E0B4" w14:textId="77777777" w:rsidR="00295E8E" w:rsidRPr="00295E8E" w:rsidRDefault="00295E8E" w:rsidP="00295E8E">
            <w:pPr>
              <w:spacing w:before="120" w:after="200" w:line="264" w:lineRule="auto"/>
              <w:ind w:firstLine="0"/>
              <w:jc w:val="center"/>
              <w:rPr>
                <w:lang w:val="en-US"/>
              </w:rPr>
            </w:pPr>
            <w:proofErr w:type="spellStart"/>
            <w:r w:rsidRPr="00295E8E">
              <w:rPr>
                <w:b/>
                <w:bCs/>
                <w:lang w:val="en-US"/>
              </w:rPr>
              <w:t>Esperado</w:t>
            </w:r>
            <w:proofErr w:type="spellEnd"/>
          </w:p>
        </w:tc>
        <w:tc>
          <w:tcPr>
            <w:tcW w:w="0" w:type="auto"/>
            <w:vAlign w:val="center"/>
            <w:hideMark/>
          </w:tcPr>
          <w:p w14:paraId="3FB003CD" w14:textId="77777777" w:rsidR="00295E8E" w:rsidRPr="00295E8E" w:rsidRDefault="00295E8E" w:rsidP="00295E8E">
            <w:pPr>
              <w:spacing w:before="120" w:after="200" w:line="264" w:lineRule="auto"/>
              <w:ind w:firstLine="0"/>
              <w:jc w:val="center"/>
              <w:rPr>
                <w:lang w:val="es-MX"/>
              </w:rPr>
            </w:pPr>
            <w:r w:rsidRPr="00295E8E">
              <w:rPr>
                <w:lang w:val="es-MX"/>
              </w:rPr>
              <w:t xml:space="preserve">Evaluación actual del sistema </w:t>
            </w:r>
            <w:proofErr w:type="spellStart"/>
            <w:r w:rsidRPr="00295E8E">
              <w:rPr>
                <w:lang w:val="es-MX"/>
              </w:rPr>
              <w:t>VeriFinca</w:t>
            </w:r>
            <w:proofErr w:type="spellEnd"/>
            <w:r w:rsidRPr="00295E8E">
              <w:rPr>
                <w:lang w:val="es-MX"/>
              </w:rPr>
              <w:t>.</w:t>
            </w:r>
          </w:p>
        </w:tc>
        <w:tc>
          <w:tcPr>
            <w:tcW w:w="0" w:type="auto"/>
            <w:vAlign w:val="center"/>
            <w:hideMark/>
          </w:tcPr>
          <w:p w14:paraId="5E8EA1F8" w14:textId="77777777" w:rsidR="00295E8E" w:rsidRPr="00295E8E" w:rsidRDefault="00295E8E" w:rsidP="00295E8E">
            <w:pPr>
              <w:spacing w:before="120" w:after="200" w:line="264" w:lineRule="auto"/>
              <w:ind w:firstLine="0"/>
              <w:jc w:val="center"/>
              <w:rPr>
                <w:lang w:val="en-US"/>
              </w:rPr>
            </w:pPr>
            <w:r w:rsidRPr="00295E8E">
              <w:rPr>
                <w:lang w:val="en-US"/>
              </w:rPr>
              <w:t>170</w:t>
            </w:r>
          </w:p>
        </w:tc>
        <w:tc>
          <w:tcPr>
            <w:tcW w:w="0" w:type="auto"/>
            <w:vAlign w:val="center"/>
            <w:hideMark/>
          </w:tcPr>
          <w:p w14:paraId="20E88069" w14:textId="77777777" w:rsidR="00295E8E" w:rsidRPr="00295E8E" w:rsidRDefault="00295E8E" w:rsidP="00295E8E">
            <w:pPr>
              <w:spacing w:before="120" w:after="200" w:line="264" w:lineRule="auto"/>
              <w:ind w:firstLine="0"/>
              <w:jc w:val="center"/>
              <w:rPr>
                <w:lang w:val="en-US"/>
              </w:rPr>
            </w:pPr>
            <w:r w:rsidRPr="00295E8E">
              <w:rPr>
                <w:lang w:val="en-US"/>
              </w:rPr>
              <w:t>1.20</w:t>
            </w:r>
          </w:p>
        </w:tc>
        <w:tc>
          <w:tcPr>
            <w:tcW w:w="0" w:type="auto"/>
            <w:vAlign w:val="center"/>
            <w:hideMark/>
          </w:tcPr>
          <w:p w14:paraId="12930368" w14:textId="77777777" w:rsidR="00295E8E" w:rsidRPr="00295E8E" w:rsidRDefault="00295E8E" w:rsidP="00295E8E">
            <w:pPr>
              <w:spacing w:before="120" w:after="200" w:line="264" w:lineRule="auto"/>
              <w:ind w:firstLine="0"/>
              <w:jc w:val="center"/>
              <w:rPr>
                <w:lang w:val="en-US"/>
              </w:rPr>
            </w:pPr>
            <w:r w:rsidRPr="00295E8E">
              <w:rPr>
                <w:b/>
                <w:bCs/>
                <w:lang w:val="en-US"/>
              </w:rPr>
              <w:t>204</w:t>
            </w:r>
          </w:p>
        </w:tc>
        <w:tc>
          <w:tcPr>
            <w:tcW w:w="0" w:type="auto"/>
            <w:vAlign w:val="center"/>
            <w:hideMark/>
          </w:tcPr>
          <w:p w14:paraId="2CF6564B" w14:textId="77777777" w:rsidR="00295E8E" w:rsidRPr="00295E8E" w:rsidRDefault="00295E8E" w:rsidP="00295E8E">
            <w:pPr>
              <w:spacing w:before="120" w:after="200" w:line="264" w:lineRule="auto"/>
              <w:ind w:firstLine="0"/>
              <w:jc w:val="center"/>
              <w:rPr>
                <w:lang w:val="en-US"/>
              </w:rPr>
            </w:pPr>
            <w:r w:rsidRPr="00295E8E">
              <w:rPr>
                <w:lang w:val="en-US"/>
              </w:rPr>
              <w:t>2,448 HH</w:t>
            </w:r>
          </w:p>
        </w:tc>
        <w:tc>
          <w:tcPr>
            <w:tcW w:w="0" w:type="auto"/>
            <w:vAlign w:val="center"/>
            <w:hideMark/>
          </w:tcPr>
          <w:p w14:paraId="015946DA" w14:textId="77777777" w:rsidR="00295E8E" w:rsidRPr="00295E8E" w:rsidRDefault="00295E8E" w:rsidP="00295E8E">
            <w:pPr>
              <w:spacing w:before="120" w:after="200" w:line="264" w:lineRule="auto"/>
              <w:ind w:firstLine="0"/>
              <w:jc w:val="center"/>
              <w:rPr>
                <w:lang w:val="en-US"/>
              </w:rPr>
            </w:pPr>
            <w:r w:rsidRPr="00295E8E">
              <w:rPr>
                <w:b/>
                <w:bCs/>
                <w:lang w:val="en-US"/>
              </w:rPr>
              <w:t xml:space="preserve">~15.3 </w:t>
            </w:r>
            <w:proofErr w:type="spellStart"/>
            <w:r w:rsidRPr="00295E8E">
              <w:rPr>
                <w:b/>
                <w:bCs/>
                <w:lang w:val="en-US"/>
              </w:rPr>
              <w:t>semanas</w:t>
            </w:r>
            <w:proofErr w:type="spellEnd"/>
          </w:p>
        </w:tc>
      </w:tr>
      <w:tr w:rsidR="001A32A3" w:rsidRPr="00295E8E" w14:paraId="354555ED" w14:textId="77777777" w:rsidTr="00295E8E">
        <w:trPr>
          <w:cnfStyle w:val="010000000000" w:firstRow="0" w:lastRow="1" w:firstColumn="0" w:lastColumn="0" w:oddVBand="0" w:evenVBand="0" w:oddHBand="0" w:evenHBand="0" w:firstRowFirstColumn="0" w:firstRowLastColumn="0" w:lastRowFirstColumn="0" w:lastRowLastColumn="0"/>
        </w:trPr>
        <w:tc>
          <w:tcPr>
            <w:tcW w:w="0" w:type="auto"/>
            <w:vAlign w:val="center"/>
            <w:hideMark/>
          </w:tcPr>
          <w:p w14:paraId="69F101EC" w14:textId="77777777" w:rsidR="00295E8E" w:rsidRPr="00295E8E" w:rsidRDefault="00295E8E" w:rsidP="00295E8E">
            <w:pPr>
              <w:spacing w:before="120" w:after="200" w:line="264" w:lineRule="auto"/>
              <w:ind w:firstLine="0"/>
              <w:jc w:val="center"/>
              <w:rPr>
                <w:lang w:val="en-US"/>
              </w:rPr>
            </w:pPr>
            <w:proofErr w:type="spellStart"/>
            <w:r w:rsidRPr="00295E8E">
              <w:rPr>
                <w:lang w:val="en-US"/>
              </w:rPr>
              <w:lastRenderedPageBreak/>
              <w:t>Optimista</w:t>
            </w:r>
            <w:proofErr w:type="spellEnd"/>
          </w:p>
        </w:tc>
        <w:tc>
          <w:tcPr>
            <w:tcW w:w="0" w:type="auto"/>
            <w:vAlign w:val="center"/>
            <w:hideMark/>
          </w:tcPr>
          <w:p w14:paraId="5DE399F7" w14:textId="77777777" w:rsidR="00295E8E" w:rsidRPr="00295E8E" w:rsidRDefault="00295E8E" w:rsidP="00295E8E">
            <w:pPr>
              <w:spacing w:before="120" w:after="200" w:line="264" w:lineRule="auto"/>
              <w:ind w:firstLine="0"/>
              <w:jc w:val="center"/>
              <w:rPr>
                <w:lang w:val="es-MX"/>
              </w:rPr>
            </w:pPr>
            <w:r w:rsidRPr="00295E8E">
              <w:rPr>
                <w:lang w:val="es-MX"/>
              </w:rPr>
              <w:t xml:space="preserve">Las reglas de inferencia se simplifican y se usan librerías OCR </w:t>
            </w:r>
            <w:proofErr w:type="spellStart"/>
            <w:r w:rsidRPr="00295E8E">
              <w:rPr>
                <w:lang w:val="es-MX"/>
              </w:rPr>
              <w:t>pre-entrenadas</w:t>
            </w:r>
            <w:proofErr w:type="spellEnd"/>
            <w:r w:rsidRPr="00295E8E">
              <w:rPr>
                <w:lang w:val="es-MX"/>
              </w:rPr>
              <w:t xml:space="preserve"> altamente eficientes.</w:t>
            </w:r>
          </w:p>
        </w:tc>
        <w:tc>
          <w:tcPr>
            <w:tcW w:w="0" w:type="auto"/>
            <w:vAlign w:val="center"/>
            <w:hideMark/>
          </w:tcPr>
          <w:p w14:paraId="7F9693C2" w14:textId="77777777" w:rsidR="00295E8E" w:rsidRPr="00295E8E" w:rsidRDefault="00295E8E" w:rsidP="00295E8E">
            <w:pPr>
              <w:spacing w:before="120" w:after="200" w:line="264" w:lineRule="auto"/>
              <w:ind w:firstLine="0"/>
              <w:jc w:val="center"/>
              <w:rPr>
                <w:lang w:val="en-US"/>
              </w:rPr>
            </w:pPr>
            <w:r w:rsidRPr="00295E8E">
              <w:rPr>
                <w:lang w:val="en-US"/>
              </w:rPr>
              <w:t>150</w:t>
            </w:r>
          </w:p>
        </w:tc>
        <w:tc>
          <w:tcPr>
            <w:tcW w:w="0" w:type="auto"/>
            <w:vAlign w:val="center"/>
            <w:hideMark/>
          </w:tcPr>
          <w:p w14:paraId="4EAF836B" w14:textId="77777777" w:rsidR="00295E8E" w:rsidRPr="00295E8E" w:rsidRDefault="00295E8E" w:rsidP="00295E8E">
            <w:pPr>
              <w:spacing w:before="120" w:after="200" w:line="264" w:lineRule="auto"/>
              <w:ind w:firstLine="0"/>
              <w:jc w:val="center"/>
              <w:rPr>
                <w:lang w:val="en-US"/>
              </w:rPr>
            </w:pPr>
            <w:r w:rsidRPr="00295E8E">
              <w:rPr>
                <w:lang w:val="en-US"/>
              </w:rPr>
              <w:t>1.15</w:t>
            </w:r>
          </w:p>
        </w:tc>
        <w:tc>
          <w:tcPr>
            <w:tcW w:w="0" w:type="auto"/>
            <w:vAlign w:val="center"/>
            <w:hideMark/>
          </w:tcPr>
          <w:p w14:paraId="3E518925" w14:textId="77777777" w:rsidR="00295E8E" w:rsidRPr="00295E8E" w:rsidRDefault="00295E8E" w:rsidP="00295E8E">
            <w:pPr>
              <w:spacing w:before="120" w:after="200" w:line="264" w:lineRule="auto"/>
              <w:ind w:firstLine="0"/>
              <w:jc w:val="center"/>
              <w:rPr>
                <w:lang w:val="en-US"/>
              </w:rPr>
            </w:pPr>
            <w:r w:rsidRPr="00295E8E">
              <w:rPr>
                <w:lang w:val="en-US"/>
              </w:rPr>
              <w:t>173</w:t>
            </w:r>
          </w:p>
        </w:tc>
        <w:tc>
          <w:tcPr>
            <w:tcW w:w="0" w:type="auto"/>
            <w:vAlign w:val="center"/>
            <w:hideMark/>
          </w:tcPr>
          <w:p w14:paraId="59073226" w14:textId="77777777" w:rsidR="00295E8E" w:rsidRPr="00295E8E" w:rsidRDefault="00295E8E" w:rsidP="00295E8E">
            <w:pPr>
              <w:spacing w:before="120" w:after="200" w:line="264" w:lineRule="auto"/>
              <w:ind w:firstLine="0"/>
              <w:jc w:val="center"/>
              <w:rPr>
                <w:lang w:val="en-US"/>
              </w:rPr>
            </w:pPr>
            <w:r w:rsidRPr="00295E8E">
              <w:rPr>
                <w:lang w:val="en-US"/>
              </w:rPr>
              <w:t>2,076 HH</w:t>
            </w:r>
          </w:p>
        </w:tc>
        <w:tc>
          <w:tcPr>
            <w:tcW w:w="0" w:type="auto"/>
            <w:vAlign w:val="center"/>
            <w:hideMark/>
          </w:tcPr>
          <w:p w14:paraId="041BB041" w14:textId="77777777" w:rsidR="00295E8E" w:rsidRPr="00295E8E" w:rsidRDefault="00295E8E" w:rsidP="00295E8E">
            <w:pPr>
              <w:spacing w:before="120" w:after="200" w:line="264" w:lineRule="auto"/>
              <w:ind w:firstLine="0"/>
              <w:jc w:val="center"/>
              <w:rPr>
                <w:lang w:val="en-US"/>
              </w:rPr>
            </w:pPr>
            <w:r w:rsidRPr="00295E8E">
              <w:rPr>
                <w:lang w:val="en-US"/>
              </w:rPr>
              <w:t xml:space="preserve">~13.0 </w:t>
            </w:r>
            <w:proofErr w:type="spellStart"/>
            <w:r w:rsidRPr="00295E8E">
              <w:rPr>
                <w:lang w:val="en-US"/>
              </w:rPr>
              <w:t>semanas</w:t>
            </w:r>
            <w:proofErr w:type="spellEnd"/>
          </w:p>
        </w:tc>
      </w:tr>
    </w:tbl>
    <w:p w14:paraId="3706EF7C" w14:textId="2F70B8BD" w:rsidR="00ED5D43" w:rsidRDefault="00ED5D43" w:rsidP="00953AE8">
      <w:pPr>
        <w:spacing w:before="120" w:after="200" w:line="264" w:lineRule="auto"/>
        <w:ind w:firstLine="0"/>
        <w:jc w:val="left"/>
      </w:pPr>
      <w:r>
        <w:br w:type="page"/>
      </w:r>
    </w:p>
    <w:p w14:paraId="0C7995B3" w14:textId="77777777" w:rsidR="0008492D" w:rsidRDefault="0008492D" w:rsidP="00953AE8">
      <w:pPr>
        <w:spacing w:before="120" w:after="200" w:line="264" w:lineRule="auto"/>
        <w:ind w:firstLine="0"/>
        <w:jc w:val="left"/>
        <w:rPr>
          <w:rFonts w:eastAsiaTheme="majorEastAsia" w:cstheme="majorBidi"/>
          <w:b/>
          <w:bCs/>
          <w:i/>
          <w:color w:val="auto"/>
          <w:spacing w:val="-5"/>
          <w:sz w:val="32"/>
        </w:rPr>
      </w:pPr>
    </w:p>
    <w:p w14:paraId="1B54C343" w14:textId="6E17CABD" w:rsidR="00B65339" w:rsidRDefault="00B65339" w:rsidP="00B65339">
      <w:pPr>
        <w:pStyle w:val="Ttulo2"/>
      </w:pPr>
      <w:bookmarkStart w:id="4" w:name="_Toc226540128"/>
      <w:r>
        <w:t xml:space="preserve">Explicación de </w:t>
      </w:r>
      <w:bookmarkEnd w:id="4"/>
      <w:r>
        <w:t>Conclusiones</w:t>
      </w:r>
    </w:p>
    <w:p w14:paraId="0C1688F0" w14:textId="445D372E" w:rsidR="00B65339" w:rsidRPr="00642663" w:rsidRDefault="00B65339" w:rsidP="00642663">
      <w:pPr>
        <w:pStyle w:val="Prrafodelista"/>
        <w:numPr>
          <w:ilvl w:val="0"/>
          <w:numId w:val="76"/>
        </w:numPr>
        <w:ind w:left="180"/>
        <w:rPr>
          <w:rFonts w:cs="Times New Roman"/>
        </w:rPr>
      </w:pPr>
      <w:r w:rsidRPr="00642663">
        <w:rPr>
          <w:rFonts w:cs="Times New Roman"/>
          <w:b/>
          <w:bCs/>
        </w:rPr>
        <w:t>Viabilidad</w:t>
      </w:r>
      <w:r w:rsidRPr="00642663">
        <w:rPr>
          <w:rFonts w:cs="Times New Roman"/>
          <w:b/>
          <w:bCs/>
        </w:rPr>
        <w:t xml:space="preserve"> del Cronograma:</w:t>
      </w:r>
      <w:r w:rsidRPr="00642663">
        <w:rPr>
          <w:rFonts w:cs="Times New Roman"/>
        </w:rPr>
        <w:t xml:space="preserve"> Las estimaciones de tres puntos y puntos de función coinciden en que el desarrollo del MVP es realizable en un periodo de 3 a 4 meses. El valor esperado de 91.67 días valida que el cronograma planteado de 90 días es realista, aunque cuenta con una holgura técnica estrecha.</w:t>
      </w:r>
    </w:p>
    <w:p w14:paraId="5790052D" w14:textId="07D8A5E9" w:rsidR="00B65339" w:rsidRPr="00642663" w:rsidRDefault="00B65339" w:rsidP="00642663">
      <w:pPr>
        <w:pStyle w:val="Prrafodelista"/>
        <w:numPr>
          <w:ilvl w:val="0"/>
          <w:numId w:val="76"/>
        </w:numPr>
        <w:spacing w:line="278" w:lineRule="auto"/>
        <w:ind w:left="180"/>
        <w:rPr>
          <w:rFonts w:cs="Times New Roman"/>
        </w:rPr>
      </w:pPr>
      <w:r w:rsidRPr="00642663">
        <w:rPr>
          <w:rFonts w:cs="Times New Roman"/>
          <w:b/>
          <w:bCs/>
        </w:rPr>
        <w:t>Complejidad</w:t>
      </w:r>
      <w:r w:rsidRPr="00642663">
        <w:rPr>
          <w:rFonts w:cs="Times New Roman"/>
          <w:b/>
          <w:bCs/>
        </w:rPr>
        <w:t xml:space="preserve"> Técnica Justificada</w:t>
      </w:r>
      <w:r w:rsidRPr="00642663">
        <w:rPr>
          <w:rFonts w:cs="Times New Roman"/>
        </w:rPr>
        <w:t xml:space="preserve">: El sistema presenta un factor de ajuste (VAF) de 1.20, lo que indica que es un 20% más complejo que un software estándar. Esta complejidad no deriva de la cantidad de módulos, sino de la exigencia de procesar OCR, ejecutar un motor de inferencia legal y orquestar múltiples </w:t>
      </w:r>
      <w:proofErr w:type="spellStart"/>
      <w:r w:rsidRPr="00642663">
        <w:rPr>
          <w:rFonts w:cs="Times New Roman"/>
        </w:rPr>
        <w:t>APIs</w:t>
      </w:r>
      <w:proofErr w:type="spellEnd"/>
      <w:r w:rsidRPr="00642663">
        <w:rPr>
          <w:rFonts w:cs="Times New Roman"/>
        </w:rPr>
        <w:t xml:space="preserve"> gubernamentales en tiempo real.</w:t>
      </w:r>
    </w:p>
    <w:p w14:paraId="4B236CB5" w14:textId="6674B615" w:rsidR="00B65339" w:rsidRPr="00642663" w:rsidRDefault="00B65339" w:rsidP="00642663">
      <w:pPr>
        <w:pStyle w:val="Prrafodelista"/>
        <w:numPr>
          <w:ilvl w:val="0"/>
          <w:numId w:val="76"/>
        </w:numPr>
        <w:spacing w:line="278" w:lineRule="auto"/>
        <w:ind w:left="180"/>
        <w:rPr>
          <w:rFonts w:cs="Times New Roman"/>
        </w:rPr>
      </w:pPr>
      <w:r w:rsidRPr="00642663">
        <w:rPr>
          <w:rFonts w:cs="Times New Roman"/>
          <w:b/>
          <w:bCs/>
        </w:rPr>
        <w:t>Dimensión del Software:</w:t>
      </w:r>
      <w:r w:rsidRPr="00642663">
        <w:rPr>
          <w:rFonts w:cs="Times New Roman"/>
        </w:rPr>
        <w:t xml:space="preserve"> Se ha determinado un tamaño funcional de 204 Puntos de Función Ajustados (AFP), lo que se traduce técnicamente en un volumen de código de aproximadamente 10,200 a 12,333 líneas de código (LOC). Esta escala es consistente para una plataforma SaaS de verificación documental de mediana complejidad.</w:t>
      </w:r>
    </w:p>
    <w:p w14:paraId="290E4208" w14:textId="471AC95C" w:rsidR="00B65339" w:rsidRPr="00642663" w:rsidRDefault="00B65339" w:rsidP="00642663">
      <w:pPr>
        <w:pStyle w:val="Prrafodelista"/>
        <w:numPr>
          <w:ilvl w:val="0"/>
          <w:numId w:val="76"/>
        </w:numPr>
        <w:spacing w:line="278" w:lineRule="auto"/>
        <w:ind w:left="180"/>
        <w:rPr>
          <w:rFonts w:cs="Times New Roman"/>
        </w:rPr>
      </w:pPr>
      <w:r w:rsidRPr="00642663">
        <w:rPr>
          <w:rFonts w:cs="Times New Roman"/>
          <w:b/>
          <w:bCs/>
        </w:rPr>
        <w:t>Inversión y Rentabilidad:</w:t>
      </w:r>
      <w:r w:rsidRPr="00642663">
        <w:rPr>
          <w:rFonts w:cs="Times New Roman"/>
        </w:rPr>
        <w:t xml:space="preserve"> El presupuesto base estimado ronda los RD$ 1,560,943 a RD$ 2,041,140. Esta inversión se considera razonable dado el alto impacto social del proyecto en la prevención de fraudes inmobiliarios y el ahorro de tiempo en la debida diligencia, que se reduciría de 15 días a solo horas.</w:t>
      </w:r>
    </w:p>
    <w:p w14:paraId="2308046D" w14:textId="3DE30743" w:rsidR="00B65339" w:rsidRPr="00FD3DF2" w:rsidRDefault="00B65339" w:rsidP="00B65339">
      <w:pPr>
        <w:spacing w:line="278" w:lineRule="auto"/>
        <w:rPr>
          <w:rFonts w:cs="Times New Roman"/>
        </w:rPr>
      </w:pPr>
    </w:p>
    <w:p w14:paraId="21C9A102" w14:textId="77777777" w:rsidR="00B65339" w:rsidRPr="00B65339" w:rsidRDefault="00B65339">
      <w:pPr>
        <w:spacing w:before="120" w:after="200" w:line="264" w:lineRule="auto"/>
        <w:ind w:firstLine="0"/>
        <w:jc w:val="left"/>
        <w:rPr>
          <w:rFonts w:eastAsiaTheme="majorEastAsia" w:cs="Times New Roman"/>
          <w:b/>
          <w:bCs/>
          <w:color w:val="000000" w:themeColor="accent1"/>
          <w:spacing w:val="-2"/>
          <w:sz w:val="36"/>
        </w:rPr>
      </w:pPr>
      <w:r w:rsidRPr="00B65339">
        <w:rPr>
          <w:rFonts w:cs="Times New Roman"/>
        </w:rPr>
        <w:br w:type="page"/>
      </w:r>
    </w:p>
    <w:p w14:paraId="39CF83AC" w14:textId="38DE3F02" w:rsidR="00A04D2E" w:rsidRPr="00A04D2E" w:rsidRDefault="00B65339" w:rsidP="00192353">
      <w:pPr>
        <w:pStyle w:val="Ttulo2"/>
      </w:pPr>
      <w:r>
        <w:lastRenderedPageBreak/>
        <w:t>Recomendaciones</w:t>
      </w:r>
    </w:p>
    <w:p w14:paraId="66AF5D5D" w14:textId="77777777" w:rsidR="00B65339" w:rsidRPr="00B65339" w:rsidRDefault="00B65339" w:rsidP="00B65339">
      <w:pPr>
        <w:pStyle w:val="Prrafodelista"/>
        <w:numPr>
          <w:ilvl w:val="0"/>
          <w:numId w:val="75"/>
        </w:numPr>
        <w:spacing w:line="278" w:lineRule="auto"/>
        <w:rPr>
          <w:b/>
          <w:bCs/>
        </w:rPr>
      </w:pPr>
      <w:r w:rsidRPr="00B65339">
        <w:rPr>
          <w:b/>
          <w:bCs/>
        </w:rPr>
        <w:t>Priorización del Método de Puntos de Función (FPA)</w:t>
      </w:r>
    </w:p>
    <w:p w14:paraId="709DA488" w14:textId="77777777" w:rsidR="00B65339" w:rsidRPr="00FD3DF2" w:rsidRDefault="00B65339" w:rsidP="00B65339">
      <w:pPr>
        <w:numPr>
          <w:ilvl w:val="0"/>
          <w:numId w:val="71"/>
        </w:numPr>
        <w:spacing w:line="278" w:lineRule="auto"/>
        <w:ind w:left="1440"/>
        <w:jc w:val="left"/>
      </w:pPr>
      <w:r w:rsidRPr="00FD3DF2">
        <w:rPr>
          <w:b/>
          <w:bCs/>
        </w:rPr>
        <w:t>Uso como métrica principal</w:t>
      </w:r>
      <w:r w:rsidRPr="00FD3DF2">
        <w:t>: Se recomienda utilizar el método de Puntos de Función como la base para cualquier negociación contractual o planificación de recursos a largo plazo, ya que mide el tamaño funcional desde la perspectiva del usuario y es independiente de la tecnología.</w:t>
      </w:r>
    </w:p>
    <w:p w14:paraId="6ABDD6E3" w14:textId="77777777" w:rsidR="00B65339" w:rsidRPr="00FD3DF2" w:rsidRDefault="00B65339" w:rsidP="00B65339">
      <w:pPr>
        <w:numPr>
          <w:ilvl w:val="0"/>
          <w:numId w:val="71"/>
        </w:numPr>
        <w:spacing w:line="278" w:lineRule="auto"/>
        <w:ind w:left="1440"/>
        <w:jc w:val="left"/>
      </w:pPr>
      <w:r w:rsidRPr="00FD3DF2">
        <w:rPr>
          <w:b/>
          <w:bCs/>
        </w:rPr>
        <w:t>Ajuste del Factor VAF</w:t>
      </w:r>
      <w:r w:rsidRPr="00FD3DF2">
        <w:t xml:space="preserve">: Es vital revisar periódicamente los 14 factores de influencia, especialmente el de </w:t>
      </w:r>
      <w:r w:rsidRPr="00FD3DF2">
        <w:rPr>
          <w:b/>
          <w:bCs/>
        </w:rPr>
        <w:t>Comunicaciones de Datos (DI=5)</w:t>
      </w:r>
      <w:r w:rsidRPr="00FD3DF2">
        <w:t xml:space="preserve"> y </w:t>
      </w:r>
      <w:r w:rsidRPr="00FD3DF2">
        <w:rPr>
          <w:b/>
          <w:bCs/>
        </w:rPr>
        <w:t>Procesamiento Complejo (DI=5)</w:t>
      </w:r>
      <w:r w:rsidRPr="00FD3DF2">
        <w:t xml:space="preserve">, conforme se estabilicen las integraciones con las </w:t>
      </w:r>
      <w:proofErr w:type="spellStart"/>
      <w:r w:rsidRPr="00FD3DF2">
        <w:t>APIs</w:t>
      </w:r>
      <w:proofErr w:type="spellEnd"/>
      <w:r w:rsidRPr="00FD3DF2">
        <w:t xml:space="preserve"> de la DGII y el Registro Inmobiliario.</w:t>
      </w:r>
    </w:p>
    <w:p w14:paraId="0FE9A872" w14:textId="77777777" w:rsidR="00B65339" w:rsidRPr="00FD3DF2" w:rsidRDefault="00B65339" w:rsidP="00B65339">
      <w:pPr>
        <w:numPr>
          <w:ilvl w:val="0"/>
          <w:numId w:val="71"/>
        </w:numPr>
        <w:spacing w:line="278" w:lineRule="auto"/>
        <w:ind w:left="1440"/>
        <w:jc w:val="left"/>
      </w:pPr>
      <w:r w:rsidRPr="00FD3DF2">
        <w:rPr>
          <w:b/>
          <w:bCs/>
        </w:rPr>
        <w:t>Validación de la Productividad</w:t>
      </w:r>
      <w:r w:rsidRPr="00FD3DF2">
        <w:t xml:space="preserve">: Actualmente usas un </w:t>
      </w:r>
      <w:proofErr w:type="spellStart"/>
      <w:r w:rsidRPr="00FD3DF2">
        <w:t>benchmark</w:t>
      </w:r>
      <w:proofErr w:type="spellEnd"/>
      <w:r w:rsidRPr="00FD3DF2">
        <w:t xml:space="preserve"> de 12 HH/FP; se recomienda registrar el tiempo real de desarrollo de los primeros módulos para ajustar este factor de productividad a la capacidad real de tu equipo de 4 desarrolladores.</w:t>
      </w:r>
    </w:p>
    <w:p w14:paraId="11EFD90F" w14:textId="77777777" w:rsidR="00B65339" w:rsidRPr="00FD3DF2" w:rsidRDefault="00B65339" w:rsidP="00B65339">
      <w:pPr>
        <w:spacing w:line="278" w:lineRule="auto"/>
        <w:ind w:left="360"/>
        <w:rPr>
          <w:b/>
          <w:bCs/>
        </w:rPr>
      </w:pPr>
      <w:r w:rsidRPr="00FD3DF2">
        <w:rPr>
          <w:b/>
          <w:bCs/>
        </w:rPr>
        <w:t>2. Optimización de la Estimación por 3 Puntos (PERT)</w:t>
      </w:r>
    </w:p>
    <w:p w14:paraId="3966DE67" w14:textId="77777777" w:rsidR="00B65339" w:rsidRPr="00FD3DF2" w:rsidRDefault="00B65339" w:rsidP="00B65339">
      <w:pPr>
        <w:numPr>
          <w:ilvl w:val="0"/>
          <w:numId w:val="72"/>
        </w:numPr>
        <w:spacing w:line="278" w:lineRule="auto"/>
        <w:ind w:left="1440"/>
        <w:jc w:val="left"/>
      </w:pPr>
      <w:r w:rsidRPr="00FD3DF2">
        <w:rPr>
          <w:b/>
          <w:bCs/>
        </w:rPr>
        <w:t>Refinamiento de Líneas de Código (LOC)</w:t>
      </w:r>
      <w:r w:rsidRPr="00FD3DF2">
        <w:t xml:space="preserve">: Dado que el escenario esperado es de 12,333 LOC, se recomienda utilizar herramientas de conteo automático de código (como </w:t>
      </w:r>
      <w:r w:rsidRPr="00FD3DF2">
        <w:rPr>
          <w:i/>
          <w:iCs/>
        </w:rPr>
        <w:t>CLOC</w:t>
      </w:r>
      <w:r w:rsidRPr="00FD3DF2">
        <w:t>) durante el desarrollo para comparar la realidad con la estimación optimista y pesimista.</w:t>
      </w:r>
    </w:p>
    <w:p w14:paraId="3A6EF9F9" w14:textId="77777777" w:rsidR="00B65339" w:rsidRPr="00FD3DF2" w:rsidRDefault="00B65339" w:rsidP="00B65339">
      <w:pPr>
        <w:numPr>
          <w:ilvl w:val="0"/>
          <w:numId w:val="72"/>
        </w:numPr>
        <w:spacing w:line="278" w:lineRule="auto"/>
        <w:ind w:left="1440"/>
        <w:jc w:val="left"/>
      </w:pPr>
      <w:r w:rsidRPr="00FD3DF2">
        <w:rPr>
          <w:b/>
          <w:bCs/>
        </w:rPr>
        <w:t>Actualización del Escenario Pesimista</w:t>
      </w:r>
      <w:r w:rsidRPr="00FD3DF2">
        <w:t xml:space="preserve">: En el cálculo de tiempo, el escenario pesimista de 120 días debe monitorearse de cerca, específicamente en las dependencias críticas de las </w:t>
      </w:r>
      <w:proofErr w:type="spellStart"/>
      <w:r w:rsidRPr="00FD3DF2">
        <w:t>APIs</w:t>
      </w:r>
      <w:proofErr w:type="spellEnd"/>
      <w:r w:rsidRPr="00FD3DF2">
        <w:t xml:space="preserve"> gubernamentales, ya que cualquier retraso institucional afectará directamente la desviación estándar del cronograma.</w:t>
      </w:r>
    </w:p>
    <w:p w14:paraId="4E789627" w14:textId="77777777" w:rsidR="00B65339" w:rsidRPr="00FD3DF2" w:rsidRDefault="00B65339" w:rsidP="00B65339">
      <w:pPr>
        <w:numPr>
          <w:ilvl w:val="0"/>
          <w:numId w:val="72"/>
        </w:numPr>
        <w:spacing w:line="278" w:lineRule="auto"/>
        <w:ind w:left="1440"/>
        <w:jc w:val="left"/>
      </w:pPr>
      <w:r w:rsidRPr="00FD3DF2">
        <w:rPr>
          <w:b/>
          <w:bCs/>
        </w:rPr>
        <w:t>Ajuste Salarial Real</w:t>
      </w:r>
      <w:r w:rsidRPr="00FD3DF2">
        <w:t xml:space="preserve">: Se recomienda validar los salarios de RD$130,000 para Senior y RD$90,000 para </w:t>
      </w:r>
      <w:proofErr w:type="spellStart"/>
      <w:r w:rsidRPr="00FD3DF2">
        <w:t>Mid</w:t>
      </w:r>
      <w:proofErr w:type="spellEnd"/>
      <w:r w:rsidRPr="00FD3DF2">
        <w:t xml:space="preserve"> con las ofertas actuales del mercado dominicano en 2026 para asegurar que el presupuesto de personal no subestime el costo de retención de talento.</w:t>
      </w:r>
    </w:p>
    <w:p w14:paraId="03254810" w14:textId="77777777" w:rsidR="00B65339" w:rsidRPr="00FD3DF2" w:rsidRDefault="00B65339" w:rsidP="00B65339">
      <w:pPr>
        <w:spacing w:line="278" w:lineRule="auto"/>
        <w:ind w:left="360"/>
        <w:rPr>
          <w:b/>
          <w:bCs/>
        </w:rPr>
      </w:pPr>
      <w:r w:rsidRPr="00FD3DF2">
        <w:rPr>
          <w:b/>
          <w:bCs/>
        </w:rPr>
        <w:t>3. Mejoras en la Integración de Métodos</w:t>
      </w:r>
    </w:p>
    <w:p w14:paraId="484A44E2" w14:textId="77777777" w:rsidR="00B65339" w:rsidRPr="00FD3DF2" w:rsidRDefault="00B65339" w:rsidP="00B65339">
      <w:pPr>
        <w:numPr>
          <w:ilvl w:val="0"/>
          <w:numId w:val="73"/>
        </w:numPr>
        <w:spacing w:line="278" w:lineRule="auto"/>
        <w:ind w:left="1440"/>
        <w:jc w:val="left"/>
      </w:pPr>
      <w:r w:rsidRPr="00FD3DF2">
        <w:rPr>
          <w:b/>
          <w:bCs/>
        </w:rPr>
        <w:t>Cruce de Resultados</w:t>
      </w:r>
      <w:r w:rsidRPr="00FD3DF2">
        <w:t xml:space="preserve">: Se recomienda tomar el valor de </w:t>
      </w:r>
      <w:r w:rsidRPr="00FD3DF2">
        <w:rPr>
          <w:b/>
          <w:bCs/>
        </w:rPr>
        <w:t>2,448 Horas-Hombre</w:t>
      </w:r>
      <w:r w:rsidRPr="00FD3DF2">
        <w:t xml:space="preserve"> obtenido por Puntos de Función y contrastarlo con las </w:t>
      </w:r>
      <w:r w:rsidRPr="00FD3DF2">
        <w:rPr>
          <w:b/>
          <w:bCs/>
        </w:rPr>
        <w:t>256 horas</w:t>
      </w:r>
      <w:r w:rsidRPr="00FD3DF2">
        <w:t xml:space="preserve"> mencionadas en tu estudio de factibilidad inicial, ya que existe una diferencia significativa que podría subestimar el esfuerzo total del proyecto completo.</w:t>
      </w:r>
    </w:p>
    <w:p w14:paraId="64417F59" w14:textId="77777777" w:rsidR="00B65339" w:rsidRPr="00FD3DF2" w:rsidRDefault="00B65339" w:rsidP="00B65339">
      <w:pPr>
        <w:numPr>
          <w:ilvl w:val="0"/>
          <w:numId w:val="73"/>
        </w:numPr>
        <w:spacing w:line="278" w:lineRule="auto"/>
        <w:ind w:left="1440"/>
        <w:jc w:val="left"/>
      </w:pPr>
      <w:r w:rsidRPr="00FD3DF2">
        <w:rPr>
          <w:b/>
          <w:bCs/>
        </w:rPr>
        <w:t>Análisis de Sensibilidad Económica</w:t>
      </w:r>
      <w:r w:rsidRPr="00FD3DF2">
        <w:t xml:space="preserve">: En el presupuesto de RD$ 2,041,140.00, se recomienda incluir una reserva de contingencia del 15% basada en la desviación estándar calculada (RD$ 78,032), para cubrir fluctuaciones en la tasa del dólar (estimada en RD$60.45) que afecten los servicios de Azure y </w:t>
      </w:r>
      <w:proofErr w:type="spellStart"/>
      <w:r w:rsidRPr="00FD3DF2">
        <w:t>JetBrains</w:t>
      </w:r>
      <w:proofErr w:type="spellEnd"/>
      <w:r w:rsidRPr="00FD3DF2">
        <w:t>.</w:t>
      </w:r>
    </w:p>
    <w:p w14:paraId="3FBF63BB" w14:textId="77777777" w:rsidR="00B65339" w:rsidRPr="00FD3DF2" w:rsidRDefault="00B65339" w:rsidP="00B65339">
      <w:pPr>
        <w:numPr>
          <w:ilvl w:val="0"/>
          <w:numId w:val="73"/>
        </w:numPr>
        <w:spacing w:line="278" w:lineRule="auto"/>
        <w:ind w:left="1440"/>
        <w:jc w:val="left"/>
      </w:pPr>
      <w:r w:rsidRPr="00FD3DF2">
        <w:rPr>
          <w:b/>
          <w:bCs/>
        </w:rPr>
        <w:t>Gestión de Dependencias</w:t>
      </w:r>
      <w:r w:rsidRPr="00FD3DF2">
        <w:t xml:space="preserve">: El éxito de ambos métodos depende de la estabilidad de las </w:t>
      </w:r>
      <w:proofErr w:type="spellStart"/>
      <w:r w:rsidRPr="00FD3DF2">
        <w:t>APIs</w:t>
      </w:r>
      <w:proofErr w:type="spellEnd"/>
      <w:r w:rsidRPr="00FD3DF2">
        <w:t xml:space="preserve"> externas; se recomienda que el diseño técnico considere el uso de "</w:t>
      </w:r>
      <w:proofErr w:type="spellStart"/>
      <w:r w:rsidRPr="00FD3DF2">
        <w:t>Mocks</w:t>
      </w:r>
      <w:proofErr w:type="spellEnd"/>
      <w:r w:rsidRPr="00FD3DF2">
        <w:t xml:space="preserve">" o </w:t>
      </w:r>
      <w:r w:rsidRPr="00FD3DF2">
        <w:lastRenderedPageBreak/>
        <w:t>simuladores durante el desarrollo para que la estimación de tiempo (91.67 días) no se vea afectada por la falta de interoperabilidad institucional inmediata.</w:t>
      </w:r>
    </w:p>
    <w:p w14:paraId="48EF44B4" w14:textId="77777777" w:rsidR="0049520A" w:rsidRPr="0049520A" w:rsidRDefault="0049520A" w:rsidP="0049520A"/>
    <w:p w14:paraId="0FB4756F" w14:textId="77777777" w:rsidR="008F3B9A" w:rsidRPr="008F3B9A" w:rsidRDefault="008F3B9A" w:rsidP="008F3B9A"/>
    <w:p w14:paraId="459F7C42" w14:textId="41800EBC" w:rsidR="008F3B9A" w:rsidRPr="008F3B9A" w:rsidRDefault="008F3B9A" w:rsidP="008F3B9A">
      <w:pPr>
        <w:ind w:firstLine="0"/>
      </w:pPr>
    </w:p>
    <w:p w14:paraId="0A039600" w14:textId="77777777" w:rsidR="00752273" w:rsidRPr="00752273" w:rsidRDefault="00752273" w:rsidP="00752273"/>
    <w:p w14:paraId="5A5862F1" w14:textId="77777777" w:rsidR="00B00899" w:rsidRPr="00B00899" w:rsidRDefault="00B00899" w:rsidP="00B00899"/>
    <w:p w14:paraId="6AFE806B" w14:textId="45DEC2AB" w:rsidR="008B3494" w:rsidRPr="00B531F2" w:rsidRDefault="008B3494" w:rsidP="00B806BA">
      <w:pPr>
        <w:rPr>
          <w:rFonts w:eastAsiaTheme="majorEastAsia" w:cstheme="majorBidi"/>
          <w:b/>
          <w:bCs/>
          <w:i/>
          <w:color w:val="auto"/>
          <w:spacing w:val="-5"/>
        </w:rPr>
      </w:pPr>
      <w:r w:rsidRPr="00B531F2">
        <w:br w:type="page"/>
      </w:r>
    </w:p>
    <w:bookmarkEnd w:id="0"/>
    <w:p w14:paraId="6489CE47" w14:textId="417D12C3" w:rsidR="002B4028" w:rsidRPr="00FE53E4" w:rsidRDefault="00FE53E4" w:rsidP="00FE53E4">
      <w:pPr>
        <w:spacing w:before="120" w:after="200" w:line="264" w:lineRule="auto"/>
        <w:ind w:firstLine="0"/>
        <w:jc w:val="left"/>
        <w:rPr>
          <w:ins w:id="5" w:author="Microsoft Word" w:date="2026-04-08T11:44:00Z" w16du:dateUtc="2026-04-08T18:44:00Z"/>
          <w:rFonts w:eastAsiaTheme="majorEastAsia" w:cstheme="majorBidi"/>
          <w:b/>
          <w:bCs/>
          <w:color w:val="000000" w:themeColor="accent1"/>
          <w:spacing w:val="-2"/>
          <w:sz w:val="36"/>
        </w:rPr>
      </w:pPr>
      <w:ins w:id="6" w:author="Microsoft Word" w:date="2026-04-08T11:44:00Z">
        <w:r>
          <w:lastRenderedPageBreak/>
          <w:br w:type="page"/>
        </w:r>
      </w:ins>
    </w:p>
    <w:bookmarkStart w:id="7" w:name="_Toc226540130" w:displacedByCustomXml="next"/>
    <w:sdt>
      <w:sdtPr>
        <w:rPr>
          <w:rFonts w:eastAsiaTheme="minorEastAsia" w:cstheme="minorBidi"/>
          <w:b w:val="0"/>
          <w:bCs w:val="0"/>
          <w:color w:val="000000" w:themeColor="text2"/>
          <w:spacing w:val="0"/>
          <w:sz w:val="22"/>
        </w:rPr>
        <w:id w:val="2115175574"/>
        <w:docPartObj>
          <w:docPartGallery w:val="Bibliographies"/>
          <w:docPartUnique/>
        </w:docPartObj>
      </w:sdtPr>
      <w:sdtEndPr>
        <w:rPr>
          <w:color w:val="000000" w:themeColor="accent3"/>
        </w:rPr>
      </w:sdtEndPr>
      <w:sdtContent>
        <w:p w14:paraId="30657DE2" w14:textId="6BFCC9BE" w:rsidR="00A755C4" w:rsidRPr="00B531F2" w:rsidRDefault="00A755C4" w:rsidP="00966F5A">
          <w:pPr>
            <w:pStyle w:val="Ttulo2"/>
          </w:pPr>
          <w:r w:rsidRPr="00B531F2">
            <w:t>Bibliografía</w:t>
          </w:r>
          <w:bookmarkEnd w:id="7"/>
        </w:p>
        <w:sdt>
          <w:sdtPr>
            <w:id w:val="111145805"/>
            <w:bibliography/>
          </w:sdtPr>
          <w:sdtContent>
            <w:p w14:paraId="12B0C4FA" w14:textId="2E6E8AD6" w:rsidR="00000000" w:rsidRDefault="00A755C4">
              <w:pPr>
                <w:pStyle w:val="Bibliografa"/>
                <w:ind w:left="720" w:hanging="720"/>
                <w:rPr>
                  <w:noProof/>
                  <w:sz w:val="24"/>
                  <w:szCs w:val="24"/>
                </w:rPr>
              </w:pPr>
              <w:r w:rsidRPr="006F3880">
                <w:rPr>
                  <w:sz w:val="20"/>
                  <w:szCs w:val="20"/>
                </w:rPr>
                <w:fldChar w:fldCharType="begin"/>
              </w:r>
              <w:r w:rsidRPr="00B531F2">
                <w:instrText>BIBLIOGRAPHY</w:instrText>
              </w:r>
              <w:r w:rsidRPr="006F3880">
                <w:rPr>
                  <w:sz w:val="20"/>
                  <w:szCs w:val="20"/>
                </w:rPr>
                <w:fldChar w:fldCharType="separate"/>
              </w:r>
              <w:r w:rsidR="00000000">
                <w:rPr>
                  <w:noProof/>
                </w:rPr>
                <w:t xml:space="preserve">Baca Urbina, G. (2001). </w:t>
              </w:r>
              <w:r w:rsidR="00000000">
                <w:rPr>
                  <w:i/>
                  <w:iCs/>
                  <w:noProof/>
                </w:rPr>
                <w:t>(4.ª ed.). Evaluación de proyectos.</w:t>
              </w:r>
              <w:r w:rsidR="00000000">
                <w:rPr>
                  <w:noProof/>
                </w:rPr>
                <w:t xml:space="preserve"> McGraw</w:t>
              </w:r>
              <w:r w:rsidR="00000000">
                <w:rPr>
                  <w:noProof/>
                </w:rPr>
                <w:noBreakHyphen/>
                <w:t>Hill. Obtenido de https://econforesyproyec.files.wordpress.com/2014/11/evaluacion-de-proyectos-gabriel-baca-urbina-corregido.pdf</w:t>
              </w:r>
            </w:p>
            <w:p w14:paraId="666E77FB" w14:textId="77777777" w:rsidR="00000000" w:rsidRDefault="00000000">
              <w:pPr>
                <w:pStyle w:val="Bibliografa"/>
                <w:ind w:left="720" w:hanging="720"/>
                <w:rPr>
                  <w:noProof/>
                </w:rPr>
              </w:pPr>
              <w:r>
                <w:rPr>
                  <w:noProof/>
                </w:rPr>
                <w:t xml:space="preserve">Coding, B. (2025). </w:t>
              </w:r>
              <w:r>
                <w:rPr>
                  <w:i/>
                  <w:iCs/>
                  <w:noProof/>
                </w:rPr>
                <w:t>Análisis: Salarios para devs de software en República Dominicana</w:t>
              </w:r>
              <w:r>
                <w:rPr>
                  <w:noProof/>
                </w:rPr>
                <w:t>. Obtenido de https://medium.com/</w:t>
              </w:r>
            </w:p>
            <w:p w14:paraId="22292563" w14:textId="77777777" w:rsidR="00000000" w:rsidRDefault="00000000">
              <w:pPr>
                <w:pStyle w:val="Bibliografa"/>
                <w:ind w:left="720" w:hanging="720"/>
                <w:rPr>
                  <w:noProof/>
                </w:rPr>
              </w:pPr>
              <w:r>
                <w:rPr>
                  <w:noProof/>
                </w:rPr>
                <w:t xml:space="preserve">Congreso Nacional de la República Dominicana. (2002). </w:t>
              </w:r>
              <w:r>
                <w:rPr>
                  <w:i/>
                  <w:iCs/>
                  <w:noProof/>
                </w:rPr>
                <w:t>Ley No. 126-02 de comercio electrónico, documentos y firmas digitales. Dirección General de Impuestos Internos (DGII).</w:t>
              </w:r>
              <w:r>
                <w:rPr>
                  <w:noProof/>
                </w:rPr>
                <w:t xml:space="preserve"> Obtenido de https://dgii.gov.do/legislacion/leyesTributarias/Documents/Otras%20Leyes%20de%20Inter%C3%A9s/126-02.pdf</w:t>
              </w:r>
            </w:p>
            <w:p w14:paraId="1F8C08C1" w14:textId="77777777" w:rsidR="00000000" w:rsidRDefault="00000000">
              <w:pPr>
                <w:pStyle w:val="Bibliografa"/>
                <w:ind w:left="720" w:hanging="720"/>
                <w:rPr>
                  <w:noProof/>
                </w:rPr>
              </w:pPr>
              <w:r>
                <w:rPr>
                  <w:noProof/>
                </w:rPr>
                <w:t>Congreso Nacional de la República Dominicana. (23 de Marzo de 2005). Obtenido de Ley No. 108-05 de Registro Inmobiliario. Gaceta Oficial No. 10316. Registro Inmobiliario de la República Dominicana.: https://ri.gob.do/wp-content/uploads/2023/10/Libro-Ley-108-05-de-registro-inmobiliario.pdf</w:t>
              </w:r>
            </w:p>
            <w:p w14:paraId="48799DB7" w14:textId="77777777" w:rsidR="00000000" w:rsidRDefault="00000000">
              <w:pPr>
                <w:pStyle w:val="Bibliografa"/>
                <w:ind w:left="720" w:hanging="720"/>
                <w:rPr>
                  <w:noProof/>
                </w:rPr>
              </w:pPr>
              <w:r>
                <w:rPr>
                  <w:noProof/>
                </w:rPr>
                <w:t xml:space="preserve">Congreso Nacional de la República Dominicana. (26 de Enero de 2012). </w:t>
              </w:r>
              <w:r>
                <w:rPr>
                  <w:i/>
                  <w:iCs/>
                  <w:noProof/>
                </w:rPr>
                <w:t>Ley No. 1-12 que establece la Estrategia Nacional de Desarrollo 2030. Ministerio de Economía, Planificación y Desarrollo.</w:t>
              </w:r>
              <w:r>
                <w:rPr>
                  <w:noProof/>
                </w:rPr>
                <w:t xml:space="preserve"> Obtenido de https://mepyd.gob.do/wp-content/uploads/drive/UAAES/END/Informes%20Anuales%20END/end_2030.pdf</w:t>
              </w:r>
            </w:p>
            <w:p w14:paraId="7CA43E88" w14:textId="77777777" w:rsidR="00000000" w:rsidRDefault="00000000">
              <w:pPr>
                <w:pStyle w:val="Bibliografa"/>
                <w:ind w:left="720" w:hanging="720"/>
                <w:rPr>
                  <w:noProof/>
                </w:rPr>
              </w:pPr>
              <w:r>
                <w:rPr>
                  <w:noProof/>
                </w:rPr>
                <w:t xml:space="preserve">Congreso Nacional de la República Dominicana. (15 de Diciembre de 2013). </w:t>
              </w:r>
              <w:r>
                <w:rPr>
                  <w:i/>
                  <w:iCs/>
                  <w:noProof/>
                </w:rPr>
                <w:t>Ley No. 172-13 sobre la protección integral de los datos personales. Oficina Nacional de Estadística.</w:t>
              </w:r>
              <w:r>
                <w:rPr>
                  <w:noProof/>
                </w:rPr>
                <w:t xml:space="preserve"> Obtenido de https://www.one.gob.do/media/u5ohmfyp/ley-172-13.pdf</w:t>
              </w:r>
            </w:p>
            <w:p w14:paraId="43FFEB6E" w14:textId="77777777" w:rsidR="00000000" w:rsidRDefault="00000000">
              <w:pPr>
                <w:pStyle w:val="Bibliografa"/>
                <w:ind w:left="720" w:hanging="720"/>
                <w:rPr>
                  <w:noProof/>
                </w:rPr>
              </w:pPr>
              <w:r>
                <w:rPr>
                  <w:noProof/>
                </w:rPr>
                <w:t xml:space="preserve">Congreso Nacional de la República Dominicana. (1 de Junio de 2017). </w:t>
              </w:r>
              <w:r>
                <w:rPr>
                  <w:i/>
                  <w:iCs/>
                  <w:noProof/>
                </w:rPr>
                <w:t>Ley No. 155-17 sobre lavado de activos y el financiamiento del terrorismo. Superintendencia de Bancos de la República Dominicana.</w:t>
              </w:r>
              <w:r>
                <w:rPr>
                  <w:noProof/>
                </w:rPr>
                <w:t xml:space="preserve"> Obtenido de https://sb.gob.do/regulacion/compendio-de-leyes-y-reglamentos/ley-no-155-17-lavado-de-activos-y-el-financiamiento-del-terrorismo/</w:t>
              </w:r>
            </w:p>
            <w:p w14:paraId="5493B15B" w14:textId="77777777" w:rsidR="00000000" w:rsidRDefault="00000000">
              <w:pPr>
                <w:pStyle w:val="Bibliografa"/>
                <w:ind w:left="720" w:hanging="720"/>
                <w:rPr>
                  <w:noProof/>
                </w:rPr>
              </w:pPr>
              <w:r>
                <w:rPr>
                  <w:noProof/>
                </w:rPr>
                <w:t>Estate, A. R. (30 de Junio de 2025). Guía paso a paso para una transacción inmobiliaria segura en República Dominicana. República Dominicana. Obtenido de https://asvenrd.com/blog/guia-paso-a-paso-para-una-transaccion-inmobiliaria-segura-en-republica-dominicana/25589</w:t>
              </w:r>
            </w:p>
            <w:p w14:paraId="12A420B5" w14:textId="77777777" w:rsidR="00000000" w:rsidRDefault="00000000">
              <w:pPr>
                <w:pStyle w:val="Bibliografa"/>
                <w:ind w:left="720" w:hanging="720"/>
                <w:rPr>
                  <w:noProof/>
                </w:rPr>
              </w:pPr>
              <w:r>
                <w:lastRenderedPageBreak/>
                <w:t xml:space="preserve">ISBSG. (2019). </w:t>
              </w:r>
              <w:r>
                <w:rPr>
                  <w:i/>
                </w:rPr>
                <w:t>Performance Calculation and Benchmarking using the ISBSG Dataset.</w:t>
              </w:r>
              <w:r>
                <w:t xml:space="preserve"> </w:t>
              </w:r>
              <w:r>
                <w:rPr>
                  <w:noProof/>
                </w:rPr>
                <w:t>Medwell Journals. Obtenido de https://www.academia.edu/63039801/Performance_Calculation_and_Benchmarking_using_the_ISBSG_Dataset_Release_12_Data_Repository_Empirical_Study</w:t>
              </w:r>
            </w:p>
            <w:p w14:paraId="3D878690" w14:textId="77777777" w:rsidR="00000000" w:rsidRDefault="00000000">
              <w:pPr>
                <w:pStyle w:val="Bibliografa"/>
                <w:ind w:left="720" w:hanging="720"/>
              </w:pPr>
              <w:r>
                <w:t xml:space="preserve">ISBSG. (8 de Abril de 2026). </w:t>
              </w:r>
              <w:r>
                <w:rPr>
                  <w:i/>
                </w:rPr>
                <w:t>International Software Benchmarking Standards Group</w:t>
              </w:r>
              <w:r>
                <w:t>. Obtenido de Development &amp; Enhancement Repository Data: Productivity by Programming Language and Platform: http://isbsg.org/</w:t>
              </w:r>
            </w:p>
            <w:p w14:paraId="6C626810" w14:textId="77777777" w:rsidR="00000000" w:rsidRDefault="00000000">
              <w:pPr>
                <w:pStyle w:val="Bibliografa"/>
                <w:ind w:left="720" w:hanging="720"/>
                <w:rPr>
                  <w:noProof/>
                </w:rPr>
              </w:pPr>
              <w:r>
                <w:rPr>
                  <w:noProof/>
                </w:rPr>
                <w:t xml:space="preserve">Lopez Duran, J. O. (14 de Mayo de 2025). </w:t>
              </w:r>
              <w:r>
                <w:rPr>
                  <w:i/>
                  <w:iCs/>
                  <w:noProof/>
                </w:rPr>
                <w:t>La Transferencia Inmobiliaria en la República Dominicana: Un Proceso Vital con Cifras Reveladoras</w:t>
              </w:r>
              <w:r>
                <w:rPr>
                  <w:noProof/>
                </w:rPr>
                <w:t>. República Dominicana. Obtenido de https://abogadosiglo21.blogspot.com/2025/05/la-transferencia-inmobiliaria-en-la.html</w:t>
              </w:r>
            </w:p>
            <w:p w14:paraId="108A6491" w14:textId="77777777" w:rsidR="00000000" w:rsidRDefault="00000000">
              <w:pPr>
                <w:pStyle w:val="Bibliografa"/>
                <w:ind w:left="720" w:hanging="720"/>
                <w:rPr>
                  <w:noProof/>
                </w:rPr>
              </w:pPr>
              <w:r>
                <w:t xml:space="preserve">Microsoft. (2026). </w:t>
              </w:r>
              <w:r>
                <w:rPr>
                  <w:i/>
                </w:rPr>
                <w:t>Azure Active Directory B2C pricing</w:t>
              </w:r>
              <w:r>
                <w:t xml:space="preserve">. </w:t>
              </w:r>
              <w:r>
                <w:rPr>
                  <w:noProof/>
                </w:rPr>
                <w:t>Obtenido de https://azure.microsoft.com/en-us/pricing/details/active-directory/external-identities/</w:t>
              </w:r>
            </w:p>
            <w:p w14:paraId="2840C0BB" w14:textId="77777777" w:rsidR="00000000" w:rsidRDefault="00000000">
              <w:pPr>
                <w:pStyle w:val="Bibliografa"/>
                <w:ind w:left="720" w:hanging="720"/>
                <w:rPr>
                  <w:noProof/>
                </w:rPr>
              </w:pPr>
              <w:r>
                <w:t xml:space="preserve">Microsoft. (2026). </w:t>
              </w:r>
              <w:r>
                <w:rPr>
                  <w:i/>
                </w:rPr>
                <w:t>Azure AI Document Intelligence pricing</w:t>
              </w:r>
              <w:r>
                <w:t xml:space="preserve">. </w:t>
              </w:r>
              <w:r>
                <w:rPr>
                  <w:noProof/>
                </w:rPr>
                <w:t>Obtenido de https://azure.microsoft.com/en-us/pricing/details/document-intelligence/</w:t>
              </w:r>
            </w:p>
            <w:p w14:paraId="572E864C" w14:textId="77777777" w:rsidR="00000000" w:rsidRDefault="00000000">
              <w:pPr>
                <w:pStyle w:val="Bibliografa"/>
                <w:ind w:left="720" w:hanging="720"/>
                <w:rPr>
                  <w:noProof/>
                </w:rPr>
              </w:pPr>
              <w:r>
                <w:t xml:space="preserve">Microsoft. (24 de Febrero de 2026). </w:t>
              </w:r>
              <w:r>
                <w:rPr>
                  <w:i/>
                </w:rPr>
                <w:t>Azure App Service on Windows pricing</w:t>
              </w:r>
              <w:r>
                <w:t xml:space="preserve">. </w:t>
              </w:r>
              <w:r>
                <w:rPr>
                  <w:noProof/>
                </w:rPr>
                <w:t>Obtenido de Microsoft Azure: https://azure.microsoft.com/en-us/pricing/details/app-service/windows/</w:t>
              </w:r>
            </w:p>
            <w:p w14:paraId="2EE2EC93" w14:textId="77777777" w:rsidR="00000000" w:rsidRDefault="00000000">
              <w:pPr>
                <w:pStyle w:val="Bibliografa"/>
                <w:ind w:left="720" w:hanging="720"/>
                <w:rPr>
                  <w:noProof/>
                </w:rPr>
              </w:pPr>
              <w:r>
                <w:t xml:space="preserve">Microsoft. (2026). </w:t>
              </w:r>
              <w:r>
                <w:rPr>
                  <w:i/>
                </w:rPr>
                <w:t>Azure Blob Storage pricing</w:t>
              </w:r>
              <w:r>
                <w:t xml:space="preserve">. </w:t>
              </w:r>
              <w:r>
                <w:rPr>
                  <w:noProof/>
                </w:rPr>
                <w:t>Obtenido de https://azure.microsoft.com/en-us/pricing/details/storage/blobs/</w:t>
              </w:r>
            </w:p>
            <w:p w14:paraId="529A8A82" w14:textId="77777777" w:rsidR="00000000" w:rsidRDefault="00000000">
              <w:pPr>
                <w:pStyle w:val="Bibliografa"/>
                <w:ind w:left="720" w:hanging="720"/>
                <w:rPr>
                  <w:noProof/>
                </w:rPr>
              </w:pPr>
              <w:r>
                <w:t xml:space="preserve">Microsoft. (2026). </w:t>
              </w:r>
              <w:r>
                <w:rPr>
                  <w:i/>
                </w:rPr>
                <w:t>Azure Key Vault pricing</w:t>
              </w:r>
              <w:r>
                <w:t xml:space="preserve">. </w:t>
              </w:r>
              <w:r>
                <w:rPr>
                  <w:noProof/>
                </w:rPr>
                <w:t>Obtenido de https://azure.microsoft.com/en-us/pricing/details/key-vault/</w:t>
              </w:r>
            </w:p>
            <w:p w14:paraId="0DC08588" w14:textId="77777777" w:rsidR="00000000" w:rsidRDefault="00000000">
              <w:pPr>
                <w:pStyle w:val="Bibliografa"/>
                <w:ind w:left="720" w:hanging="720"/>
                <w:rPr>
                  <w:noProof/>
                </w:rPr>
              </w:pPr>
              <w:r>
                <w:rPr>
                  <w:noProof/>
                </w:rPr>
                <w:t xml:space="preserve">Microsoft. (2026). </w:t>
              </w:r>
              <w:r>
                <w:rPr>
                  <w:i/>
                  <w:iCs/>
                  <w:noProof/>
                </w:rPr>
                <w:t>Azure Maps pricing</w:t>
              </w:r>
              <w:r>
                <w:rPr>
                  <w:noProof/>
                </w:rPr>
                <w:t>. Obtenido de https://azure.microsoft.com/en-us/pricing/details/azure-maps/</w:t>
              </w:r>
            </w:p>
            <w:p w14:paraId="2DCF5FE4" w14:textId="77777777" w:rsidR="00000000" w:rsidRDefault="00000000">
              <w:pPr>
                <w:pStyle w:val="Bibliografa"/>
                <w:ind w:left="720" w:hanging="720"/>
                <w:rPr>
                  <w:noProof/>
                </w:rPr>
              </w:pPr>
              <w:r>
                <w:rPr>
                  <w:noProof/>
                </w:rPr>
                <w:t xml:space="preserve">Microsoft. (24 de Febero de 2026). </w:t>
              </w:r>
              <w:r>
                <w:rPr>
                  <w:i/>
                  <w:iCs/>
                  <w:noProof/>
                </w:rPr>
                <w:t>Azure SQL Database pricing</w:t>
              </w:r>
              <w:r>
                <w:rPr>
                  <w:noProof/>
                </w:rPr>
                <w:t>. Obtenido de Microsoft Azure: https://azure.microsoft.com/en-us/pricing/details/azure-sql-database/single/</w:t>
              </w:r>
            </w:p>
            <w:p w14:paraId="079E6B20" w14:textId="77777777" w:rsidR="00000000" w:rsidRDefault="00000000">
              <w:pPr>
                <w:pStyle w:val="Bibliografa"/>
                <w:ind w:left="720" w:hanging="720"/>
                <w:rPr>
                  <w:noProof/>
                </w:rPr>
              </w:pPr>
              <w:r>
                <w:rPr>
                  <w:noProof/>
                </w:rPr>
                <w:t xml:space="preserve">Microsoft. (4 de Marzo de 2026). </w:t>
              </w:r>
              <w:r>
                <w:rPr>
                  <w:i/>
                  <w:iCs/>
                  <w:noProof/>
                </w:rPr>
                <w:t>Bandwidth pricing</w:t>
              </w:r>
              <w:r>
                <w:rPr>
                  <w:noProof/>
                </w:rPr>
                <w:t>. Obtenido de Microsoft Azure: https://azure.microsoft.com/en-us/pricing/details/bandwidth/</w:t>
              </w:r>
            </w:p>
            <w:p w14:paraId="63804E10" w14:textId="77777777" w:rsidR="00000000" w:rsidRDefault="00000000">
              <w:pPr>
                <w:pStyle w:val="Bibliografa"/>
                <w:ind w:left="720" w:hanging="720"/>
                <w:rPr>
                  <w:noProof/>
                </w:rPr>
              </w:pPr>
              <w:r>
                <w:rPr>
                  <w:noProof/>
                </w:rPr>
                <w:t xml:space="preserve">Microsoft. (2026 de Febero de 2026). </w:t>
              </w:r>
              <w:r>
                <w:rPr>
                  <w:i/>
                  <w:iCs/>
                  <w:noProof/>
                </w:rPr>
                <w:t>Why Azure vs. AWS. Microsoft Azure</w:t>
              </w:r>
              <w:r>
                <w:rPr>
                  <w:noProof/>
                </w:rPr>
                <w:t>. Obtenido de Microsoft Azure: https://azure.microsoft.com/en-us/pricing/azure-vs-aws</w:t>
              </w:r>
            </w:p>
            <w:p w14:paraId="4C3FB8CB" w14:textId="77777777" w:rsidR="00000000" w:rsidRDefault="00000000">
              <w:pPr>
                <w:pStyle w:val="Bibliografa"/>
                <w:ind w:left="720" w:hanging="720"/>
                <w:rPr>
                  <w:noProof/>
                </w:rPr>
              </w:pPr>
              <w:r>
                <w:rPr>
                  <w:noProof/>
                </w:rPr>
                <w:lastRenderedPageBreak/>
                <w:t xml:space="preserve">MIVED. (10 de Marzo de 2026a). </w:t>
              </w:r>
              <w:r>
                <w:rPr>
                  <w:i/>
                  <w:iCs/>
                  <w:noProof/>
                </w:rPr>
                <w:t>Emisión de licencia de construcción.</w:t>
              </w:r>
              <w:r>
                <w:rPr>
                  <w:noProof/>
                </w:rPr>
                <w:t xml:space="preserve"> Obtenido de Ministerio de Vivienda y Edificaciones.: https://mived.gob.do/emision-de-licencia-de-construccion/</w:t>
              </w:r>
            </w:p>
            <w:p w14:paraId="43A11CB0" w14:textId="77777777" w:rsidR="00000000" w:rsidRDefault="00000000">
              <w:pPr>
                <w:pStyle w:val="Bibliografa"/>
                <w:ind w:left="720" w:hanging="720"/>
                <w:rPr>
                  <w:noProof/>
                </w:rPr>
              </w:pPr>
              <w:r>
                <w:rPr>
                  <w:noProof/>
                </w:rPr>
                <w:t xml:space="preserve">MIVED. (10 de Marzo de 2026b). </w:t>
              </w:r>
              <w:r>
                <w:rPr>
                  <w:i/>
                  <w:iCs/>
                  <w:noProof/>
                </w:rPr>
                <w:t>Permiso de inicio de construcción.</w:t>
              </w:r>
              <w:r>
                <w:rPr>
                  <w:noProof/>
                </w:rPr>
                <w:t xml:space="preserve"> Obtenido de Ministerio de Vivienda y Edificaciones.: https://mived.gob.do/permiso-de-inicio-de-construccion/</w:t>
              </w:r>
            </w:p>
            <w:p w14:paraId="16D656B8" w14:textId="77777777" w:rsidR="00000000" w:rsidRDefault="00000000">
              <w:pPr>
                <w:pStyle w:val="Bibliografa"/>
                <w:ind w:left="720" w:hanging="720"/>
                <w:rPr>
                  <w:noProof/>
                </w:rPr>
              </w:pPr>
              <w:r>
                <w:rPr>
                  <w:noProof/>
                </w:rPr>
                <w:t xml:space="preserve">MIVED, M. d. (2025). </w:t>
              </w:r>
              <w:r>
                <w:rPr>
                  <w:i/>
                  <w:iCs/>
                  <w:noProof/>
                </w:rPr>
                <w:t>VIVIENDA SEGURA</w:t>
              </w:r>
              <w:r>
                <w:rPr>
                  <w:noProof/>
                </w:rPr>
                <w:t>. Obtenido de https://viviendasegura.mived.gob.do/</w:t>
              </w:r>
            </w:p>
            <w:p w14:paraId="37C98EF6" w14:textId="77777777" w:rsidR="00000000" w:rsidRDefault="00000000">
              <w:pPr>
                <w:pStyle w:val="Bibliografa"/>
                <w:ind w:left="720" w:hanging="720"/>
                <w:rPr>
                  <w:noProof/>
                </w:rPr>
              </w:pPr>
              <w:r>
                <w:t xml:space="preserve">Namecheap. (3 de Marzo de 2026). </w:t>
              </w:r>
              <w:r>
                <w:rPr>
                  <w:i/>
                </w:rPr>
                <w:t>Domain name search and pricing</w:t>
              </w:r>
              <w:r>
                <w:t xml:space="preserve">. </w:t>
              </w:r>
              <w:r>
                <w:rPr>
                  <w:noProof/>
                </w:rPr>
                <w:t>Obtenido de https://www.namecheap.com/domains/</w:t>
              </w:r>
            </w:p>
            <w:p w14:paraId="4A7E3D19" w14:textId="77777777" w:rsidR="00000000" w:rsidRDefault="00000000">
              <w:pPr>
                <w:pStyle w:val="Bibliografa"/>
                <w:ind w:left="720" w:hanging="720"/>
                <w:rPr>
                  <w:noProof/>
                </w:rPr>
              </w:pPr>
              <w:r>
                <w:rPr>
                  <w:noProof/>
                </w:rPr>
                <w:t xml:space="preserve">Namecheap. (2026). </w:t>
              </w:r>
              <w:r>
                <w:rPr>
                  <w:i/>
                  <w:iCs/>
                  <w:noProof/>
                </w:rPr>
                <w:t>SSL certificates</w:t>
              </w:r>
              <w:r>
                <w:rPr>
                  <w:noProof/>
                </w:rPr>
                <w:t>. Obtenido de https://www.namecheap.com/security/ssl-certificates/</w:t>
              </w:r>
            </w:p>
            <w:p w14:paraId="67FAB7BB" w14:textId="77777777" w:rsidR="00000000" w:rsidRDefault="00000000">
              <w:pPr>
                <w:pStyle w:val="Bibliografa"/>
                <w:ind w:left="720" w:hanging="720"/>
                <w:rPr>
                  <w:noProof/>
                </w:rPr>
              </w:pPr>
              <w:r>
                <w:rPr>
                  <w:noProof/>
                </w:rPr>
                <w:t xml:space="preserve">OGTIC, O. G. (2022). </w:t>
              </w:r>
              <w:r>
                <w:rPr>
                  <w:i/>
                  <w:iCs/>
                  <w:noProof/>
                </w:rPr>
                <w:t>Agenda Digital 2030.</w:t>
              </w:r>
              <w:r>
                <w:rPr>
                  <w:noProof/>
                </w:rPr>
                <w:t xml:space="preserve"> Obtenido de Gobierno de la República Dominicana: https://publications.iadb.org/publications/spanish/document/Prioridades-para-la-digitalizacion-empresarial-en-America-Latina-y-el-Caribe.pdf</w:t>
              </w:r>
            </w:p>
            <w:p w14:paraId="18675DFF" w14:textId="77777777" w:rsidR="00000000" w:rsidRDefault="00000000">
              <w:pPr>
                <w:pStyle w:val="Bibliografa"/>
                <w:ind w:left="720" w:hanging="720"/>
                <w:rPr>
                  <w:noProof/>
                </w:rPr>
              </w:pPr>
              <w:r>
                <w:rPr>
                  <w:noProof/>
                </w:rPr>
                <w:t xml:space="preserve">OGTIC, O. G. (2025). </w:t>
              </w:r>
              <w:r>
                <w:rPr>
                  <w:i/>
                  <w:iCs/>
                  <w:noProof/>
                </w:rPr>
                <w:t>NORTIC A7: Norma para la administración de la seguridad de las tecnologías de la información y comunicación en el Estado dominicano.</w:t>
              </w:r>
              <w:r>
                <w:rPr>
                  <w:noProof/>
                </w:rPr>
                <w:t xml:space="preserve"> Obtenido de https://ogtic.gob.do/wp-content/uploads/2025/12/NORTIC-A7_2025.pdf</w:t>
              </w:r>
            </w:p>
            <w:p w14:paraId="36202A30" w14:textId="77777777" w:rsidR="00000000" w:rsidRDefault="00000000">
              <w:pPr>
                <w:pStyle w:val="Bibliografa"/>
                <w:ind w:left="720" w:hanging="720"/>
                <w:rPr>
                  <w:noProof/>
                </w:rPr>
              </w:pPr>
              <w:r>
                <w:rPr>
                  <w:noProof/>
                </w:rPr>
                <w:t xml:space="preserve">ONE, O. (2025). </w:t>
              </w:r>
              <w:r>
                <w:rPr>
                  <w:i/>
                  <w:iCs/>
                  <w:noProof/>
                </w:rPr>
                <w:t>Construcción y actividades inmobiliarias: Series estadísticas 2013–2025.</w:t>
              </w:r>
              <w:r>
                <w:rPr>
                  <w:noProof/>
                </w:rPr>
                <w:t xml:space="preserve"> Obtenido de https://www.one.gob.do/datos-y-estadisticas/temas/estadisticas-economicas/estadisticas-sectoriales/construccion-y-actividades-inmobiliarias/</w:t>
              </w:r>
            </w:p>
            <w:p w14:paraId="2EFFD40E" w14:textId="77777777" w:rsidR="00000000" w:rsidRDefault="00000000">
              <w:pPr>
                <w:pStyle w:val="Bibliografa"/>
                <w:ind w:left="720" w:hanging="720"/>
              </w:pPr>
              <w:r>
                <w:t xml:space="preserve">Payscale. (2026). </w:t>
              </w:r>
              <w:r>
                <w:rPr>
                  <w:i/>
                </w:rPr>
                <w:t>Average Software Engineer Salary in Dominican Republic</w:t>
              </w:r>
              <w:r>
                <w:t>. Obtenido de https://www.payscale.com/</w:t>
              </w:r>
            </w:p>
            <w:p w14:paraId="226A8D15" w14:textId="77777777" w:rsidR="00000000" w:rsidRDefault="00000000">
              <w:pPr>
                <w:pStyle w:val="Bibliografa"/>
                <w:ind w:left="720" w:hanging="720"/>
              </w:pPr>
              <w:r>
                <w:t xml:space="preserve">Sommerville, I. (2011). </w:t>
              </w:r>
              <w:r>
                <w:rPr>
                  <w:i/>
                </w:rPr>
                <w:t>Software engineering (9.ª ed.).</w:t>
              </w:r>
              <w:r>
                <w:t xml:space="preserve"> Pearson.</w:t>
              </w:r>
            </w:p>
            <w:p w14:paraId="6910E64D" w14:textId="77777777" w:rsidR="00000000" w:rsidRDefault="00000000">
              <w:pPr>
                <w:pStyle w:val="Bibliografa"/>
                <w:ind w:left="720" w:hanging="720"/>
                <w:rPr>
                  <w:noProof/>
                </w:rPr>
              </w:pPr>
              <w:r>
                <w:rPr>
                  <w:noProof/>
                </w:rPr>
                <w:t xml:space="preserve">Suprema Corte de Justicia de la República Dominica. (2009). </w:t>
              </w:r>
              <w:r>
                <w:rPr>
                  <w:i/>
                  <w:iCs/>
                  <w:noProof/>
                </w:rPr>
                <w:t>Resolución No. 628-2009: Reglamento General de Mensuras Catastrales. Jurisdicción Inmobiliaria.</w:t>
              </w:r>
              <w:r>
                <w:rPr>
                  <w:noProof/>
                </w:rPr>
                <w:t xml:space="preserve"> Obtenido de https://docs.republica-dominicana.justia.com/nacionales/reglamentos/resolucion-no-628-2009.pdf</w:t>
              </w:r>
            </w:p>
            <w:p w14:paraId="0DE283EA" w14:textId="77777777" w:rsidR="00A755C4" w:rsidRPr="00B531F2" w:rsidRDefault="00A755C4" w:rsidP="00A755C4">
              <w:pPr>
                <w:ind w:firstLine="0"/>
              </w:pPr>
              <w:r w:rsidRPr="006F3880">
                <w:rPr>
                  <w:b/>
                  <w:sz w:val="20"/>
                  <w:szCs w:val="20"/>
                </w:rPr>
                <w:fldChar w:fldCharType="end"/>
              </w:r>
            </w:p>
          </w:sdtContent>
        </w:sdt>
      </w:sdtContent>
    </w:sdt>
    <w:p w14:paraId="45EB6945" w14:textId="77777777" w:rsidR="00A755C4" w:rsidRPr="00B531F2" w:rsidRDefault="00A755C4" w:rsidP="00A755C4">
      <w:pPr>
        <w:ind w:firstLine="0"/>
      </w:pPr>
    </w:p>
    <w:p w14:paraId="73325DEC" w14:textId="77777777" w:rsidR="00E26C3A" w:rsidRPr="00B531F2" w:rsidRDefault="00A755C4" w:rsidP="00A755C4">
      <w:pPr>
        <w:spacing w:before="120" w:after="200" w:line="264" w:lineRule="auto"/>
        <w:ind w:firstLine="0"/>
      </w:pPr>
      <w:r w:rsidRPr="00B531F2">
        <w:br w:type="page"/>
      </w:r>
    </w:p>
    <w:sectPr w:rsidR="00E26C3A" w:rsidRPr="00B531F2" w:rsidSect="00BF1EC1">
      <w:headerReference w:type="default" r:id="rId14"/>
      <w:headerReference w:type="first" r:id="rId15"/>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8C8F9" w14:textId="77777777" w:rsidR="00EF3EBA" w:rsidRPr="00B531F2" w:rsidRDefault="00EF3EBA">
      <w:pPr>
        <w:spacing w:after="0"/>
      </w:pPr>
      <w:r w:rsidRPr="00B531F2">
        <w:separator/>
      </w:r>
    </w:p>
  </w:endnote>
  <w:endnote w:type="continuationSeparator" w:id="0">
    <w:p w14:paraId="5DB06461" w14:textId="77777777" w:rsidR="00EF3EBA" w:rsidRPr="00B531F2" w:rsidRDefault="00EF3EBA">
      <w:pPr>
        <w:spacing w:after="0"/>
      </w:pPr>
      <w:r w:rsidRPr="00B531F2">
        <w:continuationSeparator/>
      </w:r>
    </w:p>
  </w:endnote>
  <w:endnote w:type="continuationNotice" w:id="1">
    <w:p w14:paraId="6DBBE142" w14:textId="77777777" w:rsidR="00EF3EBA" w:rsidRPr="00B531F2" w:rsidRDefault="00EF3EB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HGMinchoE">
    <w:charset w:val="80"/>
    <w:family w:val="modern"/>
    <w:pitch w:val="fixed"/>
    <w:sig w:usb0="E00002FF" w:usb1="2AC7EDFE" w:usb2="00000012" w:usb3="00000000" w:csb0="0002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Google Sans Tex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38695" w14:textId="77777777" w:rsidR="00EF3EBA" w:rsidRPr="00B531F2" w:rsidRDefault="00EF3EBA">
      <w:pPr>
        <w:spacing w:after="0"/>
      </w:pPr>
      <w:r w:rsidRPr="00B531F2">
        <w:separator/>
      </w:r>
    </w:p>
  </w:footnote>
  <w:footnote w:type="continuationSeparator" w:id="0">
    <w:p w14:paraId="4E0318BB" w14:textId="77777777" w:rsidR="00EF3EBA" w:rsidRPr="00B531F2" w:rsidRDefault="00EF3EBA">
      <w:pPr>
        <w:spacing w:after="0"/>
      </w:pPr>
      <w:r w:rsidRPr="00B531F2">
        <w:continuationSeparator/>
      </w:r>
    </w:p>
  </w:footnote>
  <w:footnote w:type="continuationNotice" w:id="1">
    <w:p w14:paraId="7EA77D01" w14:textId="77777777" w:rsidR="00EF3EBA" w:rsidRPr="00B531F2" w:rsidRDefault="00EF3EB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9058167"/>
      <w:docPartObj>
        <w:docPartGallery w:val="Page Numbers (Top of Page)"/>
        <w:docPartUnique/>
      </w:docPartObj>
    </w:sdtPr>
    <w:sdtContent>
      <w:p w14:paraId="10C4BD82" w14:textId="6D34E79D" w:rsidR="003F783C" w:rsidRPr="00B531F2" w:rsidRDefault="003F783C">
        <w:pPr>
          <w:pStyle w:val="Encabezado"/>
          <w:jc w:val="right"/>
        </w:pPr>
        <w:r w:rsidRPr="00B531F2">
          <w:fldChar w:fldCharType="begin"/>
        </w:r>
        <w:r w:rsidRPr="00B531F2">
          <w:instrText>PAGE   \* MERGEFORMAT</w:instrText>
        </w:r>
        <w:r w:rsidRPr="00B531F2">
          <w:fldChar w:fldCharType="separate"/>
        </w:r>
        <w:r w:rsidRPr="00B531F2">
          <w:t>2</w:t>
        </w:r>
        <w:r w:rsidRPr="00B531F2">
          <w:fldChar w:fldCharType="end"/>
        </w:r>
      </w:p>
    </w:sdtContent>
  </w:sdt>
  <w:p w14:paraId="0E37C140" w14:textId="3D79B91A" w:rsidR="002F68FC" w:rsidRPr="00B531F2" w:rsidRDefault="002F68F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9373406"/>
      <w:docPartObj>
        <w:docPartGallery w:val="Page Numbers (Top of Page)"/>
        <w:docPartUnique/>
      </w:docPartObj>
    </w:sdtPr>
    <w:sdtContent>
      <w:p w14:paraId="7A5BA4FD" w14:textId="3D126E67" w:rsidR="002A7233" w:rsidRPr="00B531F2" w:rsidRDefault="002A7233">
        <w:pPr>
          <w:pStyle w:val="Encabezado"/>
          <w:jc w:val="right"/>
        </w:pPr>
        <w:r w:rsidRPr="00B531F2">
          <w:fldChar w:fldCharType="begin"/>
        </w:r>
        <w:r w:rsidRPr="00B531F2">
          <w:instrText>PAGE   \* MERGEFORMAT</w:instrText>
        </w:r>
        <w:r w:rsidRPr="00B531F2">
          <w:fldChar w:fldCharType="separate"/>
        </w:r>
        <w:r w:rsidRPr="00B531F2">
          <w:t>2</w:t>
        </w:r>
        <w:r w:rsidRPr="00B531F2">
          <w:fldChar w:fldCharType="end"/>
        </w:r>
      </w:p>
    </w:sdtContent>
  </w:sdt>
  <w:p w14:paraId="4E537C13" w14:textId="29A1C894" w:rsidR="002F68FC" w:rsidRPr="00B531F2" w:rsidRDefault="002F68FC">
    <w:pPr>
      <w:pStyle w:val="Encabezado"/>
    </w:pPr>
  </w:p>
</w:hdr>
</file>

<file path=word/intelligence2.xml><?xml version="1.0" encoding="utf-8"?>
<int2:intelligence xmlns:int2="http://schemas.microsoft.com/office/intelligence/2020/intelligence" xmlns:oel="http://schemas.microsoft.com/office/2019/extlst">
  <int2:observations>
    <int2:textHash int2:hashCode="iIT9MNZOXPlwVM" int2:id="7fwhIlUC">
      <int2:state int2:value="Rejected" int2:type="AugLoop_Text_Critique"/>
    </int2:textHash>
    <int2:textHash int2:hashCode="obkJ7BzBHM5Awo" int2:id="ZQXqKQVB">
      <int2:state int2:value="Rejected" int2:type="spell"/>
    </int2:textHash>
    <int2:textHash int2:hashCode="o9WDS2gllYTNX6" int2:id="f54IIszp">
      <int2:state int2:value="Rejected" int2:type="AugLoop_Text_Critique"/>
    </int2:textHash>
    <int2:textHash int2:hashCode="wDZy9bzRVJdBy6" int2:id="oFrqHlIu">
      <int2:state int2:value="Rejected" int2:type="spell"/>
    </int2:textHash>
    <int2:textHash int2:hashCode="ORyx4HxfH04wAO" int2:id="yy7lTCn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EF4EAF8"/>
    <w:lvl w:ilvl="0">
      <w:start w:val="1"/>
      <w:numFmt w:val="bullet"/>
      <w:pStyle w:val="Listaconvietas2"/>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B6348C2E"/>
    <w:lvl w:ilvl="0">
      <w:start w:val="1"/>
      <w:numFmt w:val="decimal"/>
      <w:pStyle w:val="Listaconnmeros"/>
      <w:lvlText w:val="%1."/>
      <w:lvlJc w:val="left"/>
      <w:pPr>
        <w:tabs>
          <w:tab w:val="num" w:pos="360"/>
        </w:tabs>
        <w:ind w:left="360" w:hanging="360"/>
      </w:pPr>
    </w:lvl>
  </w:abstractNum>
  <w:abstractNum w:abstractNumId="2" w15:restartNumberingAfterBreak="0">
    <w:nsid w:val="01A66501"/>
    <w:multiLevelType w:val="hybridMultilevel"/>
    <w:tmpl w:val="1C54490E"/>
    <w:lvl w:ilvl="0" w:tplc="30848FA8">
      <w:start w:val="1"/>
      <w:numFmt w:val="lowerLetter"/>
      <w:pStyle w:val="Listaconvietas"/>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33F3115"/>
    <w:multiLevelType w:val="hybridMultilevel"/>
    <w:tmpl w:val="82AC87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4167383"/>
    <w:multiLevelType w:val="hybridMultilevel"/>
    <w:tmpl w:val="868ADE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3571E2"/>
    <w:multiLevelType w:val="multilevel"/>
    <w:tmpl w:val="77E4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C25F3"/>
    <w:multiLevelType w:val="multilevel"/>
    <w:tmpl w:val="31DAED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5DE4BBE"/>
    <w:multiLevelType w:val="hybridMultilevel"/>
    <w:tmpl w:val="D10A15D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A300FD3"/>
    <w:multiLevelType w:val="multilevel"/>
    <w:tmpl w:val="7A2C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03202E"/>
    <w:multiLevelType w:val="multilevel"/>
    <w:tmpl w:val="7DDE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B70A3F"/>
    <w:multiLevelType w:val="hybridMultilevel"/>
    <w:tmpl w:val="6F383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AE0C24"/>
    <w:multiLevelType w:val="hybridMultilevel"/>
    <w:tmpl w:val="9A8C7AEC"/>
    <w:lvl w:ilvl="0" w:tplc="1DD000B0">
      <w:start w:val="1"/>
      <w:numFmt w:val="decimal"/>
      <w:lvlText w:val="S-%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31F37C8"/>
    <w:multiLevelType w:val="hybridMultilevel"/>
    <w:tmpl w:val="42C4D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77479C"/>
    <w:multiLevelType w:val="multilevel"/>
    <w:tmpl w:val="EC2A8A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C31F76"/>
    <w:multiLevelType w:val="multilevel"/>
    <w:tmpl w:val="54548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19171A"/>
    <w:multiLevelType w:val="hybridMultilevel"/>
    <w:tmpl w:val="F9B4F032"/>
    <w:lvl w:ilvl="0" w:tplc="5F769478">
      <w:start w:val="1"/>
      <w:numFmt w:val="decimal"/>
      <w:lvlText w:val="D-%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9407313"/>
    <w:multiLevelType w:val="hybridMultilevel"/>
    <w:tmpl w:val="03DC5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F5649A"/>
    <w:multiLevelType w:val="multilevel"/>
    <w:tmpl w:val="7196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1D52D3"/>
    <w:multiLevelType w:val="hybridMultilevel"/>
    <w:tmpl w:val="4F587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CB4F04"/>
    <w:multiLevelType w:val="multilevel"/>
    <w:tmpl w:val="3C282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490EC8"/>
    <w:multiLevelType w:val="multilevel"/>
    <w:tmpl w:val="66DA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4B20133"/>
    <w:multiLevelType w:val="hybridMultilevel"/>
    <w:tmpl w:val="6F0A5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774C72"/>
    <w:multiLevelType w:val="multilevel"/>
    <w:tmpl w:val="FFE6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19272E"/>
    <w:multiLevelType w:val="multilevel"/>
    <w:tmpl w:val="892A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C032AAA"/>
    <w:multiLevelType w:val="multilevel"/>
    <w:tmpl w:val="0EC4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57478C"/>
    <w:multiLevelType w:val="multilevel"/>
    <w:tmpl w:val="F9A0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3325A1"/>
    <w:multiLevelType w:val="multilevel"/>
    <w:tmpl w:val="9EAEF7DC"/>
    <w:styleLink w:val="EstiloA"/>
    <w:lvl w:ilvl="0">
      <w:start w:val="1"/>
      <w:numFmt w:val="decimal"/>
      <w:lvlText w:val="%1"/>
      <w:lvlJc w:val="left"/>
      <w:pPr>
        <w:ind w:left="720" w:hanging="360"/>
      </w:pPr>
      <w:rPr>
        <w:rFonts w:hint="default"/>
      </w:rPr>
    </w:lvl>
    <w:lvl w:ilvl="1">
      <w:start w:val="1"/>
      <w:numFmt w:val="decimal"/>
      <w:lvlText w:val="%1.%2"/>
      <w:lvlJc w:val="left"/>
      <w:pPr>
        <w:ind w:left="2250" w:hanging="360"/>
      </w:pPr>
      <w:rPr>
        <w:rFonts w:hint="default"/>
      </w:rPr>
    </w:lvl>
    <w:lvl w:ilvl="2">
      <w:start w:val="1"/>
      <w:numFmt w:val="decimal"/>
      <w:lvlText w:val="%1.%2.%3"/>
      <w:lvlJc w:val="right"/>
      <w:pPr>
        <w:ind w:left="1080" w:hanging="180"/>
      </w:pPr>
      <w:rPr>
        <w:rFonts w:hint="default"/>
      </w:rPr>
    </w:lvl>
    <w:lvl w:ilvl="3">
      <w:start w:val="1"/>
      <w:numFmt w:val="decimal"/>
      <w:lvlText w:val="%1.%2.%3.%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2E442B4D"/>
    <w:multiLevelType w:val="multilevel"/>
    <w:tmpl w:val="BB62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F7C5AA5"/>
    <w:multiLevelType w:val="multilevel"/>
    <w:tmpl w:val="6A966A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312937CA"/>
    <w:multiLevelType w:val="multilevel"/>
    <w:tmpl w:val="F5A67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A77E12"/>
    <w:multiLevelType w:val="multilevel"/>
    <w:tmpl w:val="43B87696"/>
    <w:styleLink w:val="Estilo1"/>
    <w:lvl w:ilvl="0">
      <w:start w:val="1"/>
      <w:numFmt w:val="decimal"/>
      <w:pStyle w:val="Ttulo2"/>
      <w:lvlText w:val="%1"/>
      <w:lvlJc w:val="left"/>
      <w:pPr>
        <w:ind w:left="0" w:firstLine="0"/>
      </w:pPr>
      <w:rPr>
        <w:rFonts w:hint="default"/>
      </w:rPr>
    </w:lvl>
    <w:lvl w:ilvl="1">
      <w:start w:val="1"/>
      <w:numFmt w:val="decimal"/>
      <w:pStyle w:val="Ttulo3"/>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pStyle w:val="Ttulo5"/>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31" w15:restartNumberingAfterBreak="0">
    <w:nsid w:val="3359181C"/>
    <w:multiLevelType w:val="multilevel"/>
    <w:tmpl w:val="46302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F64A3D"/>
    <w:multiLevelType w:val="hybridMultilevel"/>
    <w:tmpl w:val="88D4B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0D5BA0"/>
    <w:multiLevelType w:val="hybridMultilevel"/>
    <w:tmpl w:val="C1C09A70"/>
    <w:lvl w:ilvl="0" w:tplc="540A0001">
      <w:start w:val="1"/>
      <w:numFmt w:val="bullet"/>
      <w:lvlText w:val=""/>
      <w:lvlJc w:val="left"/>
      <w:pPr>
        <w:ind w:left="1440" w:hanging="360"/>
      </w:pPr>
      <w:rPr>
        <w:rFonts w:ascii="Symbol" w:hAnsi="Symbol" w:hint="default"/>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34" w15:restartNumberingAfterBreak="0">
    <w:nsid w:val="39023E5F"/>
    <w:multiLevelType w:val="multilevel"/>
    <w:tmpl w:val="0A90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B5173D"/>
    <w:multiLevelType w:val="multilevel"/>
    <w:tmpl w:val="4DFA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AD37851"/>
    <w:multiLevelType w:val="multilevel"/>
    <w:tmpl w:val="129084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7" w15:restartNumberingAfterBreak="0">
    <w:nsid w:val="3B085B68"/>
    <w:multiLevelType w:val="multilevel"/>
    <w:tmpl w:val="00E0FC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DC17BC"/>
    <w:multiLevelType w:val="multilevel"/>
    <w:tmpl w:val="57EA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C233D31"/>
    <w:multiLevelType w:val="multilevel"/>
    <w:tmpl w:val="90BA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08D1E4D"/>
    <w:multiLevelType w:val="hybridMultilevel"/>
    <w:tmpl w:val="3414684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6C94701"/>
    <w:multiLevelType w:val="hybridMultilevel"/>
    <w:tmpl w:val="6666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75010AE"/>
    <w:multiLevelType w:val="multilevel"/>
    <w:tmpl w:val="3C10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121B57"/>
    <w:multiLevelType w:val="hybridMultilevel"/>
    <w:tmpl w:val="FA74E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9EC1CF0"/>
    <w:multiLevelType w:val="multilevel"/>
    <w:tmpl w:val="CADC0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E20659"/>
    <w:multiLevelType w:val="multilevel"/>
    <w:tmpl w:val="779E8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BB11427"/>
    <w:multiLevelType w:val="multilevel"/>
    <w:tmpl w:val="BCBA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8C53C5"/>
    <w:multiLevelType w:val="multilevel"/>
    <w:tmpl w:val="D64A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DC5EA6"/>
    <w:multiLevelType w:val="hybridMultilevel"/>
    <w:tmpl w:val="B7FA79F6"/>
    <w:lvl w:ilvl="0" w:tplc="540A000F">
      <w:start w:val="1"/>
      <w:numFmt w:val="decimal"/>
      <w:lvlText w:val="%1."/>
      <w:lvlJc w:val="left"/>
      <w:pPr>
        <w:ind w:left="1440" w:hanging="360"/>
      </w:pPr>
    </w:lvl>
    <w:lvl w:ilvl="1" w:tplc="540A0019" w:tentative="1">
      <w:start w:val="1"/>
      <w:numFmt w:val="lowerLetter"/>
      <w:lvlText w:val="%2."/>
      <w:lvlJc w:val="left"/>
      <w:pPr>
        <w:ind w:left="2160" w:hanging="360"/>
      </w:pPr>
    </w:lvl>
    <w:lvl w:ilvl="2" w:tplc="540A001B" w:tentative="1">
      <w:start w:val="1"/>
      <w:numFmt w:val="lowerRoman"/>
      <w:lvlText w:val="%3."/>
      <w:lvlJc w:val="right"/>
      <w:pPr>
        <w:ind w:left="2880" w:hanging="180"/>
      </w:pPr>
    </w:lvl>
    <w:lvl w:ilvl="3" w:tplc="540A000F" w:tentative="1">
      <w:start w:val="1"/>
      <w:numFmt w:val="decimal"/>
      <w:lvlText w:val="%4."/>
      <w:lvlJc w:val="left"/>
      <w:pPr>
        <w:ind w:left="3600" w:hanging="360"/>
      </w:pPr>
    </w:lvl>
    <w:lvl w:ilvl="4" w:tplc="540A0019" w:tentative="1">
      <w:start w:val="1"/>
      <w:numFmt w:val="lowerLetter"/>
      <w:lvlText w:val="%5."/>
      <w:lvlJc w:val="left"/>
      <w:pPr>
        <w:ind w:left="4320" w:hanging="360"/>
      </w:pPr>
    </w:lvl>
    <w:lvl w:ilvl="5" w:tplc="540A001B" w:tentative="1">
      <w:start w:val="1"/>
      <w:numFmt w:val="lowerRoman"/>
      <w:lvlText w:val="%6."/>
      <w:lvlJc w:val="right"/>
      <w:pPr>
        <w:ind w:left="5040" w:hanging="180"/>
      </w:pPr>
    </w:lvl>
    <w:lvl w:ilvl="6" w:tplc="540A000F" w:tentative="1">
      <w:start w:val="1"/>
      <w:numFmt w:val="decimal"/>
      <w:lvlText w:val="%7."/>
      <w:lvlJc w:val="left"/>
      <w:pPr>
        <w:ind w:left="5760" w:hanging="360"/>
      </w:pPr>
    </w:lvl>
    <w:lvl w:ilvl="7" w:tplc="540A0019" w:tentative="1">
      <w:start w:val="1"/>
      <w:numFmt w:val="lowerLetter"/>
      <w:lvlText w:val="%8."/>
      <w:lvlJc w:val="left"/>
      <w:pPr>
        <w:ind w:left="6480" w:hanging="360"/>
      </w:pPr>
    </w:lvl>
    <w:lvl w:ilvl="8" w:tplc="540A001B" w:tentative="1">
      <w:start w:val="1"/>
      <w:numFmt w:val="lowerRoman"/>
      <w:lvlText w:val="%9."/>
      <w:lvlJc w:val="right"/>
      <w:pPr>
        <w:ind w:left="7200" w:hanging="180"/>
      </w:pPr>
    </w:lvl>
  </w:abstractNum>
  <w:abstractNum w:abstractNumId="49" w15:restartNumberingAfterBreak="0">
    <w:nsid w:val="53E9640D"/>
    <w:multiLevelType w:val="hybridMultilevel"/>
    <w:tmpl w:val="FA2E38EE"/>
    <w:lvl w:ilvl="0" w:tplc="397C9D42">
      <w:start w:val="1"/>
      <w:numFmt w:val="decimal"/>
      <w:lvlText w:val="RNF-%1."/>
      <w:lvlJc w:val="right"/>
      <w:pPr>
        <w:ind w:left="0" w:hanging="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58D4178"/>
    <w:multiLevelType w:val="multilevel"/>
    <w:tmpl w:val="463021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8365040"/>
    <w:multiLevelType w:val="hybridMultilevel"/>
    <w:tmpl w:val="95846AB2"/>
    <w:lvl w:ilvl="0" w:tplc="A2087436">
      <w:start w:val="1"/>
      <w:numFmt w:val="decimal"/>
      <w:lvlText w:val="RF-%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5A884DCD"/>
    <w:multiLevelType w:val="hybridMultilevel"/>
    <w:tmpl w:val="F08A7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B21593A"/>
    <w:multiLevelType w:val="multilevel"/>
    <w:tmpl w:val="B73A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3F5F21"/>
    <w:multiLevelType w:val="hybridMultilevel"/>
    <w:tmpl w:val="8F148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EFB06ED"/>
    <w:multiLevelType w:val="multilevel"/>
    <w:tmpl w:val="BD68D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F70190B"/>
    <w:multiLevelType w:val="multilevel"/>
    <w:tmpl w:val="DDC4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F475A8"/>
    <w:multiLevelType w:val="multilevel"/>
    <w:tmpl w:val="205C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BC19CC"/>
    <w:multiLevelType w:val="hybridMultilevel"/>
    <w:tmpl w:val="9BE8B9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9593B19"/>
    <w:multiLevelType w:val="multilevel"/>
    <w:tmpl w:val="F20E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557575"/>
    <w:multiLevelType w:val="hybridMultilevel"/>
    <w:tmpl w:val="993AC372"/>
    <w:lvl w:ilvl="0" w:tplc="540A000F">
      <w:start w:val="1"/>
      <w:numFmt w:val="decimal"/>
      <w:lvlText w:val="%1."/>
      <w:lvlJc w:val="left"/>
      <w:pPr>
        <w:ind w:left="1440" w:hanging="360"/>
      </w:pPr>
    </w:lvl>
    <w:lvl w:ilvl="1" w:tplc="540A0019" w:tentative="1">
      <w:start w:val="1"/>
      <w:numFmt w:val="lowerLetter"/>
      <w:lvlText w:val="%2."/>
      <w:lvlJc w:val="left"/>
      <w:pPr>
        <w:ind w:left="2160" w:hanging="360"/>
      </w:pPr>
    </w:lvl>
    <w:lvl w:ilvl="2" w:tplc="540A001B" w:tentative="1">
      <w:start w:val="1"/>
      <w:numFmt w:val="lowerRoman"/>
      <w:lvlText w:val="%3."/>
      <w:lvlJc w:val="right"/>
      <w:pPr>
        <w:ind w:left="2880" w:hanging="180"/>
      </w:pPr>
    </w:lvl>
    <w:lvl w:ilvl="3" w:tplc="540A000F" w:tentative="1">
      <w:start w:val="1"/>
      <w:numFmt w:val="decimal"/>
      <w:lvlText w:val="%4."/>
      <w:lvlJc w:val="left"/>
      <w:pPr>
        <w:ind w:left="3600" w:hanging="360"/>
      </w:pPr>
    </w:lvl>
    <w:lvl w:ilvl="4" w:tplc="540A0019" w:tentative="1">
      <w:start w:val="1"/>
      <w:numFmt w:val="lowerLetter"/>
      <w:lvlText w:val="%5."/>
      <w:lvlJc w:val="left"/>
      <w:pPr>
        <w:ind w:left="4320" w:hanging="360"/>
      </w:pPr>
    </w:lvl>
    <w:lvl w:ilvl="5" w:tplc="540A001B" w:tentative="1">
      <w:start w:val="1"/>
      <w:numFmt w:val="lowerRoman"/>
      <w:lvlText w:val="%6."/>
      <w:lvlJc w:val="right"/>
      <w:pPr>
        <w:ind w:left="5040" w:hanging="180"/>
      </w:pPr>
    </w:lvl>
    <w:lvl w:ilvl="6" w:tplc="540A000F" w:tentative="1">
      <w:start w:val="1"/>
      <w:numFmt w:val="decimal"/>
      <w:lvlText w:val="%7."/>
      <w:lvlJc w:val="left"/>
      <w:pPr>
        <w:ind w:left="5760" w:hanging="360"/>
      </w:pPr>
    </w:lvl>
    <w:lvl w:ilvl="7" w:tplc="540A0019" w:tentative="1">
      <w:start w:val="1"/>
      <w:numFmt w:val="lowerLetter"/>
      <w:lvlText w:val="%8."/>
      <w:lvlJc w:val="left"/>
      <w:pPr>
        <w:ind w:left="6480" w:hanging="360"/>
      </w:pPr>
    </w:lvl>
    <w:lvl w:ilvl="8" w:tplc="540A001B" w:tentative="1">
      <w:start w:val="1"/>
      <w:numFmt w:val="lowerRoman"/>
      <w:lvlText w:val="%9."/>
      <w:lvlJc w:val="right"/>
      <w:pPr>
        <w:ind w:left="7200" w:hanging="180"/>
      </w:pPr>
    </w:lvl>
  </w:abstractNum>
  <w:abstractNum w:abstractNumId="61" w15:restartNumberingAfterBreak="0">
    <w:nsid w:val="6BDF2306"/>
    <w:multiLevelType w:val="multilevel"/>
    <w:tmpl w:val="46302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C6C4B04"/>
    <w:multiLevelType w:val="hybridMultilevel"/>
    <w:tmpl w:val="20548474"/>
    <w:lvl w:ilvl="0" w:tplc="FCE48452">
      <w:start w:val="1"/>
      <w:numFmt w:val="lowerLetter"/>
      <w:pStyle w:val="Estilo10"/>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6D8B35DF"/>
    <w:multiLevelType w:val="hybridMultilevel"/>
    <w:tmpl w:val="C3CABE96"/>
    <w:lvl w:ilvl="0" w:tplc="2F427F4A">
      <w:start w:val="1"/>
      <w:numFmt w:val="decimal"/>
      <w:suff w:val="space"/>
      <w:lvlText w:val="RFFut-%1."/>
      <w:lvlJc w:val="center"/>
      <w:pPr>
        <w:ind w:left="432" w:hanging="72"/>
      </w:pPr>
      <w:rPr>
        <w:rFonts w:hint="default"/>
      </w:rPr>
    </w:lvl>
    <w:lvl w:ilvl="1" w:tplc="04090019" w:tentative="1">
      <w:start w:val="1"/>
      <w:numFmt w:val="lowerLetter"/>
      <w:lvlText w:val="%2."/>
      <w:lvlJc w:val="left"/>
      <w:pPr>
        <w:ind w:left="-144" w:hanging="360"/>
      </w:pPr>
    </w:lvl>
    <w:lvl w:ilvl="2" w:tplc="0409001B" w:tentative="1">
      <w:start w:val="1"/>
      <w:numFmt w:val="lowerRoman"/>
      <w:lvlText w:val="%3."/>
      <w:lvlJc w:val="right"/>
      <w:pPr>
        <w:ind w:left="576" w:hanging="180"/>
      </w:pPr>
    </w:lvl>
    <w:lvl w:ilvl="3" w:tplc="0409000F" w:tentative="1">
      <w:start w:val="1"/>
      <w:numFmt w:val="decimal"/>
      <w:lvlText w:val="%4."/>
      <w:lvlJc w:val="left"/>
      <w:pPr>
        <w:ind w:left="1296" w:hanging="360"/>
      </w:pPr>
    </w:lvl>
    <w:lvl w:ilvl="4" w:tplc="04090019" w:tentative="1">
      <w:start w:val="1"/>
      <w:numFmt w:val="lowerLetter"/>
      <w:lvlText w:val="%5."/>
      <w:lvlJc w:val="left"/>
      <w:pPr>
        <w:ind w:left="2016" w:hanging="360"/>
      </w:pPr>
    </w:lvl>
    <w:lvl w:ilvl="5" w:tplc="0409001B" w:tentative="1">
      <w:start w:val="1"/>
      <w:numFmt w:val="lowerRoman"/>
      <w:lvlText w:val="%6."/>
      <w:lvlJc w:val="right"/>
      <w:pPr>
        <w:ind w:left="2736" w:hanging="180"/>
      </w:pPr>
    </w:lvl>
    <w:lvl w:ilvl="6" w:tplc="0409000F" w:tentative="1">
      <w:start w:val="1"/>
      <w:numFmt w:val="decimal"/>
      <w:lvlText w:val="%7."/>
      <w:lvlJc w:val="left"/>
      <w:pPr>
        <w:ind w:left="3456" w:hanging="360"/>
      </w:pPr>
    </w:lvl>
    <w:lvl w:ilvl="7" w:tplc="04090019" w:tentative="1">
      <w:start w:val="1"/>
      <w:numFmt w:val="lowerLetter"/>
      <w:lvlText w:val="%8."/>
      <w:lvlJc w:val="left"/>
      <w:pPr>
        <w:ind w:left="4176" w:hanging="360"/>
      </w:pPr>
    </w:lvl>
    <w:lvl w:ilvl="8" w:tplc="0409001B" w:tentative="1">
      <w:start w:val="1"/>
      <w:numFmt w:val="lowerRoman"/>
      <w:lvlText w:val="%9."/>
      <w:lvlJc w:val="right"/>
      <w:pPr>
        <w:ind w:left="4896" w:hanging="180"/>
      </w:pPr>
    </w:lvl>
  </w:abstractNum>
  <w:abstractNum w:abstractNumId="64" w15:restartNumberingAfterBreak="0">
    <w:nsid w:val="6E3A69DF"/>
    <w:multiLevelType w:val="multilevel"/>
    <w:tmpl w:val="B65C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101721"/>
    <w:multiLevelType w:val="multilevel"/>
    <w:tmpl w:val="14F2CB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6F3A579E"/>
    <w:multiLevelType w:val="multilevel"/>
    <w:tmpl w:val="45CC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777C6D"/>
    <w:multiLevelType w:val="multilevel"/>
    <w:tmpl w:val="8814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27A05F2"/>
    <w:multiLevelType w:val="multilevel"/>
    <w:tmpl w:val="776866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F61BFF"/>
    <w:multiLevelType w:val="multilevel"/>
    <w:tmpl w:val="974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35378AB"/>
    <w:multiLevelType w:val="multilevel"/>
    <w:tmpl w:val="F70C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A242AC"/>
    <w:multiLevelType w:val="multilevel"/>
    <w:tmpl w:val="F54A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5840A3D"/>
    <w:multiLevelType w:val="hybridMultilevel"/>
    <w:tmpl w:val="E3F4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8CD26D8"/>
    <w:multiLevelType w:val="multilevel"/>
    <w:tmpl w:val="D048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8CE5A4D"/>
    <w:multiLevelType w:val="multilevel"/>
    <w:tmpl w:val="F798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B90128B"/>
    <w:multiLevelType w:val="multilevel"/>
    <w:tmpl w:val="1C0E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756DC2"/>
    <w:multiLevelType w:val="hybridMultilevel"/>
    <w:tmpl w:val="D1180DCA"/>
    <w:lvl w:ilvl="0" w:tplc="C3B0F376">
      <w:start w:val="1"/>
      <w:numFmt w:val="decimal"/>
      <w:lvlText w:val="RS%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10202596">
    <w:abstractNumId w:val="1"/>
  </w:num>
  <w:num w:numId="2" w16cid:durableId="991905009">
    <w:abstractNumId w:val="2"/>
  </w:num>
  <w:num w:numId="3" w16cid:durableId="1314411804">
    <w:abstractNumId w:val="62"/>
  </w:num>
  <w:num w:numId="4" w16cid:durableId="1608005960">
    <w:abstractNumId w:val="36"/>
  </w:num>
  <w:num w:numId="5" w16cid:durableId="2093426402">
    <w:abstractNumId w:val="0"/>
  </w:num>
  <w:num w:numId="6" w16cid:durableId="881746762">
    <w:abstractNumId w:val="26"/>
  </w:num>
  <w:num w:numId="7" w16cid:durableId="1723597742">
    <w:abstractNumId w:val="51"/>
  </w:num>
  <w:num w:numId="8" w16cid:durableId="885987658">
    <w:abstractNumId w:val="49"/>
  </w:num>
  <w:num w:numId="9" w16cid:durableId="808716365">
    <w:abstractNumId w:val="30"/>
  </w:num>
  <w:num w:numId="10" w16cid:durableId="423649021">
    <w:abstractNumId w:val="63"/>
  </w:num>
  <w:num w:numId="11" w16cid:durableId="473137047">
    <w:abstractNumId w:val="23"/>
  </w:num>
  <w:num w:numId="12" w16cid:durableId="662003718">
    <w:abstractNumId w:val="22"/>
  </w:num>
  <w:num w:numId="13" w16cid:durableId="1647202790">
    <w:abstractNumId w:val="8"/>
  </w:num>
  <w:num w:numId="14" w16cid:durableId="1011184061">
    <w:abstractNumId w:val="39"/>
  </w:num>
  <w:num w:numId="15" w16cid:durableId="1140659198">
    <w:abstractNumId w:val="17"/>
  </w:num>
  <w:num w:numId="16" w16cid:durableId="1146969656">
    <w:abstractNumId w:val="38"/>
  </w:num>
  <w:num w:numId="17" w16cid:durableId="2107729844">
    <w:abstractNumId w:val="68"/>
  </w:num>
  <w:num w:numId="18" w16cid:durableId="532619894">
    <w:abstractNumId w:val="37"/>
  </w:num>
  <w:num w:numId="19" w16cid:durableId="1678385885">
    <w:abstractNumId w:val="45"/>
  </w:num>
  <w:num w:numId="20" w16cid:durableId="271476524">
    <w:abstractNumId w:val="31"/>
  </w:num>
  <w:num w:numId="21" w16cid:durableId="256837586">
    <w:abstractNumId w:val="74"/>
  </w:num>
  <w:num w:numId="22" w16cid:durableId="946044444">
    <w:abstractNumId w:val="20"/>
  </w:num>
  <w:num w:numId="23" w16cid:durableId="793014702">
    <w:abstractNumId w:val="35"/>
  </w:num>
  <w:num w:numId="24" w16cid:durableId="216160873">
    <w:abstractNumId w:val="71"/>
  </w:num>
  <w:num w:numId="25" w16cid:durableId="983504831">
    <w:abstractNumId w:val="42"/>
  </w:num>
  <w:num w:numId="26" w16cid:durableId="2077900396">
    <w:abstractNumId w:val="25"/>
  </w:num>
  <w:num w:numId="27" w16cid:durableId="339544423">
    <w:abstractNumId w:val="5"/>
  </w:num>
  <w:num w:numId="28" w16cid:durableId="1198160153">
    <w:abstractNumId w:val="73"/>
  </w:num>
  <w:num w:numId="29" w16cid:durableId="1230963381">
    <w:abstractNumId w:val="3"/>
  </w:num>
  <w:num w:numId="30" w16cid:durableId="1129711041">
    <w:abstractNumId w:val="76"/>
  </w:num>
  <w:num w:numId="31" w16cid:durableId="1683968299">
    <w:abstractNumId w:val="15"/>
  </w:num>
  <w:num w:numId="32" w16cid:durableId="659427107">
    <w:abstractNumId w:val="55"/>
  </w:num>
  <w:num w:numId="33" w16cid:durableId="2010018158">
    <w:abstractNumId w:val="58"/>
  </w:num>
  <w:num w:numId="34" w16cid:durableId="654650767">
    <w:abstractNumId w:val="9"/>
  </w:num>
  <w:num w:numId="35" w16cid:durableId="1515068496">
    <w:abstractNumId w:val="13"/>
  </w:num>
  <w:num w:numId="36" w16cid:durableId="1511800375">
    <w:abstractNumId w:val="29"/>
  </w:num>
  <w:num w:numId="37" w16cid:durableId="616913221">
    <w:abstractNumId w:val="70"/>
  </w:num>
  <w:num w:numId="38" w16cid:durableId="1601790014">
    <w:abstractNumId w:val="44"/>
  </w:num>
  <w:num w:numId="39" w16cid:durableId="106506330">
    <w:abstractNumId w:val="75"/>
  </w:num>
  <w:num w:numId="40" w16cid:durableId="2060124671">
    <w:abstractNumId w:val="47"/>
  </w:num>
  <w:num w:numId="41" w16cid:durableId="2104452559">
    <w:abstractNumId w:val="4"/>
  </w:num>
  <w:num w:numId="42" w16cid:durableId="70858997">
    <w:abstractNumId w:val="19"/>
  </w:num>
  <w:num w:numId="43" w16cid:durableId="660932902">
    <w:abstractNumId w:val="56"/>
  </w:num>
  <w:num w:numId="44" w16cid:durableId="700743455">
    <w:abstractNumId w:val="16"/>
  </w:num>
  <w:num w:numId="45" w16cid:durableId="937444089">
    <w:abstractNumId w:val="11"/>
  </w:num>
  <w:num w:numId="46" w16cid:durableId="898125294">
    <w:abstractNumId w:val="67"/>
  </w:num>
  <w:num w:numId="47" w16cid:durableId="1908297266">
    <w:abstractNumId w:val="18"/>
  </w:num>
  <w:num w:numId="48" w16cid:durableId="2085490357">
    <w:abstractNumId w:val="7"/>
  </w:num>
  <w:num w:numId="49" w16cid:durableId="1152794129">
    <w:abstractNumId w:val="43"/>
  </w:num>
  <w:num w:numId="50" w16cid:durableId="1363749351">
    <w:abstractNumId w:val="32"/>
  </w:num>
  <w:num w:numId="51" w16cid:durableId="1464538051">
    <w:abstractNumId w:val="52"/>
  </w:num>
  <w:num w:numId="52" w16cid:durableId="1384669446">
    <w:abstractNumId w:val="54"/>
  </w:num>
  <w:num w:numId="53" w16cid:durableId="712316819">
    <w:abstractNumId w:val="21"/>
  </w:num>
  <w:num w:numId="54" w16cid:durableId="1070467696">
    <w:abstractNumId w:val="12"/>
  </w:num>
  <w:num w:numId="55" w16cid:durableId="601686285">
    <w:abstractNumId w:val="10"/>
  </w:num>
  <w:num w:numId="56" w16cid:durableId="641927952">
    <w:abstractNumId w:val="40"/>
  </w:num>
  <w:num w:numId="57" w16cid:durableId="1742098733">
    <w:abstractNumId w:val="72"/>
  </w:num>
  <w:num w:numId="58" w16cid:durableId="2073261719">
    <w:abstractNumId w:val="41"/>
  </w:num>
  <w:num w:numId="59" w16cid:durableId="2030375240">
    <w:abstractNumId w:val="69"/>
  </w:num>
  <w:num w:numId="60" w16cid:durableId="979461566">
    <w:abstractNumId w:val="27"/>
  </w:num>
  <w:num w:numId="61" w16cid:durableId="1639795857">
    <w:abstractNumId w:val="61"/>
  </w:num>
  <w:num w:numId="62" w16cid:durableId="788865044">
    <w:abstractNumId w:val="50"/>
  </w:num>
  <w:num w:numId="63" w16cid:durableId="1754735721">
    <w:abstractNumId w:val="64"/>
  </w:num>
  <w:num w:numId="64" w16cid:durableId="830292604">
    <w:abstractNumId w:val="14"/>
  </w:num>
  <w:num w:numId="65" w16cid:durableId="2066295791">
    <w:abstractNumId w:val="34"/>
  </w:num>
  <w:num w:numId="66" w16cid:durableId="772357541">
    <w:abstractNumId w:val="57"/>
  </w:num>
  <w:num w:numId="67" w16cid:durableId="454953841">
    <w:abstractNumId w:val="53"/>
  </w:num>
  <w:num w:numId="68" w16cid:durableId="1481262596">
    <w:abstractNumId w:val="24"/>
  </w:num>
  <w:num w:numId="69" w16cid:durableId="47076035">
    <w:abstractNumId w:val="46"/>
  </w:num>
  <w:num w:numId="70" w16cid:durableId="895556084">
    <w:abstractNumId w:val="59"/>
  </w:num>
  <w:num w:numId="71" w16cid:durableId="1232472057">
    <w:abstractNumId w:val="28"/>
  </w:num>
  <w:num w:numId="72" w16cid:durableId="510729433">
    <w:abstractNumId w:val="6"/>
  </w:num>
  <w:num w:numId="73" w16cid:durableId="1752432870">
    <w:abstractNumId w:val="65"/>
  </w:num>
  <w:num w:numId="74" w16cid:durableId="2112505328">
    <w:abstractNumId w:val="48"/>
  </w:num>
  <w:num w:numId="75" w16cid:durableId="1969896347">
    <w:abstractNumId w:val="60"/>
  </w:num>
  <w:num w:numId="76" w16cid:durableId="1370296618">
    <w:abstractNumId w:val="33"/>
  </w:num>
  <w:num w:numId="77" w16cid:durableId="45574132">
    <w:abstractNumId w:val="6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hyphenationZone w:val="425"/>
  <w:defaultTableStyle w:val="Tablanorm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BF3"/>
    <w:rsid w:val="00000075"/>
    <w:rsid w:val="000000CC"/>
    <w:rsid w:val="0000015D"/>
    <w:rsid w:val="000002FD"/>
    <w:rsid w:val="00000617"/>
    <w:rsid w:val="000006D6"/>
    <w:rsid w:val="0000076E"/>
    <w:rsid w:val="00000985"/>
    <w:rsid w:val="00000AB2"/>
    <w:rsid w:val="00000DBE"/>
    <w:rsid w:val="00000DD6"/>
    <w:rsid w:val="00000F2B"/>
    <w:rsid w:val="000011B6"/>
    <w:rsid w:val="000012E7"/>
    <w:rsid w:val="0000137F"/>
    <w:rsid w:val="00001453"/>
    <w:rsid w:val="000015B2"/>
    <w:rsid w:val="0000176A"/>
    <w:rsid w:val="000018E8"/>
    <w:rsid w:val="00001B4A"/>
    <w:rsid w:val="00001DC3"/>
    <w:rsid w:val="00001DD6"/>
    <w:rsid w:val="00001EA5"/>
    <w:rsid w:val="000020B6"/>
    <w:rsid w:val="00002120"/>
    <w:rsid w:val="000021CE"/>
    <w:rsid w:val="00002285"/>
    <w:rsid w:val="0000231F"/>
    <w:rsid w:val="000023B7"/>
    <w:rsid w:val="000026FB"/>
    <w:rsid w:val="000028DC"/>
    <w:rsid w:val="00002972"/>
    <w:rsid w:val="00002B36"/>
    <w:rsid w:val="00002CDD"/>
    <w:rsid w:val="00002DA6"/>
    <w:rsid w:val="00002F04"/>
    <w:rsid w:val="00002FC4"/>
    <w:rsid w:val="000034A2"/>
    <w:rsid w:val="000034C3"/>
    <w:rsid w:val="000037F8"/>
    <w:rsid w:val="000039EC"/>
    <w:rsid w:val="00003AB8"/>
    <w:rsid w:val="00003DFC"/>
    <w:rsid w:val="0000401A"/>
    <w:rsid w:val="00004500"/>
    <w:rsid w:val="000045AA"/>
    <w:rsid w:val="0000472B"/>
    <w:rsid w:val="0000478C"/>
    <w:rsid w:val="00005031"/>
    <w:rsid w:val="000051FD"/>
    <w:rsid w:val="00005383"/>
    <w:rsid w:val="000053C1"/>
    <w:rsid w:val="000057C7"/>
    <w:rsid w:val="00005F3B"/>
    <w:rsid w:val="0000617D"/>
    <w:rsid w:val="00006330"/>
    <w:rsid w:val="00006544"/>
    <w:rsid w:val="00006628"/>
    <w:rsid w:val="000066B3"/>
    <w:rsid w:val="00006774"/>
    <w:rsid w:val="000069BE"/>
    <w:rsid w:val="00006BFF"/>
    <w:rsid w:val="00006C2D"/>
    <w:rsid w:val="00006DBC"/>
    <w:rsid w:val="00006FA9"/>
    <w:rsid w:val="00007245"/>
    <w:rsid w:val="00007387"/>
    <w:rsid w:val="00007574"/>
    <w:rsid w:val="00007940"/>
    <w:rsid w:val="00007A96"/>
    <w:rsid w:val="00010034"/>
    <w:rsid w:val="000100B6"/>
    <w:rsid w:val="00010A61"/>
    <w:rsid w:val="00010B0A"/>
    <w:rsid w:val="00010C81"/>
    <w:rsid w:val="000110D0"/>
    <w:rsid w:val="000111A4"/>
    <w:rsid w:val="0001124F"/>
    <w:rsid w:val="0001140E"/>
    <w:rsid w:val="00011479"/>
    <w:rsid w:val="00011608"/>
    <w:rsid w:val="0001176C"/>
    <w:rsid w:val="00011789"/>
    <w:rsid w:val="00011C37"/>
    <w:rsid w:val="000121B7"/>
    <w:rsid w:val="000122E3"/>
    <w:rsid w:val="000126AE"/>
    <w:rsid w:val="0001270C"/>
    <w:rsid w:val="0001270E"/>
    <w:rsid w:val="00012779"/>
    <w:rsid w:val="00012A75"/>
    <w:rsid w:val="00012CF7"/>
    <w:rsid w:val="00012E58"/>
    <w:rsid w:val="00012EB4"/>
    <w:rsid w:val="000133CE"/>
    <w:rsid w:val="00013611"/>
    <w:rsid w:val="000136E2"/>
    <w:rsid w:val="00013983"/>
    <w:rsid w:val="00013B10"/>
    <w:rsid w:val="00013B7F"/>
    <w:rsid w:val="00013C46"/>
    <w:rsid w:val="00013CDC"/>
    <w:rsid w:val="00013DF1"/>
    <w:rsid w:val="00014024"/>
    <w:rsid w:val="00014997"/>
    <w:rsid w:val="000149D2"/>
    <w:rsid w:val="00014A45"/>
    <w:rsid w:val="00014A93"/>
    <w:rsid w:val="00014AFF"/>
    <w:rsid w:val="00014B96"/>
    <w:rsid w:val="00014D30"/>
    <w:rsid w:val="0001506A"/>
    <w:rsid w:val="0001517C"/>
    <w:rsid w:val="0001539F"/>
    <w:rsid w:val="000158E7"/>
    <w:rsid w:val="00015A37"/>
    <w:rsid w:val="00015A3C"/>
    <w:rsid w:val="00015AEE"/>
    <w:rsid w:val="00015C0E"/>
    <w:rsid w:val="00016025"/>
    <w:rsid w:val="00016032"/>
    <w:rsid w:val="000164AB"/>
    <w:rsid w:val="0001663C"/>
    <w:rsid w:val="000166FC"/>
    <w:rsid w:val="000169C2"/>
    <w:rsid w:val="00016A8F"/>
    <w:rsid w:val="00016C90"/>
    <w:rsid w:val="00016D21"/>
    <w:rsid w:val="00016DBA"/>
    <w:rsid w:val="000170CA"/>
    <w:rsid w:val="00017237"/>
    <w:rsid w:val="00017378"/>
    <w:rsid w:val="000173E7"/>
    <w:rsid w:val="0001778E"/>
    <w:rsid w:val="00017976"/>
    <w:rsid w:val="00017AF8"/>
    <w:rsid w:val="00017C13"/>
    <w:rsid w:val="00017D3D"/>
    <w:rsid w:val="00017D97"/>
    <w:rsid w:val="00017DE2"/>
    <w:rsid w:val="00017E80"/>
    <w:rsid w:val="00017F50"/>
    <w:rsid w:val="00020024"/>
    <w:rsid w:val="00020443"/>
    <w:rsid w:val="00020AE2"/>
    <w:rsid w:val="00020B69"/>
    <w:rsid w:val="00020B99"/>
    <w:rsid w:val="00020BCA"/>
    <w:rsid w:val="00020FB9"/>
    <w:rsid w:val="000212C2"/>
    <w:rsid w:val="0002132A"/>
    <w:rsid w:val="00021893"/>
    <w:rsid w:val="00021972"/>
    <w:rsid w:val="00021E05"/>
    <w:rsid w:val="00022043"/>
    <w:rsid w:val="00022341"/>
    <w:rsid w:val="00022376"/>
    <w:rsid w:val="00022452"/>
    <w:rsid w:val="0002245A"/>
    <w:rsid w:val="000225ED"/>
    <w:rsid w:val="000229A8"/>
    <w:rsid w:val="00022BFC"/>
    <w:rsid w:val="00022D9B"/>
    <w:rsid w:val="00022F73"/>
    <w:rsid w:val="0002332E"/>
    <w:rsid w:val="00023355"/>
    <w:rsid w:val="0002335A"/>
    <w:rsid w:val="00023683"/>
    <w:rsid w:val="00023A4B"/>
    <w:rsid w:val="00023B8F"/>
    <w:rsid w:val="00023BB5"/>
    <w:rsid w:val="00023D02"/>
    <w:rsid w:val="00023DC3"/>
    <w:rsid w:val="0002403C"/>
    <w:rsid w:val="00024210"/>
    <w:rsid w:val="0002465F"/>
    <w:rsid w:val="00024672"/>
    <w:rsid w:val="000246B3"/>
    <w:rsid w:val="000249A5"/>
    <w:rsid w:val="000249D5"/>
    <w:rsid w:val="00024A20"/>
    <w:rsid w:val="00024AB5"/>
    <w:rsid w:val="00024DC9"/>
    <w:rsid w:val="000250A6"/>
    <w:rsid w:val="0002558A"/>
    <w:rsid w:val="000257D2"/>
    <w:rsid w:val="0002591B"/>
    <w:rsid w:val="00025973"/>
    <w:rsid w:val="00025AE2"/>
    <w:rsid w:val="00025C03"/>
    <w:rsid w:val="00026184"/>
    <w:rsid w:val="000261E6"/>
    <w:rsid w:val="00026505"/>
    <w:rsid w:val="0002650E"/>
    <w:rsid w:val="00026560"/>
    <w:rsid w:val="00026688"/>
    <w:rsid w:val="000266FA"/>
    <w:rsid w:val="00026850"/>
    <w:rsid w:val="00026B51"/>
    <w:rsid w:val="00026D42"/>
    <w:rsid w:val="00027020"/>
    <w:rsid w:val="00027283"/>
    <w:rsid w:val="000273FE"/>
    <w:rsid w:val="00027A92"/>
    <w:rsid w:val="00027D79"/>
    <w:rsid w:val="00027DF6"/>
    <w:rsid w:val="00027E1D"/>
    <w:rsid w:val="000300AE"/>
    <w:rsid w:val="00030287"/>
    <w:rsid w:val="000303D4"/>
    <w:rsid w:val="00030447"/>
    <w:rsid w:val="000307DF"/>
    <w:rsid w:val="0003080C"/>
    <w:rsid w:val="00030DC6"/>
    <w:rsid w:val="00030E25"/>
    <w:rsid w:val="00030F11"/>
    <w:rsid w:val="00031557"/>
    <w:rsid w:val="000316F6"/>
    <w:rsid w:val="00031929"/>
    <w:rsid w:val="00031A25"/>
    <w:rsid w:val="00031C65"/>
    <w:rsid w:val="00032310"/>
    <w:rsid w:val="0003231A"/>
    <w:rsid w:val="00032473"/>
    <w:rsid w:val="0003257F"/>
    <w:rsid w:val="0003285D"/>
    <w:rsid w:val="0003286A"/>
    <w:rsid w:val="00032952"/>
    <w:rsid w:val="000329E4"/>
    <w:rsid w:val="000336D9"/>
    <w:rsid w:val="00033BBC"/>
    <w:rsid w:val="00033ECE"/>
    <w:rsid w:val="00033EFA"/>
    <w:rsid w:val="000342AC"/>
    <w:rsid w:val="00034638"/>
    <w:rsid w:val="00034C2F"/>
    <w:rsid w:val="00034ECA"/>
    <w:rsid w:val="00034F29"/>
    <w:rsid w:val="00035413"/>
    <w:rsid w:val="00035A86"/>
    <w:rsid w:val="00035BCB"/>
    <w:rsid w:val="00035F0B"/>
    <w:rsid w:val="00035F61"/>
    <w:rsid w:val="00036344"/>
    <w:rsid w:val="00036437"/>
    <w:rsid w:val="00036701"/>
    <w:rsid w:val="00036A30"/>
    <w:rsid w:val="00036CA9"/>
    <w:rsid w:val="000373A7"/>
    <w:rsid w:val="000373EA"/>
    <w:rsid w:val="0003761B"/>
    <w:rsid w:val="00037737"/>
    <w:rsid w:val="00037740"/>
    <w:rsid w:val="000379E3"/>
    <w:rsid w:val="00037A89"/>
    <w:rsid w:val="00037C8F"/>
    <w:rsid w:val="00037D42"/>
    <w:rsid w:val="00037ED0"/>
    <w:rsid w:val="0004015A"/>
    <w:rsid w:val="00040294"/>
    <w:rsid w:val="000402E6"/>
    <w:rsid w:val="00040313"/>
    <w:rsid w:val="00040833"/>
    <w:rsid w:val="00040EB5"/>
    <w:rsid w:val="00040F37"/>
    <w:rsid w:val="00040F42"/>
    <w:rsid w:val="000411E3"/>
    <w:rsid w:val="00041220"/>
    <w:rsid w:val="0004125C"/>
    <w:rsid w:val="0004125E"/>
    <w:rsid w:val="00041408"/>
    <w:rsid w:val="000414C7"/>
    <w:rsid w:val="00041546"/>
    <w:rsid w:val="00041553"/>
    <w:rsid w:val="00041852"/>
    <w:rsid w:val="00041C16"/>
    <w:rsid w:val="00041C65"/>
    <w:rsid w:val="0004210B"/>
    <w:rsid w:val="00042172"/>
    <w:rsid w:val="000424D7"/>
    <w:rsid w:val="0004271C"/>
    <w:rsid w:val="00042DE8"/>
    <w:rsid w:val="00042E01"/>
    <w:rsid w:val="00042E35"/>
    <w:rsid w:val="00042F66"/>
    <w:rsid w:val="00043608"/>
    <w:rsid w:val="000436F4"/>
    <w:rsid w:val="00043A2D"/>
    <w:rsid w:val="00043C39"/>
    <w:rsid w:val="00043C93"/>
    <w:rsid w:val="00043D02"/>
    <w:rsid w:val="000442CB"/>
    <w:rsid w:val="0004482B"/>
    <w:rsid w:val="00044C95"/>
    <w:rsid w:val="000454F6"/>
    <w:rsid w:val="000455DD"/>
    <w:rsid w:val="0004568D"/>
    <w:rsid w:val="00045A4E"/>
    <w:rsid w:val="00045A7E"/>
    <w:rsid w:val="000465E0"/>
    <w:rsid w:val="000465E6"/>
    <w:rsid w:val="000467BA"/>
    <w:rsid w:val="0004690D"/>
    <w:rsid w:val="00046FBB"/>
    <w:rsid w:val="000473C9"/>
    <w:rsid w:val="000479B5"/>
    <w:rsid w:val="00047B62"/>
    <w:rsid w:val="00047DA9"/>
    <w:rsid w:val="00047E96"/>
    <w:rsid w:val="00050378"/>
    <w:rsid w:val="000506FC"/>
    <w:rsid w:val="00050B09"/>
    <w:rsid w:val="00050B5D"/>
    <w:rsid w:val="00050D94"/>
    <w:rsid w:val="00050DC4"/>
    <w:rsid w:val="00050F05"/>
    <w:rsid w:val="00050FFA"/>
    <w:rsid w:val="0005105C"/>
    <w:rsid w:val="00051157"/>
    <w:rsid w:val="00051905"/>
    <w:rsid w:val="0005191E"/>
    <w:rsid w:val="000519B6"/>
    <w:rsid w:val="00051A3A"/>
    <w:rsid w:val="00051B61"/>
    <w:rsid w:val="00051EA3"/>
    <w:rsid w:val="00052483"/>
    <w:rsid w:val="000524C5"/>
    <w:rsid w:val="00052667"/>
    <w:rsid w:val="00052808"/>
    <w:rsid w:val="000528E8"/>
    <w:rsid w:val="000528FC"/>
    <w:rsid w:val="00052A8D"/>
    <w:rsid w:val="00052D72"/>
    <w:rsid w:val="00053141"/>
    <w:rsid w:val="000532D2"/>
    <w:rsid w:val="00053309"/>
    <w:rsid w:val="00053B71"/>
    <w:rsid w:val="00053C8B"/>
    <w:rsid w:val="00053F7D"/>
    <w:rsid w:val="0005462A"/>
    <w:rsid w:val="000547AC"/>
    <w:rsid w:val="0005494E"/>
    <w:rsid w:val="00054DBA"/>
    <w:rsid w:val="00054F7D"/>
    <w:rsid w:val="00055283"/>
    <w:rsid w:val="00055383"/>
    <w:rsid w:val="0005567E"/>
    <w:rsid w:val="000556FE"/>
    <w:rsid w:val="00055783"/>
    <w:rsid w:val="00055823"/>
    <w:rsid w:val="00055A6B"/>
    <w:rsid w:val="00055F25"/>
    <w:rsid w:val="0005626A"/>
    <w:rsid w:val="0005664F"/>
    <w:rsid w:val="00056825"/>
    <w:rsid w:val="00057325"/>
    <w:rsid w:val="000574AE"/>
    <w:rsid w:val="0005756F"/>
    <w:rsid w:val="00057752"/>
    <w:rsid w:val="0005777A"/>
    <w:rsid w:val="0005796C"/>
    <w:rsid w:val="00057980"/>
    <w:rsid w:val="00057AA5"/>
    <w:rsid w:val="00057C1F"/>
    <w:rsid w:val="00057FC5"/>
    <w:rsid w:val="00060878"/>
    <w:rsid w:val="00060A13"/>
    <w:rsid w:val="00060C02"/>
    <w:rsid w:val="00060E82"/>
    <w:rsid w:val="00060EA1"/>
    <w:rsid w:val="000612D8"/>
    <w:rsid w:val="00061391"/>
    <w:rsid w:val="000613BB"/>
    <w:rsid w:val="000613C2"/>
    <w:rsid w:val="0006144C"/>
    <w:rsid w:val="00061EEC"/>
    <w:rsid w:val="00062256"/>
    <w:rsid w:val="000623D2"/>
    <w:rsid w:val="000626EB"/>
    <w:rsid w:val="000627E9"/>
    <w:rsid w:val="000628DE"/>
    <w:rsid w:val="00062A25"/>
    <w:rsid w:val="00062D7A"/>
    <w:rsid w:val="00062FC6"/>
    <w:rsid w:val="00063090"/>
    <w:rsid w:val="00063259"/>
    <w:rsid w:val="000634A1"/>
    <w:rsid w:val="00063507"/>
    <w:rsid w:val="0006350F"/>
    <w:rsid w:val="0006378C"/>
    <w:rsid w:val="0006381E"/>
    <w:rsid w:val="00063C03"/>
    <w:rsid w:val="00063D05"/>
    <w:rsid w:val="000641BB"/>
    <w:rsid w:val="000647EF"/>
    <w:rsid w:val="0006483F"/>
    <w:rsid w:val="000648F0"/>
    <w:rsid w:val="000649BF"/>
    <w:rsid w:val="00064EFE"/>
    <w:rsid w:val="00064FDA"/>
    <w:rsid w:val="000650DE"/>
    <w:rsid w:val="00065200"/>
    <w:rsid w:val="000653F1"/>
    <w:rsid w:val="000654CF"/>
    <w:rsid w:val="000655CF"/>
    <w:rsid w:val="00065CA4"/>
    <w:rsid w:val="00065CEB"/>
    <w:rsid w:val="000661A5"/>
    <w:rsid w:val="00066229"/>
    <w:rsid w:val="0006627C"/>
    <w:rsid w:val="00066690"/>
    <w:rsid w:val="0006670D"/>
    <w:rsid w:val="00066891"/>
    <w:rsid w:val="00067062"/>
    <w:rsid w:val="000672D2"/>
    <w:rsid w:val="000674CE"/>
    <w:rsid w:val="00067597"/>
    <w:rsid w:val="000675BA"/>
    <w:rsid w:val="00067B69"/>
    <w:rsid w:val="00067F0D"/>
    <w:rsid w:val="000703E1"/>
    <w:rsid w:val="0007062E"/>
    <w:rsid w:val="00070834"/>
    <w:rsid w:val="0007092B"/>
    <w:rsid w:val="000709B6"/>
    <w:rsid w:val="00070A99"/>
    <w:rsid w:val="00070BE6"/>
    <w:rsid w:val="00070C29"/>
    <w:rsid w:val="00070C93"/>
    <w:rsid w:val="00070FCF"/>
    <w:rsid w:val="0007101D"/>
    <w:rsid w:val="0007117F"/>
    <w:rsid w:val="000712A0"/>
    <w:rsid w:val="000714DA"/>
    <w:rsid w:val="00071622"/>
    <w:rsid w:val="000719A3"/>
    <w:rsid w:val="00071AAB"/>
    <w:rsid w:val="00071C3B"/>
    <w:rsid w:val="00071EDE"/>
    <w:rsid w:val="00071F66"/>
    <w:rsid w:val="0007210B"/>
    <w:rsid w:val="000723EE"/>
    <w:rsid w:val="000724EF"/>
    <w:rsid w:val="00072599"/>
    <w:rsid w:val="0007288C"/>
    <w:rsid w:val="000728AA"/>
    <w:rsid w:val="00072977"/>
    <w:rsid w:val="00072AD4"/>
    <w:rsid w:val="00072C6F"/>
    <w:rsid w:val="000730E6"/>
    <w:rsid w:val="000731FC"/>
    <w:rsid w:val="00073287"/>
    <w:rsid w:val="0007341F"/>
    <w:rsid w:val="000734E1"/>
    <w:rsid w:val="000736C0"/>
    <w:rsid w:val="00073CAC"/>
    <w:rsid w:val="00073D2E"/>
    <w:rsid w:val="00073E58"/>
    <w:rsid w:val="00074517"/>
    <w:rsid w:val="0007469D"/>
    <w:rsid w:val="000748AA"/>
    <w:rsid w:val="00074B22"/>
    <w:rsid w:val="00074F0A"/>
    <w:rsid w:val="00074F48"/>
    <w:rsid w:val="00075232"/>
    <w:rsid w:val="000752DD"/>
    <w:rsid w:val="00075392"/>
    <w:rsid w:val="000755B5"/>
    <w:rsid w:val="000756C3"/>
    <w:rsid w:val="000757A7"/>
    <w:rsid w:val="00075A43"/>
    <w:rsid w:val="00075B85"/>
    <w:rsid w:val="00075DE4"/>
    <w:rsid w:val="0007612E"/>
    <w:rsid w:val="00076529"/>
    <w:rsid w:val="00076751"/>
    <w:rsid w:val="0007676C"/>
    <w:rsid w:val="000768E7"/>
    <w:rsid w:val="00076A8B"/>
    <w:rsid w:val="0007709C"/>
    <w:rsid w:val="0007719A"/>
    <w:rsid w:val="00077426"/>
    <w:rsid w:val="00077495"/>
    <w:rsid w:val="000777EB"/>
    <w:rsid w:val="00077869"/>
    <w:rsid w:val="000778CA"/>
    <w:rsid w:val="00077A75"/>
    <w:rsid w:val="00077D1D"/>
    <w:rsid w:val="00077EA4"/>
    <w:rsid w:val="00077F61"/>
    <w:rsid w:val="00077F8A"/>
    <w:rsid w:val="00077FA8"/>
    <w:rsid w:val="0008020B"/>
    <w:rsid w:val="000803CC"/>
    <w:rsid w:val="0008042E"/>
    <w:rsid w:val="000804D0"/>
    <w:rsid w:val="00080511"/>
    <w:rsid w:val="00080558"/>
    <w:rsid w:val="000805DA"/>
    <w:rsid w:val="00080700"/>
    <w:rsid w:val="00080DA7"/>
    <w:rsid w:val="00080E28"/>
    <w:rsid w:val="000810E6"/>
    <w:rsid w:val="0008171A"/>
    <w:rsid w:val="00081A35"/>
    <w:rsid w:val="00081D82"/>
    <w:rsid w:val="00081FA4"/>
    <w:rsid w:val="000820CC"/>
    <w:rsid w:val="00082527"/>
    <w:rsid w:val="000826BB"/>
    <w:rsid w:val="00082C0D"/>
    <w:rsid w:val="00082D5F"/>
    <w:rsid w:val="00082D9E"/>
    <w:rsid w:val="00082ED2"/>
    <w:rsid w:val="0008301C"/>
    <w:rsid w:val="000830B6"/>
    <w:rsid w:val="00083274"/>
    <w:rsid w:val="000832B1"/>
    <w:rsid w:val="000833C2"/>
    <w:rsid w:val="000834E7"/>
    <w:rsid w:val="000835C7"/>
    <w:rsid w:val="000835ED"/>
    <w:rsid w:val="0008398A"/>
    <w:rsid w:val="00083AD4"/>
    <w:rsid w:val="00083B05"/>
    <w:rsid w:val="00083C38"/>
    <w:rsid w:val="00083E28"/>
    <w:rsid w:val="00083FE5"/>
    <w:rsid w:val="000841C8"/>
    <w:rsid w:val="0008423A"/>
    <w:rsid w:val="0008428A"/>
    <w:rsid w:val="000843F1"/>
    <w:rsid w:val="00084479"/>
    <w:rsid w:val="0008453B"/>
    <w:rsid w:val="00084867"/>
    <w:rsid w:val="0008492D"/>
    <w:rsid w:val="00084A22"/>
    <w:rsid w:val="00084A48"/>
    <w:rsid w:val="00084B2D"/>
    <w:rsid w:val="00085281"/>
    <w:rsid w:val="0008535A"/>
    <w:rsid w:val="0008558D"/>
    <w:rsid w:val="000859E5"/>
    <w:rsid w:val="00085C61"/>
    <w:rsid w:val="00085CCB"/>
    <w:rsid w:val="00085DB8"/>
    <w:rsid w:val="00085E28"/>
    <w:rsid w:val="00085F3A"/>
    <w:rsid w:val="000863CC"/>
    <w:rsid w:val="0008662F"/>
    <w:rsid w:val="00086755"/>
    <w:rsid w:val="000867A2"/>
    <w:rsid w:val="00086C6A"/>
    <w:rsid w:val="00086D86"/>
    <w:rsid w:val="00086E26"/>
    <w:rsid w:val="00087096"/>
    <w:rsid w:val="000873F9"/>
    <w:rsid w:val="00087412"/>
    <w:rsid w:val="00087BF9"/>
    <w:rsid w:val="00087CA4"/>
    <w:rsid w:val="000900A7"/>
    <w:rsid w:val="0009012E"/>
    <w:rsid w:val="0009029E"/>
    <w:rsid w:val="00090596"/>
    <w:rsid w:val="000905ED"/>
    <w:rsid w:val="00090722"/>
    <w:rsid w:val="000908CF"/>
    <w:rsid w:val="00090B04"/>
    <w:rsid w:val="0009106B"/>
    <w:rsid w:val="000912F6"/>
    <w:rsid w:val="00091CC4"/>
    <w:rsid w:val="00091F99"/>
    <w:rsid w:val="0009246C"/>
    <w:rsid w:val="00092B28"/>
    <w:rsid w:val="00092C25"/>
    <w:rsid w:val="00092D0E"/>
    <w:rsid w:val="00092D4B"/>
    <w:rsid w:val="00092E54"/>
    <w:rsid w:val="00092E5D"/>
    <w:rsid w:val="00092EC8"/>
    <w:rsid w:val="00092FA3"/>
    <w:rsid w:val="0009321E"/>
    <w:rsid w:val="0009324A"/>
    <w:rsid w:val="00093736"/>
    <w:rsid w:val="00093785"/>
    <w:rsid w:val="00093C77"/>
    <w:rsid w:val="0009445C"/>
    <w:rsid w:val="000946DE"/>
    <w:rsid w:val="0009471A"/>
    <w:rsid w:val="0009485B"/>
    <w:rsid w:val="0009499D"/>
    <w:rsid w:val="000949A3"/>
    <w:rsid w:val="000950FB"/>
    <w:rsid w:val="000951D3"/>
    <w:rsid w:val="00095234"/>
    <w:rsid w:val="00095436"/>
    <w:rsid w:val="00095457"/>
    <w:rsid w:val="00095873"/>
    <w:rsid w:val="000959B9"/>
    <w:rsid w:val="00095A08"/>
    <w:rsid w:val="00095D0B"/>
    <w:rsid w:val="0009602A"/>
    <w:rsid w:val="000961C5"/>
    <w:rsid w:val="0009638C"/>
    <w:rsid w:val="000966EA"/>
    <w:rsid w:val="00096881"/>
    <w:rsid w:val="00096A3E"/>
    <w:rsid w:val="00096F9C"/>
    <w:rsid w:val="00096FF9"/>
    <w:rsid w:val="000970E2"/>
    <w:rsid w:val="00097208"/>
    <w:rsid w:val="00097306"/>
    <w:rsid w:val="000976C5"/>
    <w:rsid w:val="00097956"/>
    <w:rsid w:val="00097A69"/>
    <w:rsid w:val="00097C97"/>
    <w:rsid w:val="00097D37"/>
    <w:rsid w:val="00097D74"/>
    <w:rsid w:val="00097DF3"/>
    <w:rsid w:val="00097F71"/>
    <w:rsid w:val="000A019C"/>
    <w:rsid w:val="000A0246"/>
    <w:rsid w:val="000A05C3"/>
    <w:rsid w:val="000A0642"/>
    <w:rsid w:val="000A0B6C"/>
    <w:rsid w:val="000A0C00"/>
    <w:rsid w:val="000A11F4"/>
    <w:rsid w:val="000A12F9"/>
    <w:rsid w:val="000A130F"/>
    <w:rsid w:val="000A1AE3"/>
    <w:rsid w:val="000A1BB2"/>
    <w:rsid w:val="000A1C49"/>
    <w:rsid w:val="000A1C61"/>
    <w:rsid w:val="000A1E8D"/>
    <w:rsid w:val="000A2502"/>
    <w:rsid w:val="000A25CB"/>
    <w:rsid w:val="000A2806"/>
    <w:rsid w:val="000A28E3"/>
    <w:rsid w:val="000A2936"/>
    <w:rsid w:val="000A2A8E"/>
    <w:rsid w:val="000A2BE3"/>
    <w:rsid w:val="000A3014"/>
    <w:rsid w:val="000A33D9"/>
    <w:rsid w:val="000A344E"/>
    <w:rsid w:val="000A35E3"/>
    <w:rsid w:val="000A3ACC"/>
    <w:rsid w:val="000A3E1B"/>
    <w:rsid w:val="000A40F9"/>
    <w:rsid w:val="000A4195"/>
    <w:rsid w:val="000A4A8F"/>
    <w:rsid w:val="000A4B63"/>
    <w:rsid w:val="000A4B92"/>
    <w:rsid w:val="000A4D34"/>
    <w:rsid w:val="000A4E6D"/>
    <w:rsid w:val="000A4FF9"/>
    <w:rsid w:val="000A50F1"/>
    <w:rsid w:val="000A54D3"/>
    <w:rsid w:val="000A54D9"/>
    <w:rsid w:val="000A5C78"/>
    <w:rsid w:val="000A5CF9"/>
    <w:rsid w:val="000A6016"/>
    <w:rsid w:val="000A60CE"/>
    <w:rsid w:val="000A6191"/>
    <w:rsid w:val="000A61E6"/>
    <w:rsid w:val="000A6456"/>
    <w:rsid w:val="000A6494"/>
    <w:rsid w:val="000A64A2"/>
    <w:rsid w:val="000A668C"/>
    <w:rsid w:val="000A6773"/>
    <w:rsid w:val="000A6836"/>
    <w:rsid w:val="000A6929"/>
    <w:rsid w:val="000A69F9"/>
    <w:rsid w:val="000A6A44"/>
    <w:rsid w:val="000A6B3E"/>
    <w:rsid w:val="000A7050"/>
    <w:rsid w:val="000A755F"/>
    <w:rsid w:val="000A79E6"/>
    <w:rsid w:val="000A79F8"/>
    <w:rsid w:val="000A7A2D"/>
    <w:rsid w:val="000A7E37"/>
    <w:rsid w:val="000B01E7"/>
    <w:rsid w:val="000B01FA"/>
    <w:rsid w:val="000B0747"/>
    <w:rsid w:val="000B0A0F"/>
    <w:rsid w:val="000B0FC8"/>
    <w:rsid w:val="000B11AD"/>
    <w:rsid w:val="000B127C"/>
    <w:rsid w:val="000B1849"/>
    <w:rsid w:val="000B1B59"/>
    <w:rsid w:val="000B1C78"/>
    <w:rsid w:val="000B1E76"/>
    <w:rsid w:val="000B230F"/>
    <w:rsid w:val="000B2376"/>
    <w:rsid w:val="000B2532"/>
    <w:rsid w:val="000B2735"/>
    <w:rsid w:val="000B284E"/>
    <w:rsid w:val="000B2C76"/>
    <w:rsid w:val="000B2EE1"/>
    <w:rsid w:val="000B2F9A"/>
    <w:rsid w:val="000B300B"/>
    <w:rsid w:val="000B338A"/>
    <w:rsid w:val="000B396B"/>
    <w:rsid w:val="000B412F"/>
    <w:rsid w:val="000B4335"/>
    <w:rsid w:val="000B460E"/>
    <w:rsid w:val="000B48E0"/>
    <w:rsid w:val="000B4908"/>
    <w:rsid w:val="000B4B54"/>
    <w:rsid w:val="000B4C07"/>
    <w:rsid w:val="000B4CA1"/>
    <w:rsid w:val="000B4CD4"/>
    <w:rsid w:val="000B4F0C"/>
    <w:rsid w:val="000B5075"/>
    <w:rsid w:val="000B520D"/>
    <w:rsid w:val="000B5380"/>
    <w:rsid w:val="000B5404"/>
    <w:rsid w:val="000B5488"/>
    <w:rsid w:val="000B54A7"/>
    <w:rsid w:val="000B5E13"/>
    <w:rsid w:val="000B60FC"/>
    <w:rsid w:val="000B6641"/>
    <w:rsid w:val="000B6669"/>
    <w:rsid w:val="000B6AC2"/>
    <w:rsid w:val="000B6BC1"/>
    <w:rsid w:val="000B6DD3"/>
    <w:rsid w:val="000B7418"/>
    <w:rsid w:val="000B7476"/>
    <w:rsid w:val="000B74E0"/>
    <w:rsid w:val="000B7658"/>
    <w:rsid w:val="000B766D"/>
    <w:rsid w:val="000B7678"/>
    <w:rsid w:val="000B78B0"/>
    <w:rsid w:val="000B7CAB"/>
    <w:rsid w:val="000B7E97"/>
    <w:rsid w:val="000C046A"/>
    <w:rsid w:val="000C06FD"/>
    <w:rsid w:val="000C0767"/>
    <w:rsid w:val="000C087A"/>
    <w:rsid w:val="000C0E60"/>
    <w:rsid w:val="000C0F65"/>
    <w:rsid w:val="000C11AE"/>
    <w:rsid w:val="000C13A2"/>
    <w:rsid w:val="000C16E9"/>
    <w:rsid w:val="000C17CE"/>
    <w:rsid w:val="000C187A"/>
    <w:rsid w:val="000C1928"/>
    <w:rsid w:val="000C1AB9"/>
    <w:rsid w:val="000C1B45"/>
    <w:rsid w:val="000C1CE0"/>
    <w:rsid w:val="000C20E4"/>
    <w:rsid w:val="000C21C6"/>
    <w:rsid w:val="000C21D3"/>
    <w:rsid w:val="000C23B7"/>
    <w:rsid w:val="000C23FE"/>
    <w:rsid w:val="000C24A6"/>
    <w:rsid w:val="000C255E"/>
    <w:rsid w:val="000C279A"/>
    <w:rsid w:val="000C2D88"/>
    <w:rsid w:val="000C31FD"/>
    <w:rsid w:val="000C3353"/>
    <w:rsid w:val="000C34B7"/>
    <w:rsid w:val="000C35D5"/>
    <w:rsid w:val="000C3624"/>
    <w:rsid w:val="000C376E"/>
    <w:rsid w:val="000C38C0"/>
    <w:rsid w:val="000C3FDA"/>
    <w:rsid w:val="000C404C"/>
    <w:rsid w:val="000C43D7"/>
    <w:rsid w:val="000C4491"/>
    <w:rsid w:val="000C4597"/>
    <w:rsid w:val="000C47CC"/>
    <w:rsid w:val="000C4AC6"/>
    <w:rsid w:val="000C4BC2"/>
    <w:rsid w:val="000C5093"/>
    <w:rsid w:val="000C50B6"/>
    <w:rsid w:val="000C53D5"/>
    <w:rsid w:val="000C5696"/>
    <w:rsid w:val="000C58DE"/>
    <w:rsid w:val="000C5C0B"/>
    <w:rsid w:val="000C602A"/>
    <w:rsid w:val="000C60D6"/>
    <w:rsid w:val="000C6101"/>
    <w:rsid w:val="000C6316"/>
    <w:rsid w:val="000C6338"/>
    <w:rsid w:val="000C6719"/>
    <w:rsid w:val="000C6756"/>
    <w:rsid w:val="000C6AF4"/>
    <w:rsid w:val="000C6B24"/>
    <w:rsid w:val="000C6F1D"/>
    <w:rsid w:val="000C73D0"/>
    <w:rsid w:val="000C7DD8"/>
    <w:rsid w:val="000C7E0A"/>
    <w:rsid w:val="000C7E53"/>
    <w:rsid w:val="000C7FC4"/>
    <w:rsid w:val="000D0169"/>
    <w:rsid w:val="000D038B"/>
    <w:rsid w:val="000D03BE"/>
    <w:rsid w:val="000D0425"/>
    <w:rsid w:val="000D0773"/>
    <w:rsid w:val="000D0966"/>
    <w:rsid w:val="000D0EA3"/>
    <w:rsid w:val="000D123A"/>
    <w:rsid w:val="000D134D"/>
    <w:rsid w:val="000D13B1"/>
    <w:rsid w:val="000D168D"/>
    <w:rsid w:val="000D1D21"/>
    <w:rsid w:val="000D1EDB"/>
    <w:rsid w:val="000D1FB4"/>
    <w:rsid w:val="000D20E0"/>
    <w:rsid w:val="000D2363"/>
    <w:rsid w:val="000D2384"/>
    <w:rsid w:val="000D24FB"/>
    <w:rsid w:val="000D25F5"/>
    <w:rsid w:val="000D294F"/>
    <w:rsid w:val="000D2AA1"/>
    <w:rsid w:val="000D376F"/>
    <w:rsid w:val="000D37A7"/>
    <w:rsid w:val="000D391B"/>
    <w:rsid w:val="000D3A1F"/>
    <w:rsid w:val="000D3B36"/>
    <w:rsid w:val="000D3F26"/>
    <w:rsid w:val="000D410B"/>
    <w:rsid w:val="000D45B4"/>
    <w:rsid w:val="000D491C"/>
    <w:rsid w:val="000D499F"/>
    <w:rsid w:val="000D4ADE"/>
    <w:rsid w:val="000D4D62"/>
    <w:rsid w:val="000D4E92"/>
    <w:rsid w:val="000D4EFB"/>
    <w:rsid w:val="000D4F56"/>
    <w:rsid w:val="000D50A1"/>
    <w:rsid w:val="000D5152"/>
    <w:rsid w:val="000D518E"/>
    <w:rsid w:val="000D5370"/>
    <w:rsid w:val="000D55F3"/>
    <w:rsid w:val="000D5968"/>
    <w:rsid w:val="000D5975"/>
    <w:rsid w:val="000D5DC5"/>
    <w:rsid w:val="000D5EE0"/>
    <w:rsid w:val="000D602A"/>
    <w:rsid w:val="000D6109"/>
    <w:rsid w:val="000D6241"/>
    <w:rsid w:val="000D626B"/>
    <w:rsid w:val="000D6295"/>
    <w:rsid w:val="000D62E5"/>
    <w:rsid w:val="000D64EF"/>
    <w:rsid w:val="000D66B2"/>
    <w:rsid w:val="000D68A3"/>
    <w:rsid w:val="000D6CF8"/>
    <w:rsid w:val="000D71B0"/>
    <w:rsid w:val="000D7228"/>
    <w:rsid w:val="000D722C"/>
    <w:rsid w:val="000D7600"/>
    <w:rsid w:val="000D77B5"/>
    <w:rsid w:val="000D7851"/>
    <w:rsid w:val="000D7C0A"/>
    <w:rsid w:val="000D7CB6"/>
    <w:rsid w:val="000D7CF5"/>
    <w:rsid w:val="000D7EC5"/>
    <w:rsid w:val="000D7FA4"/>
    <w:rsid w:val="000E01D4"/>
    <w:rsid w:val="000E0261"/>
    <w:rsid w:val="000E07C7"/>
    <w:rsid w:val="000E08E3"/>
    <w:rsid w:val="000E0A92"/>
    <w:rsid w:val="000E0B82"/>
    <w:rsid w:val="000E11F5"/>
    <w:rsid w:val="000E1233"/>
    <w:rsid w:val="000E17A5"/>
    <w:rsid w:val="000E19AD"/>
    <w:rsid w:val="000E1D44"/>
    <w:rsid w:val="000E1E56"/>
    <w:rsid w:val="000E1F1A"/>
    <w:rsid w:val="000E1F3B"/>
    <w:rsid w:val="000E1F67"/>
    <w:rsid w:val="000E20EF"/>
    <w:rsid w:val="000E2417"/>
    <w:rsid w:val="000E2636"/>
    <w:rsid w:val="000E27C9"/>
    <w:rsid w:val="000E2991"/>
    <w:rsid w:val="000E2B65"/>
    <w:rsid w:val="000E2CF5"/>
    <w:rsid w:val="000E2FB4"/>
    <w:rsid w:val="000E314B"/>
    <w:rsid w:val="000E3451"/>
    <w:rsid w:val="000E37E8"/>
    <w:rsid w:val="000E385C"/>
    <w:rsid w:val="000E3918"/>
    <w:rsid w:val="000E3941"/>
    <w:rsid w:val="000E3A67"/>
    <w:rsid w:val="000E3D6B"/>
    <w:rsid w:val="000E3E1B"/>
    <w:rsid w:val="000E3FB5"/>
    <w:rsid w:val="000E455D"/>
    <w:rsid w:val="000E470F"/>
    <w:rsid w:val="000E494E"/>
    <w:rsid w:val="000E4AF4"/>
    <w:rsid w:val="000E4DC2"/>
    <w:rsid w:val="000E5059"/>
    <w:rsid w:val="000E5210"/>
    <w:rsid w:val="000E530E"/>
    <w:rsid w:val="000E5C97"/>
    <w:rsid w:val="000E5D78"/>
    <w:rsid w:val="000E600E"/>
    <w:rsid w:val="000E61B7"/>
    <w:rsid w:val="000E698F"/>
    <w:rsid w:val="000E70A0"/>
    <w:rsid w:val="000E70E8"/>
    <w:rsid w:val="000E732A"/>
    <w:rsid w:val="000E7334"/>
    <w:rsid w:val="000E749C"/>
    <w:rsid w:val="000E77AF"/>
    <w:rsid w:val="000E78A3"/>
    <w:rsid w:val="000E78AF"/>
    <w:rsid w:val="000E7908"/>
    <w:rsid w:val="000E7949"/>
    <w:rsid w:val="000E79A1"/>
    <w:rsid w:val="000E79E8"/>
    <w:rsid w:val="000E7AA0"/>
    <w:rsid w:val="000E7C20"/>
    <w:rsid w:val="000F0092"/>
    <w:rsid w:val="000F03C5"/>
    <w:rsid w:val="000F03E1"/>
    <w:rsid w:val="000F0435"/>
    <w:rsid w:val="000F051A"/>
    <w:rsid w:val="000F0A3A"/>
    <w:rsid w:val="000F0CD2"/>
    <w:rsid w:val="000F0FBD"/>
    <w:rsid w:val="000F13BE"/>
    <w:rsid w:val="000F1858"/>
    <w:rsid w:val="000F1D56"/>
    <w:rsid w:val="000F1E3B"/>
    <w:rsid w:val="000F1EEC"/>
    <w:rsid w:val="000F1FD4"/>
    <w:rsid w:val="000F2479"/>
    <w:rsid w:val="000F2564"/>
    <w:rsid w:val="000F29FF"/>
    <w:rsid w:val="000F2D84"/>
    <w:rsid w:val="000F2DE2"/>
    <w:rsid w:val="000F2FF8"/>
    <w:rsid w:val="000F3081"/>
    <w:rsid w:val="000F3115"/>
    <w:rsid w:val="000F3265"/>
    <w:rsid w:val="000F358C"/>
    <w:rsid w:val="000F3889"/>
    <w:rsid w:val="000F3929"/>
    <w:rsid w:val="000F3E9E"/>
    <w:rsid w:val="000F4024"/>
    <w:rsid w:val="000F437B"/>
    <w:rsid w:val="000F448C"/>
    <w:rsid w:val="000F4859"/>
    <w:rsid w:val="000F4B79"/>
    <w:rsid w:val="000F4BA5"/>
    <w:rsid w:val="000F4C6C"/>
    <w:rsid w:val="000F4DCF"/>
    <w:rsid w:val="000F543B"/>
    <w:rsid w:val="000F5701"/>
    <w:rsid w:val="000F584A"/>
    <w:rsid w:val="000F5E0E"/>
    <w:rsid w:val="000F60BF"/>
    <w:rsid w:val="000F62AA"/>
    <w:rsid w:val="000F63E5"/>
    <w:rsid w:val="000F6505"/>
    <w:rsid w:val="000F65AB"/>
    <w:rsid w:val="000F65F0"/>
    <w:rsid w:val="000F662B"/>
    <w:rsid w:val="000F6AC3"/>
    <w:rsid w:val="000F6C12"/>
    <w:rsid w:val="000F6F8A"/>
    <w:rsid w:val="000F7340"/>
    <w:rsid w:val="000F74D3"/>
    <w:rsid w:val="000F7513"/>
    <w:rsid w:val="000F760A"/>
    <w:rsid w:val="000F76B1"/>
    <w:rsid w:val="000F7F44"/>
    <w:rsid w:val="001002B5"/>
    <w:rsid w:val="001003A7"/>
    <w:rsid w:val="00100563"/>
    <w:rsid w:val="0010066F"/>
    <w:rsid w:val="001007D8"/>
    <w:rsid w:val="001008F8"/>
    <w:rsid w:val="00100934"/>
    <w:rsid w:val="00100993"/>
    <w:rsid w:val="00100B6D"/>
    <w:rsid w:val="00100BDD"/>
    <w:rsid w:val="00100D85"/>
    <w:rsid w:val="00100F16"/>
    <w:rsid w:val="001015A4"/>
    <w:rsid w:val="001015AA"/>
    <w:rsid w:val="00101683"/>
    <w:rsid w:val="001017B0"/>
    <w:rsid w:val="00101830"/>
    <w:rsid w:val="0010195C"/>
    <w:rsid w:val="00101C9D"/>
    <w:rsid w:val="00101CD6"/>
    <w:rsid w:val="001025A2"/>
    <w:rsid w:val="0010263E"/>
    <w:rsid w:val="0010274A"/>
    <w:rsid w:val="001028AA"/>
    <w:rsid w:val="00103025"/>
    <w:rsid w:val="00103198"/>
    <w:rsid w:val="00103345"/>
    <w:rsid w:val="0010357C"/>
    <w:rsid w:val="0010380D"/>
    <w:rsid w:val="00103943"/>
    <w:rsid w:val="00103A41"/>
    <w:rsid w:val="00103AB9"/>
    <w:rsid w:val="00103B9A"/>
    <w:rsid w:val="00103C60"/>
    <w:rsid w:val="00103F50"/>
    <w:rsid w:val="00104080"/>
    <w:rsid w:val="001041EF"/>
    <w:rsid w:val="001042A0"/>
    <w:rsid w:val="00104428"/>
    <w:rsid w:val="0010445F"/>
    <w:rsid w:val="00104573"/>
    <w:rsid w:val="001048DB"/>
    <w:rsid w:val="00104B20"/>
    <w:rsid w:val="00104BDA"/>
    <w:rsid w:val="0010524C"/>
    <w:rsid w:val="0010527F"/>
    <w:rsid w:val="00105286"/>
    <w:rsid w:val="001054DA"/>
    <w:rsid w:val="0010567A"/>
    <w:rsid w:val="0010574B"/>
    <w:rsid w:val="001057BD"/>
    <w:rsid w:val="001057E4"/>
    <w:rsid w:val="001058E6"/>
    <w:rsid w:val="00105A40"/>
    <w:rsid w:val="00105E95"/>
    <w:rsid w:val="00105EFA"/>
    <w:rsid w:val="0010639C"/>
    <w:rsid w:val="00106512"/>
    <w:rsid w:val="00106802"/>
    <w:rsid w:val="001068A5"/>
    <w:rsid w:val="00106A12"/>
    <w:rsid w:val="00106F3D"/>
    <w:rsid w:val="00106FDF"/>
    <w:rsid w:val="0010710B"/>
    <w:rsid w:val="00107194"/>
    <w:rsid w:val="001078F3"/>
    <w:rsid w:val="00107A0D"/>
    <w:rsid w:val="00107C0D"/>
    <w:rsid w:val="00107CBB"/>
    <w:rsid w:val="00107E43"/>
    <w:rsid w:val="00107F7D"/>
    <w:rsid w:val="001104D9"/>
    <w:rsid w:val="00110613"/>
    <w:rsid w:val="001108FD"/>
    <w:rsid w:val="00110A23"/>
    <w:rsid w:val="00110C27"/>
    <w:rsid w:val="0011100D"/>
    <w:rsid w:val="0011108D"/>
    <w:rsid w:val="0011109B"/>
    <w:rsid w:val="001111FA"/>
    <w:rsid w:val="00111970"/>
    <w:rsid w:val="00111999"/>
    <w:rsid w:val="00111BAE"/>
    <w:rsid w:val="00111C77"/>
    <w:rsid w:val="00111EB3"/>
    <w:rsid w:val="001120FA"/>
    <w:rsid w:val="0011219D"/>
    <w:rsid w:val="001122C2"/>
    <w:rsid w:val="0011266A"/>
    <w:rsid w:val="001126C0"/>
    <w:rsid w:val="0011272D"/>
    <w:rsid w:val="00112911"/>
    <w:rsid w:val="00112915"/>
    <w:rsid w:val="00112AE9"/>
    <w:rsid w:val="00112E48"/>
    <w:rsid w:val="00112FDC"/>
    <w:rsid w:val="0011300F"/>
    <w:rsid w:val="00113186"/>
    <w:rsid w:val="001134AA"/>
    <w:rsid w:val="001137E9"/>
    <w:rsid w:val="00113A5A"/>
    <w:rsid w:val="00113A70"/>
    <w:rsid w:val="001144A0"/>
    <w:rsid w:val="00114500"/>
    <w:rsid w:val="00114677"/>
    <w:rsid w:val="00114696"/>
    <w:rsid w:val="001146F7"/>
    <w:rsid w:val="00114747"/>
    <w:rsid w:val="00114A31"/>
    <w:rsid w:val="00114B14"/>
    <w:rsid w:val="00114C39"/>
    <w:rsid w:val="00114CA2"/>
    <w:rsid w:val="00114D95"/>
    <w:rsid w:val="001152B7"/>
    <w:rsid w:val="00115633"/>
    <w:rsid w:val="0011589D"/>
    <w:rsid w:val="00115E27"/>
    <w:rsid w:val="0011624E"/>
    <w:rsid w:val="001164EC"/>
    <w:rsid w:val="0011694C"/>
    <w:rsid w:val="00116A62"/>
    <w:rsid w:val="00116B83"/>
    <w:rsid w:val="00116CDF"/>
    <w:rsid w:val="001170EB"/>
    <w:rsid w:val="0011738C"/>
    <w:rsid w:val="001175F4"/>
    <w:rsid w:val="0011765B"/>
    <w:rsid w:val="00120A69"/>
    <w:rsid w:val="00120C96"/>
    <w:rsid w:val="00121336"/>
    <w:rsid w:val="0012134D"/>
    <w:rsid w:val="00121502"/>
    <w:rsid w:val="001217AE"/>
    <w:rsid w:val="00121815"/>
    <w:rsid w:val="00121AB6"/>
    <w:rsid w:val="001220D9"/>
    <w:rsid w:val="00122234"/>
    <w:rsid w:val="0012261E"/>
    <w:rsid w:val="00122793"/>
    <w:rsid w:val="001229EE"/>
    <w:rsid w:val="00122B88"/>
    <w:rsid w:val="00122C6F"/>
    <w:rsid w:val="00122E0C"/>
    <w:rsid w:val="00122E3B"/>
    <w:rsid w:val="0012317E"/>
    <w:rsid w:val="00123B3A"/>
    <w:rsid w:val="00123CF5"/>
    <w:rsid w:val="001247CC"/>
    <w:rsid w:val="00124849"/>
    <w:rsid w:val="00124C53"/>
    <w:rsid w:val="00124C74"/>
    <w:rsid w:val="00124EA2"/>
    <w:rsid w:val="00124F85"/>
    <w:rsid w:val="001251F6"/>
    <w:rsid w:val="0012531D"/>
    <w:rsid w:val="0012537D"/>
    <w:rsid w:val="001257BB"/>
    <w:rsid w:val="00125B9A"/>
    <w:rsid w:val="00125F6D"/>
    <w:rsid w:val="00125F8E"/>
    <w:rsid w:val="001260C7"/>
    <w:rsid w:val="0012618F"/>
    <w:rsid w:val="001261DF"/>
    <w:rsid w:val="0012626C"/>
    <w:rsid w:val="00126D00"/>
    <w:rsid w:val="00126F11"/>
    <w:rsid w:val="00126FB0"/>
    <w:rsid w:val="00127303"/>
    <w:rsid w:val="001275F6"/>
    <w:rsid w:val="0012763A"/>
    <w:rsid w:val="001278B0"/>
    <w:rsid w:val="00127D4D"/>
    <w:rsid w:val="00127EDD"/>
    <w:rsid w:val="001301C4"/>
    <w:rsid w:val="0013043C"/>
    <w:rsid w:val="00130482"/>
    <w:rsid w:val="001304EB"/>
    <w:rsid w:val="00130555"/>
    <w:rsid w:val="00130587"/>
    <w:rsid w:val="001308ED"/>
    <w:rsid w:val="00130C06"/>
    <w:rsid w:val="00131033"/>
    <w:rsid w:val="001315BC"/>
    <w:rsid w:val="00131A09"/>
    <w:rsid w:val="00131A7E"/>
    <w:rsid w:val="00131DD4"/>
    <w:rsid w:val="00131E02"/>
    <w:rsid w:val="0013242F"/>
    <w:rsid w:val="001325D4"/>
    <w:rsid w:val="00132BB8"/>
    <w:rsid w:val="0013343E"/>
    <w:rsid w:val="0013385A"/>
    <w:rsid w:val="001338DA"/>
    <w:rsid w:val="00133C73"/>
    <w:rsid w:val="00133D86"/>
    <w:rsid w:val="00133E24"/>
    <w:rsid w:val="001343FA"/>
    <w:rsid w:val="001349CE"/>
    <w:rsid w:val="00134E8C"/>
    <w:rsid w:val="00134FB8"/>
    <w:rsid w:val="00134FBC"/>
    <w:rsid w:val="0013505D"/>
    <w:rsid w:val="001350CD"/>
    <w:rsid w:val="001350D3"/>
    <w:rsid w:val="00135173"/>
    <w:rsid w:val="001351A1"/>
    <w:rsid w:val="0013533F"/>
    <w:rsid w:val="0013545C"/>
    <w:rsid w:val="0013560E"/>
    <w:rsid w:val="0013570C"/>
    <w:rsid w:val="001358F4"/>
    <w:rsid w:val="00135C1D"/>
    <w:rsid w:val="00135D2C"/>
    <w:rsid w:val="00135E5D"/>
    <w:rsid w:val="001360D2"/>
    <w:rsid w:val="00136114"/>
    <w:rsid w:val="001366DD"/>
    <w:rsid w:val="00136CD2"/>
    <w:rsid w:val="00136DB0"/>
    <w:rsid w:val="00136FE1"/>
    <w:rsid w:val="00137017"/>
    <w:rsid w:val="001370C7"/>
    <w:rsid w:val="00137F8A"/>
    <w:rsid w:val="001400C5"/>
    <w:rsid w:val="001400D6"/>
    <w:rsid w:val="001402B3"/>
    <w:rsid w:val="00140362"/>
    <w:rsid w:val="00140624"/>
    <w:rsid w:val="001407B9"/>
    <w:rsid w:val="00140D18"/>
    <w:rsid w:val="00140D77"/>
    <w:rsid w:val="00140F32"/>
    <w:rsid w:val="00141302"/>
    <w:rsid w:val="001413A0"/>
    <w:rsid w:val="00141562"/>
    <w:rsid w:val="001415B3"/>
    <w:rsid w:val="001415DC"/>
    <w:rsid w:val="00141999"/>
    <w:rsid w:val="001419C9"/>
    <w:rsid w:val="00141BAA"/>
    <w:rsid w:val="00141CCE"/>
    <w:rsid w:val="00141F54"/>
    <w:rsid w:val="00142206"/>
    <w:rsid w:val="001422D7"/>
    <w:rsid w:val="00142484"/>
    <w:rsid w:val="00142534"/>
    <w:rsid w:val="00142563"/>
    <w:rsid w:val="001428E4"/>
    <w:rsid w:val="00142B11"/>
    <w:rsid w:val="00142B17"/>
    <w:rsid w:val="00142C88"/>
    <w:rsid w:val="00142E65"/>
    <w:rsid w:val="00142ED8"/>
    <w:rsid w:val="00142FB4"/>
    <w:rsid w:val="00143120"/>
    <w:rsid w:val="001431AB"/>
    <w:rsid w:val="00143251"/>
    <w:rsid w:val="00143527"/>
    <w:rsid w:val="0014379C"/>
    <w:rsid w:val="0014387F"/>
    <w:rsid w:val="00143A2D"/>
    <w:rsid w:val="00143E1D"/>
    <w:rsid w:val="001442D1"/>
    <w:rsid w:val="001445D0"/>
    <w:rsid w:val="00144B69"/>
    <w:rsid w:val="00144CD7"/>
    <w:rsid w:val="00144D57"/>
    <w:rsid w:val="00144D8F"/>
    <w:rsid w:val="00144EFD"/>
    <w:rsid w:val="00145247"/>
    <w:rsid w:val="0014564D"/>
    <w:rsid w:val="00145913"/>
    <w:rsid w:val="00145B1D"/>
    <w:rsid w:val="00145CAD"/>
    <w:rsid w:val="00145CF3"/>
    <w:rsid w:val="00145FEF"/>
    <w:rsid w:val="00146260"/>
    <w:rsid w:val="00146274"/>
    <w:rsid w:val="001464A2"/>
    <w:rsid w:val="001469C5"/>
    <w:rsid w:val="00146BD7"/>
    <w:rsid w:val="00146EFB"/>
    <w:rsid w:val="00147166"/>
    <w:rsid w:val="001473C4"/>
    <w:rsid w:val="001474DA"/>
    <w:rsid w:val="00147A8B"/>
    <w:rsid w:val="00147B17"/>
    <w:rsid w:val="00147C29"/>
    <w:rsid w:val="00147CDF"/>
    <w:rsid w:val="00147DDA"/>
    <w:rsid w:val="00147E35"/>
    <w:rsid w:val="00147F95"/>
    <w:rsid w:val="00150222"/>
    <w:rsid w:val="001502C2"/>
    <w:rsid w:val="001503B1"/>
    <w:rsid w:val="0015045A"/>
    <w:rsid w:val="00150469"/>
    <w:rsid w:val="001504FA"/>
    <w:rsid w:val="00150A0C"/>
    <w:rsid w:val="001511DF"/>
    <w:rsid w:val="001517CD"/>
    <w:rsid w:val="0015184B"/>
    <w:rsid w:val="001518A3"/>
    <w:rsid w:val="001522CC"/>
    <w:rsid w:val="00152326"/>
    <w:rsid w:val="00152578"/>
    <w:rsid w:val="00152908"/>
    <w:rsid w:val="00152B4F"/>
    <w:rsid w:val="00152C94"/>
    <w:rsid w:val="00153214"/>
    <w:rsid w:val="0015367F"/>
    <w:rsid w:val="0015371D"/>
    <w:rsid w:val="00153B25"/>
    <w:rsid w:val="00153CC5"/>
    <w:rsid w:val="00154119"/>
    <w:rsid w:val="00154468"/>
    <w:rsid w:val="00154574"/>
    <w:rsid w:val="0015461E"/>
    <w:rsid w:val="001547AC"/>
    <w:rsid w:val="00154902"/>
    <w:rsid w:val="00154955"/>
    <w:rsid w:val="00154981"/>
    <w:rsid w:val="00154C7E"/>
    <w:rsid w:val="00154D45"/>
    <w:rsid w:val="00154D8F"/>
    <w:rsid w:val="00155260"/>
    <w:rsid w:val="0015563A"/>
    <w:rsid w:val="00155757"/>
    <w:rsid w:val="00155998"/>
    <w:rsid w:val="001561BF"/>
    <w:rsid w:val="001563E9"/>
    <w:rsid w:val="001567BE"/>
    <w:rsid w:val="001568E8"/>
    <w:rsid w:val="00156AA9"/>
    <w:rsid w:val="00156D87"/>
    <w:rsid w:val="00156E00"/>
    <w:rsid w:val="00156FA7"/>
    <w:rsid w:val="00156FFF"/>
    <w:rsid w:val="0015707E"/>
    <w:rsid w:val="001573D7"/>
    <w:rsid w:val="001574CC"/>
    <w:rsid w:val="00157760"/>
    <w:rsid w:val="00157CF5"/>
    <w:rsid w:val="00157F78"/>
    <w:rsid w:val="0016015E"/>
    <w:rsid w:val="00160284"/>
    <w:rsid w:val="0016033E"/>
    <w:rsid w:val="00160390"/>
    <w:rsid w:val="00160443"/>
    <w:rsid w:val="00160552"/>
    <w:rsid w:val="00160576"/>
    <w:rsid w:val="00160AAD"/>
    <w:rsid w:val="00160D35"/>
    <w:rsid w:val="00161006"/>
    <w:rsid w:val="001610C0"/>
    <w:rsid w:val="001613A9"/>
    <w:rsid w:val="00161608"/>
    <w:rsid w:val="00161794"/>
    <w:rsid w:val="001617D8"/>
    <w:rsid w:val="00161980"/>
    <w:rsid w:val="00161F68"/>
    <w:rsid w:val="00161F70"/>
    <w:rsid w:val="00161F8C"/>
    <w:rsid w:val="0016218D"/>
    <w:rsid w:val="00162210"/>
    <w:rsid w:val="00162774"/>
    <w:rsid w:val="00162991"/>
    <w:rsid w:val="00162A92"/>
    <w:rsid w:val="00162B38"/>
    <w:rsid w:val="00162CB6"/>
    <w:rsid w:val="001630EB"/>
    <w:rsid w:val="0016353C"/>
    <w:rsid w:val="001635CD"/>
    <w:rsid w:val="0016363F"/>
    <w:rsid w:val="00163743"/>
    <w:rsid w:val="001638D5"/>
    <w:rsid w:val="001638F6"/>
    <w:rsid w:val="00163B42"/>
    <w:rsid w:val="00163DD5"/>
    <w:rsid w:val="00164097"/>
    <w:rsid w:val="001640B3"/>
    <w:rsid w:val="0016424C"/>
    <w:rsid w:val="001642A4"/>
    <w:rsid w:val="00164360"/>
    <w:rsid w:val="001644B2"/>
    <w:rsid w:val="0016450D"/>
    <w:rsid w:val="00164563"/>
    <w:rsid w:val="00164639"/>
    <w:rsid w:val="0016478E"/>
    <w:rsid w:val="00164B6C"/>
    <w:rsid w:val="00164C31"/>
    <w:rsid w:val="00164F8A"/>
    <w:rsid w:val="00165532"/>
    <w:rsid w:val="001655AD"/>
    <w:rsid w:val="00165B22"/>
    <w:rsid w:val="00165ED0"/>
    <w:rsid w:val="00165EDF"/>
    <w:rsid w:val="00166153"/>
    <w:rsid w:val="001664FE"/>
    <w:rsid w:val="001665A0"/>
    <w:rsid w:val="0016672C"/>
    <w:rsid w:val="00166C48"/>
    <w:rsid w:val="00166F4D"/>
    <w:rsid w:val="00167117"/>
    <w:rsid w:val="0016712B"/>
    <w:rsid w:val="00167608"/>
    <w:rsid w:val="00167EDD"/>
    <w:rsid w:val="00167F4E"/>
    <w:rsid w:val="0017002F"/>
    <w:rsid w:val="001700A0"/>
    <w:rsid w:val="00170355"/>
    <w:rsid w:val="00170356"/>
    <w:rsid w:val="00170421"/>
    <w:rsid w:val="001704C2"/>
    <w:rsid w:val="0017079A"/>
    <w:rsid w:val="0017093D"/>
    <w:rsid w:val="00170A13"/>
    <w:rsid w:val="00170AF5"/>
    <w:rsid w:val="0017136A"/>
    <w:rsid w:val="00171379"/>
    <w:rsid w:val="00171550"/>
    <w:rsid w:val="00171693"/>
    <w:rsid w:val="00171736"/>
    <w:rsid w:val="00171887"/>
    <w:rsid w:val="00171892"/>
    <w:rsid w:val="00171A30"/>
    <w:rsid w:val="00171B13"/>
    <w:rsid w:val="00171C44"/>
    <w:rsid w:val="00171DBE"/>
    <w:rsid w:val="00171F10"/>
    <w:rsid w:val="00172071"/>
    <w:rsid w:val="0017235B"/>
    <w:rsid w:val="001725DB"/>
    <w:rsid w:val="00172669"/>
    <w:rsid w:val="00172853"/>
    <w:rsid w:val="00172A66"/>
    <w:rsid w:val="00172A75"/>
    <w:rsid w:val="00173385"/>
    <w:rsid w:val="001735DC"/>
    <w:rsid w:val="001736B0"/>
    <w:rsid w:val="00173735"/>
    <w:rsid w:val="001739A2"/>
    <w:rsid w:val="00173BFF"/>
    <w:rsid w:val="00173C64"/>
    <w:rsid w:val="00173D22"/>
    <w:rsid w:val="00173DA4"/>
    <w:rsid w:val="00173DE9"/>
    <w:rsid w:val="00173EE6"/>
    <w:rsid w:val="00173F98"/>
    <w:rsid w:val="00173FC4"/>
    <w:rsid w:val="00173FE4"/>
    <w:rsid w:val="00174235"/>
    <w:rsid w:val="00174367"/>
    <w:rsid w:val="001744EE"/>
    <w:rsid w:val="001744F2"/>
    <w:rsid w:val="0017467E"/>
    <w:rsid w:val="00175245"/>
    <w:rsid w:val="0017538F"/>
    <w:rsid w:val="001753FD"/>
    <w:rsid w:val="0017556C"/>
    <w:rsid w:val="00175BE9"/>
    <w:rsid w:val="00175E0C"/>
    <w:rsid w:val="0017603B"/>
    <w:rsid w:val="001760D4"/>
    <w:rsid w:val="0017634D"/>
    <w:rsid w:val="0017673B"/>
    <w:rsid w:val="00176A45"/>
    <w:rsid w:val="00176AC2"/>
    <w:rsid w:val="00176ADF"/>
    <w:rsid w:val="00176DB9"/>
    <w:rsid w:val="00176DBA"/>
    <w:rsid w:val="00176E93"/>
    <w:rsid w:val="00176F16"/>
    <w:rsid w:val="00176F98"/>
    <w:rsid w:val="001772C0"/>
    <w:rsid w:val="00177385"/>
    <w:rsid w:val="0017744B"/>
    <w:rsid w:val="00177507"/>
    <w:rsid w:val="00177E00"/>
    <w:rsid w:val="00177F1A"/>
    <w:rsid w:val="001800A6"/>
    <w:rsid w:val="001800AA"/>
    <w:rsid w:val="001804C7"/>
    <w:rsid w:val="00180D77"/>
    <w:rsid w:val="00180EED"/>
    <w:rsid w:val="00180EF7"/>
    <w:rsid w:val="00181317"/>
    <w:rsid w:val="00181353"/>
    <w:rsid w:val="0018155B"/>
    <w:rsid w:val="0018173E"/>
    <w:rsid w:val="00182447"/>
    <w:rsid w:val="001824F6"/>
    <w:rsid w:val="00182B34"/>
    <w:rsid w:val="00182B39"/>
    <w:rsid w:val="00183006"/>
    <w:rsid w:val="00183112"/>
    <w:rsid w:val="0018337D"/>
    <w:rsid w:val="0018342B"/>
    <w:rsid w:val="00183630"/>
    <w:rsid w:val="001837B2"/>
    <w:rsid w:val="0018384F"/>
    <w:rsid w:val="00183A87"/>
    <w:rsid w:val="00183CA2"/>
    <w:rsid w:val="0018405C"/>
    <w:rsid w:val="00184262"/>
    <w:rsid w:val="001844C7"/>
    <w:rsid w:val="001845BC"/>
    <w:rsid w:val="00184757"/>
    <w:rsid w:val="00184799"/>
    <w:rsid w:val="00184C29"/>
    <w:rsid w:val="00184C79"/>
    <w:rsid w:val="00184D61"/>
    <w:rsid w:val="00184FD1"/>
    <w:rsid w:val="001851DD"/>
    <w:rsid w:val="00185523"/>
    <w:rsid w:val="0018585D"/>
    <w:rsid w:val="00185904"/>
    <w:rsid w:val="00185D5C"/>
    <w:rsid w:val="00185F15"/>
    <w:rsid w:val="001862E6"/>
    <w:rsid w:val="00186489"/>
    <w:rsid w:val="00186A77"/>
    <w:rsid w:val="00186AF1"/>
    <w:rsid w:val="00186CA7"/>
    <w:rsid w:val="00186DAC"/>
    <w:rsid w:val="00186EAF"/>
    <w:rsid w:val="00186FA3"/>
    <w:rsid w:val="0018701D"/>
    <w:rsid w:val="00187244"/>
    <w:rsid w:val="001873E0"/>
    <w:rsid w:val="00187598"/>
    <w:rsid w:val="00187955"/>
    <w:rsid w:val="00187B2A"/>
    <w:rsid w:val="00187C2B"/>
    <w:rsid w:val="00187CE2"/>
    <w:rsid w:val="00190517"/>
    <w:rsid w:val="0019051C"/>
    <w:rsid w:val="00190856"/>
    <w:rsid w:val="0019092E"/>
    <w:rsid w:val="00190F77"/>
    <w:rsid w:val="00190FB7"/>
    <w:rsid w:val="001916A8"/>
    <w:rsid w:val="00191A09"/>
    <w:rsid w:val="001926EA"/>
    <w:rsid w:val="001928F8"/>
    <w:rsid w:val="00192E60"/>
    <w:rsid w:val="0019302D"/>
    <w:rsid w:val="0019303F"/>
    <w:rsid w:val="00193190"/>
    <w:rsid w:val="001938DB"/>
    <w:rsid w:val="001938EB"/>
    <w:rsid w:val="001938EF"/>
    <w:rsid w:val="00193C0D"/>
    <w:rsid w:val="00193D80"/>
    <w:rsid w:val="00193DB7"/>
    <w:rsid w:val="00193F77"/>
    <w:rsid w:val="001940AC"/>
    <w:rsid w:val="0019413E"/>
    <w:rsid w:val="001943D7"/>
    <w:rsid w:val="001945D1"/>
    <w:rsid w:val="00194630"/>
    <w:rsid w:val="00195074"/>
    <w:rsid w:val="00195144"/>
    <w:rsid w:val="00195349"/>
    <w:rsid w:val="0019546D"/>
    <w:rsid w:val="00195B19"/>
    <w:rsid w:val="00195DC1"/>
    <w:rsid w:val="00195DF1"/>
    <w:rsid w:val="001963DA"/>
    <w:rsid w:val="0019668D"/>
    <w:rsid w:val="00196722"/>
    <w:rsid w:val="00196775"/>
    <w:rsid w:val="001968C6"/>
    <w:rsid w:val="00196AF2"/>
    <w:rsid w:val="00196C95"/>
    <w:rsid w:val="0019725A"/>
    <w:rsid w:val="00197340"/>
    <w:rsid w:val="001976F2"/>
    <w:rsid w:val="0019786A"/>
    <w:rsid w:val="00197B5D"/>
    <w:rsid w:val="00197D5F"/>
    <w:rsid w:val="00197F0F"/>
    <w:rsid w:val="001A0245"/>
    <w:rsid w:val="001A08B0"/>
    <w:rsid w:val="001A0A38"/>
    <w:rsid w:val="001A1072"/>
    <w:rsid w:val="001A1344"/>
    <w:rsid w:val="001A13DC"/>
    <w:rsid w:val="001A1B98"/>
    <w:rsid w:val="001A1F0A"/>
    <w:rsid w:val="001A1FD6"/>
    <w:rsid w:val="001A2000"/>
    <w:rsid w:val="001A25E2"/>
    <w:rsid w:val="001A2612"/>
    <w:rsid w:val="001A2912"/>
    <w:rsid w:val="001A2B21"/>
    <w:rsid w:val="001A2B5D"/>
    <w:rsid w:val="001A2C3D"/>
    <w:rsid w:val="001A2CDC"/>
    <w:rsid w:val="001A2DA3"/>
    <w:rsid w:val="001A2DE0"/>
    <w:rsid w:val="001A32A3"/>
    <w:rsid w:val="001A3976"/>
    <w:rsid w:val="001A3995"/>
    <w:rsid w:val="001A4172"/>
    <w:rsid w:val="001A42E7"/>
    <w:rsid w:val="001A432F"/>
    <w:rsid w:val="001A4495"/>
    <w:rsid w:val="001A44CC"/>
    <w:rsid w:val="001A451B"/>
    <w:rsid w:val="001A47D0"/>
    <w:rsid w:val="001A4894"/>
    <w:rsid w:val="001A4F22"/>
    <w:rsid w:val="001A5139"/>
    <w:rsid w:val="001A5328"/>
    <w:rsid w:val="001A5477"/>
    <w:rsid w:val="001A55CF"/>
    <w:rsid w:val="001A596A"/>
    <w:rsid w:val="001A5A9D"/>
    <w:rsid w:val="001A5AB0"/>
    <w:rsid w:val="001A5CA8"/>
    <w:rsid w:val="001A5D2E"/>
    <w:rsid w:val="001A5D85"/>
    <w:rsid w:val="001A5E2C"/>
    <w:rsid w:val="001A631C"/>
    <w:rsid w:val="001A662F"/>
    <w:rsid w:val="001A6746"/>
    <w:rsid w:val="001A678B"/>
    <w:rsid w:val="001A6893"/>
    <w:rsid w:val="001A6AF2"/>
    <w:rsid w:val="001A6B4B"/>
    <w:rsid w:val="001A6B83"/>
    <w:rsid w:val="001A6CAC"/>
    <w:rsid w:val="001A6D29"/>
    <w:rsid w:val="001A6E90"/>
    <w:rsid w:val="001A70BD"/>
    <w:rsid w:val="001A72C2"/>
    <w:rsid w:val="001A72CB"/>
    <w:rsid w:val="001A732A"/>
    <w:rsid w:val="001A7381"/>
    <w:rsid w:val="001A7A0E"/>
    <w:rsid w:val="001A7A8F"/>
    <w:rsid w:val="001A7B1E"/>
    <w:rsid w:val="001A7CCF"/>
    <w:rsid w:val="001B0037"/>
    <w:rsid w:val="001B00DD"/>
    <w:rsid w:val="001B055F"/>
    <w:rsid w:val="001B069B"/>
    <w:rsid w:val="001B0A2F"/>
    <w:rsid w:val="001B0CEE"/>
    <w:rsid w:val="001B0E9F"/>
    <w:rsid w:val="001B104E"/>
    <w:rsid w:val="001B1152"/>
    <w:rsid w:val="001B11D9"/>
    <w:rsid w:val="001B128C"/>
    <w:rsid w:val="001B12AB"/>
    <w:rsid w:val="001B1788"/>
    <w:rsid w:val="001B185D"/>
    <w:rsid w:val="001B1B30"/>
    <w:rsid w:val="001B1EE4"/>
    <w:rsid w:val="001B2071"/>
    <w:rsid w:val="001B2153"/>
    <w:rsid w:val="001B2410"/>
    <w:rsid w:val="001B25C2"/>
    <w:rsid w:val="001B2631"/>
    <w:rsid w:val="001B26C7"/>
    <w:rsid w:val="001B27A5"/>
    <w:rsid w:val="001B294A"/>
    <w:rsid w:val="001B2AC6"/>
    <w:rsid w:val="001B2CE2"/>
    <w:rsid w:val="001B2D0D"/>
    <w:rsid w:val="001B2F45"/>
    <w:rsid w:val="001B3330"/>
    <w:rsid w:val="001B34DB"/>
    <w:rsid w:val="001B3515"/>
    <w:rsid w:val="001B362E"/>
    <w:rsid w:val="001B3706"/>
    <w:rsid w:val="001B3869"/>
    <w:rsid w:val="001B398E"/>
    <w:rsid w:val="001B3A82"/>
    <w:rsid w:val="001B3DCA"/>
    <w:rsid w:val="001B407E"/>
    <w:rsid w:val="001B42CB"/>
    <w:rsid w:val="001B49C5"/>
    <w:rsid w:val="001B49FC"/>
    <w:rsid w:val="001B4B64"/>
    <w:rsid w:val="001B4BB5"/>
    <w:rsid w:val="001B4D38"/>
    <w:rsid w:val="001B5047"/>
    <w:rsid w:val="001B516C"/>
    <w:rsid w:val="001B522F"/>
    <w:rsid w:val="001B54FE"/>
    <w:rsid w:val="001B5714"/>
    <w:rsid w:val="001B57AD"/>
    <w:rsid w:val="001B590F"/>
    <w:rsid w:val="001B5A57"/>
    <w:rsid w:val="001B5BA3"/>
    <w:rsid w:val="001B5CA6"/>
    <w:rsid w:val="001B5D35"/>
    <w:rsid w:val="001B60D8"/>
    <w:rsid w:val="001B6277"/>
    <w:rsid w:val="001B62B9"/>
    <w:rsid w:val="001B6467"/>
    <w:rsid w:val="001B662C"/>
    <w:rsid w:val="001B679B"/>
    <w:rsid w:val="001B6A80"/>
    <w:rsid w:val="001B6B3A"/>
    <w:rsid w:val="001B707B"/>
    <w:rsid w:val="001B72C5"/>
    <w:rsid w:val="001B75BB"/>
    <w:rsid w:val="001B765B"/>
    <w:rsid w:val="001B76F8"/>
    <w:rsid w:val="001B77D5"/>
    <w:rsid w:val="001B7BDA"/>
    <w:rsid w:val="001B7CA2"/>
    <w:rsid w:val="001B7EAD"/>
    <w:rsid w:val="001B7EDF"/>
    <w:rsid w:val="001C00C1"/>
    <w:rsid w:val="001C0115"/>
    <w:rsid w:val="001C0168"/>
    <w:rsid w:val="001C0292"/>
    <w:rsid w:val="001C0334"/>
    <w:rsid w:val="001C035E"/>
    <w:rsid w:val="001C03EE"/>
    <w:rsid w:val="001C075E"/>
    <w:rsid w:val="001C0B2E"/>
    <w:rsid w:val="001C0D70"/>
    <w:rsid w:val="001C0EBE"/>
    <w:rsid w:val="001C13A3"/>
    <w:rsid w:val="001C1674"/>
    <w:rsid w:val="001C17CF"/>
    <w:rsid w:val="001C19A8"/>
    <w:rsid w:val="001C1B55"/>
    <w:rsid w:val="001C1C0D"/>
    <w:rsid w:val="001C1CDB"/>
    <w:rsid w:val="001C1E6C"/>
    <w:rsid w:val="001C2220"/>
    <w:rsid w:val="001C2730"/>
    <w:rsid w:val="001C27B0"/>
    <w:rsid w:val="001C283E"/>
    <w:rsid w:val="001C2882"/>
    <w:rsid w:val="001C2947"/>
    <w:rsid w:val="001C2AF6"/>
    <w:rsid w:val="001C2D8D"/>
    <w:rsid w:val="001C2E9B"/>
    <w:rsid w:val="001C30AC"/>
    <w:rsid w:val="001C30B7"/>
    <w:rsid w:val="001C397D"/>
    <w:rsid w:val="001C3A6E"/>
    <w:rsid w:val="001C3CE6"/>
    <w:rsid w:val="001C3FB2"/>
    <w:rsid w:val="001C42BD"/>
    <w:rsid w:val="001C4319"/>
    <w:rsid w:val="001C48DA"/>
    <w:rsid w:val="001C49B7"/>
    <w:rsid w:val="001C4A86"/>
    <w:rsid w:val="001C4BBF"/>
    <w:rsid w:val="001C4CEA"/>
    <w:rsid w:val="001C4FE7"/>
    <w:rsid w:val="001C5931"/>
    <w:rsid w:val="001C59BF"/>
    <w:rsid w:val="001C5A88"/>
    <w:rsid w:val="001C5A89"/>
    <w:rsid w:val="001C5B2B"/>
    <w:rsid w:val="001C5C82"/>
    <w:rsid w:val="001C5D3F"/>
    <w:rsid w:val="001C5D97"/>
    <w:rsid w:val="001C5F81"/>
    <w:rsid w:val="001C6056"/>
    <w:rsid w:val="001C6124"/>
    <w:rsid w:val="001C6B3A"/>
    <w:rsid w:val="001C6ED7"/>
    <w:rsid w:val="001C6EDA"/>
    <w:rsid w:val="001C7166"/>
    <w:rsid w:val="001C7552"/>
    <w:rsid w:val="001C75C4"/>
    <w:rsid w:val="001C7BD5"/>
    <w:rsid w:val="001D01DE"/>
    <w:rsid w:val="001D0291"/>
    <w:rsid w:val="001D081D"/>
    <w:rsid w:val="001D09DE"/>
    <w:rsid w:val="001D0B8A"/>
    <w:rsid w:val="001D0CD5"/>
    <w:rsid w:val="001D1067"/>
    <w:rsid w:val="001D15AD"/>
    <w:rsid w:val="001D19AA"/>
    <w:rsid w:val="001D1C8B"/>
    <w:rsid w:val="001D1D95"/>
    <w:rsid w:val="001D1F26"/>
    <w:rsid w:val="001D2035"/>
    <w:rsid w:val="001D20FB"/>
    <w:rsid w:val="001D23B3"/>
    <w:rsid w:val="001D25C9"/>
    <w:rsid w:val="001D2650"/>
    <w:rsid w:val="001D27E0"/>
    <w:rsid w:val="001D2939"/>
    <w:rsid w:val="001D2A00"/>
    <w:rsid w:val="001D2E8D"/>
    <w:rsid w:val="001D2EB6"/>
    <w:rsid w:val="001D2ECC"/>
    <w:rsid w:val="001D31F0"/>
    <w:rsid w:val="001D3283"/>
    <w:rsid w:val="001D3617"/>
    <w:rsid w:val="001D38CB"/>
    <w:rsid w:val="001D39C6"/>
    <w:rsid w:val="001D3E40"/>
    <w:rsid w:val="001D40EF"/>
    <w:rsid w:val="001D462C"/>
    <w:rsid w:val="001D4737"/>
    <w:rsid w:val="001D487E"/>
    <w:rsid w:val="001D49D4"/>
    <w:rsid w:val="001D4C50"/>
    <w:rsid w:val="001D4D63"/>
    <w:rsid w:val="001D4FB7"/>
    <w:rsid w:val="001D51DD"/>
    <w:rsid w:val="001D523D"/>
    <w:rsid w:val="001D52E0"/>
    <w:rsid w:val="001D5425"/>
    <w:rsid w:val="001D55A2"/>
    <w:rsid w:val="001D574B"/>
    <w:rsid w:val="001D595F"/>
    <w:rsid w:val="001D599E"/>
    <w:rsid w:val="001D5A67"/>
    <w:rsid w:val="001D5AC7"/>
    <w:rsid w:val="001D5B18"/>
    <w:rsid w:val="001D5E13"/>
    <w:rsid w:val="001D5F4B"/>
    <w:rsid w:val="001D5FF7"/>
    <w:rsid w:val="001D666C"/>
    <w:rsid w:val="001D6789"/>
    <w:rsid w:val="001D69DD"/>
    <w:rsid w:val="001D69FE"/>
    <w:rsid w:val="001D6A6E"/>
    <w:rsid w:val="001D6B3E"/>
    <w:rsid w:val="001D6BD8"/>
    <w:rsid w:val="001D6FD3"/>
    <w:rsid w:val="001D7286"/>
    <w:rsid w:val="001D7481"/>
    <w:rsid w:val="001D7537"/>
    <w:rsid w:val="001D75B7"/>
    <w:rsid w:val="001D760A"/>
    <w:rsid w:val="001D7A9A"/>
    <w:rsid w:val="001D7AAC"/>
    <w:rsid w:val="001D7B3E"/>
    <w:rsid w:val="001D7BF5"/>
    <w:rsid w:val="001D7C14"/>
    <w:rsid w:val="001D7CE5"/>
    <w:rsid w:val="001E044A"/>
    <w:rsid w:val="001E063F"/>
    <w:rsid w:val="001E07ED"/>
    <w:rsid w:val="001E0AC0"/>
    <w:rsid w:val="001E0B24"/>
    <w:rsid w:val="001E0BED"/>
    <w:rsid w:val="001E0C62"/>
    <w:rsid w:val="001E0DE8"/>
    <w:rsid w:val="001E18F3"/>
    <w:rsid w:val="001E213C"/>
    <w:rsid w:val="001E2381"/>
    <w:rsid w:val="001E2456"/>
    <w:rsid w:val="001E271F"/>
    <w:rsid w:val="001E28F3"/>
    <w:rsid w:val="001E2A10"/>
    <w:rsid w:val="001E2AC1"/>
    <w:rsid w:val="001E2C29"/>
    <w:rsid w:val="001E3033"/>
    <w:rsid w:val="001E3124"/>
    <w:rsid w:val="001E327F"/>
    <w:rsid w:val="001E3D62"/>
    <w:rsid w:val="001E419B"/>
    <w:rsid w:val="001E41E8"/>
    <w:rsid w:val="001E443A"/>
    <w:rsid w:val="001E4824"/>
    <w:rsid w:val="001E483E"/>
    <w:rsid w:val="001E490B"/>
    <w:rsid w:val="001E4914"/>
    <w:rsid w:val="001E491B"/>
    <w:rsid w:val="001E4E3F"/>
    <w:rsid w:val="001E4FD3"/>
    <w:rsid w:val="001E5417"/>
    <w:rsid w:val="001E5717"/>
    <w:rsid w:val="001E58AA"/>
    <w:rsid w:val="001E5920"/>
    <w:rsid w:val="001E59D3"/>
    <w:rsid w:val="001E5C3A"/>
    <w:rsid w:val="001E5DD0"/>
    <w:rsid w:val="001E5E3E"/>
    <w:rsid w:val="001E5E41"/>
    <w:rsid w:val="001E603A"/>
    <w:rsid w:val="001E61D1"/>
    <w:rsid w:val="001E6362"/>
    <w:rsid w:val="001E6897"/>
    <w:rsid w:val="001E72A6"/>
    <w:rsid w:val="001E73BD"/>
    <w:rsid w:val="001E7512"/>
    <w:rsid w:val="001E7869"/>
    <w:rsid w:val="001E7F54"/>
    <w:rsid w:val="001E7FCE"/>
    <w:rsid w:val="001F0203"/>
    <w:rsid w:val="001F04CD"/>
    <w:rsid w:val="001F04FF"/>
    <w:rsid w:val="001F0692"/>
    <w:rsid w:val="001F0CF4"/>
    <w:rsid w:val="001F0E6D"/>
    <w:rsid w:val="001F1292"/>
    <w:rsid w:val="001F154F"/>
    <w:rsid w:val="001F157F"/>
    <w:rsid w:val="001F1972"/>
    <w:rsid w:val="001F1BF2"/>
    <w:rsid w:val="001F1E63"/>
    <w:rsid w:val="001F2011"/>
    <w:rsid w:val="001F2578"/>
    <w:rsid w:val="001F25CB"/>
    <w:rsid w:val="001F25FD"/>
    <w:rsid w:val="001F2A16"/>
    <w:rsid w:val="001F2A30"/>
    <w:rsid w:val="001F2A6B"/>
    <w:rsid w:val="001F2C3F"/>
    <w:rsid w:val="001F2C4E"/>
    <w:rsid w:val="001F2C5C"/>
    <w:rsid w:val="001F2ED0"/>
    <w:rsid w:val="001F3126"/>
    <w:rsid w:val="001F3584"/>
    <w:rsid w:val="001F361B"/>
    <w:rsid w:val="001F3A63"/>
    <w:rsid w:val="001F3C06"/>
    <w:rsid w:val="001F40A7"/>
    <w:rsid w:val="001F43A5"/>
    <w:rsid w:val="001F4D76"/>
    <w:rsid w:val="001F4F27"/>
    <w:rsid w:val="001F5064"/>
    <w:rsid w:val="001F50FB"/>
    <w:rsid w:val="001F51F3"/>
    <w:rsid w:val="001F53B5"/>
    <w:rsid w:val="001F5588"/>
    <w:rsid w:val="001F55FF"/>
    <w:rsid w:val="001F59F4"/>
    <w:rsid w:val="001F5A4D"/>
    <w:rsid w:val="001F5AE8"/>
    <w:rsid w:val="001F5C3D"/>
    <w:rsid w:val="001F5C57"/>
    <w:rsid w:val="001F5D50"/>
    <w:rsid w:val="001F5D60"/>
    <w:rsid w:val="001F607D"/>
    <w:rsid w:val="001F60D1"/>
    <w:rsid w:val="001F64CA"/>
    <w:rsid w:val="001F6642"/>
    <w:rsid w:val="001F66C3"/>
    <w:rsid w:val="001F6715"/>
    <w:rsid w:val="001F693F"/>
    <w:rsid w:val="001F6A71"/>
    <w:rsid w:val="001F6C41"/>
    <w:rsid w:val="001F77D0"/>
    <w:rsid w:val="001F7DAF"/>
    <w:rsid w:val="001F7E87"/>
    <w:rsid w:val="001F7FA3"/>
    <w:rsid w:val="0020004F"/>
    <w:rsid w:val="00200124"/>
    <w:rsid w:val="002003C4"/>
    <w:rsid w:val="002004DE"/>
    <w:rsid w:val="002006F9"/>
    <w:rsid w:val="00200D20"/>
    <w:rsid w:val="00200E1E"/>
    <w:rsid w:val="002013AC"/>
    <w:rsid w:val="0020195F"/>
    <w:rsid w:val="00201A9D"/>
    <w:rsid w:val="00201C47"/>
    <w:rsid w:val="00201D04"/>
    <w:rsid w:val="00201F89"/>
    <w:rsid w:val="0020210C"/>
    <w:rsid w:val="0020269C"/>
    <w:rsid w:val="00202AA9"/>
    <w:rsid w:val="00202D90"/>
    <w:rsid w:val="00202EC4"/>
    <w:rsid w:val="00202FE2"/>
    <w:rsid w:val="002031A7"/>
    <w:rsid w:val="002031A8"/>
    <w:rsid w:val="00203355"/>
    <w:rsid w:val="00203B42"/>
    <w:rsid w:val="00204068"/>
    <w:rsid w:val="00204088"/>
    <w:rsid w:val="0020458A"/>
    <w:rsid w:val="002047AA"/>
    <w:rsid w:val="00204909"/>
    <w:rsid w:val="00204E98"/>
    <w:rsid w:val="00205403"/>
    <w:rsid w:val="00205512"/>
    <w:rsid w:val="00205676"/>
    <w:rsid w:val="00205704"/>
    <w:rsid w:val="00205723"/>
    <w:rsid w:val="00205897"/>
    <w:rsid w:val="00205C1C"/>
    <w:rsid w:val="00205E32"/>
    <w:rsid w:val="00205E6F"/>
    <w:rsid w:val="00205E99"/>
    <w:rsid w:val="00206205"/>
    <w:rsid w:val="002065E1"/>
    <w:rsid w:val="0020679B"/>
    <w:rsid w:val="002067A6"/>
    <w:rsid w:val="002068A7"/>
    <w:rsid w:val="00206CF4"/>
    <w:rsid w:val="002070A5"/>
    <w:rsid w:val="0020782A"/>
    <w:rsid w:val="00210384"/>
    <w:rsid w:val="00210D4A"/>
    <w:rsid w:val="0021103E"/>
    <w:rsid w:val="002111FC"/>
    <w:rsid w:val="002116C5"/>
    <w:rsid w:val="00211823"/>
    <w:rsid w:val="00211950"/>
    <w:rsid w:val="00212002"/>
    <w:rsid w:val="0021208F"/>
    <w:rsid w:val="0021220D"/>
    <w:rsid w:val="002126A1"/>
    <w:rsid w:val="00212702"/>
    <w:rsid w:val="00212740"/>
    <w:rsid w:val="00212954"/>
    <w:rsid w:val="00213601"/>
    <w:rsid w:val="0021369F"/>
    <w:rsid w:val="002136C3"/>
    <w:rsid w:val="00213D47"/>
    <w:rsid w:val="00213D84"/>
    <w:rsid w:val="00213D97"/>
    <w:rsid w:val="00214374"/>
    <w:rsid w:val="002143D5"/>
    <w:rsid w:val="002149C3"/>
    <w:rsid w:val="00215013"/>
    <w:rsid w:val="002154D9"/>
    <w:rsid w:val="002154F4"/>
    <w:rsid w:val="00215595"/>
    <w:rsid w:val="00215950"/>
    <w:rsid w:val="00216092"/>
    <w:rsid w:val="002161DE"/>
    <w:rsid w:val="0021657B"/>
    <w:rsid w:val="0021659A"/>
    <w:rsid w:val="00216B4E"/>
    <w:rsid w:val="00216F47"/>
    <w:rsid w:val="00216F57"/>
    <w:rsid w:val="00216FA2"/>
    <w:rsid w:val="00216FE5"/>
    <w:rsid w:val="002170E6"/>
    <w:rsid w:val="00217418"/>
    <w:rsid w:val="0021745A"/>
    <w:rsid w:val="00217799"/>
    <w:rsid w:val="00217ABB"/>
    <w:rsid w:val="00217AC6"/>
    <w:rsid w:val="00217C3B"/>
    <w:rsid w:val="00220536"/>
    <w:rsid w:val="00220539"/>
    <w:rsid w:val="002205D8"/>
    <w:rsid w:val="002206D1"/>
    <w:rsid w:val="00220DCB"/>
    <w:rsid w:val="0022148F"/>
    <w:rsid w:val="00221635"/>
    <w:rsid w:val="002217FE"/>
    <w:rsid w:val="00221CBB"/>
    <w:rsid w:val="00221D7E"/>
    <w:rsid w:val="0022230D"/>
    <w:rsid w:val="002225A4"/>
    <w:rsid w:val="002225B7"/>
    <w:rsid w:val="0022298D"/>
    <w:rsid w:val="00222E5C"/>
    <w:rsid w:val="0022327E"/>
    <w:rsid w:val="00223337"/>
    <w:rsid w:val="002233B2"/>
    <w:rsid w:val="00223D0A"/>
    <w:rsid w:val="00223DF3"/>
    <w:rsid w:val="00223F2E"/>
    <w:rsid w:val="0022471D"/>
    <w:rsid w:val="00224C1B"/>
    <w:rsid w:val="0022516A"/>
    <w:rsid w:val="0022517A"/>
    <w:rsid w:val="0022545D"/>
    <w:rsid w:val="002254CD"/>
    <w:rsid w:val="00225B3C"/>
    <w:rsid w:val="00225BAB"/>
    <w:rsid w:val="00225C0F"/>
    <w:rsid w:val="00225C36"/>
    <w:rsid w:val="00225E5C"/>
    <w:rsid w:val="00225F9D"/>
    <w:rsid w:val="00226032"/>
    <w:rsid w:val="00226054"/>
    <w:rsid w:val="00226C13"/>
    <w:rsid w:val="00226E7C"/>
    <w:rsid w:val="00226F5B"/>
    <w:rsid w:val="00227190"/>
    <w:rsid w:val="002271A6"/>
    <w:rsid w:val="002272D6"/>
    <w:rsid w:val="002276AF"/>
    <w:rsid w:val="002278F8"/>
    <w:rsid w:val="002279D4"/>
    <w:rsid w:val="00227D8D"/>
    <w:rsid w:val="00227EAA"/>
    <w:rsid w:val="0023003D"/>
    <w:rsid w:val="002300DF"/>
    <w:rsid w:val="00230434"/>
    <w:rsid w:val="002308A5"/>
    <w:rsid w:val="00230B19"/>
    <w:rsid w:val="002311FD"/>
    <w:rsid w:val="0023160A"/>
    <w:rsid w:val="00231733"/>
    <w:rsid w:val="002320B4"/>
    <w:rsid w:val="002323CE"/>
    <w:rsid w:val="00232583"/>
    <w:rsid w:val="00232652"/>
    <w:rsid w:val="0023269C"/>
    <w:rsid w:val="00232881"/>
    <w:rsid w:val="002328F8"/>
    <w:rsid w:val="00232954"/>
    <w:rsid w:val="00232B61"/>
    <w:rsid w:val="00232FCE"/>
    <w:rsid w:val="00233038"/>
    <w:rsid w:val="00233325"/>
    <w:rsid w:val="00233400"/>
    <w:rsid w:val="00233A4C"/>
    <w:rsid w:val="00233BD4"/>
    <w:rsid w:val="00233F8E"/>
    <w:rsid w:val="00234252"/>
    <w:rsid w:val="002343B0"/>
    <w:rsid w:val="002343F2"/>
    <w:rsid w:val="00235098"/>
    <w:rsid w:val="002351E7"/>
    <w:rsid w:val="0023546F"/>
    <w:rsid w:val="0023549A"/>
    <w:rsid w:val="002355A2"/>
    <w:rsid w:val="00235CC9"/>
    <w:rsid w:val="00235FAA"/>
    <w:rsid w:val="00236075"/>
    <w:rsid w:val="00236585"/>
    <w:rsid w:val="002369F7"/>
    <w:rsid w:val="00236AEE"/>
    <w:rsid w:val="00236CDB"/>
    <w:rsid w:val="00236E61"/>
    <w:rsid w:val="00236E6D"/>
    <w:rsid w:val="00236FA8"/>
    <w:rsid w:val="002371AA"/>
    <w:rsid w:val="002373CD"/>
    <w:rsid w:val="00237774"/>
    <w:rsid w:val="00237931"/>
    <w:rsid w:val="0023797B"/>
    <w:rsid w:val="00237A10"/>
    <w:rsid w:val="00237A76"/>
    <w:rsid w:val="00237B88"/>
    <w:rsid w:val="00237E80"/>
    <w:rsid w:val="0023EB0C"/>
    <w:rsid w:val="002402BA"/>
    <w:rsid w:val="002402C0"/>
    <w:rsid w:val="00240594"/>
    <w:rsid w:val="0024073C"/>
    <w:rsid w:val="0024083E"/>
    <w:rsid w:val="00240B01"/>
    <w:rsid w:val="00240BC3"/>
    <w:rsid w:val="00240C82"/>
    <w:rsid w:val="00240CD4"/>
    <w:rsid w:val="00240D9E"/>
    <w:rsid w:val="00241074"/>
    <w:rsid w:val="00241581"/>
    <w:rsid w:val="00241DDE"/>
    <w:rsid w:val="00241E5A"/>
    <w:rsid w:val="00241F0F"/>
    <w:rsid w:val="00242263"/>
    <w:rsid w:val="002422FF"/>
    <w:rsid w:val="00242576"/>
    <w:rsid w:val="0024277D"/>
    <w:rsid w:val="00242A1F"/>
    <w:rsid w:val="00242A8D"/>
    <w:rsid w:val="00242DEF"/>
    <w:rsid w:val="00243598"/>
    <w:rsid w:val="00243A4B"/>
    <w:rsid w:val="00243B16"/>
    <w:rsid w:val="00243E3E"/>
    <w:rsid w:val="00244067"/>
    <w:rsid w:val="00244233"/>
    <w:rsid w:val="002443E7"/>
    <w:rsid w:val="00244700"/>
    <w:rsid w:val="00244B16"/>
    <w:rsid w:val="00244BE8"/>
    <w:rsid w:val="00244DDA"/>
    <w:rsid w:val="00244F21"/>
    <w:rsid w:val="0024526A"/>
    <w:rsid w:val="0024526F"/>
    <w:rsid w:val="00245380"/>
    <w:rsid w:val="0024555E"/>
    <w:rsid w:val="002456FE"/>
    <w:rsid w:val="00245834"/>
    <w:rsid w:val="00245933"/>
    <w:rsid w:val="00245FF0"/>
    <w:rsid w:val="002464BF"/>
    <w:rsid w:val="002468DF"/>
    <w:rsid w:val="00246ADB"/>
    <w:rsid w:val="00246C61"/>
    <w:rsid w:val="00246C70"/>
    <w:rsid w:val="00246EBF"/>
    <w:rsid w:val="00246EC1"/>
    <w:rsid w:val="00246EDE"/>
    <w:rsid w:val="00246EF6"/>
    <w:rsid w:val="00246F57"/>
    <w:rsid w:val="00247148"/>
    <w:rsid w:val="0024766A"/>
    <w:rsid w:val="002479ED"/>
    <w:rsid w:val="00247E17"/>
    <w:rsid w:val="00247F5F"/>
    <w:rsid w:val="002502BF"/>
    <w:rsid w:val="002508E6"/>
    <w:rsid w:val="00250994"/>
    <w:rsid w:val="00251D34"/>
    <w:rsid w:val="00251DCD"/>
    <w:rsid w:val="0025266E"/>
    <w:rsid w:val="00252CB9"/>
    <w:rsid w:val="00253010"/>
    <w:rsid w:val="002530E9"/>
    <w:rsid w:val="00253143"/>
    <w:rsid w:val="00253AF1"/>
    <w:rsid w:val="00253B23"/>
    <w:rsid w:val="00253B84"/>
    <w:rsid w:val="002542A5"/>
    <w:rsid w:val="002546D6"/>
    <w:rsid w:val="00255121"/>
    <w:rsid w:val="0025529A"/>
    <w:rsid w:val="002552F7"/>
    <w:rsid w:val="002554D5"/>
    <w:rsid w:val="002556EB"/>
    <w:rsid w:val="00255769"/>
    <w:rsid w:val="0025580B"/>
    <w:rsid w:val="0025587C"/>
    <w:rsid w:val="0025594B"/>
    <w:rsid w:val="00255BE5"/>
    <w:rsid w:val="00255ECB"/>
    <w:rsid w:val="002565FF"/>
    <w:rsid w:val="00256749"/>
    <w:rsid w:val="00256874"/>
    <w:rsid w:val="00256FB0"/>
    <w:rsid w:val="0025702D"/>
    <w:rsid w:val="002570C0"/>
    <w:rsid w:val="002570E0"/>
    <w:rsid w:val="00257414"/>
    <w:rsid w:val="002575CB"/>
    <w:rsid w:val="00257D74"/>
    <w:rsid w:val="00257F98"/>
    <w:rsid w:val="0026003B"/>
    <w:rsid w:val="002600C2"/>
    <w:rsid w:val="002609A4"/>
    <w:rsid w:val="00260A2A"/>
    <w:rsid w:val="00260B74"/>
    <w:rsid w:val="00260EF1"/>
    <w:rsid w:val="002610BC"/>
    <w:rsid w:val="00261578"/>
    <w:rsid w:val="002617BD"/>
    <w:rsid w:val="00261A17"/>
    <w:rsid w:val="00261E55"/>
    <w:rsid w:val="00262412"/>
    <w:rsid w:val="0026273A"/>
    <w:rsid w:val="00262824"/>
    <w:rsid w:val="00262933"/>
    <w:rsid w:val="00262A82"/>
    <w:rsid w:val="00262C19"/>
    <w:rsid w:val="00262CE3"/>
    <w:rsid w:val="00262E41"/>
    <w:rsid w:val="00262E73"/>
    <w:rsid w:val="00262FDA"/>
    <w:rsid w:val="00263051"/>
    <w:rsid w:val="002631C9"/>
    <w:rsid w:val="00263515"/>
    <w:rsid w:val="002637A7"/>
    <w:rsid w:val="0026393B"/>
    <w:rsid w:val="00263A91"/>
    <w:rsid w:val="00263E13"/>
    <w:rsid w:val="00263FAF"/>
    <w:rsid w:val="0026438B"/>
    <w:rsid w:val="00264459"/>
    <w:rsid w:val="002645FA"/>
    <w:rsid w:val="00264789"/>
    <w:rsid w:val="002647BD"/>
    <w:rsid w:val="00264C34"/>
    <w:rsid w:val="00264CC0"/>
    <w:rsid w:val="00264E42"/>
    <w:rsid w:val="00264ECE"/>
    <w:rsid w:val="0026529F"/>
    <w:rsid w:val="002652BA"/>
    <w:rsid w:val="00265427"/>
    <w:rsid w:val="00265A5E"/>
    <w:rsid w:val="00265A78"/>
    <w:rsid w:val="00265D93"/>
    <w:rsid w:val="00266740"/>
    <w:rsid w:val="00266BEB"/>
    <w:rsid w:val="002674FE"/>
    <w:rsid w:val="002675A7"/>
    <w:rsid w:val="00267777"/>
    <w:rsid w:val="00267E46"/>
    <w:rsid w:val="00267FD4"/>
    <w:rsid w:val="00270000"/>
    <w:rsid w:val="00270623"/>
    <w:rsid w:val="00270CD6"/>
    <w:rsid w:val="00270EDE"/>
    <w:rsid w:val="00270EEE"/>
    <w:rsid w:val="0027114D"/>
    <w:rsid w:val="002713A1"/>
    <w:rsid w:val="00271679"/>
    <w:rsid w:val="002716F5"/>
    <w:rsid w:val="002718AB"/>
    <w:rsid w:val="00271904"/>
    <w:rsid w:val="00271DA5"/>
    <w:rsid w:val="0027246D"/>
    <w:rsid w:val="0027252F"/>
    <w:rsid w:val="0027255C"/>
    <w:rsid w:val="00272743"/>
    <w:rsid w:val="00272A07"/>
    <w:rsid w:val="00272EDC"/>
    <w:rsid w:val="00273381"/>
    <w:rsid w:val="0027346F"/>
    <w:rsid w:val="002736D3"/>
    <w:rsid w:val="002738E2"/>
    <w:rsid w:val="00273BE5"/>
    <w:rsid w:val="00273D66"/>
    <w:rsid w:val="00273E84"/>
    <w:rsid w:val="00273F48"/>
    <w:rsid w:val="00274065"/>
    <w:rsid w:val="002741B9"/>
    <w:rsid w:val="0027475E"/>
    <w:rsid w:val="00274E40"/>
    <w:rsid w:val="0027529A"/>
    <w:rsid w:val="002754F9"/>
    <w:rsid w:val="002759C0"/>
    <w:rsid w:val="002759E7"/>
    <w:rsid w:val="00275BB5"/>
    <w:rsid w:val="00275C37"/>
    <w:rsid w:val="00275C5A"/>
    <w:rsid w:val="00275F2C"/>
    <w:rsid w:val="00276509"/>
    <w:rsid w:val="0027662E"/>
    <w:rsid w:val="00276847"/>
    <w:rsid w:val="00276B6E"/>
    <w:rsid w:val="00276C71"/>
    <w:rsid w:val="00276D72"/>
    <w:rsid w:val="00276FED"/>
    <w:rsid w:val="0027713A"/>
    <w:rsid w:val="00277218"/>
    <w:rsid w:val="002772C8"/>
    <w:rsid w:val="002774B7"/>
    <w:rsid w:val="002775B0"/>
    <w:rsid w:val="00277832"/>
    <w:rsid w:val="00277A29"/>
    <w:rsid w:val="00277CB4"/>
    <w:rsid w:val="00277CD8"/>
    <w:rsid w:val="00277D48"/>
    <w:rsid w:val="0028019F"/>
    <w:rsid w:val="002803A9"/>
    <w:rsid w:val="002803D4"/>
    <w:rsid w:val="002807CE"/>
    <w:rsid w:val="00280848"/>
    <w:rsid w:val="0028085C"/>
    <w:rsid w:val="0028091D"/>
    <w:rsid w:val="00280D07"/>
    <w:rsid w:val="00280D1E"/>
    <w:rsid w:val="00280DB0"/>
    <w:rsid w:val="00280DB3"/>
    <w:rsid w:val="0028132E"/>
    <w:rsid w:val="00281733"/>
    <w:rsid w:val="00281C52"/>
    <w:rsid w:val="00281DD5"/>
    <w:rsid w:val="0028203C"/>
    <w:rsid w:val="0028207B"/>
    <w:rsid w:val="0028215C"/>
    <w:rsid w:val="0028244B"/>
    <w:rsid w:val="00282452"/>
    <w:rsid w:val="002824E3"/>
    <w:rsid w:val="00282613"/>
    <w:rsid w:val="002826C1"/>
    <w:rsid w:val="00282DDF"/>
    <w:rsid w:val="00282F77"/>
    <w:rsid w:val="0028323B"/>
    <w:rsid w:val="002833AE"/>
    <w:rsid w:val="00283423"/>
    <w:rsid w:val="00283560"/>
    <w:rsid w:val="00283659"/>
    <w:rsid w:val="002836B7"/>
    <w:rsid w:val="0028370D"/>
    <w:rsid w:val="0028381D"/>
    <w:rsid w:val="00283B43"/>
    <w:rsid w:val="00283C21"/>
    <w:rsid w:val="00283DD4"/>
    <w:rsid w:val="00283ECA"/>
    <w:rsid w:val="00284433"/>
    <w:rsid w:val="00284640"/>
    <w:rsid w:val="00284803"/>
    <w:rsid w:val="002848BD"/>
    <w:rsid w:val="00284A1D"/>
    <w:rsid w:val="002850F2"/>
    <w:rsid w:val="0028552F"/>
    <w:rsid w:val="002856A0"/>
    <w:rsid w:val="002856F1"/>
    <w:rsid w:val="00285964"/>
    <w:rsid w:val="00285A00"/>
    <w:rsid w:val="00285B7A"/>
    <w:rsid w:val="00285BE5"/>
    <w:rsid w:val="00286226"/>
    <w:rsid w:val="002865A7"/>
    <w:rsid w:val="002866A4"/>
    <w:rsid w:val="00286A33"/>
    <w:rsid w:val="00286ACC"/>
    <w:rsid w:val="00286FAB"/>
    <w:rsid w:val="00287137"/>
    <w:rsid w:val="00287293"/>
    <w:rsid w:val="0028736B"/>
    <w:rsid w:val="00287683"/>
    <w:rsid w:val="00287841"/>
    <w:rsid w:val="00287888"/>
    <w:rsid w:val="002879CB"/>
    <w:rsid w:val="00287DAC"/>
    <w:rsid w:val="00287ED6"/>
    <w:rsid w:val="0029060C"/>
    <w:rsid w:val="0029074D"/>
    <w:rsid w:val="0029086B"/>
    <w:rsid w:val="00290A92"/>
    <w:rsid w:val="00290B2B"/>
    <w:rsid w:val="00290CB6"/>
    <w:rsid w:val="00290EE9"/>
    <w:rsid w:val="002910BC"/>
    <w:rsid w:val="0029120D"/>
    <w:rsid w:val="0029128A"/>
    <w:rsid w:val="002912B1"/>
    <w:rsid w:val="002914F6"/>
    <w:rsid w:val="002918CC"/>
    <w:rsid w:val="00291983"/>
    <w:rsid w:val="00291A3E"/>
    <w:rsid w:val="00291AE8"/>
    <w:rsid w:val="00291AFB"/>
    <w:rsid w:val="00291AFF"/>
    <w:rsid w:val="00291C28"/>
    <w:rsid w:val="002921F8"/>
    <w:rsid w:val="002922A1"/>
    <w:rsid w:val="00292394"/>
    <w:rsid w:val="0029248C"/>
    <w:rsid w:val="002924AC"/>
    <w:rsid w:val="00292558"/>
    <w:rsid w:val="00292729"/>
    <w:rsid w:val="0029294D"/>
    <w:rsid w:val="002929E2"/>
    <w:rsid w:val="00292DD6"/>
    <w:rsid w:val="00293201"/>
    <w:rsid w:val="002932CD"/>
    <w:rsid w:val="00293579"/>
    <w:rsid w:val="00293833"/>
    <w:rsid w:val="002938E1"/>
    <w:rsid w:val="00293ADD"/>
    <w:rsid w:val="00293B8B"/>
    <w:rsid w:val="00293B8E"/>
    <w:rsid w:val="00293C49"/>
    <w:rsid w:val="00294284"/>
    <w:rsid w:val="002945EB"/>
    <w:rsid w:val="00294842"/>
    <w:rsid w:val="0029486F"/>
    <w:rsid w:val="002948BD"/>
    <w:rsid w:val="0029492B"/>
    <w:rsid w:val="00294A93"/>
    <w:rsid w:val="00294B7F"/>
    <w:rsid w:val="00294D7A"/>
    <w:rsid w:val="00294DFB"/>
    <w:rsid w:val="00294FD7"/>
    <w:rsid w:val="002953AD"/>
    <w:rsid w:val="0029560F"/>
    <w:rsid w:val="002958DF"/>
    <w:rsid w:val="002959E5"/>
    <w:rsid w:val="00295A48"/>
    <w:rsid w:val="00295CD1"/>
    <w:rsid w:val="00295E8E"/>
    <w:rsid w:val="00296262"/>
    <w:rsid w:val="002962F8"/>
    <w:rsid w:val="002964B8"/>
    <w:rsid w:val="00296512"/>
    <w:rsid w:val="00296664"/>
    <w:rsid w:val="0029669C"/>
    <w:rsid w:val="00296C45"/>
    <w:rsid w:val="00296D08"/>
    <w:rsid w:val="00296D3E"/>
    <w:rsid w:val="00296D91"/>
    <w:rsid w:val="00297155"/>
    <w:rsid w:val="002971E2"/>
    <w:rsid w:val="002A03F3"/>
    <w:rsid w:val="002A0505"/>
    <w:rsid w:val="002A0750"/>
    <w:rsid w:val="002A08A0"/>
    <w:rsid w:val="002A08A8"/>
    <w:rsid w:val="002A0CB3"/>
    <w:rsid w:val="002A0CC8"/>
    <w:rsid w:val="002A0E80"/>
    <w:rsid w:val="002A130F"/>
    <w:rsid w:val="002A152D"/>
    <w:rsid w:val="002A1797"/>
    <w:rsid w:val="002A1ADA"/>
    <w:rsid w:val="002A1B94"/>
    <w:rsid w:val="002A1E5B"/>
    <w:rsid w:val="002A208A"/>
    <w:rsid w:val="002A2213"/>
    <w:rsid w:val="002A24A8"/>
    <w:rsid w:val="002A27E7"/>
    <w:rsid w:val="002A2A58"/>
    <w:rsid w:val="002A2BF7"/>
    <w:rsid w:val="002A2CA4"/>
    <w:rsid w:val="002A2DA1"/>
    <w:rsid w:val="002A2F26"/>
    <w:rsid w:val="002A3017"/>
    <w:rsid w:val="002A3139"/>
    <w:rsid w:val="002A323F"/>
    <w:rsid w:val="002A32E6"/>
    <w:rsid w:val="002A36DC"/>
    <w:rsid w:val="002A3986"/>
    <w:rsid w:val="002A3A32"/>
    <w:rsid w:val="002A3A3D"/>
    <w:rsid w:val="002A3E59"/>
    <w:rsid w:val="002A4136"/>
    <w:rsid w:val="002A4345"/>
    <w:rsid w:val="002A452B"/>
    <w:rsid w:val="002A46A7"/>
    <w:rsid w:val="002A4736"/>
    <w:rsid w:val="002A4987"/>
    <w:rsid w:val="002A49AB"/>
    <w:rsid w:val="002A4BBB"/>
    <w:rsid w:val="002A4E1F"/>
    <w:rsid w:val="002A5AAA"/>
    <w:rsid w:val="002A5C89"/>
    <w:rsid w:val="002A5E88"/>
    <w:rsid w:val="002A5EBB"/>
    <w:rsid w:val="002A60D7"/>
    <w:rsid w:val="002A61ED"/>
    <w:rsid w:val="002A632B"/>
    <w:rsid w:val="002A64FD"/>
    <w:rsid w:val="002A6546"/>
    <w:rsid w:val="002A6630"/>
    <w:rsid w:val="002A67DD"/>
    <w:rsid w:val="002A6A74"/>
    <w:rsid w:val="002A6DDB"/>
    <w:rsid w:val="002A7158"/>
    <w:rsid w:val="002A7233"/>
    <w:rsid w:val="002A7C87"/>
    <w:rsid w:val="002A7DA2"/>
    <w:rsid w:val="002A7F3D"/>
    <w:rsid w:val="002A7FA2"/>
    <w:rsid w:val="002B013C"/>
    <w:rsid w:val="002B01E4"/>
    <w:rsid w:val="002B03A5"/>
    <w:rsid w:val="002B03B4"/>
    <w:rsid w:val="002B0418"/>
    <w:rsid w:val="002B04B7"/>
    <w:rsid w:val="002B08E9"/>
    <w:rsid w:val="002B0FDD"/>
    <w:rsid w:val="002B10CE"/>
    <w:rsid w:val="002B1323"/>
    <w:rsid w:val="002B1361"/>
    <w:rsid w:val="002B13D0"/>
    <w:rsid w:val="002B175E"/>
    <w:rsid w:val="002B19AA"/>
    <w:rsid w:val="002B19D5"/>
    <w:rsid w:val="002B1A35"/>
    <w:rsid w:val="002B1D71"/>
    <w:rsid w:val="002B1E4A"/>
    <w:rsid w:val="002B1F19"/>
    <w:rsid w:val="002B2318"/>
    <w:rsid w:val="002B2479"/>
    <w:rsid w:val="002B2A3E"/>
    <w:rsid w:val="002B2C34"/>
    <w:rsid w:val="002B2C8A"/>
    <w:rsid w:val="002B2D97"/>
    <w:rsid w:val="002B2E56"/>
    <w:rsid w:val="002B2E9C"/>
    <w:rsid w:val="002B2F09"/>
    <w:rsid w:val="002B305D"/>
    <w:rsid w:val="002B3185"/>
    <w:rsid w:val="002B3422"/>
    <w:rsid w:val="002B3441"/>
    <w:rsid w:val="002B3646"/>
    <w:rsid w:val="002B368F"/>
    <w:rsid w:val="002B3A1F"/>
    <w:rsid w:val="002B3A35"/>
    <w:rsid w:val="002B3B28"/>
    <w:rsid w:val="002B4028"/>
    <w:rsid w:val="002B4232"/>
    <w:rsid w:val="002B429A"/>
    <w:rsid w:val="002B43C7"/>
    <w:rsid w:val="002B45D2"/>
    <w:rsid w:val="002B4806"/>
    <w:rsid w:val="002B48F5"/>
    <w:rsid w:val="002B4BC2"/>
    <w:rsid w:val="002B4CE1"/>
    <w:rsid w:val="002B4DE7"/>
    <w:rsid w:val="002B4F4E"/>
    <w:rsid w:val="002B5278"/>
    <w:rsid w:val="002B533F"/>
    <w:rsid w:val="002B5343"/>
    <w:rsid w:val="002B56E2"/>
    <w:rsid w:val="002B56F7"/>
    <w:rsid w:val="002B58AC"/>
    <w:rsid w:val="002B59F5"/>
    <w:rsid w:val="002B5BC7"/>
    <w:rsid w:val="002B5C06"/>
    <w:rsid w:val="002B5DDF"/>
    <w:rsid w:val="002B5E3B"/>
    <w:rsid w:val="002B5EA0"/>
    <w:rsid w:val="002B5FF0"/>
    <w:rsid w:val="002B608E"/>
    <w:rsid w:val="002B609A"/>
    <w:rsid w:val="002B615F"/>
    <w:rsid w:val="002B62F9"/>
    <w:rsid w:val="002B6342"/>
    <w:rsid w:val="002B63AE"/>
    <w:rsid w:val="002B63EB"/>
    <w:rsid w:val="002B6483"/>
    <w:rsid w:val="002B67EF"/>
    <w:rsid w:val="002B69A1"/>
    <w:rsid w:val="002B7136"/>
    <w:rsid w:val="002B71FF"/>
    <w:rsid w:val="002C02DB"/>
    <w:rsid w:val="002C0303"/>
    <w:rsid w:val="002C05AD"/>
    <w:rsid w:val="002C068B"/>
    <w:rsid w:val="002C08D9"/>
    <w:rsid w:val="002C09E7"/>
    <w:rsid w:val="002C0B48"/>
    <w:rsid w:val="002C0E9F"/>
    <w:rsid w:val="002C1135"/>
    <w:rsid w:val="002C1269"/>
    <w:rsid w:val="002C1369"/>
    <w:rsid w:val="002C13F4"/>
    <w:rsid w:val="002C18F9"/>
    <w:rsid w:val="002C1BEA"/>
    <w:rsid w:val="002C1CFC"/>
    <w:rsid w:val="002C1D68"/>
    <w:rsid w:val="002C1D8F"/>
    <w:rsid w:val="002C2128"/>
    <w:rsid w:val="002C2197"/>
    <w:rsid w:val="002C312B"/>
    <w:rsid w:val="002C3177"/>
    <w:rsid w:val="002C34FA"/>
    <w:rsid w:val="002C354C"/>
    <w:rsid w:val="002C3ED4"/>
    <w:rsid w:val="002C407F"/>
    <w:rsid w:val="002C41C8"/>
    <w:rsid w:val="002C440D"/>
    <w:rsid w:val="002C4A03"/>
    <w:rsid w:val="002C4AD3"/>
    <w:rsid w:val="002C4E6A"/>
    <w:rsid w:val="002C4FE5"/>
    <w:rsid w:val="002C5224"/>
    <w:rsid w:val="002C5231"/>
    <w:rsid w:val="002C526A"/>
    <w:rsid w:val="002C53C5"/>
    <w:rsid w:val="002C54B1"/>
    <w:rsid w:val="002C5750"/>
    <w:rsid w:val="002C5D08"/>
    <w:rsid w:val="002C5E3A"/>
    <w:rsid w:val="002C61F5"/>
    <w:rsid w:val="002C6AFE"/>
    <w:rsid w:val="002C6B0C"/>
    <w:rsid w:val="002C6DBC"/>
    <w:rsid w:val="002C6DDD"/>
    <w:rsid w:val="002C6E73"/>
    <w:rsid w:val="002C6F27"/>
    <w:rsid w:val="002C71B4"/>
    <w:rsid w:val="002C71F1"/>
    <w:rsid w:val="002C749D"/>
    <w:rsid w:val="002C7A63"/>
    <w:rsid w:val="002C7BF4"/>
    <w:rsid w:val="002C7FE7"/>
    <w:rsid w:val="002D003F"/>
    <w:rsid w:val="002D02F1"/>
    <w:rsid w:val="002D03E0"/>
    <w:rsid w:val="002D0506"/>
    <w:rsid w:val="002D0542"/>
    <w:rsid w:val="002D083B"/>
    <w:rsid w:val="002D11E0"/>
    <w:rsid w:val="002D13BC"/>
    <w:rsid w:val="002D14C3"/>
    <w:rsid w:val="002D157C"/>
    <w:rsid w:val="002D164C"/>
    <w:rsid w:val="002D1798"/>
    <w:rsid w:val="002D17C7"/>
    <w:rsid w:val="002D19E5"/>
    <w:rsid w:val="002D1A8B"/>
    <w:rsid w:val="002D1F7C"/>
    <w:rsid w:val="002D2137"/>
    <w:rsid w:val="002D2425"/>
    <w:rsid w:val="002D2765"/>
    <w:rsid w:val="002D2866"/>
    <w:rsid w:val="002D29CB"/>
    <w:rsid w:val="002D2A09"/>
    <w:rsid w:val="002D2BA5"/>
    <w:rsid w:val="002D2CAF"/>
    <w:rsid w:val="002D2D36"/>
    <w:rsid w:val="002D3213"/>
    <w:rsid w:val="002D3578"/>
    <w:rsid w:val="002D35A0"/>
    <w:rsid w:val="002D36DF"/>
    <w:rsid w:val="002D3A28"/>
    <w:rsid w:val="002D4772"/>
    <w:rsid w:val="002D4955"/>
    <w:rsid w:val="002D499A"/>
    <w:rsid w:val="002D4AF3"/>
    <w:rsid w:val="002D53CA"/>
    <w:rsid w:val="002D556E"/>
    <w:rsid w:val="002D5791"/>
    <w:rsid w:val="002D581B"/>
    <w:rsid w:val="002D58FA"/>
    <w:rsid w:val="002D5995"/>
    <w:rsid w:val="002D59F4"/>
    <w:rsid w:val="002D5D26"/>
    <w:rsid w:val="002D5EFE"/>
    <w:rsid w:val="002D60C3"/>
    <w:rsid w:val="002D60EF"/>
    <w:rsid w:val="002D61FE"/>
    <w:rsid w:val="002D6549"/>
    <w:rsid w:val="002D6576"/>
    <w:rsid w:val="002D687D"/>
    <w:rsid w:val="002D6C0D"/>
    <w:rsid w:val="002D6C55"/>
    <w:rsid w:val="002D6D57"/>
    <w:rsid w:val="002D7241"/>
    <w:rsid w:val="002D74FD"/>
    <w:rsid w:val="002D7509"/>
    <w:rsid w:val="002D7580"/>
    <w:rsid w:val="002D76B8"/>
    <w:rsid w:val="002D7DAC"/>
    <w:rsid w:val="002D7DD4"/>
    <w:rsid w:val="002E05F2"/>
    <w:rsid w:val="002E0793"/>
    <w:rsid w:val="002E08C8"/>
    <w:rsid w:val="002E0BEF"/>
    <w:rsid w:val="002E0DA9"/>
    <w:rsid w:val="002E0E09"/>
    <w:rsid w:val="002E0E56"/>
    <w:rsid w:val="002E0FD7"/>
    <w:rsid w:val="002E107A"/>
    <w:rsid w:val="002E113D"/>
    <w:rsid w:val="002E1250"/>
    <w:rsid w:val="002E1642"/>
    <w:rsid w:val="002E1709"/>
    <w:rsid w:val="002E17FC"/>
    <w:rsid w:val="002E19ED"/>
    <w:rsid w:val="002E1F5C"/>
    <w:rsid w:val="002E2008"/>
    <w:rsid w:val="002E2424"/>
    <w:rsid w:val="002E2613"/>
    <w:rsid w:val="002E3382"/>
    <w:rsid w:val="002E368C"/>
    <w:rsid w:val="002E37E7"/>
    <w:rsid w:val="002E3BC3"/>
    <w:rsid w:val="002E3D03"/>
    <w:rsid w:val="002E3E62"/>
    <w:rsid w:val="002E3E8F"/>
    <w:rsid w:val="002E4046"/>
    <w:rsid w:val="002E415B"/>
    <w:rsid w:val="002E4486"/>
    <w:rsid w:val="002E44B3"/>
    <w:rsid w:val="002E46D4"/>
    <w:rsid w:val="002E485D"/>
    <w:rsid w:val="002E4876"/>
    <w:rsid w:val="002E4A6E"/>
    <w:rsid w:val="002E4B45"/>
    <w:rsid w:val="002E4BE3"/>
    <w:rsid w:val="002E4CE5"/>
    <w:rsid w:val="002E5066"/>
    <w:rsid w:val="002E5464"/>
    <w:rsid w:val="002E5A17"/>
    <w:rsid w:val="002E5C1F"/>
    <w:rsid w:val="002E5CEC"/>
    <w:rsid w:val="002E5F8F"/>
    <w:rsid w:val="002E5FDD"/>
    <w:rsid w:val="002E61C2"/>
    <w:rsid w:val="002E61F2"/>
    <w:rsid w:val="002E63EF"/>
    <w:rsid w:val="002E69F6"/>
    <w:rsid w:val="002E718E"/>
    <w:rsid w:val="002E756B"/>
    <w:rsid w:val="002E76BD"/>
    <w:rsid w:val="002E776C"/>
    <w:rsid w:val="002E77F3"/>
    <w:rsid w:val="002E7FBC"/>
    <w:rsid w:val="002F0145"/>
    <w:rsid w:val="002F0624"/>
    <w:rsid w:val="002F06EE"/>
    <w:rsid w:val="002F11AF"/>
    <w:rsid w:val="002F1267"/>
    <w:rsid w:val="002F1280"/>
    <w:rsid w:val="002F13C4"/>
    <w:rsid w:val="002F1743"/>
    <w:rsid w:val="002F183A"/>
    <w:rsid w:val="002F1AD4"/>
    <w:rsid w:val="002F207B"/>
    <w:rsid w:val="002F2A74"/>
    <w:rsid w:val="002F2D7B"/>
    <w:rsid w:val="002F2E61"/>
    <w:rsid w:val="002F2ED8"/>
    <w:rsid w:val="002F2F3C"/>
    <w:rsid w:val="002F3470"/>
    <w:rsid w:val="002F379B"/>
    <w:rsid w:val="002F39A4"/>
    <w:rsid w:val="002F4414"/>
    <w:rsid w:val="002F45E3"/>
    <w:rsid w:val="002F47C6"/>
    <w:rsid w:val="002F482E"/>
    <w:rsid w:val="002F4E2C"/>
    <w:rsid w:val="002F4E6E"/>
    <w:rsid w:val="002F4EE1"/>
    <w:rsid w:val="002F516E"/>
    <w:rsid w:val="002F54C6"/>
    <w:rsid w:val="002F5579"/>
    <w:rsid w:val="002F56ED"/>
    <w:rsid w:val="002F5C85"/>
    <w:rsid w:val="002F5CAD"/>
    <w:rsid w:val="002F5DCF"/>
    <w:rsid w:val="002F614F"/>
    <w:rsid w:val="002F63B8"/>
    <w:rsid w:val="002F68FC"/>
    <w:rsid w:val="002F6EC5"/>
    <w:rsid w:val="002F6FDA"/>
    <w:rsid w:val="002F7678"/>
    <w:rsid w:val="002F7772"/>
    <w:rsid w:val="002F7CD7"/>
    <w:rsid w:val="002F7FB6"/>
    <w:rsid w:val="002F7FF3"/>
    <w:rsid w:val="0030028C"/>
    <w:rsid w:val="00300320"/>
    <w:rsid w:val="003005F8"/>
    <w:rsid w:val="00300719"/>
    <w:rsid w:val="003008C2"/>
    <w:rsid w:val="00300994"/>
    <w:rsid w:val="00300B8A"/>
    <w:rsid w:val="00300BC5"/>
    <w:rsid w:val="0030106D"/>
    <w:rsid w:val="003012AD"/>
    <w:rsid w:val="003012EE"/>
    <w:rsid w:val="0030168A"/>
    <w:rsid w:val="003018B4"/>
    <w:rsid w:val="0030198B"/>
    <w:rsid w:val="00301C12"/>
    <w:rsid w:val="00301C78"/>
    <w:rsid w:val="00301CB3"/>
    <w:rsid w:val="00301F90"/>
    <w:rsid w:val="00301FFC"/>
    <w:rsid w:val="00302402"/>
    <w:rsid w:val="00302897"/>
    <w:rsid w:val="00302C88"/>
    <w:rsid w:val="00302DA5"/>
    <w:rsid w:val="00302E09"/>
    <w:rsid w:val="00302E76"/>
    <w:rsid w:val="00302EEC"/>
    <w:rsid w:val="00303075"/>
    <w:rsid w:val="00303714"/>
    <w:rsid w:val="003039D4"/>
    <w:rsid w:val="00303A5B"/>
    <w:rsid w:val="00303B42"/>
    <w:rsid w:val="00303BF8"/>
    <w:rsid w:val="00303FA2"/>
    <w:rsid w:val="00304045"/>
    <w:rsid w:val="0030418D"/>
    <w:rsid w:val="003042E6"/>
    <w:rsid w:val="0030431E"/>
    <w:rsid w:val="00304743"/>
    <w:rsid w:val="003047BD"/>
    <w:rsid w:val="00304A44"/>
    <w:rsid w:val="00304C6C"/>
    <w:rsid w:val="00304C89"/>
    <w:rsid w:val="00305504"/>
    <w:rsid w:val="003055AA"/>
    <w:rsid w:val="0030560B"/>
    <w:rsid w:val="00305704"/>
    <w:rsid w:val="003057BE"/>
    <w:rsid w:val="003059B3"/>
    <w:rsid w:val="00305C7A"/>
    <w:rsid w:val="00305FCE"/>
    <w:rsid w:val="00305FCF"/>
    <w:rsid w:val="00306097"/>
    <w:rsid w:val="00306385"/>
    <w:rsid w:val="003064C0"/>
    <w:rsid w:val="00306602"/>
    <w:rsid w:val="00306A9C"/>
    <w:rsid w:val="00306D80"/>
    <w:rsid w:val="00306EC1"/>
    <w:rsid w:val="003072B3"/>
    <w:rsid w:val="00307677"/>
    <w:rsid w:val="00307830"/>
    <w:rsid w:val="00307B93"/>
    <w:rsid w:val="00307BB1"/>
    <w:rsid w:val="00307DF6"/>
    <w:rsid w:val="003101CF"/>
    <w:rsid w:val="0031026A"/>
    <w:rsid w:val="00310286"/>
    <w:rsid w:val="00310380"/>
    <w:rsid w:val="00310431"/>
    <w:rsid w:val="003104C6"/>
    <w:rsid w:val="00310563"/>
    <w:rsid w:val="00310638"/>
    <w:rsid w:val="003108CF"/>
    <w:rsid w:val="00310B3F"/>
    <w:rsid w:val="0031121E"/>
    <w:rsid w:val="0031180C"/>
    <w:rsid w:val="00311A1F"/>
    <w:rsid w:val="00311B09"/>
    <w:rsid w:val="00311B50"/>
    <w:rsid w:val="00311B5E"/>
    <w:rsid w:val="00311D11"/>
    <w:rsid w:val="00311FF6"/>
    <w:rsid w:val="003122C6"/>
    <w:rsid w:val="00312330"/>
    <w:rsid w:val="003123A3"/>
    <w:rsid w:val="003124A8"/>
    <w:rsid w:val="003124BF"/>
    <w:rsid w:val="0031259C"/>
    <w:rsid w:val="00312660"/>
    <w:rsid w:val="00312808"/>
    <w:rsid w:val="0031295B"/>
    <w:rsid w:val="00312C5D"/>
    <w:rsid w:val="00312DBA"/>
    <w:rsid w:val="00313361"/>
    <w:rsid w:val="00313788"/>
    <w:rsid w:val="0031386E"/>
    <w:rsid w:val="00313948"/>
    <w:rsid w:val="003139B1"/>
    <w:rsid w:val="00313CA5"/>
    <w:rsid w:val="00313CEE"/>
    <w:rsid w:val="00313F80"/>
    <w:rsid w:val="00313F84"/>
    <w:rsid w:val="003142BE"/>
    <w:rsid w:val="003143D4"/>
    <w:rsid w:val="003143E5"/>
    <w:rsid w:val="00314482"/>
    <w:rsid w:val="00314A62"/>
    <w:rsid w:val="00314AFE"/>
    <w:rsid w:val="00314BD4"/>
    <w:rsid w:val="00314E70"/>
    <w:rsid w:val="00314FA8"/>
    <w:rsid w:val="00315024"/>
    <w:rsid w:val="003152D1"/>
    <w:rsid w:val="0031550E"/>
    <w:rsid w:val="00315678"/>
    <w:rsid w:val="003157EB"/>
    <w:rsid w:val="00315866"/>
    <w:rsid w:val="00315EE6"/>
    <w:rsid w:val="00315FAE"/>
    <w:rsid w:val="003160FE"/>
    <w:rsid w:val="00316104"/>
    <w:rsid w:val="0031669B"/>
    <w:rsid w:val="00316A37"/>
    <w:rsid w:val="00316AFB"/>
    <w:rsid w:val="00316F5F"/>
    <w:rsid w:val="003173B7"/>
    <w:rsid w:val="00317463"/>
    <w:rsid w:val="003174F7"/>
    <w:rsid w:val="00317728"/>
    <w:rsid w:val="00317923"/>
    <w:rsid w:val="00317B31"/>
    <w:rsid w:val="00317BA3"/>
    <w:rsid w:val="00317BEC"/>
    <w:rsid w:val="00317EAD"/>
    <w:rsid w:val="00317F68"/>
    <w:rsid w:val="00320056"/>
    <w:rsid w:val="003204CC"/>
    <w:rsid w:val="00320581"/>
    <w:rsid w:val="003207CC"/>
    <w:rsid w:val="003209D6"/>
    <w:rsid w:val="00320B8A"/>
    <w:rsid w:val="00320E8A"/>
    <w:rsid w:val="00321125"/>
    <w:rsid w:val="003213C5"/>
    <w:rsid w:val="0032176E"/>
    <w:rsid w:val="00321D5D"/>
    <w:rsid w:val="003222DA"/>
    <w:rsid w:val="00322446"/>
    <w:rsid w:val="003224EA"/>
    <w:rsid w:val="00322685"/>
    <w:rsid w:val="00322810"/>
    <w:rsid w:val="003228B1"/>
    <w:rsid w:val="00322B05"/>
    <w:rsid w:val="00322F3E"/>
    <w:rsid w:val="00323383"/>
    <w:rsid w:val="00323440"/>
    <w:rsid w:val="003234B2"/>
    <w:rsid w:val="003234EE"/>
    <w:rsid w:val="0032371B"/>
    <w:rsid w:val="0032381F"/>
    <w:rsid w:val="0032386F"/>
    <w:rsid w:val="003239D7"/>
    <w:rsid w:val="00323A2D"/>
    <w:rsid w:val="003241A0"/>
    <w:rsid w:val="003242E9"/>
    <w:rsid w:val="00324524"/>
    <w:rsid w:val="0032482C"/>
    <w:rsid w:val="00324B1D"/>
    <w:rsid w:val="00324BBC"/>
    <w:rsid w:val="00324BC7"/>
    <w:rsid w:val="00324D88"/>
    <w:rsid w:val="00324F80"/>
    <w:rsid w:val="003250A0"/>
    <w:rsid w:val="003253BC"/>
    <w:rsid w:val="0032559D"/>
    <w:rsid w:val="00325737"/>
    <w:rsid w:val="00325A38"/>
    <w:rsid w:val="00325C6E"/>
    <w:rsid w:val="00325F71"/>
    <w:rsid w:val="00326422"/>
    <w:rsid w:val="00326604"/>
    <w:rsid w:val="00326703"/>
    <w:rsid w:val="00326929"/>
    <w:rsid w:val="0032698B"/>
    <w:rsid w:val="00326D9F"/>
    <w:rsid w:val="00326DC8"/>
    <w:rsid w:val="00326F4D"/>
    <w:rsid w:val="00326F7C"/>
    <w:rsid w:val="0032705C"/>
    <w:rsid w:val="003272C4"/>
    <w:rsid w:val="00327366"/>
    <w:rsid w:val="00327385"/>
    <w:rsid w:val="00327450"/>
    <w:rsid w:val="00327535"/>
    <w:rsid w:val="0032768D"/>
    <w:rsid w:val="00327A80"/>
    <w:rsid w:val="00327FA9"/>
    <w:rsid w:val="0033021E"/>
    <w:rsid w:val="0033022F"/>
    <w:rsid w:val="00330284"/>
    <w:rsid w:val="003305C2"/>
    <w:rsid w:val="003308DE"/>
    <w:rsid w:val="003309B5"/>
    <w:rsid w:val="00330A1A"/>
    <w:rsid w:val="0033106B"/>
    <w:rsid w:val="00331325"/>
    <w:rsid w:val="0033145D"/>
    <w:rsid w:val="00331FE8"/>
    <w:rsid w:val="0033210E"/>
    <w:rsid w:val="0033241C"/>
    <w:rsid w:val="0033288C"/>
    <w:rsid w:val="00332B86"/>
    <w:rsid w:val="00332CD2"/>
    <w:rsid w:val="00332F0F"/>
    <w:rsid w:val="00332F23"/>
    <w:rsid w:val="003332BD"/>
    <w:rsid w:val="003332FE"/>
    <w:rsid w:val="00333314"/>
    <w:rsid w:val="003333BC"/>
    <w:rsid w:val="0033344A"/>
    <w:rsid w:val="00333744"/>
    <w:rsid w:val="00333CC6"/>
    <w:rsid w:val="00333DFA"/>
    <w:rsid w:val="00333F2F"/>
    <w:rsid w:val="00334056"/>
    <w:rsid w:val="00334519"/>
    <w:rsid w:val="003348E6"/>
    <w:rsid w:val="00334A73"/>
    <w:rsid w:val="00334A7C"/>
    <w:rsid w:val="003351A3"/>
    <w:rsid w:val="003351F9"/>
    <w:rsid w:val="003352E5"/>
    <w:rsid w:val="0033534D"/>
    <w:rsid w:val="00335493"/>
    <w:rsid w:val="00335A5A"/>
    <w:rsid w:val="00335CC0"/>
    <w:rsid w:val="00335E94"/>
    <w:rsid w:val="0033603B"/>
    <w:rsid w:val="003360A7"/>
    <w:rsid w:val="00336306"/>
    <w:rsid w:val="003367BE"/>
    <w:rsid w:val="0033680E"/>
    <w:rsid w:val="00336A73"/>
    <w:rsid w:val="00336CF0"/>
    <w:rsid w:val="00336E30"/>
    <w:rsid w:val="00336E97"/>
    <w:rsid w:val="00336EB6"/>
    <w:rsid w:val="00336EFF"/>
    <w:rsid w:val="00336FD5"/>
    <w:rsid w:val="003370C2"/>
    <w:rsid w:val="003371E9"/>
    <w:rsid w:val="00337611"/>
    <w:rsid w:val="003378D5"/>
    <w:rsid w:val="00337BF8"/>
    <w:rsid w:val="00337FCA"/>
    <w:rsid w:val="00340090"/>
    <w:rsid w:val="0034047A"/>
    <w:rsid w:val="003406FE"/>
    <w:rsid w:val="00340735"/>
    <w:rsid w:val="003412F9"/>
    <w:rsid w:val="00341517"/>
    <w:rsid w:val="003416B0"/>
    <w:rsid w:val="003416B9"/>
    <w:rsid w:val="003417B0"/>
    <w:rsid w:val="003417FE"/>
    <w:rsid w:val="003418C6"/>
    <w:rsid w:val="00341C80"/>
    <w:rsid w:val="00342024"/>
    <w:rsid w:val="003420C2"/>
    <w:rsid w:val="0034212C"/>
    <w:rsid w:val="003422FF"/>
    <w:rsid w:val="00342625"/>
    <w:rsid w:val="0034280D"/>
    <w:rsid w:val="00342B4B"/>
    <w:rsid w:val="00342CF3"/>
    <w:rsid w:val="00342D37"/>
    <w:rsid w:val="003432CF"/>
    <w:rsid w:val="003437F3"/>
    <w:rsid w:val="00343DDC"/>
    <w:rsid w:val="003442DE"/>
    <w:rsid w:val="003446E3"/>
    <w:rsid w:val="0034490C"/>
    <w:rsid w:val="00344B7D"/>
    <w:rsid w:val="00344E4D"/>
    <w:rsid w:val="00344EBD"/>
    <w:rsid w:val="003451F9"/>
    <w:rsid w:val="0034520D"/>
    <w:rsid w:val="00345253"/>
    <w:rsid w:val="0034532F"/>
    <w:rsid w:val="003453CE"/>
    <w:rsid w:val="00345729"/>
    <w:rsid w:val="0034581F"/>
    <w:rsid w:val="003458FF"/>
    <w:rsid w:val="00345D69"/>
    <w:rsid w:val="00345DCF"/>
    <w:rsid w:val="00346033"/>
    <w:rsid w:val="00346163"/>
    <w:rsid w:val="003461C7"/>
    <w:rsid w:val="00346AC8"/>
    <w:rsid w:val="00346BC2"/>
    <w:rsid w:val="0034722A"/>
    <w:rsid w:val="003474E5"/>
    <w:rsid w:val="00347660"/>
    <w:rsid w:val="0034768D"/>
    <w:rsid w:val="00347CBF"/>
    <w:rsid w:val="00347D37"/>
    <w:rsid w:val="00347EF8"/>
    <w:rsid w:val="00350258"/>
    <w:rsid w:val="00350530"/>
    <w:rsid w:val="0035078F"/>
    <w:rsid w:val="00350829"/>
    <w:rsid w:val="00350AD2"/>
    <w:rsid w:val="00350CF0"/>
    <w:rsid w:val="00350E34"/>
    <w:rsid w:val="00350F43"/>
    <w:rsid w:val="003511DF"/>
    <w:rsid w:val="003512D8"/>
    <w:rsid w:val="00351358"/>
    <w:rsid w:val="003514A3"/>
    <w:rsid w:val="00351689"/>
    <w:rsid w:val="0035168C"/>
    <w:rsid w:val="00351728"/>
    <w:rsid w:val="00351807"/>
    <w:rsid w:val="00351966"/>
    <w:rsid w:val="00351FBD"/>
    <w:rsid w:val="0035260F"/>
    <w:rsid w:val="00352991"/>
    <w:rsid w:val="00352992"/>
    <w:rsid w:val="00352994"/>
    <w:rsid w:val="00352DFB"/>
    <w:rsid w:val="003530EE"/>
    <w:rsid w:val="00353487"/>
    <w:rsid w:val="00353505"/>
    <w:rsid w:val="0035376A"/>
    <w:rsid w:val="0035429E"/>
    <w:rsid w:val="00354336"/>
    <w:rsid w:val="00354440"/>
    <w:rsid w:val="00354749"/>
    <w:rsid w:val="00354BE6"/>
    <w:rsid w:val="00354C71"/>
    <w:rsid w:val="00354CE5"/>
    <w:rsid w:val="00354DC6"/>
    <w:rsid w:val="00354E5C"/>
    <w:rsid w:val="00354FCD"/>
    <w:rsid w:val="0035540B"/>
    <w:rsid w:val="00355437"/>
    <w:rsid w:val="003554E7"/>
    <w:rsid w:val="00355503"/>
    <w:rsid w:val="0035559B"/>
    <w:rsid w:val="003556C7"/>
    <w:rsid w:val="00355779"/>
    <w:rsid w:val="0035584D"/>
    <w:rsid w:val="0035592F"/>
    <w:rsid w:val="00355D77"/>
    <w:rsid w:val="00355E1F"/>
    <w:rsid w:val="00355E85"/>
    <w:rsid w:val="003560D5"/>
    <w:rsid w:val="00356132"/>
    <w:rsid w:val="003565FF"/>
    <w:rsid w:val="003567E4"/>
    <w:rsid w:val="00356C69"/>
    <w:rsid w:val="00356D0D"/>
    <w:rsid w:val="00356DBD"/>
    <w:rsid w:val="0035737C"/>
    <w:rsid w:val="003573C6"/>
    <w:rsid w:val="0035762F"/>
    <w:rsid w:val="0035781C"/>
    <w:rsid w:val="00357828"/>
    <w:rsid w:val="00357C2D"/>
    <w:rsid w:val="00357CCD"/>
    <w:rsid w:val="00357E0F"/>
    <w:rsid w:val="00357EC0"/>
    <w:rsid w:val="00357FEA"/>
    <w:rsid w:val="003601A8"/>
    <w:rsid w:val="0036049C"/>
    <w:rsid w:val="00360578"/>
    <w:rsid w:val="003605B9"/>
    <w:rsid w:val="003609B5"/>
    <w:rsid w:val="003612A1"/>
    <w:rsid w:val="00361CB1"/>
    <w:rsid w:val="00361FB4"/>
    <w:rsid w:val="003621C2"/>
    <w:rsid w:val="003621CF"/>
    <w:rsid w:val="003621FF"/>
    <w:rsid w:val="0036225C"/>
    <w:rsid w:val="00362863"/>
    <w:rsid w:val="0036286A"/>
    <w:rsid w:val="00362940"/>
    <w:rsid w:val="00362B1B"/>
    <w:rsid w:val="00362CE4"/>
    <w:rsid w:val="00362D91"/>
    <w:rsid w:val="0036305A"/>
    <w:rsid w:val="0036309D"/>
    <w:rsid w:val="003633BE"/>
    <w:rsid w:val="00363AEC"/>
    <w:rsid w:val="00363CB0"/>
    <w:rsid w:val="00363CE9"/>
    <w:rsid w:val="00363CF5"/>
    <w:rsid w:val="00363EC4"/>
    <w:rsid w:val="00364608"/>
    <w:rsid w:val="003648DA"/>
    <w:rsid w:val="00364947"/>
    <w:rsid w:val="003649A4"/>
    <w:rsid w:val="00364B75"/>
    <w:rsid w:val="00364CF3"/>
    <w:rsid w:val="00365139"/>
    <w:rsid w:val="0036525F"/>
    <w:rsid w:val="003652C4"/>
    <w:rsid w:val="00365338"/>
    <w:rsid w:val="00365603"/>
    <w:rsid w:val="00365740"/>
    <w:rsid w:val="00365873"/>
    <w:rsid w:val="003659FB"/>
    <w:rsid w:val="00365AF0"/>
    <w:rsid w:val="00365B59"/>
    <w:rsid w:val="00365E88"/>
    <w:rsid w:val="00365F74"/>
    <w:rsid w:val="00366393"/>
    <w:rsid w:val="00366461"/>
    <w:rsid w:val="003669A4"/>
    <w:rsid w:val="003669C0"/>
    <w:rsid w:val="00366B3E"/>
    <w:rsid w:val="00366B8B"/>
    <w:rsid w:val="00366D8E"/>
    <w:rsid w:val="00366E9B"/>
    <w:rsid w:val="00367161"/>
    <w:rsid w:val="00367372"/>
    <w:rsid w:val="00367485"/>
    <w:rsid w:val="00367717"/>
    <w:rsid w:val="00367DBF"/>
    <w:rsid w:val="00367ECC"/>
    <w:rsid w:val="00370009"/>
    <w:rsid w:val="003700CD"/>
    <w:rsid w:val="00370124"/>
    <w:rsid w:val="003706C1"/>
    <w:rsid w:val="00370861"/>
    <w:rsid w:val="00370A61"/>
    <w:rsid w:val="00370E37"/>
    <w:rsid w:val="003715A8"/>
    <w:rsid w:val="00371C16"/>
    <w:rsid w:val="00371FDA"/>
    <w:rsid w:val="003727DA"/>
    <w:rsid w:val="00372BF6"/>
    <w:rsid w:val="00372C83"/>
    <w:rsid w:val="00372F37"/>
    <w:rsid w:val="0037300B"/>
    <w:rsid w:val="003731E8"/>
    <w:rsid w:val="003732ED"/>
    <w:rsid w:val="00373460"/>
    <w:rsid w:val="003736DE"/>
    <w:rsid w:val="003737A9"/>
    <w:rsid w:val="0037386E"/>
    <w:rsid w:val="003738C3"/>
    <w:rsid w:val="00373EA0"/>
    <w:rsid w:val="00374066"/>
    <w:rsid w:val="00374157"/>
    <w:rsid w:val="00374327"/>
    <w:rsid w:val="0037436B"/>
    <w:rsid w:val="00374507"/>
    <w:rsid w:val="003745EB"/>
    <w:rsid w:val="003746E3"/>
    <w:rsid w:val="003746E7"/>
    <w:rsid w:val="0037498E"/>
    <w:rsid w:val="003749D3"/>
    <w:rsid w:val="00374C12"/>
    <w:rsid w:val="00374C66"/>
    <w:rsid w:val="00374DAC"/>
    <w:rsid w:val="00374E10"/>
    <w:rsid w:val="00375103"/>
    <w:rsid w:val="003751FF"/>
    <w:rsid w:val="0037521D"/>
    <w:rsid w:val="00375551"/>
    <w:rsid w:val="003755D4"/>
    <w:rsid w:val="003758B6"/>
    <w:rsid w:val="00375956"/>
    <w:rsid w:val="00375A0E"/>
    <w:rsid w:val="00375D90"/>
    <w:rsid w:val="0037617C"/>
    <w:rsid w:val="0037647D"/>
    <w:rsid w:val="003766F9"/>
    <w:rsid w:val="00376776"/>
    <w:rsid w:val="00376A75"/>
    <w:rsid w:val="00376D81"/>
    <w:rsid w:val="00376EBA"/>
    <w:rsid w:val="00377243"/>
    <w:rsid w:val="0037753F"/>
    <w:rsid w:val="0037781C"/>
    <w:rsid w:val="00377CE9"/>
    <w:rsid w:val="00377D9B"/>
    <w:rsid w:val="00377F40"/>
    <w:rsid w:val="00380171"/>
    <w:rsid w:val="0038095D"/>
    <w:rsid w:val="00380C7F"/>
    <w:rsid w:val="00380E1E"/>
    <w:rsid w:val="00380EA5"/>
    <w:rsid w:val="00380F3E"/>
    <w:rsid w:val="0038186A"/>
    <w:rsid w:val="0038189D"/>
    <w:rsid w:val="0038199A"/>
    <w:rsid w:val="00381E6E"/>
    <w:rsid w:val="00381FB4"/>
    <w:rsid w:val="00382084"/>
    <w:rsid w:val="0038229D"/>
    <w:rsid w:val="0038235D"/>
    <w:rsid w:val="00382375"/>
    <w:rsid w:val="00382393"/>
    <w:rsid w:val="0038243D"/>
    <w:rsid w:val="003824AA"/>
    <w:rsid w:val="00382683"/>
    <w:rsid w:val="00382684"/>
    <w:rsid w:val="00382A44"/>
    <w:rsid w:val="00382AD8"/>
    <w:rsid w:val="00382B85"/>
    <w:rsid w:val="00382BC3"/>
    <w:rsid w:val="00382D57"/>
    <w:rsid w:val="00382E33"/>
    <w:rsid w:val="00382E4E"/>
    <w:rsid w:val="00382E68"/>
    <w:rsid w:val="003831DE"/>
    <w:rsid w:val="00383246"/>
    <w:rsid w:val="0038327F"/>
    <w:rsid w:val="0038366D"/>
    <w:rsid w:val="00383772"/>
    <w:rsid w:val="00383854"/>
    <w:rsid w:val="00383FB5"/>
    <w:rsid w:val="00384026"/>
    <w:rsid w:val="00384120"/>
    <w:rsid w:val="00384364"/>
    <w:rsid w:val="00384499"/>
    <w:rsid w:val="00384E0A"/>
    <w:rsid w:val="003850CA"/>
    <w:rsid w:val="00385A78"/>
    <w:rsid w:val="00385BE1"/>
    <w:rsid w:val="00385C3A"/>
    <w:rsid w:val="00385DA2"/>
    <w:rsid w:val="00385F3E"/>
    <w:rsid w:val="003860BF"/>
    <w:rsid w:val="003860E3"/>
    <w:rsid w:val="003861B5"/>
    <w:rsid w:val="0038649F"/>
    <w:rsid w:val="00386595"/>
    <w:rsid w:val="0038696E"/>
    <w:rsid w:val="00386AA0"/>
    <w:rsid w:val="00386B05"/>
    <w:rsid w:val="00386B5A"/>
    <w:rsid w:val="00386CEA"/>
    <w:rsid w:val="00386D5E"/>
    <w:rsid w:val="00387022"/>
    <w:rsid w:val="003870AC"/>
    <w:rsid w:val="003872EC"/>
    <w:rsid w:val="0038759C"/>
    <w:rsid w:val="0038785E"/>
    <w:rsid w:val="0038786B"/>
    <w:rsid w:val="00387C9B"/>
    <w:rsid w:val="00390076"/>
    <w:rsid w:val="00390198"/>
    <w:rsid w:val="00390237"/>
    <w:rsid w:val="003903F1"/>
    <w:rsid w:val="003905AD"/>
    <w:rsid w:val="00390772"/>
    <w:rsid w:val="003907A3"/>
    <w:rsid w:val="00390A37"/>
    <w:rsid w:val="00390FCB"/>
    <w:rsid w:val="00390FEE"/>
    <w:rsid w:val="0039102B"/>
    <w:rsid w:val="00391B07"/>
    <w:rsid w:val="00391CE9"/>
    <w:rsid w:val="00391CEA"/>
    <w:rsid w:val="00391DB9"/>
    <w:rsid w:val="00391DCD"/>
    <w:rsid w:val="0039200C"/>
    <w:rsid w:val="00392083"/>
    <w:rsid w:val="0039261B"/>
    <w:rsid w:val="0039289C"/>
    <w:rsid w:val="0039292B"/>
    <w:rsid w:val="0039303D"/>
    <w:rsid w:val="003936EB"/>
    <w:rsid w:val="003943BF"/>
    <w:rsid w:val="0039444D"/>
    <w:rsid w:val="0039462D"/>
    <w:rsid w:val="00394ED8"/>
    <w:rsid w:val="00394F26"/>
    <w:rsid w:val="003950A4"/>
    <w:rsid w:val="003958CA"/>
    <w:rsid w:val="0039595D"/>
    <w:rsid w:val="00395E6E"/>
    <w:rsid w:val="003962EC"/>
    <w:rsid w:val="003967BF"/>
    <w:rsid w:val="00396B11"/>
    <w:rsid w:val="00396E4A"/>
    <w:rsid w:val="00396EA3"/>
    <w:rsid w:val="00396ED2"/>
    <w:rsid w:val="00397265"/>
    <w:rsid w:val="00397349"/>
    <w:rsid w:val="0039744A"/>
    <w:rsid w:val="00397646"/>
    <w:rsid w:val="00397676"/>
    <w:rsid w:val="003979FA"/>
    <w:rsid w:val="00397AE5"/>
    <w:rsid w:val="00397F1F"/>
    <w:rsid w:val="00397FCB"/>
    <w:rsid w:val="003A04B8"/>
    <w:rsid w:val="003A04DE"/>
    <w:rsid w:val="003A07CA"/>
    <w:rsid w:val="003A08B6"/>
    <w:rsid w:val="003A096B"/>
    <w:rsid w:val="003A1124"/>
    <w:rsid w:val="003A1203"/>
    <w:rsid w:val="003A13A2"/>
    <w:rsid w:val="003A1606"/>
    <w:rsid w:val="003A1685"/>
    <w:rsid w:val="003A1F10"/>
    <w:rsid w:val="003A21FB"/>
    <w:rsid w:val="003A23CB"/>
    <w:rsid w:val="003A264B"/>
    <w:rsid w:val="003A26F7"/>
    <w:rsid w:val="003A2DD4"/>
    <w:rsid w:val="003A2EE2"/>
    <w:rsid w:val="003A2FCF"/>
    <w:rsid w:val="003A3326"/>
    <w:rsid w:val="003A35FA"/>
    <w:rsid w:val="003A36E8"/>
    <w:rsid w:val="003A38F4"/>
    <w:rsid w:val="003A3C86"/>
    <w:rsid w:val="003A3D1F"/>
    <w:rsid w:val="003A3DA0"/>
    <w:rsid w:val="003A4031"/>
    <w:rsid w:val="003A4427"/>
    <w:rsid w:val="003A44CE"/>
    <w:rsid w:val="003A4773"/>
    <w:rsid w:val="003A479F"/>
    <w:rsid w:val="003A4B33"/>
    <w:rsid w:val="003A4B3C"/>
    <w:rsid w:val="003A4BC7"/>
    <w:rsid w:val="003A4E7D"/>
    <w:rsid w:val="003A50C5"/>
    <w:rsid w:val="003A53D0"/>
    <w:rsid w:val="003A55FF"/>
    <w:rsid w:val="003A5698"/>
    <w:rsid w:val="003A5A39"/>
    <w:rsid w:val="003A5B3C"/>
    <w:rsid w:val="003A60D1"/>
    <w:rsid w:val="003A6164"/>
    <w:rsid w:val="003A61F9"/>
    <w:rsid w:val="003A633C"/>
    <w:rsid w:val="003A6512"/>
    <w:rsid w:val="003A654C"/>
    <w:rsid w:val="003A67A2"/>
    <w:rsid w:val="003A692D"/>
    <w:rsid w:val="003A6A17"/>
    <w:rsid w:val="003A6BD1"/>
    <w:rsid w:val="003A6BDF"/>
    <w:rsid w:val="003A6C7A"/>
    <w:rsid w:val="003A6D2C"/>
    <w:rsid w:val="003A6D92"/>
    <w:rsid w:val="003A6DC5"/>
    <w:rsid w:val="003A6F35"/>
    <w:rsid w:val="003A6F9E"/>
    <w:rsid w:val="003A7072"/>
    <w:rsid w:val="003A744E"/>
    <w:rsid w:val="003A74B0"/>
    <w:rsid w:val="003A77A2"/>
    <w:rsid w:val="003A7C98"/>
    <w:rsid w:val="003A7CF0"/>
    <w:rsid w:val="003B0065"/>
    <w:rsid w:val="003B0090"/>
    <w:rsid w:val="003B0098"/>
    <w:rsid w:val="003B00D9"/>
    <w:rsid w:val="003B08E0"/>
    <w:rsid w:val="003B091E"/>
    <w:rsid w:val="003B0930"/>
    <w:rsid w:val="003B0A32"/>
    <w:rsid w:val="003B0B6C"/>
    <w:rsid w:val="003B0D7D"/>
    <w:rsid w:val="003B0F2E"/>
    <w:rsid w:val="003B1200"/>
    <w:rsid w:val="003B126B"/>
    <w:rsid w:val="003B1398"/>
    <w:rsid w:val="003B1599"/>
    <w:rsid w:val="003B1784"/>
    <w:rsid w:val="003B197E"/>
    <w:rsid w:val="003B1D0B"/>
    <w:rsid w:val="003B1FF1"/>
    <w:rsid w:val="003B2030"/>
    <w:rsid w:val="003B20D7"/>
    <w:rsid w:val="003B21B1"/>
    <w:rsid w:val="003B22B0"/>
    <w:rsid w:val="003B23CD"/>
    <w:rsid w:val="003B2519"/>
    <w:rsid w:val="003B2A2A"/>
    <w:rsid w:val="003B3373"/>
    <w:rsid w:val="003B337E"/>
    <w:rsid w:val="003B352F"/>
    <w:rsid w:val="003B35AA"/>
    <w:rsid w:val="003B35EA"/>
    <w:rsid w:val="003B35EB"/>
    <w:rsid w:val="003B36D3"/>
    <w:rsid w:val="003B38A5"/>
    <w:rsid w:val="003B3D2C"/>
    <w:rsid w:val="003B3F93"/>
    <w:rsid w:val="003B3FA9"/>
    <w:rsid w:val="003B4117"/>
    <w:rsid w:val="003B484D"/>
    <w:rsid w:val="003B48EB"/>
    <w:rsid w:val="003B4ACB"/>
    <w:rsid w:val="003B4B4A"/>
    <w:rsid w:val="003B4CC7"/>
    <w:rsid w:val="003B4F2F"/>
    <w:rsid w:val="003B544D"/>
    <w:rsid w:val="003B5AA9"/>
    <w:rsid w:val="003B5F2B"/>
    <w:rsid w:val="003B6048"/>
    <w:rsid w:val="003B60E9"/>
    <w:rsid w:val="003B60ED"/>
    <w:rsid w:val="003B63D1"/>
    <w:rsid w:val="003B6492"/>
    <w:rsid w:val="003B6513"/>
    <w:rsid w:val="003B6659"/>
    <w:rsid w:val="003B665B"/>
    <w:rsid w:val="003B66F3"/>
    <w:rsid w:val="003B6B7D"/>
    <w:rsid w:val="003B6C80"/>
    <w:rsid w:val="003B7168"/>
    <w:rsid w:val="003B71C3"/>
    <w:rsid w:val="003B76F5"/>
    <w:rsid w:val="003B7720"/>
    <w:rsid w:val="003B79B1"/>
    <w:rsid w:val="003B7BC0"/>
    <w:rsid w:val="003B7BEE"/>
    <w:rsid w:val="003C05AE"/>
    <w:rsid w:val="003C0BD8"/>
    <w:rsid w:val="003C0D8E"/>
    <w:rsid w:val="003C0DB4"/>
    <w:rsid w:val="003C124B"/>
    <w:rsid w:val="003C1666"/>
    <w:rsid w:val="003C171D"/>
    <w:rsid w:val="003C18A0"/>
    <w:rsid w:val="003C18F5"/>
    <w:rsid w:val="003C1947"/>
    <w:rsid w:val="003C1DCF"/>
    <w:rsid w:val="003C2002"/>
    <w:rsid w:val="003C2150"/>
    <w:rsid w:val="003C21D9"/>
    <w:rsid w:val="003C2931"/>
    <w:rsid w:val="003C296C"/>
    <w:rsid w:val="003C29AD"/>
    <w:rsid w:val="003C2B28"/>
    <w:rsid w:val="003C2C0F"/>
    <w:rsid w:val="003C2D95"/>
    <w:rsid w:val="003C322C"/>
    <w:rsid w:val="003C335B"/>
    <w:rsid w:val="003C34D4"/>
    <w:rsid w:val="003C37D0"/>
    <w:rsid w:val="003C3835"/>
    <w:rsid w:val="003C3FF3"/>
    <w:rsid w:val="003C4455"/>
    <w:rsid w:val="003C47CB"/>
    <w:rsid w:val="003C4B3C"/>
    <w:rsid w:val="003C4B51"/>
    <w:rsid w:val="003C4C66"/>
    <w:rsid w:val="003C5082"/>
    <w:rsid w:val="003C534D"/>
    <w:rsid w:val="003C5353"/>
    <w:rsid w:val="003C575A"/>
    <w:rsid w:val="003C5926"/>
    <w:rsid w:val="003C5AEC"/>
    <w:rsid w:val="003C5C94"/>
    <w:rsid w:val="003C5F88"/>
    <w:rsid w:val="003C6418"/>
    <w:rsid w:val="003C6561"/>
    <w:rsid w:val="003C65B9"/>
    <w:rsid w:val="003C6955"/>
    <w:rsid w:val="003C6B33"/>
    <w:rsid w:val="003C6C3E"/>
    <w:rsid w:val="003C6D73"/>
    <w:rsid w:val="003C6E5D"/>
    <w:rsid w:val="003C6E6E"/>
    <w:rsid w:val="003C6E90"/>
    <w:rsid w:val="003C7B33"/>
    <w:rsid w:val="003C7BF4"/>
    <w:rsid w:val="003D00B2"/>
    <w:rsid w:val="003D0820"/>
    <w:rsid w:val="003D082D"/>
    <w:rsid w:val="003D0BAC"/>
    <w:rsid w:val="003D0C7E"/>
    <w:rsid w:val="003D0E5D"/>
    <w:rsid w:val="003D0F5B"/>
    <w:rsid w:val="003D110A"/>
    <w:rsid w:val="003D137B"/>
    <w:rsid w:val="003D17A9"/>
    <w:rsid w:val="003D197B"/>
    <w:rsid w:val="003D1CD0"/>
    <w:rsid w:val="003D2574"/>
    <w:rsid w:val="003D2676"/>
    <w:rsid w:val="003D269C"/>
    <w:rsid w:val="003D2717"/>
    <w:rsid w:val="003D27C8"/>
    <w:rsid w:val="003D2988"/>
    <w:rsid w:val="003D3086"/>
    <w:rsid w:val="003D3327"/>
    <w:rsid w:val="003D36C2"/>
    <w:rsid w:val="003D3A60"/>
    <w:rsid w:val="003D3CD1"/>
    <w:rsid w:val="003D41DF"/>
    <w:rsid w:val="003D421F"/>
    <w:rsid w:val="003D4338"/>
    <w:rsid w:val="003D4350"/>
    <w:rsid w:val="003D4591"/>
    <w:rsid w:val="003D48A5"/>
    <w:rsid w:val="003D4E35"/>
    <w:rsid w:val="003D4FA8"/>
    <w:rsid w:val="003D5148"/>
    <w:rsid w:val="003D54EC"/>
    <w:rsid w:val="003D5514"/>
    <w:rsid w:val="003D5665"/>
    <w:rsid w:val="003D56B9"/>
    <w:rsid w:val="003D5A55"/>
    <w:rsid w:val="003D5D36"/>
    <w:rsid w:val="003D6197"/>
    <w:rsid w:val="003D6774"/>
    <w:rsid w:val="003D68EF"/>
    <w:rsid w:val="003D6929"/>
    <w:rsid w:val="003D6B0E"/>
    <w:rsid w:val="003D6BA6"/>
    <w:rsid w:val="003D7155"/>
    <w:rsid w:val="003D759C"/>
    <w:rsid w:val="003D78D1"/>
    <w:rsid w:val="003D7A6A"/>
    <w:rsid w:val="003D7CE4"/>
    <w:rsid w:val="003D7D22"/>
    <w:rsid w:val="003D7F02"/>
    <w:rsid w:val="003E000C"/>
    <w:rsid w:val="003E00CD"/>
    <w:rsid w:val="003E031D"/>
    <w:rsid w:val="003E04E4"/>
    <w:rsid w:val="003E0613"/>
    <w:rsid w:val="003E0B57"/>
    <w:rsid w:val="003E0B78"/>
    <w:rsid w:val="003E0F6E"/>
    <w:rsid w:val="003E1395"/>
    <w:rsid w:val="003E15A4"/>
    <w:rsid w:val="003E1667"/>
    <w:rsid w:val="003E192B"/>
    <w:rsid w:val="003E1A08"/>
    <w:rsid w:val="003E1C36"/>
    <w:rsid w:val="003E1D38"/>
    <w:rsid w:val="003E1F0E"/>
    <w:rsid w:val="003E20DA"/>
    <w:rsid w:val="003E2306"/>
    <w:rsid w:val="003E24BC"/>
    <w:rsid w:val="003E261B"/>
    <w:rsid w:val="003E2819"/>
    <w:rsid w:val="003E2856"/>
    <w:rsid w:val="003E2C26"/>
    <w:rsid w:val="003E2FE5"/>
    <w:rsid w:val="003E314C"/>
    <w:rsid w:val="003E3337"/>
    <w:rsid w:val="003E378A"/>
    <w:rsid w:val="003E40C8"/>
    <w:rsid w:val="003E4135"/>
    <w:rsid w:val="003E4356"/>
    <w:rsid w:val="003E4790"/>
    <w:rsid w:val="003E49AE"/>
    <w:rsid w:val="003E4A6B"/>
    <w:rsid w:val="003E4BDC"/>
    <w:rsid w:val="003E4F45"/>
    <w:rsid w:val="003E527A"/>
    <w:rsid w:val="003E5449"/>
    <w:rsid w:val="003E55C5"/>
    <w:rsid w:val="003E57C5"/>
    <w:rsid w:val="003E5A35"/>
    <w:rsid w:val="003E5BBB"/>
    <w:rsid w:val="003E5CCC"/>
    <w:rsid w:val="003E5CE1"/>
    <w:rsid w:val="003E5DAA"/>
    <w:rsid w:val="003E5ED6"/>
    <w:rsid w:val="003E5F73"/>
    <w:rsid w:val="003E60FD"/>
    <w:rsid w:val="003E61F8"/>
    <w:rsid w:val="003E63DD"/>
    <w:rsid w:val="003E63F1"/>
    <w:rsid w:val="003E6629"/>
    <w:rsid w:val="003E67A4"/>
    <w:rsid w:val="003E69DD"/>
    <w:rsid w:val="003E6A5D"/>
    <w:rsid w:val="003E6D3B"/>
    <w:rsid w:val="003E6DE4"/>
    <w:rsid w:val="003E7336"/>
    <w:rsid w:val="003E7488"/>
    <w:rsid w:val="003E79CC"/>
    <w:rsid w:val="003E7F17"/>
    <w:rsid w:val="003E7FAE"/>
    <w:rsid w:val="003E7FCA"/>
    <w:rsid w:val="003F0285"/>
    <w:rsid w:val="003F04FE"/>
    <w:rsid w:val="003F08C4"/>
    <w:rsid w:val="003F0C94"/>
    <w:rsid w:val="003F0FBD"/>
    <w:rsid w:val="003F0FE9"/>
    <w:rsid w:val="003F10D9"/>
    <w:rsid w:val="003F1223"/>
    <w:rsid w:val="003F13AB"/>
    <w:rsid w:val="003F15A4"/>
    <w:rsid w:val="003F1A8B"/>
    <w:rsid w:val="003F2271"/>
    <w:rsid w:val="003F22CB"/>
    <w:rsid w:val="003F257A"/>
    <w:rsid w:val="003F2816"/>
    <w:rsid w:val="003F28C1"/>
    <w:rsid w:val="003F2980"/>
    <w:rsid w:val="003F29E6"/>
    <w:rsid w:val="003F29F3"/>
    <w:rsid w:val="003F2A6E"/>
    <w:rsid w:val="003F2CBA"/>
    <w:rsid w:val="003F2D08"/>
    <w:rsid w:val="003F30D2"/>
    <w:rsid w:val="003F3447"/>
    <w:rsid w:val="003F3A59"/>
    <w:rsid w:val="003F3AFD"/>
    <w:rsid w:val="003F3B66"/>
    <w:rsid w:val="003F3EDE"/>
    <w:rsid w:val="003F40CA"/>
    <w:rsid w:val="003F4127"/>
    <w:rsid w:val="003F429C"/>
    <w:rsid w:val="003F4699"/>
    <w:rsid w:val="003F46DF"/>
    <w:rsid w:val="003F46E4"/>
    <w:rsid w:val="003F4C25"/>
    <w:rsid w:val="003F500A"/>
    <w:rsid w:val="003F54CA"/>
    <w:rsid w:val="003F570E"/>
    <w:rsid w:val="003F5919"/>
    <w:rsid w:val="003F592F"/>
    <w:rsid w:val="003F596C"/>
    <w:rsid w:val="003F5B93"/>
    <w:rsid w:val="003F5C10"/>
    <w:rsid w:val="003F5F9E"/>
    <w:rsid w:val="003F6055"/>
    <w:rsid w:val="003F622B"/>
    <w:rsid w:val="003F63A8"/>
    <w:rsid w:val="003F64A7"/>
    <w:rsid w:val="003F65EC"/>
    <w:rsid w:val="003F6698"/>
    <w:rsid w:val="003F6912"/>
    <w:rsid w:val="003F6A32"/>
    <w:rsid w:val="003F6BD2"/>
    <w:rsid w:val="003F72D9"/>
    <w:rsid w:val="003F7739"/>
    <w:rsid w:val="003F7753"/>
    <w:rsid w:val="003F783C"/>
    <w:rsid w:val="003F79C6"/>
    <w:rsid w:val="003F7A30"/>
    <w:rsid w:val="003F7CD9"/>
    <w:rsid w:val="003F7FE8"/>
    <w:rsid w:val="00400536"/>
    <w:rsid w:val="004006F2"/>
    <w:rsid w:val="00400A3A"/>
    <w:rsid w:val="00400B44"/>
    <w:rsid w:val="00400BB7"/>
    <w:rsid w:val="00400C6B"/>
    <w:rsid w:val="00400F5E"/>
    <w:rsid w:val="00401A85"/>
    <w:rsid w:val="00401ACD"/>
    <w:rsid w:val="00401C82"/>
    <w:rsid w:val="00402057"/>
    <w:rsid w:val="00402138"/>
    <w:rsid w:val="0040233A"/>
    <w:rsid w:val="00402631"/>
    <w:rsid w:val="00402B68"/>
    <w:rsid w:val="00402EF0"/>
    <w:rsid w:val="0040322D"/>
    <w:rsid w:val="00403296"/>
    <w:rsid w:val="00403512"/>
    <w:rsid w:val="004035B3"/>
    <w:rsid w:val="00403799"/>
    <w:rsid w:val="00403814"/>
    <w:rsid w:val="00403F83"/>
    <w:rsid w:val="00403FAD"/>
    <w:rsid w:val="004040E7"/>
    <w:rsid w:val="0040412E"/>
    <w:rsid w:val="004044B5"/>
    <w:rsid w:val="00404973"/>
    <w:rsid w:val="00404E21"/>
    <w:rsid w:val="004050CC"/>
    <w:rsid w:val="0040521F"/>
    <w:rsid w:val="00405458"/>
    <w:rsid w:val="0040552C"/>
    <w:rsid w:val="00405796"/>
    <w:rsid w:val="00405BD5"/>
    <w:rsid w:val="00405D4D"/>
    <w:rsid w:val="00405D51"/>
    <w:rsid w:val="00405EAA"/>
    <w:rsid w:val="00406059"/>
    <w:rsid w:val="004064BA"/>
    <w:rsid w:val="004068C5"/>
    <w:rsid w:val="00406B1F"/>
    <w:rsid w:val="00406F14"/>
    <w:rsid w:val="004071F8"/>
    <w:rsid w:val="004074F3"/>
    <w:rsid w:val="0040781B"/>
    <w:rsid w:val="004078C1"/>
    <w:rsid w:val="004078E9"/>
    <w:rsid w:val="004078F6"/>
    <w:rsid w:val="0041008C"/>
    <w:rsid w:val="004102BA"/>
    <w:rsid w:val="00410339"/>
    <w:rsid w:val="004103C6"/>
    <w:rsid w:val="0041044A"/>
    <w:rsid w:val="00410489"/>
    <w:rsid w:val="0041089A"/>
    <w:rsid w:val="004108F7"/>
    <w:rsid w:val="004109D0"/>
    <w:rsid w:val="00410D14"/>
    <w:rsid w:val="00410DA6"/>
    <w:rsid w:val="00410E02"/>
    <w:rsid w:val="00411616"/>
    <w:rsid w:val="0041164B"/>
    <w:rsid w:val="004118D9"/>
    <w:rsid w:val="00411995"/>
    <w:rsid w:val="00411A46"/>
    <w:rsid w:val="00411D27"/>
    <w:rsid w:val="0041218B"/>
    <w:rsid w:val="00412319"/>
    <w:rsid w:val="0041232C"/>
    <w:rsid w:val="00412385"/>
    <w:rsid w:val="00412406"/>
    <w:rsid w:val="004129A1"/>
    <w:rsid w:val="00412B84"/>
    <w:rsid w:val="00412BF6"/>
    <w:rsid w:val="004130C7"/>
    <w:rsid w:val="00413619"/>
    <w:rsid w:val="004137D0"/>
    <w:rsid w:val="00413A2F"/>
    <w:rsid w:val="00413F1C"/>
    <w:rsid w:val="00414265"/>
    <w:rsid w:val="004142A4"/>
    <w:rsid w:val="004144B1"/>
    <w:rsid w:val="00414791"/>
    <w:rsid w:val="00414A31"/>
    <w:rsid w:val="00414A7D"/>
    <w:rsid w:val="00414B5C"/>
    <w:rsid w:val="00414E0E"/>
    <w:rsid w:val="00414E1B"/>
    <w:rsid w:val="00414FDB"/>
    <w:rsid w:val="00415408"/>
    <w:rsid w:val="00415DDA"/>
    <w:rsid w:val="00415E38"/>
    <w:rsid w:val="00415EA1"/>
    <w:rsid w:val="00416073"/>
    <w:rsid w:val="00416DC8"/>
    <w:rsid w:val="00417738"/>
    <w:rsid w:val="0041777B"/>
    <w:rsid w:val="0041779D"/>
    <w:rsid w:val="00417A9F"/>
    <w:rsid w:val="00417D67"/>
    <w:rsid w:val="00417E67"/>
    <w:rsid w:val="00417F42"/>
    <w:rsid w:val="004202E4"/>
    <w:rsid w:val="0042057F"/>
    <w:rsid w:val="0042087D"/>
    <w:rsid w:val="00420D3E"/>
    <w:rsid w:val="00420EB3"/>
    <w:rsid w:val="00420F13"/>
    <w:rsid w:val="00420FEA"/>
    <w:rsid w:val="0042101D"/>
    <w:rsid w:val="00421221"/>
    <w:rsid w:val="0042156E"/>
    <w:rsid w:val="004215EC"/>
    <w:rsid w:val="00421897"/>
    <w:rsid w:val="00422BE1"/>
    <w:rsid w:val="00422FB8"/>
    <w:rsid w:val="0042322D"/>
    <w:rsid w:val="0042336E"/>
    <w:rsid w:val="00423675"/>
    <w:rsid w:val="004239DA"/>
    <w:rsid w:val="00423D30"/>
    <w:rsid w:val="00423F0C"/>
    <w:rsid w:val="004248F1"/>
    <w:rsid w:val="00424915"/>
    <w:rsid w:val="00424A3B"/>
    <w:rsid w:val="00424B3B"/>
    <w:rsid w:val="00425063"/>
    <w:rsid w:val="00425451"/>
    <w:rsid w:val="004259C9"/>
    <w:rsid w:val="00425E3A"/>
    <w:rsid w:val="004262AE"/>
    <w:rsid w:val="004263A2"/>
    <w:rsid w:val="004266BF"/>
    <w:rsid w:val="00426D76"/>
    <w:rsid w:val="00426EA9"/>
    <w:rsid w:val="00427283"/>
    <w:rsid w:val="004272F8"/>
    <w:rsid w:val="00427576"/>
    <w:rsid w:val="00427997"/>
    <w:rsid w:val="00427BAA"/>
    <w:rsid w:val="00427C90"/>
    <w:rsid w:val="004301B8"/>
    <w:rsid w:val="004303B3"/>
    <w:rsid w:val="004304E9"/>
    <w:rsid w:val="00430896"/>
    <w:rsid w:val="004308B7"/>
    <w:rsid w:val="00430B46"/>
    <w:rsid w:val="00430C60"/>
    <w:rsid w:val="00430C84"/>
    <w:rsid w:val="00430E7C"/>
    <w:rsid w:val="00430FF7"/>
    <w:rsid w:val="0043119A"/>
    <w:rsid w:val="0043127F"/>
    <w:rsid w:val="004312BA"/>
    <w:rsid w:val="0043140B"/>
    <w:rsid w:val="0043189D"/>
    <w:rsid w:val="004321CE"/>
    <w:rsid w:val="0043237E"/>
    <w:rsid w:val="00432498"/>
    <w:rsid w:val="00432845"/>
    <w:rsid w:val="00432908"/>
    <w:rsid w:val="00432A94"/>
    <w:rsid w:val="00432DD1"/>
    <w:rsid w:val="00432E6A"/>
    <w:rsid w:val="0043301F"/>
    <w:rsid w:val="00433330"/>
    <w:rsid w:val="0043338C"/>
    <w:rsid w:val="004333DC"/>
    <w:rsid w:val="00433508"/>
    <w:rsid w:val="004335F6"/>
    <w:rsid w:val="00433923"/>
    <w:rsid w:val="00434112"/>
    <w:rsid w:val="0043421B"/>
    <w:rsid w:val="0043431E"/>
    <w:rsid w:val="004343CC"/>
    <w:rsid w:val="00434733"/>
    <w:rsid w:val="004349A1"/>
    <w:rsid w:val="004349B0"/>
    <w:rsid w:val="00434CF2"/>
    <w:rsid w:val="00434F46"/>
    <w:rsid w:val="00435398"/>
    <w:rsid w:val="0043549B"/>
    <w:rsid w:val="0043558A"/>
    <w:rsid w:val="004355D5"/>
    <w:rsid w:val="0043569E"/>
    <w:rsid w:val="00435B01"/>
    <w:rsid w:val="00435B50"/>
    <w:rsid w:val="00435D09"/>
    <w:rsid w:val="00435E54"/>
    <w:rsid w:val="004362A9"/>
    <w:rsid w:val="00436777"/>
    <w:rsid w:val="0043698B"/>
    <w:rsid w:val="004369F6"/>
    <w:rsid w:val="00436A3E"/>
    <w:rsid w:val="00436C23"/>
    <w:rsid w:val="00436EA9"/>
    <w:rsid w:val="00436F2E"/>
    <w:rsid w:val="00436FC2"/>
    <w:rsid w:val="0043709B"/>
    <w:rsid w:val="00437123"/>
    <w:rsid w:val="004372F2"/>
    <w:rsid w:val="00437312"/>
    <w:rsid w:val="00437320"/>
    <w:rsid w:val="0043737A"/>
    <w:rsid w:val="0043749F"/>
    <w:rsid w:val="00437ACA"/>
    <w:rsid w:val="00437D9C"/>
    <w:rsid w:val="00437F26"/>
    <w:rsid w:val="004405FC"/>
    <w:rsid w:val="004407DC"/>
    <w:rsid w:val="004409B3"/>
    <w:rsid w:val="00440A2A"/>
    <w:rsid w:val="00440A53"/>
    <w:rsid w:val="00440AE0"/>
    <w:rsid w:val="00441456"/>
    <w:rsid w:val="004419DD"/>
    <w:rsid w:val="00441ADF"/>
    <w:rsid w:val="00441EEC"/>
    <w:rsid w:val="00441F1B"/>
    <w:rsid w:val="004421DB"/>
    <w:rsid w:val="00442355"/>
    <w:rsid w:val="00442442"/>
    <w:rsid w:val="0044254D"/>
    <w:rsid w:val="004426C7"/>
    <w:rsid w:val="00442798"/>
    <w:rsid w:val="004427D9"/>
    <w:rsid w:val="00442B04"/>
    <w:rsid w:val="00443196"/>
    <w:rsid w:val="00443251"/>
    <w:rsid w:val="0044347A"/>
    <w:rsid w:val="00443599"/>
    <w:rsid w:val="00443666"/>
    <w:rsid w:val="0044376B"/>
    <w:rsid w:val="004437B6"/>
    <w:rsid w:val="0044386F"/>
    <w:rsid w:val="00443995"/>
    <w:rsid w:val="00443A0D"/>
    <w:rsid w:val="00443A8F"/>
    <w:rsid w:val="00443AF8"/>
    <w:rsid w:val="00443C51"/>
    <w:rsid w:val="00443E1B"/>
    <w:rsid w:val="00444138"/>
    <w:rsid w:val="00444323"/>
    <w:rsid w:val="00444C17"/>
    <w:rsid w:val="00444EDF"/>
    <w:rsid w:val="00444F2B"/>
    <w:rsid w:val="004450C8"/>
    <w:rsid w:val="00445102"/>
    <w:rsid w:val="00445295"/>
    <w:rsid w:val="004457EC"/>
    <w:rsid w:val="004458A3"/>
    <w:rsid w:val="00445950"/>
    <w:rsid w:val="00445BF9"/>
    <w:rsid w:val="00445F87"/>
    <w:rsid w:val="004462AF"/>
    <w:rsid w:val="004463F1"/>
    <w:rsid w:val="00446562"/>
    <w:rsid w:val="0044693F"/>
    <w:rsid w:val="00446978"/>
    <w:rsid w:val="00446AC2"/>
    <w:rsid w:val="00446D89"/>
    <w:rsid w:val="0044782F"/>
    <w:rsid w:val="00447F13"/>
    <w:rsid w:val="00447FDA"/>
    <w:rsid w:val="0045018C"/>
    <w:rsid w:val="00450607"/>
    <w:rsid w:val="0045098F"/>
    <w:rsid w:val="00450E8C"/>
    <w:rsid w:val="00450F54"/>
    <w:rsid w:val="004510CD"/>
    <w:rsid w:val="004520B3"/>
    <w:rsid w:val="00452343"/>
    <w:rsid w:val="0045240A"/>
    <w:rsid w:val="004524AB"/>
    <w:rsid w:val="0045283C"/>
    <w:rsid w:val="00452846"/>
    <w:rsid w:val="0045350B"/>
    <w:rsid w:val="00453992"/>
    <w:rsid w:val="00453FDC"/>
    <w:rsid w:val="0045413E"/>
    <w:rsid w:val="00454222"/>
    <w:rsid w:val="004544F3"/>
    <w:rsid w:val="004546D1"/>
    <w:rsid w:val="00454B52"/>
    <w:rsid w:val="00454D4C"/>
    <w:rsid w:val="00454FF4"/>
    <w:rsid w:val="00455075"/>
    <w:rsid w:val="00455117"/>
    <w:rsid w:val="00455293"/>
    <w:rsid w:val="00455514"/>
    <w:rsid w:val="00455667"/>
    <w:rsid w:val="00455795"/>
    <w:rsid w:val="0045584D"/>
    <w:rsid w:val="0045589E"/>
    <w:rsid w:val="00455AC3"/>
    <w:rsid w:val="00455CEB"/>
    <w:rsid w:val="00455E10"/>
    <w:rsid w:val="00455E4F"/>
    <w:rsid w:val="00455E56"/>
    <w:rsid w:val="0045613A"/>
    <w:rsid w:val="004561F6"/>
    <w:rsid w:val="00456380"/>
    <w:rsid w:val="004565BB"/>
    <w:rsid w:val="004566C2"/>
    <w:rsid w:val="00456A58"/>
    <w:rsid w:val="00456A77"/>
    <w:rsid w:val="00456B56"/>
    <w:rsid w:val="00456CB8"/>
    <w:rsid w:val="00456E6B"/>
    <w:rsid w:val="00456E7A"/>
    <w:rsid w:val="0045701B"/>
    <w:rsid w:val="004572F3"/>
    <w:rsid w:val="004577F3"/>
    <w:rsid w:val="00457CB7"/>
    <w:rsid w:val="00457D3A"/>
    <w:rsid w:val="0046038D"/>
    <w:rsid w:val="00460727"/>
    <w:rsid w:val="00460BE6"/>
    <w:rsid w:val="00460CEC"/>
    <w:rsid w:val="00460FE8"/>
    <w:rsid w:val="00461166"/>
    <w:rsid w:val="00461183"/>
    <w:rsid w:val="00461354"/>
    <w:rsid w:val="00461523"/>
    <w:rsid w:val="00461633"/>
    <w:rsid w:val="004617C1"/>
    <w:rsid w:val="00461D0F"/>
    <w:rsid w:val="00461D56"/>
    <w:rsid w:val="00461E8E"/>
    <w:rsid w:val="00462022"/>
    <w:rsid w:val="004620E0"/>
    <w:rsid w:val="00462369"/>
    <w:rsid w:val="0046254D"/>
    <w:rsid w:val="0046309C"/>
    <w:rsid w:val="004632E6"/>
    <w:rsid w:val="0046338E"/>
    <w:rsid w:val="00463548"/>
    <w:rsid w:val="004636BF"/>
    <w:rsid w:val="004636EE"/>
    <w:rsid w:val="0046379D"/>
    <w:rsid w:val="004638D5"/>
    <w:rsid w:val="00463B86"/>
    <w:rsid w:val="00463BE8"/>
    <w:rsid w:val="00463DC8"/>
    <w:rsid w:val="00463F2F"/>
    <w:rsid w:val="00464469"/>
    <w:rsid w:val="004649E5"/>
    <w:rsid w:val="00464AE0"/>
    <w:rsid w:val="00464C60"/>
    <w:rsid w:val="00464D33"/>
    <w:rsid w:val="00464DB1"/>
    <w:rsid w:val="00464F78"/>
    <w:rsid w:val="0046593F"/>
    <w:rsid w:val="00465A06"/>
    <w:rsid w:val="00465CDB"/>
    <w:rsid w:val="00465F2C"/>
    <w:rsid w:val="00466320"/>
    <w:rsid w:val="004668E9"/>
    <w:rsid w:val="00466B08"/>
    <w:rsid w:val="00467200"/>
    <w:rsid w:val="0046749B"/>
    <w:rsid w:val="00467697"/>
    <w:rsid w:val="004677E0"/>
    <w:rsid w:val="004679D5"/>
    <w:rsid w:val="00470738"/>
    <w:rsid w:val="0047088D"/>
    <w:rsid w:val="00470914"/>
    <w:rsid w:val="00470B63"/>
    <w:rsid w:val="00470B9E"/>
    <w:rsid w:val="0047118E"/>
    <w:rsid w:val="004712DC"/>
    <w:rsid w:val="00471312"/>
    <w:rsid w:val="00471379"/>
    <w:rsid w:val="004714CF"/>
    <w:rsid w:val="004716B6"/>
    <w:rsid w:val="00471816"/>
    <w:rsid w:val="0047182E"/>
    <w:rsid w:val="00471ACA"/>
    <w:rsid w:val="00471E01"/>
    <w:rsid w:val="00471F3B"/>
    <w:rsid w:val="004724FC"/>
    <w:rsid w:val="00472908"/>
    <w:rsid w:val="0047295A"/>
    <w:rsid w:val="00472C75"/>
    <w:rsid w:val="00472CB9"/>
    <w:rsid w:val="004731BF"/>
    <w:rsid w:val="00473465"/>
    <w:rsid w:val="004736AA"/>
    <w:rsid w:val="0047384B"/>
    <w:rsid w:val="004739F3"/>
    <w:rsid w:val="00473AD9"/>
    <w:rsid w:val="00473BFB"/>
    <w:rsid w:val="00473C2C"/>
    <w:rsid w:val="00473E35"/>
    <w:rsid w:val="00473FE4"/>
    <w:rsid w:val="0047430A"/>
    <w:rsid w:val="00474313"/>
    <w:rsid w:val="004748D3"/>
    <w:rsid w:val="00474DE9"/>
    <w:rsid w:val="00474FD8"/>
    <w:rsid w:val="004752B6"/>
    <w:rsid w:val="00475849"/>
    <w:rsid w:val="00475ACB"/>
    <w:rsid w:val="00475CAC"/>
    <w:rsid w:val="00475DC8"/>
    <w:rsid w:val="00475E9F"/>
    <w:rsid w:val="004762B3"/>
    <w:rsid w:val="004764B0"/>
    <w:rsid w:val="004766DC"/>
    <w:rsid w:val="004768BA"/>
    <w:rsid w:val="00476ADD"/>
    <w:rsid w:val="00476B8A"/>
    <w:rsid w:val="00476BF5"/>
    <w:rsid w:val="00476CF1"/>
    <w:rsid w:val="00476E31"/>
    <w:rsid w:val="00477177"/>
    <w:rsid w:val="00477343"/>
    <w:rsid w:val="004775DB"/>
    <w:rsid w:val="00477BF9"/>
    <w:rsid w:val="00477F3F"/>
    <w:rsid w:val="004801AB"/>
    <w:rsid w:val="0048056B"/>
    <w:rsid w:val="00480639"/>
    <w:rsid w:val="00480708"/>
    <w:rsid w:val="004807A4"/>
    <w:rsid w:val="0048094A"/>
    <w:rsid w:val="00480A5C"/>
    <w:rsid w:val="00480BC1"/>
    <w:rsid w:val="00480D2D"/>
    <w:rsid w:val="004811C2"/>
    <w:rsid w:val="00481367"/>
    <w:rsid w:val="00481746"/>
    <w:rsid w:val="00481AB8"/>
    <w:rsid w:val="00481C31"/>
    <w:rsid w:val="004820E8"/>
    <w:rsid w:val="00482206"/>
    <w:rsid w:val="004824BB"/>
    <w:rsid w:val="004826B6"/>
    <w:rsid w:val="004827C1"/>
    <w:rsid w:val="00482CF3"/>
    <w:rsid w:val="00482FB1"/>
    <w:rsid w:val="00482FE9"/>
    <w:rsid w:val="0048334A"/>
    <w:rsid w:val="004833D0"/>
    <w:rsid w:val="004835FC"/>
    <w:rsid w:val="004837F3"/>
    <w:rsid w:val="00483815"/>
    <w:rsid w:val="00483A51"/>
    <w:rsid w:val="00483B44"/>
    <w:rsid w:val="00483BE3"/>
    <w:rsid w:val="00483CCC"/>
    <w:rsid w:val="00483D96"/>
    <w:rsid w:val="00483E4A"/>
    <w:rsid w:val="004843EA"/>
    <w:rsid w:val="00484889"/>
    <w:rsid w:val="004851A5"/>
    <w:rsid w:val="00485307"/>
    <w:rsid w:val="004853CE"/>
    <w:rsid w:val="00485408"/>
    <w:rsid w:val="0048574D"/>
    <w:rsid w:val="00485B7B"/>
    <w:rsid w:val="00485C33"/>
    <w:rsid w:val="00485E5C"/>
    <w:rsid w:val="00485EB3"/>
    <w:rsid w:val="004860E4"/>
    <w:rsid w:val="00486189"/>
    <w:rsid w:val="0048634B"/>
    <w:rsid w:val="004869EC"/>
    <w:rsid w:val="00486C05"/>
    <w:rsid w:val="00487040"/>
    <w:rsid w:val="0048711E"/>
    <w:rsid w:val="004872AD"/>
    <w:rsid w:val="00487445"/>
    <w:rsid w:val="00487580"/>
    <w:rsid w:val="0048786F"/>
    <w:rsid w:val="00487B3A"/>
    <w:rsid w:val="00487C33"/>
    <w:rsid w:val="00487C8B"/>
    <w:rsid w:val="00487CBF"/>
    <w:rsid w:val="00487FC9"/>
    <w:rsid w:val="00490394"/>
    <w:rsid w:val="004905A3"/>
    <w:rsid w:val="00490845"/>
    <w:rsid w:val="00490ABE"/>
    <w:rsid w:val="00490B7A"/>
    <w:rsid w:val="00490F34"/>
    <w:rsid w:val="0049142C"/>
    <w:rsid w:val="00491770"/>
    <w:rsid w:val="00491A40"/>
    <w:rsid w:val="00491B1F"/>
    <w:rsid w:val="00491C7C"/>
    <w:rsid w:val="00491D04"/>
    <w:rsid w:val="00491D7D"/>
    <w:rsid w:val="00491DF7"/>
    <w:rsid w:val="004923A8"/>
    <w:rsid w:val="00492679"/>
    <w:rsid w:val="00492799"/>
    <w:rsid w:val="004927F9"/>
    <w:rsid w:val="00492AB4"/>
    <w:rsid w:val="00492DE9"/>
    <w:rsid w:val="00492F2A"/>
    <w:rsid w:val="00493501"/>
    <w:rsid w:val="00493A13"/>
    <w:rsid w:val="00493E34"/>
    <w:rsid w:val="00494049"/>
    <w:rsid w:val="00494269"/>
    <w:rsid w:val="004942D9"/>
    <w:rsid w:val="0049479C"/>
    <w:rsid w:val="004948BA"/>
    <w:rsid w:val="00494C1F"/>
    <w:rsid w:val="00494C57"/>
    <w:rsid w:val="00494D32"/>
    <w:rsid w:val="00494EE2"/>
    <w:rsid w:val="00494FBD"/>
    <w:rsid w:val="004951EE"/>
    <w:rsid w:val="0049520A"/>
    <w:rsid w:val="0049523E"/>
    <w:rsid w:val="004952C4"/>
    <w:rsid w:val="004952CF"/>
    <w:rsid w:val="004952E1"/>
    <w:rsid w:val="0049533C"/>
    <w:rsid w:val="00495595"/>
    <w:rsid w:val="004957CC"/>
    <w:rsid w:val="0049581B"/>
    <w:rsid w:val="00495825"/>
    <w:rsid w:val="00495C50"/>
    <w:rsid w:val="0049611C"/>
    <w:rsid w:val="004961F1"/>
    <w:rsid w:val="0049620F"/>
    <w:rsid w:val="00496232"/>
    <w:rsid w:val="0049628B"/>
    <w:rsid w:val="00496305"/>
    <w:rsid w:val="00496341"/>
    <w:rsid w:val="004963A6"/>
    <w:rsid w:val="004967D8"/>
    <w:rsid w:val="00496822"/>
    <w:rsid w:val="00496884"/>
    <w:rsid w:val="004968AE"/>
    <w:rsid w:val="004968C7"/>
    <w:rsid w:val="0049691C"/>
    <w:rsid w:val="0049695F"/>
    <w:rsid w:val="00496A99"/>
    <w:rsid w:val="00496C72"/>
    <w:rsid w:val="00496C9F"/>
    <w:rsid w:val="004970B8"/>
    <w:rsid w:val="0049720F"/>
    <w:rsid w:val="00497392"/>
    <w:rsid w:val="004974BD"/>
    <w:rsid w:val="0049752D"/>
    <w:rsid w:val="00497902"/>
    <w:rsid w:val="00497993"/>
    <w:rsid w:val="00497B86"/>
    <w:rsid w:val="00497FCD"/>
    <w:rsid w:val="004A0182"/>
    <w:rsid w:val="004A01CB"/>
    <w:rsid w:val="004A0235"/>
    <w:rsid w:val="004A06B6"/>
    <w:rsid w:val="004A09E1"/>
    <w:rsid w:val="004A09EA"/>
    <w:rsid w:val="004A0A09"/>
    <w:rsid w:val="004A0C73"/>
    <w:rsid w:val="004A0EC6"/>
    <w:rsid w:val="004A102B"/>
    <w:rsid w:val="004A109C"/>
    <w:rsid w:val="004A1414"/>
    <w:rsid w:val="004A1773"/>
    <w:rsid w:val="004A218F"/>
    <w:rsid w:val="004A2392"/>
    <w:rsid w:val="004A2703"/>
    <w:rsid w:val="004A27E5"/>
    <w:rsid w:val="004A294F"/>
    <w:rsid w:val="004A2DAF"/>
    <w:rsid w:val="004A3367"/>
    <w:rsid w:val="004A337E"/>
    <w:rsid w:val="004A34F7"/>
    <w:rsid w:val="004A370D"/>
    <w:rsid w:val="004A39ED"/>
    <w:rsid w:val="004A3A08"/>
    <w:rsid w:val="004A3AB6"/>
    <w:rsid w:val="004A3AF4"/>
    <w:rsid w:val="004A3C4C"/>
    <w:rsid w:val="004A3D51"/>
    <w:rsid w:val="004A3EDC"/>
    <w:rsid w:val="004A4012"/>
    <w:rsid w:val="004A449D"/>
    <w:rsid w:val="004A4561"/>
    <w:rsid w:val="004A4616"/>
    <w:rsid w:val="004A48FE"/>
    <w:rsid w:val="004A4A8D"/>
    <w:rsid w:val="004A4D42"/>
    <w:rsid w:val="004A5284"/>
    <w:rsid w:val="004A5302"/>
    <w:rsid w:val="004A5598"/>
    <w:rsid w:val="004A5646"/>
    <w:rsid w:val="004A5950"/>
    <w:rsid w:val="004A5BD5"/>
    <w:rsid w:val="004A5D12"/>
    <w:rsid w:val="004A63D2"/>
    <w:rsid w:val="004A6446"/>
    <w:rsid w:val="004A6882"/>
    <w:rsid w:val="004A6950"/>
    <w:rsid w:val="004A69BE"/>
    <w:rsid w:val="004A69C4"/>
    <w:rsid w:val="004A6D7E"/>
    <w:rsid w:val="004A6D9F"/>
    <w:rsid w:val="004A6F53"/>
    <w:rsid w:val="004A72CD"/>
    <w:rsid w:val="004A75B8"/>
    <w:rsid w:val="004A75F0"/>
    <w:rsid w:val="004A79A3"/>
    <w:rsid w:val="004A7A0C"/>
    <w:rsid w:val="004A7CBF"/>
    <w:rsid w:val="004B008A"/>
    <w:rsid w:val="004B013D"/>
    <w:rsid w:val="004B0540"/>
    <w:rsid w:val="004B0779"/>
    <w:rsid w:val="004B0D1B"/>
    <w:rsid w:val="004B102E"/>
    <w:rsid w:val="004B1113"/>
    <w:rsid w:val="004B1276"/>
    <w:rsid w:val="004B13A0"/>
    <w:rsid w:val="004B13B0"/>
    <w:rsid w:val="004B1550"/>
    <w:rsid w:val="004B15D7"/>
    <w:rsid w:val="004B184E"/>
    <w:rsid w:val="004B1AE5"/>
    <w:rsid w:val="004B1CFB"/>
    <w:rsid w:val="004B1D48"/>
    <w:rsid w:val="004B201F"/>
    <w:rsid w:val="004B239B"/>
    <w:rsid w:val="004B261B"/>
    <w:rsid w:val="004B2706"/>
    <w:rsid w:val="004B271E"/>
    <w:rsid w:val="004B2797"/>
    <w:rsid w:val="004B2876"/>
    <w:rsid w:val="004B28A8"/>
    <w:rsid w:val="004B2D4D"/>
    <w:rsid w:val="004B2E52"/>
    <w:rsid w:val="004B2F35"/>
    <w:rsid w:val="004B2F90"/>
    <w:rsid w:val="004B311A"/>
    <w:rsid w:val="004B339C"/>
    <w:rsid w:val="004B36B2"/>
    <w:rsid w:val="004B3CDF"/>
    <w:rsid w:val="004B3E7B"/>
    <w:rsid w:val="004B3E9A"/>
    <w:rsid w:val="004B3FF4"/>
    <w:rsid w:val="004B4001"/>
    <w:rsid w:val="004B4101"/>
    <w:rsid w:val="004B4150"/>
    <w:rsid w:val="004B41B3"/>
    <w:rsid w:val="004B41CF"/>
    <w:rsid w:val="004B446A"/>
    <w:rsid w:val="004B4611"/>
    <w:rsid w:val="004B46CF"/>
    <w:rsid w:val="004B4744"/>
    <w:rsid w:val="004B47E5"/>
    <w:rsid w:val="004B48A9"/>
    <w:rsid w:val="004B4A1C"/>
    <w:rsid w:val="004B4CDD"/>
    <w:rsid w:val="004B4D5F"/>
    <w:rsid w:val="004B523D"/>
    <w:rsid w:val="004B55CB"/>
    <w:rsid w:val="004B5659"/>
    <w:rsid w:val="004B58A4"/>
    <w:rsid w:val="004B5924"/>
    <w:rsid w:val="004B634D"/>
    <w:rsid w:val="004B66CB"/>
    <w:rsid w:val="004B66DF"/>
    <w:rsid w:val="004B6775"/>
    <w:rsid w:val="004B6BF4"/>
    <w:rsid w:val="004B6C44"/>
    <w:rsid w:val="004B6C45"/>
    <w:rsid w:val="004B6E58"/>
    <w:rsid w:val="004B74ED"/>
    <w:rsid w:val="004B750A"/>
    <w:rsid w:val="004B762F"/>
    <w:rsid w:val="004B765D"/>
    <w:rsid w:val="004B78C5"/>
    <w:rsid w:val="004B7B48"/>
    <w:rsid w:val="004B7D23"/>
    <w:rsid w:val="004B7E7F"/>
    <w:rsid w:val="004C00FC"/>
    <w:rsid w:val="004C0A50"/>
    <w:rsid w:val="004C0BE8"/>
    <w:rsid w:val="004C1469"/>
    <w:rsid w:val="004C1613"/>
    <w:rsid w:val="004C187B"/>
    <w:rsid w:val="004C1D36"/>
    <w:rsid w:val="004C1D46"/>
    <w:rsid w:val="004C1E52"/>
    <w:rsid w:val="004C200C"/>
    <w:rsid w:val="004C2056"/>
    <w:rsid w:val="004C2128"/>
    <w:rsid w:val="004C2562"/>
    <w:rsid w:val="004C25DB"/>
    <w:rsid w:val="004C2715"/>
    <w:rsid w:val="004C288D"/>
    <w:rsid w:val="004C2BAD"/>
    <w:rsid w:val="004C2E37"/>
    <w:rsid w:val="004C32C6"/>
    <w:rsid w:val="004C3342"/>
    <w:rsid w:val="004C34BF"/>
    <w:rsid w:val="004C36F8"/>
    <w:rsid w:val="004C3749"/>
    <w:rsid w:val="004C3A31"/>
    <w:rsid w:val="004C3D05"/>
    <w:rsid w:val="004C3DD2"/>
    <w:rsid w:val="004C442F"/>
    <w:rsid w:val="004C4705"/>
    <w:rsid w:val="004C4725"/>
    <w:rsid w:val="004C4769"/>
    <w:rsid w:val="004C4825"/>
    <w:rsid w:val="004C4BA9"/>
    <w:rsid w:val="004C4D3C"/>
    <w:rsid w:val="004C4FC2"/>
    <w:rsid w:val="004C51B9"/>
    <w:rsid w:val="004C5252"/>
    <w:rsid w:val="004C5935"/>
    <w:rsid w:val="004C5B25"/>
    <w:rsid w:val="004C5D74"/>
    <w:rsid w:val="004C5EB6"/>
    <w:rsid w:val="004C6105"/>
    <w:rsid w:val="004C6200"/>
    <w:rsid w:val="004C6633"/>
    <w:rsid w:val="004C6654"/>
    <w:rsid w:val="004C67B4"/>
    <w:rsid w:val="004C697B"/>
    <w:rsid w:val="004C6BB8"/>
    <w:rsid w:val="004C6F62"/>
    <w:rsid w:val="004C6F7F"/>
    <w:rsid w:val="004C7451"/>
    <w:rsid w:val="004C74F6"/>
    <w:rsid w:val="004C7507"/>
    <w:rsid w:val="004C7667"/>
    <w:rsid w:val="004C7732"/>
    <w:rsid w:val="004C77F1"/>
    <w:rsid w:val="004C7A1B"/>
    <w:rsid w:val="004C7ADE"/>
    <w:rsid w:val="004C7AFE"/>
    <w:rsid w:val="004C7FE9"/>
    <w:rsid w:val="004D016C"/>
    <w:rsid w:val="004D097E"/>
    <w:rsid w:val="004D0E48"/>
    <w:rsid w:val="004D0F2A"/>
    <w:rsid w:val="004D1379"/>
    <w:rsid w:val="004D1691"/>
    <w:rsid w:val="004D1AF4"/>
    <w:rsid w:val="004D22C1"/>
    <w:rsid w:val="004D262A"/>
    <w:rsid w:val="004D2694"/>
    <w:rsid w:val="004D2821"/>
    <w:rsid w:val="004D2DF7"/>
    <w:rsid w:val="004D336D"/>
    <w:rsid w:val="004D3636"/>
    <w:rsid w:val="004D3F02"/>
    <w:rsid w:val="004D3F47"/>
    <w:rsid w:val="004D3FA9"/>
    <w:rsid w:val="004D40DC"/>
    <w:rsid w:val="004D4372"/>
    <w:rsid w:val="004D4389"/>
    <w:rsid w:val="004D458F"/>
    <w:rsid w:val="004D48C6"/>
    <w:rsid w:val="004D49FA"/>
    <w:rsid w:val="004D4A1C"/>
    <w:rsid w:val="004D4B1D"/>
    <w:rsid w:val="004D4CDB"/>
    <w:rsid w:val="004D51A6"/>
    <w:rsid w:val="004D56A0"/>
    <w:rsid w:val="004D5760"/>
    <w:rsid w:val="004D5B0E"/>
    <w:rsid w:val="004D5D28"/>
    <w:rsid w:val="004D5ED7"/>
    <w:rsid w:val="004D6068"/>
    <w:rsid w:val="004D6087"/>
    <w:rsid w:val="004D6992"/>
    <w:rsid w:val="004D6B87"/>
    <w:rsid w:val="004D6C20"/>
    <w:rsid w:val="004D6C8A"/>
    <w:rsid w:val="004D6FF7"/>
    <w:rsid w:val="004D709A"/>
    <w:rsid w:val="004D715A"/>
    <w:rsid w:val="004D718C"/>
    <w:rsid w:val="004D7482"/>
    <w:rsid w:val="004D7667"/>
    <w:rsid w:val="004D79AB"/>
    <w:rsid w:val="004D7A38"/>
    <w:rsid w:val="004D7AC1"/>
    <w:rsid w:val="004D7D92"/>
    <w:rsid w:val="004E031C"/>
    <w:rsid w:val="004E0A01"/>
    <w:rsid w:val="004E145F"/>
    <w:rsid w:val="004E1C32"/>
    <w:rsid w:val="004E1C84"/>
    <w:rsid w:val="004E1F71"/>
    <w:rsid w:val="004E2072"/>
    <w:rsid w:val="004E2712"/>
    <w:rsid w:val="004E2919"/>
    <w:rsid w:val="004E2A4E"/>
    <w:rsid w:val="004E2DF0"/>
    <w:rsid w:val="004E2FAD"/>
    <w:rsid w:val="004E33CB"/>
    <w:rsid w:val="004E33F9"/>
    <w:rsid w:val="004E349F"/>
    <w:rsid w:val="004E350A"/>
    <w:rsid w:val="004E376C"/>
    <w:rsid w:val="004E38E2"/>
    <w:rsid w:val="004E3DB1"/>
    <w:rsid w:val="004E482A"/>
    <w:rsid w:val="004E48A5"/>
    <w:rsid w:val="004E4C8D"/>
    <w:rsid w:val="004E4F3D"/>
    <w:rsid w:val="004E5075"/>
    <w:rsid w:val="004E5476"/>
    <w:rsid w:val="004E5771"/>
    <w:rsid w:val="004E57C9"/>
    <w:rsid w:val="004E58F8"/>
    <w:rsid w:val="004E5AA7"/>
    <w:rsid w:val="004E5B77"/>
    <w:rsid w:val="004E60DA"/>
    <w:rsid w:val="004E6194"/>
    <w:rsid w:val="004E6243"/>
    <w:rsid w:val="004E716D"/>
    <w:rsid w:val="004E7209"/>
    <w:rsid w:val="004E7216"/>
    <w:rsid w:val="004E7550"/>
    <w:rsid w:val="004E765E"/>
    <w:rsid w:val="004E7761"/>
    <w:rsid w:val="004E78F3"/>
    <w:rsid w:val="004E7D03"/>
    <w:rsid w:val="004E7D97"/>
    <w:rsid w:val="004E7F5D"/>
    <w:rsid w:val="004F0006"/>
    <w:rsid w:val="004F007C"/>
    <w:rsid w:val="004F027F"/>
    <w:rsid w:val="004F0B8A"/>
    <w:rsid w:val="004F0E10"/>
    <w:rsid w:val="004F0FBF"/>
    <w:rsid w:val="004F10C6"/>
    <w:rsid w:val="004F16B7"/>
    <w:rsid w:val="004F179B"/>
    <w:rsid w:val="004F1D45"/>
    <w:rsid w:val="004F2446"/>
    <w:rsid w:val="004F2588"/>
    <w:rsid w:val="004F25FB"/>
    <w:rsid w:val="004F2630"/>
    <w:rsid w:val="004F2AB9"/>
    <w:rsid w:val="004F2B0A"/>
    <w:rsid w:val="004F31AB"/>
    <w:rsid w:val="004F337E"/>
    <w:rsid w:val="004F347B"/>
    <w:rsid w:val="004F351C"/>
    <w:rsid w:val="004F382E"/>
    <w:rsid w:val="004F39B8"/>
    <w:rsid w:val="004F3A97"/>
    <w:rsid w:val="004F3D0A"/>
    <w:rsid w:val="004F405A"/>
    <w:rsid w:val="004F45E9"/>
    <w:rsid w:val="004F47A7"/>
    <w:rsid w:val="004F49EF"/>
    <w:rsid w:val="004F4A12"/>
    <w:rsid w:val="004F4BC3"/>
    <w:rsid w:val="004F4EC1"/>
    <w:rsid w:val="004F523B"/>
    <w:rsid w:val="004F5317"/>
    <w:rsid w:val="004F57F2"/>
    <w:rsid w:val="004F58B3"/>
    <w:rsid w:val="004F59D4"/>
    <w:rsid w:val="004F5A32"/>
    <w:rsid w:val="004F5B0D"/>
    <w:rsid w:val="004F5BC7"/>
    <w:rsid w:val="004F5DEC"/>
    <w:rsid w:val="004F5E78"/>
    <w:rsid w:val="004F613E"/>
    <w:rsid w:val="004F636C"/>
    <w:rsid w:val="004F6441"/>
    <w:rsid w:val="004F6482"/>
    <w:rsid w:val="004F6AAD"/>
    <w:rsid w:val="004F6B5D"/>
    <w:rsid w:val="004F6C5C"/>
    <w:rsid w:val="004F6C60"/>
    <w:rsid w:val="004F6D20"/>
    <w:rsid w:val="004F6F90"/>
    <w:rsid w:val="004F75F6"/>
    <w:rsid w:val="004F766B"/>
    <w:rsid w:val="004F7A71"/>
    <w:rsid w:val="004F7A7E"/>
    <w:rsid w:val="004F7B33"/>
    <w:rsid w:val="004F7C8E"/>
    <w:rsid w:val="004F7D2F"/>
    <w:rsid w:val="004F7EA2"/>
    <w:rsid w:val="0050015B"/>
    <w:rsid w:val="00500388"/>
    <w:rsid w:val="0050081B"/>
    <w:rsid w:val="00500913"/>
    <w:rsid w:val="00500BCE"/>
    <w:rsid w:val="00500BE1"/>
    <w:rsid w:val="00500DCF"/>
    <w:rsid w:val="0050142B"/>
    <w:rsid w:val="0050152D"/>
    <w:rsid w:val="00501B14"/>
    <w:rsid w:val="00501B45"/>
    <w:rsid w:val="00501FBC"/>
    <w:rsid w:val="00502179"/>
    <w:rsid w:val="00502546"/>
    <w:rsid w:val="00502716"/>
    <w:rsid w:val="00502D3D"/>
    <w:rsid w:val="00503160"/>
    <w:rsid w:val="005032BD"/>
    <w:rsid w:val="00503EB1"/>
    <w:rsid w:val="00504272"/>
    <w:rsid w:val="005043FA"/>
    <w:rsid w:val="0050441D"/>
    <w:rsid w:val="00504CCD"/>
    <w:rsid w:val="00504D6E"/>
    <w:rsid w:val="005051D3"/>
    <w:rsid w:val="00505209"/>
    <w:rsid w:val="00505574"/>
    <w:rsid w:val="00505DF8"/>
    <w:rsid w:val="00505EFB"/>
    <w:rsid w:val="005060AC"/>
    <w:rsid w:val="005060DA"/>
    <w:rsid w:val="00506162"/>
    <w:rsid w:val="00506337"/>
    <w:rsid w:val="00506454"/>
    <w:rsid w:val="00506509"/>
    <w:rsid w:val="0050658B"/>
    <w:rsid w:val="00506683"/>
    <w:rsid w:val="00506B0E"/>
    <w:rsid w:val="00506C0A"/>
    <w:rsid w:val="00506C27"/>
    <w:rsid w:val="00506C8D"/>
    <w:rsid w:val="00506DE2"/>
    <w:rsid w:val="0050727D"/>
    <w:rsid w:val="005073AC"/>
    <w:rsid w:val="005101CE"/>
    <w:rsid w:val="005101E9"/>
    <w:rsid w:val="005104E3"/>
    <w:rsid w:val="0051051C"/>
    <w:rsid w:val="00510779"/>
    <w:rsid w:val="00510A3B"/>
    <w:rsid w:val="00510BBF"/>
    <w:rsid w:val="00510CA7"/>
    <w:rsid w:val="00510CDF"/>
    <w:rsid w:val="00510DC1"/>
    <w:rsid w:val="00510EB6"/>
    <w:rsid w:val="0051165D"/>
    <w:rsid w:val="0051176A"/>
    <w:rsid w:val="00511842"/>
    <w:rsid w:val="00511A1F"/>
    <w:rsid w:val="00511C4D"/>
    <w:rsid w:val="00511E83"/>
    <w:rsid w:val="00512108"/>
    <w:rsid w:val="005127E1"/>
    <w:rsid w:val="00512945"/>
    <w:rsid w:val="00512A59"/>
    <w:rsid w:val="00512BAA"/>
    <w:rsid w:val="00512CFC"/>
    <w:rsid w:val="005137AC"/>
    <w:rsid w:val="00513813"/>
    <w:rsid w:val="00513A9F"/>
    <w:rsid w:val="00513C81"/>
    <w:rsid w:val="00513D36"/>
    <w:rsid w:val="00513E63"/>
    <w:rsid w:val="00513FF1"/>
    <w:rsid w:val="005141D3"/>
    <w:rsid w:val="00514954"/>
    <w:rsid w:val="00514AAF"/>
    <w:rsid w:val="00514CBF"/>
    <w:rsid w:val="00514F54"/>
    <w:rsid w:val="005154E0"/>
    <w:rsid w:val="00516023"/>
    <w:rsid w:val="00516081"/>
    <w:rsid w:val="005160F4"/>
    <w:rsid w:val="005161E8"/>
    <w:rsid w:val="0051622A"/>
    <w:rsid w:val="00516360"/>
    <w:rsid w:val="005166DE"/>
    <w:rsid w:val="00516A3D"/>
    <w:rsid w:val="00516A5F"/>
    <w:rsid w:val="00516D9B"/>
    <w:rsid w:val="00517049"/>
    <w:rsid w:val="00517311"/>
    <w:rsid w:val="0051761D"/>
    <w:rsid w:val="00517E9F"/>
    <w:rsid w:val="00520222"/>
    <w:rsid w:val="005203BE"/>
    <w:rsid w:val="00520633"/>
    <w:rsid w:val="0052072C"/>
    <w:rsid w:val="00520730"/>
    <w:rsid w:val="0052080D"/>
    <w:rsid w:val="00520B67"/>
    <w:rsid w:val="00520F06"/>
    <w:rsid w:val="00520F85"/>
    <w:rsid w:val="00520FEF"/>
    <w:rsid w:val="00521223"/>
    <w:rsid w:val="0052177B"/>
    <w:rsid w:val="005218C0"/>
    <w:rsid w:val="005219C3"/>
    <w:rsid w:val="00521ACE"/>
    <w:rsid w:val="00521B5F"/>
    <w:rsid w:val="00521BC0"/>
    <w:rsid w:val="005224CF"/>
    <w:rsid w:val="00522533"/>
    <w:rsid w:val="0052258C"/>
    <w:rsid w:val="005227CF"/>
    <w:rsid w:val="00522884"/>
    <w:rsid w:val="005228B3"/>
    <w:rsid w:val="005228C3"/>
    <w:rsid w:val="005228C7"/>
    <w:rsid w:val="00522958"/>
    <w:rsid w:val="00522EA2"/>
    <w:rsid w:val="00522FE4"/>
    <w:rsid w:val="0052304C"/>
    <w:rsid w:val="0052316E"/>
    <w:rsid w:val="005231B7"/>
    <w:rsid w:val="00523581"/>
    <w:rsid w:val="00523769"/>
    <w:rsid w:val="005239AA"/>
    <w:rsid w:val="00523BC9"/>
    <w:rsid w:val="00523C87"/>
    <w:rsid w:val="00523EE7"/>
    <w:rsid w:val="00523FC7"/>
    <w:rsid w:val="00523FF8"/>
    <w:rsid w:val="0052444A"/>
    <w:rsid w:val="00524A2B"/>
    <w:rsid w:val="00524AEC"/>
    <w:rsid w:val="00524D8D"/>
    <w:rsid w:val="00525049"/>
    <w:rsid w:val="0052565C"/>
    <w:rsid w:val="00525849"/>
    <w:rsid w:val="00525DED"/>
    <w:rsid w:val="00526455"/>
    <w:rsid w:val="00526593"/>
    <w:rsid w:val="0052672F"/>
    <w:rsid w:val="005268A5"/>
    <w:rsid w:val="0052698B"/>
    <w:rsid w:val="00527118"/>
    <w:rsid w:val="00527494"/>
    <w:rsid w:val="005274E3"/>
    <w:rsid w:val="00527524"/>
    <w:rsid w:val="00527638"/>
    <w:rsid w:val="00527963"/>
    <w:rsid w:val="005279EA"/>
    <w:rsid w:val="00527A10"/>
    <w:rsid w:val="00527AD2"/>
    <w:rsid w:val="00527B07"/>
    <w:rsid w:val="00527BCA"/>
    <w:rsid w:val="00527FFD"/>
    <w:rsid w:val="00530024"/>
    <w:rsid w:val="005302BC"/>
    <w:rsid w:val="005303BB"/>
    <w:rsid w:val="0053043D"/>
    <w:rsid w:val="00530B80"/>
    <w:rsid w:val="00530B94"/>
    <w:rsid w:val="00530C3F"/>
    <w:rsid w:val="00530CB6"/>
    <w:rsid w:val="00530DC2"/>
    <w:rsid w:val="00531216"/>
    <w:rsid w:val="005313FF"/>
    <w:rsid w:val="00531584"/>
    <w:rsid w:val="00531795"/>
    <w:rsid w:val="00531AD2"/>
    <w:rsid w:val="00531AF7"/>
    <w:rsid w:val="00531B60"/>
    <w:rsid w:val="00531CCB"/>
    <w:rsid w:val="00532296"/>
    <w:rsid w:val="00532832"/>
    <w:rsid w:val="00532890"/>
    <w:rsid w:val="00532954"/>
    <w:rsid w:val="00532FB8"/>
    <w:rsid w:val="005330A9"/>
    <w:rsid w:val="005335B3"/>
    <w:rsid w:val="00533A90"/>
    <w:rsid w:val="00533CF4"/>
    <w:rsid w:val="00534074"/>
    <w:rsid w:val="0053419B"/>
    <w:rsid w:val="005346EC"/>
    <w:rsid w:val="00534860"/>
    <w:rsid w:val="00534AB6"/>
    <w:rsid w:val="00534C3C"/>
    <w:rsid w:val="00534CE2"/>
    <w:rsid w:val="00534E07"/>
    <w:rsid w:val="00534F85"/>
    <w:rsid w:val="005356DD"/>
    <w:rsid w:val="0053581C"/>
    <w:rsid w:val="0053583E"/>
    <w:rsid w:val="00535DBA"/>
    <w:rsid w:val="00536018"/>
    <w:rsid w:val="00536194"/>
    <w:rsid w:val="005365B1"/>
    <w:rsid w:val="005366E6"/>
    <w:rsid w:val="005367B5"/>
    <w:rsid w:val="00536815"/>
    <w:rsid w:val="00536A54"/>
    <w:rsid w:val="00536DEA"/>
    <w:rsid w:val="00536F6A"/>
    <w:rsid w:val="00536FE6"/>
    <w:rsid w:val="00537000"/>
    <w:rsid w:val="0053714E"/>
    <w:rsid w:val="005372B7"/>
    <w:rsid w:val="00537371"/>
    <w:rsid w:val="005374DF"/>
    <w:rsid w:val="00537818"/>
    <w:rsid w:val="00537BD2"/>
    <w:rsid w:val="00537DBE"/>
    <w:rsid w:val="00537DC6"/>
    <w:rsid w:val="00540282"/>
    <w:rsid w:val="005405FB"/>
    <w:rsid w:val="00540823"/>
    <w:rsid w:val="00540D0F"/>
    <w:rsid w:val="0054131C"/>
    <w:rsid w:val="00541723"/>
    <w:rsid w:val="00541921"/>
    <w:rsid w:val="00541C35"/>
    <w:rsid w:val="00541C73"/>
    <w:rsid w:val="00541DC9"/>
    <w:rsid w:val="00542045"/>
    <w:rsid w:val="0054218C"/>
    <w:rsid w:val="005422C4"/>
    <w:rsid w:val="005423FC"/>
    <w:rsid w:val="00542435"/>
    <w:rsid w:val="0054278F"/>
    <w:rsid w:val="005427D2"/>
    <w:rsid w:val="00542834"/>
    <w:rsid w:val="00542CC9"/>
    <w:rsid w:val="00542CD5"/>
    <w:rsid w:val="0054302E"/>
    <w:rsid w:val="0054323D"/>
    <w:rsid w:val="00543688"/>
    <w:rsid w:val="0054371E"/>
    <w:rsid w:val="00543948"/>
    <w:rsid w:val="005443C9"/>
    <w:rsid w:val="005443F8"/>
    <w:rsid w:val="005446F6"/>
    <w:rsid w:val="0054503B"/>
    <w:rsid w:val="0054507E"/>
    <w:rsid w:val="00545368"/>
    <w:rsid w:val="005454B1"/>
    <w:rsid w:val="0054571F"/>
    <w:rsid w:val="00545753"/>
    <w:rsid w:val="00545900"/>
    <w:rsid w:val="005459A8"/>
    <w:rsid w:val="00545A21"/>
    <w:rsid w:val="00545F0B"/>
    <w:rsid w:val="005463C1"/>
    <w:rsid w:val="005463DC"/>
    <w:rsid w:val="005464C3"/>
    <w:rsid w:val="005464F7"/>
    <w:rsid w:val="005466C4"/>
    <w:rsid w:val="005466DB"/>
    <w:rsid w:val="005467CC"/>
    <w:rsid w:val="005469B3"/>
    <w:rsid w:val="005469C5"/>
    <w:rsid w:val="00546DA1"/>
    <w:rsid w:val="00546F16"/>
    <w:rsid w:val="00546F3B"/>
    <w:rsid w:val="00546F7D"/>
    <w:rsid w:val="005471CD"/>
    <w:rsid w:val="005471E8"/>
    <w:rsid w:val="00547358"/>
    <w:rsid w:val="005474A2"/>
    <w:rsid w:val="00547719"/>
    <w:rsid w:val="0054774B"/>
    <w:rsid w:val="00547805"/>
    <w:rsid w:val="00547887"/>
    <w:rsid w:val="00547B70"/>
    <w:rsid w:val="00547B98"/>
    <w:rsid w:val="00550677"/>
    <w:rsid w:val="0055079A"/>
    <w:rsid w:val="00550B7D"/>
    <w:rsid w:val="00550E80"/>
    <w:rsid w:val="005514C5"/>
    <w:rsid w:val="00551612"/>
    <w:rsid w:val="00551731"/>
    <w:rsid w:val="00551D94"/>
    <w:rsid w:val="00551DCA"/>
    <w:rsid w:val="00551F1F"/>
    <w:rsid w:val="0055216B"/>
    <w:rsid w:val="005521C7"/>
    <w:rsid w:val="0055231C"/>
    <w:rsid w:val="0055236F"/>
    <w:rsid w:val="00552491"/>
    <w:rsid w:val="00552556"/>
    <w:rsid w:val="0055260C"/>
    <w:rsid w:val="005528A8"/>
    <w:rsid w:val="00552990"/>
    <w:rsid w:val="00552C0C"/>
    <w:rsid w:val="00552C12"/>
    <w:rsid w:val="005532A8"/>
    <w:rsid w:val="00553385"/>
    <w:rsid w:val="005536D6"/>
    <w:rsid w:val="00553A5B"/>
    <w:rsid w:val="00553EDA"/>
    <w:rsid w:val="00554071"/>
    <w:rsid w:val="0055460A"/>
    <w:rsid w:val="0055497C"/>
    <w:rsid w:val="0055497D"/>
    <w:rsid w:val="00554BC1"/>
    <w:rsid w:val="00554F54"/>
    <w:rsid w:val="00555239"/>
    <w:rsid w:val="0055533B"/>
    <w:rsid w:val="00555901"/>
    <w:rsid w:val="005559C1"/>
    <w:rsid w:val="00555ABC"/>
    <w:rsid w:val="00555B0E"/>
    <w:rsid w:val="00555B9F"/>
    <w:rsid w:val="00555F4B"/>
    <w:rsid w:val="00556A29"/>
    <w:rsid w:val="00556A32"/>
    <w:rsid w:val="00556CAA"/>
    <w:rsid w:val="00556DBC"/>
    <w:rsid w:val="00556FB5"/>
    <w:rsid w:val="0055748D"/>
    <w:rsid w:val="0055774C"/>
    <w:rsid w:val="00557ABF"/>
    <w:rsid w:val="00557BD9"/>
    <w:rsid w:val="00557EF9"/>
    <w:rsid w:val="00557F5D"/>
    <w:rsid w:val="005602C2"/>
    <w:rsid w:val="00560341"/>
    <w:rsid w:val="0056047A"/>
    <w:rsid w:val="00560517"/>
    <w:rsid w:val="00560673"/>
    <w:rsid w:val="00560695"/>
    <w:rsid w:val="00560A22"/>
    <w:rsid w:val="00560A24"/>
    <w:rsid w:val="00560ADC"/>
    <w:rsid w:val="00560C9A"/>
    <w:rsid w:val="00560DED"/>
    <w:rsid w:val="00560F8A"/>
    <w:rsid w:val="00561013"/>
    <w:rsid w:val="005611D4"/>
    <w:rsid w:val="0056177B"/>
    <w:rsid w:val="0056184C"/>
    <w:rsid w:val="00561A43"/>
    <w:rsid w:val="00561B68"/>
    <w:rsid w:val="00561C26"/>
    <w:rsid w:val="00561F3F"/>
    <w:rsid w:val="005625A7"/>
    <w:rsid w:val="0056289C"/>
    <w:rsid w:val="00562BD0"/>
    <w:rsid w:val="00562C80"/>
    <w:rsid w:val="00563165"/>
    <w:rsid w:val="00563260"/>
    <w:rsid w:val="0056383A"/>
    <w:rsid w:val="00563A46"/>
    <w:rsid w:val="00563CBC"/>
    <w:rsid w:val="00564246"/>
    <w:rsid w:val="00564483"/>
    <w:rsid w:val="0056448B"/>
    <w:rsid w:val="0056453A"/>
    <w:rsid w:val="005648BD"/>
    <w:rsid w:val="00564A09"/>
    <w:rsid w:val="00564F8A"/>
    <w:rsid w:val="0056513D"/>
    <w:rsid w:val="005654C5"/>
    <w:rsid w:val="005656AE"/>
    <w:rsid w:val="00565E21"/>
    <w:rsid w:val="0056658C"/>
    <w:rsid w:val="00566BAD"/>
    <w:rsid w:val="00566D55"/>
    <w:rsid w:val="00567067"/>
    <w:rsid w:val="00567AF6"/>
    <w:rsid w:val="00567E96"/>
    <w:rsid w:val="00567F63"/>
    <w:rsid w:val="0057015C"/>
    <w:rsid w:val="005701A7"/>
    <w:rsid w:val="00570220"/>
    <w:rsid w:val="00570243"/>
    <w:rsid w:val="00570264"/>
    <w:rsid w:val="005702B0"/>
    <w:rsid w:val="005703B8"/>
    <w:rsid w:val="005706A7"/>
    <w:rsid w:val="0057083E"/>
    <w:rsid w:val="005708B7"/>
    <w:rsid w:val="00570A7D"/>
    <w:rsid w:val="00571159"/>
    <w:rsid w:val="005711AF"/>
    <w:rsid w:val="005711FB"/>
    <w:rsid w:val="00571232"/>
    <w:rsid w:val="00571278"/>
    <w:rsid w:val="00571339"/>
    <w:rsid w:val="00571347"/>
    <w:rsid w:val="005713D0"/>
    <w:rsid w:val="00571512"/>
    <w:rsid w:val="005715BC"/>
    <w:rsid w:val="00571ADC"/>
    <w:rsid w:val="00571CCB"/>
    <w:rsid w:val="00571DB3"/>
    <w:rsid w:val="00571E10"/>
    <w:rsid w:val="0057218B"/>
    <w:rsid w:val="00572294"/>
    <w:rsid w:val="0057245B"/>
    <w:rsid w:val="00572526"/>
    <w:rsid w:val="00572685"/>
    <w:rsid w:val="005726D6"/>
    <w:rsid w:val="00572838"/>
    <w:rsid w:val="005728FC"/>
    <w:rsid w:val="00572970"/>
    <w:rsid w:val="005729C2"/>
    <w:rsid w:val="00572AB4"/>
    <w:rsid w:val="00572C25"/>
    <w:rsid w:val="00572D71"/>
    <w:rsid w:val="00572F00"/>
    <w:rsid w:val="005731D7"/>
    <w:rsid w:val="005731F6"/>
    <w:rsid w:val="005732D0"/>
    <w:rsid w:val="00573CD1"/>
    <w:rsid w:val="00573EFA"/>
    <w:rsid w:val="00573FE5"/>
    <w:rsid w:val="00574382"/>
    <w:rsid w:val="00574793"/>
    <w:rsid w:val="00574A3E"/>
    <w:rsid w:val="00574A5E"/>
    <w:rsid w:val="00574A7B"/>
    <w:rsid w:val="00574C9D"/>
    <w:rsid w:val="00574D11"/>
    <w:rsid w:val="005753BB"/>
    <w:rsid w:val="0057575B"/>
    <w:rsid w:val="00575F7A"/>
    <w:rsid w:val="00576156"/>
    <w:rsid w:val="00576340"/>
    <w:rsid w:val="00576605"/>
    <w:rsid w:val="00576724"/>
    <w:rsid w:val="005767AC"/>
    <w:rsid w:val="00576BC8"/>
    <w:rsid w:val="00577621"/>
    <w:rsid w:val="005778AC"/>
    <w:rsid w:val="00580580"/>
    <w:rsid w:val="00580597"/>
    <w:rsid w:val="00580748"/>
    <w:rsid w:val="00580C2E"/>
    <w:rsid w:val="00580EA7"/>
    <w:rsid w:val="00580EBF"/>
    <w:rsid w:val="00580EFC"/>
    <w:rsid w:val="00580FF7"/>
    <w:rsid w:val="00581037"/>
    <w:rsid w:val="0058124E"/>
    <w:rsid w:val="0058159F"/>
    <w:rsid w:val="0058197F"/>
    <w:rsid w:val="00581BA7"/>
    <w:rsid w:val="005820C4"/>
    <w:rsid w:val="00582213"/>
    <w:rsid w:val="00582335"/>
    <w:rsid w:val="0058240A"/>
    <w:rsid w:val="00582481"/>
    <w:rsid w:val="0058259C"/>
    <w:rsid w:val="005825B4"/>
    <w:rsid w:val="00582A08"/>
    <w:rsid w:val="00582AFB"/>
    <w:rsid w:val="00582CF7"/>
    <w:rsid w:val="00582D56"/>
    <w:rsid w:val="00582D9A"/>
    <w:rsid w:val="00582ED7"/>
    <w:rsid w:val="00583100"/>
    <w:rsid w:val="005831D0"/>
    <w:rsid w:val="0058359C"/>
    <w:rsid w:val="00583963"/>
    <w:rsid w:val="00583A65"/>
    <w:rsid w:val="00583BA2"/>
    <w:rsid w:val="00583EE9"/>
    <w:rsid w:val="00583F43"/>
    <w:rsid w:val="00584001"/>
    <w:rsid w:val="005845F0"/>
    <w:rsid w:val="005846A3"/>
    <w:rsid w:val="005846FF"/>
    <w:rsid w:val="0058473E"/>
    <w:rsid w:val="005848E7"/>
    <w:rsid w:val="00584A27"/>
    <w:rsid w:val="00584A35"/>
    <w:rsid w:val="00584C04"/>
    <w:rsid w:val="00584FCE"/>
    <w:rsid w:val="005851C1"/>
    <w:rsid w:val="00585693"/>
    <w:rsid w:val="00585AC5"/>
    <w:rsid w:val="005860A9"/>
    <w:rsid w:val="005863A8"/>
    <w:rsid w:val="005865BE"/>
    <w:rsid w:val="0058676E"/>
    <w:rsid w:val="00587016"/>
    <w:rsid w:val="005873E5"/>
    <w:rsid w:val="005878F5"/>
    <w:rsid w:val="005879F6"/>
    <w:rsid w:val="00587DA5"/>
    <w:rsid w:val="00587F68"/>
    <w:rsid w:val="005903EB"/>
    <w:rsid w:val="0059043B"/>
    <w:rsid w:val="00590461"/>
    <w:rsid w:val="005904A9"/>
    <w:rsid w:val="00590501"/>
    <w:rsid w:val="005908B7"/>
    <w:rsid w:val="00590BF2"/>
    <w:rsid w:val="00590D2C"/>
    <w:rsid w:val="00591022"/>
    <w:rsid w:val="005913E3"/>
    <w:rsid w:val="005915D6"/>
    <w:rsid w:val="005919EC"/>
    <w:rsid w:val="00591B38"/>
    <w:rsid w:val="00591CD6"/>
    <w:rsid w:val="00591DA0"/>
    <w:rsid w:val="00591E0D"/>
    <w:rsid w:val="00591EC0"/>
    <w:rsid w:val="005925D9"/>
    <w:rsid w:val="00592752"/>
    <w:rsid w:val="00592797"/>
    <w:rsid w:val="00592AE6"/>
    <w:rsid w:val="00592BB4"/>
    <w:rsid w:val="00592C89"/>
    <w:rsid w:val="00592DD7"/>
    <w:rsid w:val="0059318D"/>
    <w:rsid w:val="005931C7"/>
    <w:rsid w:val="005931DA"/>
    <w:rsid w:val="005933EA"/>
    <w:rsid w:val="00593404"/>
    <w:rsid w:val="0059341F"/>
    <w:rsid w:val="00593865"/>
    <w:rsid w:val="00593B06"/>
    <w:rsid w:val="00593D4F"/>
    <w:rsid w:val="00594663"/>
    <w:rsid w:val="005946A6"/>
    <w:rsid w:val="00594B36"/>
    <w:rsid w:val="00594C7B"/>
    <w:rsid w:val="00594C87"/>
    <w:rsid w:val="00594E91"/>
    <w:rsid w:val="0059534B"/>
    <w:rsid w:val="00595977"/>
    <w:rsid w:val="00595A26"/>
    <w:rsid w:val="00595BDC"/>
    <w:rsid w:val="00595F54"/>
    <w:rsid w:val="005960E9"/>
    <w:rsid w:val="00596292"/>
    <w:rsid w:val="0059680F"/>
    <w:rsid w:val="00596962"/>
    <w:rsid w:val="00596ACD"/>
    <w:rsid w:val="00596B27"/>
    <w:rsid w:val="00597017"/>
    <w:rsid w:val="00597019"/>
    <w:rsid w:val="0059725A"/>
    <w:rsid w:val="005972A6"/>
    <w:rsid w:val="005972B5"/>
    <w:rsid w:val="005973C1"/>
    <w:rsid w:val="005973F9"/>
    <w:rsid w:val="005978F5"/>
    <w:rsid w:val="00597950"/>
    <w:rsid w:val="005979CE"/>
    <w:rsid w:val="00597B00"/>
    <w:rsid w:val="00597BED"/>
    <w:rsid w:val="00597D4E"/>
    <w:rsid w:val="005A00EE"/>
    <w:rsid w:val="005A00F1"/>
    <w:rsid w:val="005A01AB"/>
    <w:rsid w:val="005A08DB"/>
    <w:rsid w:val="005A0A18"/>
    <w:rsid w:val="005A107E"/>
    <w:rsid w:val="005A1098"/>
    <w:rsid w:val="005A1170"/>
    <w:rsid w:val="005A1443"/>
    <w:rsid w:val="005A149F"/>
    <w:rsid w:val="005A152B"/>
    <w:rsid w:val="005A1587"/>
    <w:rsid w:val="005A159B"/>
    <w:rsid w:val="005A15F8"/>
    <w:rsid w:val="005A1674"/>
    <w:rsid w:val="005A167D"/>
    <w:rsid w:val="005A1A45"/>
    <w:rsid w:val="005A1A77"/>
    <w:rsid w:val="005A1AB9"/>
    <w:rsid w:val="005A1C5A"/>
    <w:rsid w:val="005A1D04"/>
    <w:rsid w:val="005A213C"/>
    <w:rsid w:val="005A22F1"/>
    <w:rsid w:val="005A25CA"/>
    <w:rsid w:val="005A2737"/>
    <w:rsid w:val="005A2872"/>
    <w:rsid w:val="005A28BD"/>
    <w:rsid w:val="005A2AD9"/>
    <w:rsid w:val="005A2FAE"/>
    <w:rsid w:val="005A30A1"/>
    <w:rsid w:val="005A3261"/>
    <w:rsid w:val="005A32CD"/>
    <w:rsid w:val="005A3ED5"/>
    <w:rsid w:val="005A40D3"/>
    <w:rsid w:val="005A430A"/>
    <w:rsid w:val="005A4536"/>
    <w:rsid w:val="005A4829"/>
    <w:rsid w:val="005A4BC5"/>
    <w:rsid w:val="005A4F33"/>
    <w:rsid w:val="005A5354"/>
    <w:rsid w:val="005A541C"/>
    <w:rsid w:val="005A54AD"/>
    <w:rsid w:val="005A5807"/>
    <w:rsid w:val="005A5C8B"/>
    <w:rsid w:val="005A5DDC"/>
    <w:rsid w:val="005A5EB3"/>
    <w:rsid w:val="005A657B"/>
    <w:rsid w:val="005A6AA0"/>
    <w:rsid w:val="005A6D6D"/>
    <w:rsid w:val="005A6DE7"/>
    <w:rsid w:val="005A6EDE"/>
    <w:rsid w:val="005A6EF3"/>
    <w:rsid w:val="005A7170"/>
    <w:rsid w:val="005A74B0"/>
    <w:rsid w:val="005A76C7"/>
    <w:rsid w:val="005A79F4"/>
    <w:rsid w:val="005A7E0B"/>
    <w:rsid w:val="005B02B9"/>
    <w:rsid w:val="005B06AF"/>
    <w:rsid w:val="005B0A02"/>
    <w:rsid w:val="005B0CB6"/>
    <w:rsid w:val="005B0DA0"/>
    <w:rsid w:val="005B0E14"/>
    <w:rsid w:val="005B0E66"/>
    <w:rsid w:val="005B1057"/>
    <w:rsid w:val="005B16B1"/>
    <w:rsid w:val="005B1C7C"/>
    <w:rsid w:val="005B2673"/>
    <w:rsid w:val="005B27FC"/>
    <w:rsid w:val="005B295E"/>
    <w:rsid w:val="005B312A"/>
    <w:rsid w:val="005B3461"/>
    <w:rsid w:val="005B399C"/>
    <w:rsid w:val="005B3A18"/>
    <w:rsid w:val="005B3A26"/>
    <w:rsid w:val="005B3BAC"/>
    <w:rsid w:val="005B3CD9"/>
    <w:rsid w:val="005B3F9B"/>
    <w:rsid w:val="005B4894"/>
    <w:rsid w:val="005B4B58"/>
    <w:rsid w:val="005B4B8E"/>
    <w:rsid w:val="005B4CE1"/>
    <w:rsid w:val="005B4E38"/>
    <w:rsid w:val="005B5334"/>
    <w:rsid w:val="005B535A"/>
    <w:rsid w:val="005B59ED"/>
    <w:rsid w:val="005B5D87"/>
    <w:rsid w:val="005B616B"/>
    <w:rsid w:val="005B61F5"/>
    <w:rsid w:val="005B64C7"/>
    <w:rsid w:val="005B64E4"/>
    <w:rsid w:val="005B6DF5"/>
    <w:rsid w:val="005B6F8B"/>
    <w:rsid w:val="005B70BE"/>
    <w:rsid w:val="005B7200"/>
    <w:rsid w:val="005B7674"/>
    <w:rsid w:val="005B7684"/>
    <w:rsid w:val="005B774F"/>
    <w:rsid w:val="005B7E1F"/>
    <w:rsid w:val="005C02EF"/>
    <w:rsid w:val="005C0359"/>
    <w:rsid w:val="005C0481"/>
    <w:rsid w:val="005C0666"/>
    <w:rsid w:val="005C0874"/>
    <w:rsid w:val="005C0C4D"/>
    <w:rsid w:val="005C0D6D"/>
    <w:rsid w:val="005C0F88"/>
    <w:rsid w:val="005C1338"/>
    <w:rsid w:val="005C1357"/>
    <w:rsid w:val="005C16A9"/>
    <w:rsid w:val="005C177C"/>
    <w:rsid w:val="005C1D3A"/>
    <w:rsid w:val="005C1F60"/>
    <w:rsid w:val="005C1FBF"/>
    <w:rsid w:val="005C2248"/>
    <w:rsid w:val="005C23CD"/>
    <w:rsid w:val="005C23E4"/>
    <w:rsid w:val="005C2C5D"/>
    <w:rsid w:val="005C2C97"/>
    <w:rsid w:val="005C2DB4"/>
    <w:rsid w:val="005C2FDF"/>
    <w:rsid w:val="005C34BC"/>
    <w:rsid w:val="005C393B"/>
    <w:rsid w:val="005C3F6F"/>
    <w:rsid w:val="005C42BF"/>
    <w:rsid w:val="005C4530"/>
    <w:rsid w:val="005C4726"/>
    <w:rsid w:val="005C49A7"/>
    <w:rsid w:val="005C49C1"/>
    <w:rsid w:val="005C4EE1"/>
    <w:rsid w:val="005C509B"/>
    <w:rsid w:val="005C52CC"/>
    <w:rsid w:val="005C5820"/>
    <w:rsid w:val="005C5AF4"/>
    <w:rsid w:val="005C6459"/>
    <w:rsid w:val="005C645D"/>
    <w:rsid w:val="005C6F23"/>
    <w:rsid w:val="005C7112"/>
    <w:rsid w:val="005C7601"/>
    <w:rsid w:val="005C774B"/>
    <w:rsid w:val="005C7BA5"/>
    <w:rsid w:val="005C7C18"/>
    <w:rsid w:val="005C7E29"/>
    <w:rsid w:val="005C7F40"/>
    <w:rsid w:val="005D0053"/>
    <w:rsid w:val="005D0066"/>
    <w:rsid w:val="005D009F"/>
    <w:rsid w:val="005D08D5"/>
    <w:rsid w:val="005D094E"/>
    <w:rsid w:val="005D0985"/>
    <w:rsid w:val="005D0BC9"/>
    <w:rsid w:val="005D0C27"/>
    <w:rsid w:val="005D0EF1"/>
    <w:rsid w:val="005D15EA"/>
    <w:rsid w:val="005D1729"/>
    <w:rsid w:val="005D17E5"/>
    <w:rsid w:val="005D1951"/>
    <w:rsid w:val="005D1C84"/>
    <w:rsid w:val="005D1C86"/>
    <w:rsid w:val="005D1D4C"/>
    <w:rsid w:val="005D2504"/>
    <w:rsid w:val="005D2508"/>
    <w:rsid w:val="005D27C4"/>
    <w:rsid w:val="005D2D42"/>
    <w:rsid w:val="005D2F05"/>
    <w:rsid w:val="005D3089"/>
    <w:rsid w:val="005D3150"/>
    <w:rsid w:val="005D32AC"/>
    <w:rsid w:val="005D39C7"/>
    <w:rsid w:val="005D3EC0"/>
    <w:rsid w:val="005D419B"/>
    <w:rsid w:val="005D42FB"/>
    <w:rsid w:val="005D4303"/>
    <w:rsid w:val="005D4350"/>
    <w:rsid w:val="005D4370"/>
    <w:rsid w:val="005D4A2F"/>
    <w:rsid w:val="005D4F92"/>
    <w:rsid w:val="005D51DF"/>
    <w:rsid w:val="005D5639"/>
    <w:rsid w:val="005D58ED"/>
    <w:rsid w:val="005D5D3E"/>
    <w:rsid w:val="005D5E3D"/>
    <w:rsid w:val="005D5EFD"/>
    <w:rsid w:val="005D61F5"/>
    <w:rsid w:val="005D6271"/>
    <w:rsid w:val="005D654F"/>
    <w:rsid w:val="005D67ED"/>
    <w:rsid w:val="005D67FA"/>
    <w:rsid w:val="005D6853"/>
    <w:rsid w:val="005D68A8"/>
    <w:rsid w:val="005D68DD"/>
    <w:rsid w:val="005D69BF"/>
    <w:rsid w:val="005D6AF6"/>
    <w:rsid w:val="005D6D99"/>
    <w:rsid w:val="005D6EA7"/>
    <w:rsid w:val="005D6F85"/>
    <w:rsid w:val="005D71F2"/>
    <w:rsid w:val="005D7398"/>
    <w:rsid w:val="005D74E1"/>
    <w:rsid w:val="005D7A1D"/>
    <w:rsid w:val="005D7F3B"/>
    <w:rsid w:val="005E037E"/>
    <w:rsid w:val="005E03A3"/>
    <w:rsid w:val="005E0597"/>
    <w:rsid w:val="005E06D3"/>
    <w:rsid w:val="005E0949"/>
    <w:rsid w:val="005E0C04"/>
    <w:rsid w:val="005E0C24"/>
    <w:rsid w:val="005E0CAD"/>
    <w:rsid w:val="005E0DA7"/>
    <w:rsid w:val="005E0DB1"/>
    <w:rsid w:val="005E10CA"/>
    <w:rsid w:val="005E136A"/>
    <w:rsid w:val="005E1787"/>
    <w:rsid w:val="005E1868"/>
    <w:rsid w:val="005E1CAB"/>
    <w:rsid w:val="005E1F5E"/>
    <w:rsid w:val="005E2033"/>
    <w:rsid w:val="005E2164"/>
    <w:rsid w:val="005E22AC"/>
    <w:rsid w:val="005E26D7"/>
    <w:rsid w:val="005E26EE"/>
    <w:rsid w:val="005E2908"/>
    <w:rsid w:val="005E2BB7"/>
    <w:rsid w:val="005E2E1A"/>
    <w:rsid w:val="005E2E89"/>
    <w:rsid w:val="005E349D"/>
    <w:rsid w:val="005E37A5"/>
    <w:rsid w:val="005E37A6"/>
    <w:rsid w:val="005E3946"/>
    <w:rsid w:val="005E3C43"/>
    <w:rsid w:val="005E3CB1"/>
    <w:rsid w:val="005E3EAD"/>
    <w:rsid w:val="005E3F59"/>
    <w:rsid w:val="005E3FD2"/>
    <w:rsid w:val="005E44A8"/>
    <w:rsid w:val="005E4621"/>
    <w:rsid w:val="005E4C02"/>
    <w:rsid w:val="005E4C64"/>
    <w:rsid w:val="005E4CC5"/>
    <w:rsid w:val="005E4D99"/>
    <w:rsid w:val="005E50C6"/>
    <w:rsid w:val="005E50D6"/>
    <w:rsid w:val="005E516E"/>
    <w:rsid w:val="005E53DA"/>
    <w:rsid w:val="005E57A0"/>
    <w:rsid w:val="005E5A9E"/>
    <w:rsid w:val="005E5B00"/>
    <w:rsid w:val="005E63C0"/>
    <w:rsid w:val="005E6527"/>
    <w:rsid w:val="005E6BB6"/>
    <w:rsid w:val="005E6DE4"/>
    <w:rsid w:val="005E700F"/>
    <w:rsid w:val="005E747F"/>
    <w:rsid w:val="005E7889"/>
    <w:rsid w:val="005E7911"/>
    <w:rsid w:val="005E7AC1"/>
    <w:rsid w:val="005E7C2A"/>
    <w:rsid w:val="005E7C41"/>
    <w:rsid w:val="005F05CA"/>
    <w:rsid w:val="005F10C8"/>
    <w:rsid w:val="005F138F"/>
    <w:rsid w:val="005F182A"/>
    <w:rsid w:val="005F199C"/>
    <w:rsid w:val="005F1BD2"/>
    <w:rsid w:val="005F1EB2"/>
    <w:rsid w:val="005F1EE8"/>
    <w:rsid w:val="005F20E6"/>
    <w:rsid w:val="005F21A8"/>
    <w:rsid w:val="005F2AF5"/>
    <w:rsid w:val="005F2C82"/>
    <w:rsid w:val="005F31D0"/>
    <w:rsid w:val="005F3652"/>
    <w:rsid w:val="005F3B81"/>
    <w:rsid w:val="005F3C31"/>
    <w:rsid w:val="005F4344"/>
    <w:rsid w:val="005F4372"/>
    <w:rsid w:val="005F4399"/>
    <w:rsid w:val="005F4556"/>
    <w:rsid w:val="005F495D"/>
    <w:rsid w:val="005F4A97"/>
    <w:rsid w:val="005F4BD1"/>
    <w:rsid w:val="005F4DBD"/>
    <w:rsid w:val="005F4E04"/>
    <w:rsid w:val="005F4F64"/>
    <w:rsid w:val="005F56D7"/>
    <w:rsid w:val="005F5759"/>
    <w:rsid w:val="005F5E71"/>
    <w:rsid w:val="005F605E"/>
    <w:rsid w:val="005F63F9"/>
    <w:rsid w:val="005F650B"/>
    <w:rsid w:val="005F655A"/>
    <w:rsid w:val="005F6563"/>
    <w:rsid w:val="005F66AF"/>
    <w:rsid w:val="005F6ACE"/>
    <w:rsid w:val="005F6CC2"/>
    <w:rsid w:val="005F6D25"/>
    <w:rsid w:val="005F6D40"/>
    <w:rsid w:val="005F6EDE"/>
    <w:rsid w:val="005F700E"/>
    <w:rsid w:val="005F7063"/>
    <w:rsid w:val="005F7083"/>
    <w:rsid w:val="005F71A4"/>
    <w:rsid w:val="005F778F"/>
    <w:rsid w:val="005F7804"/>
    <w:rsid w:val="005F7A6B"/>
    <w:rsid w:val="005F7B0E"/>
    <w:rsid w:val="00600041"/>
    <w:rsid w:val="0060008B"/>
    <w:rsid w:val="00600387"/>
    <w:rsid w:val="00600709"/>
    <w:rsid w:val="00600B37"/>
    <w:rsid w:val="00600B43"/>
    <w:rsid w:val="00600BA0"/>
    <w:rsid w:val="00600BC2"/>
    <w:rsid w:val="00600D63"/>
    <w:rsid w:val="00600DC7"/>
    <w:rsid w:val="00600EA1"/>
    <w:rsid w:val="00601253"/>
    <w:rsid w:val="0060137A"/>
    <w:rsid w:val="006013C7"/>
    <w:rsid w:val="0060143A"/>
    <w:rsid w:val="00601553"/>
    <w:rsid w:val="00601582"/>
    <w:rsid w:val="006015C0"/>
    <w:rsid w:val="006019E6"/>
    <w:rsid w:val="00601BC8"/>
    <w:rsid w:val="00601E6C"/>
    <w:rsid w:val="00602280"/>
    <w:rsid w:val="00602395"/>
    <w:rsid w:val="006023E8"/>
    <w:rsid w:val="0060253F"/>
    <w:rsid w:val="0060263B"/>
    <w:rsid w:val="0060269E"/>
    <w:rsid w:val="006027F8"/>
    <w:rsid w:val="00602951"/>
    <w:rsid w:val="00602984"/>
    <w:rsid w:val="00602DBA"/>
    <w:rsid w:val="00603100"/>
    <w:rsid w:val="006031B2"/>
    <w:rsid w:val="0060330A"/>
    <w:rsid w:val="006038D2"/>
    <w:rsid w:val="006038E1"/>
    <w:rsid w:val="006039C7"/>
    <w:rsid w:val="00603AA9"/>
    <w:rsid w:val="00603B0A"/>
    <w:rsid w:val="00603BC3"/>
    <w:rsid w:val="00603C92"/>
    <w:rsid w:val="00603E36"/>
    <w:rsid w:val="00603FD9"/>
    <w:rsid w:val="00604064"/>
    <w:rsid w:val="00604070"/>
    <w:rsid w:val="006040CF"/>
    <w:rsid w:val="0060433E"/>
    <w:rsid w:val="0060479A"/>
    <w:rsid w:val="006047C3"/>
    <w:rsid w:val="00604D23"/>
    <w:rsid w:val="00605029"/>
    <w:rsid w:val="006051DE"/>
    <w:rsid w:val="006053A5"/>
    <w:rsid w:val="006056CA"/>
    <w:rsid w:val="006057C1"/>
    <w:rsid w:val="00605D18"/>
    <w:rsid w:val="00605E47"/>
    <w:rsid w:val="00606022"/>
    <w:rsid w:val="006063B4"/>
    <w:rsid w:val="0060668F"/>
    <w:rsid w:val="006069BC"/>
    <w:rsid w:val="00606C1B"/>
    <w:rsid w:val="00606C67"/>
    <w:rsid w:val="006073BE"/>
    <w:rsid w:val="00607589"/>
    <w:rsid w:val="0060761F"/>
    <w:rsid w:val="00607869"/>
    <w:rsid w:val="00607926"/>
    <w:rsid w:val="00607A83"/>
    <w:rsid w:val="00607DF2"/>
    <w:rsid w:val="00607EB2"/>
    <w:rsid w:val="00607EF5"/>
    <w:rsid w:val="006109BC"/>
    <w:rsid w:val="00610BAA"/>
    <w:rsid w:val="00610E7D"/>
    <w:rsid w:val="00610F9C"/>
    <w:rsid w:val="00610FE1"/>
    <w:rsid w:val="006116D2"/>
    <w:rsid w:val="00611A97"/>
    <w:rsid w:val="00611A9E"/>
    <w:rsid w:val="00611DDA"/>
    <w:rsid w:val="00611FCF"/>
    <w:rsid w:val="006122C9"/>
    <w:rsid w:val="0061256C"/>
    <w:rsid w:val="00612579"/>
    <w:rsid w:val="0061268B"/>
    <w:rsid w:val="00612BD8"/>
    <w:rsid w:val="00612D22"/>
    <w:rsid w:val="00612E37"/>
    <w:rsid w:val="00613127"/>
    <w:rsid w:val="0061341F"/>
    <w:rsid w:val="006136F2"/>
    <w:rsid w:val="00613C04"/>
    <w:rsid w:val="00613E92"/>
    <w:rsid w:val="0061431B"/>
    <w:rsid w:val="0061433D"/>
    <w:rsid w:val="00614595"/>
    <w:rsid w:val="006146A7"/>
    <w:rsid w:val="00614841"/>
    <w:rsid w:val="00614E46"/>
    <w:rsid w:val="00615127"/>
    <w:rsid w:val="006153EA"/>
    <w:rsid w:val="00615917"/>
    <w:rsid w:val="006159CF"/>
    <w:rsid w:val="00616154"/>
    <w:rsid w:val="00616635"/>
    <w:rsid w:val="0061684D"/>
    <w:rsid w:val="00616882"/>
    <w:rsid w:val="00616D35"/>
    <w:rsid w:val="00616E85"/>
    <w:rsid w:val="0061708A"/>
    <w:rsid w:val="00617212"/>
    <w:rsid w:val="006172C1"/>
    <w:rsid w:val="00617616"/>
    <w:rsid w:val="00617768"/>
    <w:rsid w:val="0061795E"/>
    <w:rsid w:val="006179C7"/>
    <w:rsid w:val="00617A95"/>
    <w:rsid w:val="00617FE9"/>
    <w:rsid w:val="00620502"/>
    <w:rsid w:val="006208E7"/>
    <w:rsid w:val="006209FE"/>
    <w:rsid w:val="00620A7C"/>
    <w:rsid w:val="00620B29"/>
    <w:rsid w:val="00620CCF"/>
    <w:rsid w:val="00620F04"/>
    <w:rsid w:val="006210EB"/>
    <w:rsid w:val="0062119A"/>
    <w:rsid w:val="006215A8"/>
    <w:rsid w:val="00621740"/>
    <w:rsid w:val="0062188E"/>
    <w:rsid w:val="00621968"/>
    <w:rsid w:val="00621BDD"/>
    <w:rsid w:val="00621DC8"/>
    <w:rsid w:val="00621DD0"/>
    <w:rsid w:val="00621DD5"/>
    <w:rsid w:val="00622220"/>
    <w:rsid w:val="00622557"/>
    <w:rsid w:val="006225E7"/>
    <w:rsid w:val="0062262D"/>
    <w:rsid w:val="006229FE"/>
    <w:rsid w:val="00622AC0"/>
    <w:rsid w:val="00622CBF"/>
    <w:rsid w:val="00622CDD"/>
    <w:rsid w:val="00622DEB"/>
    <w:rsid w:val="00623168"/>
    <w:rsid w:val="0062317A"/>
    <w:rsid w:val="0062319E"/>
    <w:rsid w:val="00623211"/>
    <w:rsid w:val="00623268"/>
    <w:rsid w:val="006232CB"/>
    <w:rsid w:val="00623380"/>
    <w:rsid w:val="00623963"/>
    <w:rsid w:val="00623AD8"/>
    <w:rsid w:val="00624092"/>
    <w:rsid w:val="0062417F"/>
    <w:rsid w:val="0062493B"/>
    <w:rsid w:val="00624947"/>
    <w:rsid w:val="00624B87"/>
    <w:rsid w:val="00624B96"/>
    <w:rsid w:val="00624D4F"/>
    <w:rsid w:val="00624D7B"/>
    <w:rsid w:val="00625144"/>
    <w:rsid w:val="00625370"/>
    <w:rsid w:val="006258C2"/>
    <w:rsid w:val="00625A85"/>
    <w:rsid w:val="00625B05"/>
    <w:rsid w:val="00625B57"/>
    <w:rsid w:val="00625E7C"/>
    <w:rsid w:val="00625F38"/>
    <w:rsid w:val="0062606C"/>
    <w:rsid w:val="00626117"/>
    <w:rsid w:val="0062615C"/>
    <w:rsid w:val="006261D8"/>
    <w:rsid w:val="006262F5"/>
    <w:rsid w:val="00626418"/>
    <w:rsid w:val="00626435"/>
    <w:rsid w:val="00626541"/>
    <w:rsid w:val="006265FA"/>
    <w:rsid w:val="00626658"/>
    <w:rsid w:val="006266F1"/>
    <w:rsid w:val="006269AE"/>
    <w:rsid w:val="00626AE4"/>
    <w:rsid w:val="00627197"/>
    <w:rsid w:val="00627225"/>
    <w:rsid w:val="00627401"/>
    <w:rsid w:val="006276C1"/>
    <w:rsid w:val="0062784A"/>
    <w:rsid w:val="00627A96"/>
    <w:rsid w:val="00627E31"/>
    <w:rsid w:val="00627F3C"/>
    <w:rsid w:val="006302BD"/>
    <w:rsid w:val="00630828"/>
    <w:rsid w:val="00630913"/>
    <w:rsid w:val="006309D8"/>
    <w:rsid w:val="006309EF"/>
    <w:rsid w:val="00630E92"/>
    <w:rsid w:val="00630FC9"/>
    <w:rsid w:val="00631463"/>
    <w:rsid w:val="00631564"/>
    <w:rsid w:val="006317B7"/>
    <w:rsid w:val="00631BA6"/>
    <w:rsid w:val="00631E14"/>
    <w:rsid w:val="00632054"/>
    <w:rsid w:val="00632140"/>
    <w:rsid w:val="00632514"/>
    <w:rsid w:val="00632711"/>
    <w:rsid w:val="006328AB"/>
    <w:rsid w:val="00632AB3"/>
    <w:rsid w:val="00632ADE"/>
    <w:rsid w:val="00632C54"/>
    <w:rsid w:val="00632D0E"/>
    <w:rsid w:val="00632D5C"/>
    <w:rsid w:val="00632E2C"/>
    <w:rsid w:val="00633090"/>
    <w:rsid w:val="006330CD"/>
    <w:rsid w:val="0063348A"/>
    <w:rsid w:val="0063358C"/>
    <w:rsid w:val="00633D24"/>
    <w:rsid w:val="0063427C"/>
    <w:rsid w:val="006349A3"/>
    <w:rsid w:val="00634AA1"/>
    <w:rsid w:val="006351AA"/>
    <w:rsid w:val="00635209"/>
    <w:rsid w:val="0063585C"/>
    <w:rsid w:val="00635ABD"/>
    <w:rsid w:val="00635BD0"/>
    <w:rsid w:val="00635EF2"/>
    <w:rsid w:val="006366E1"/>
    <w:rsid w:val="00636970"/>
    <w:rsid w:val="00636C0C"/>
    <w:rsid w:val="00636C39"/>
    <w:rsid w:val="00636D66"/>
    <w:rsid w:val="00636EEC"/>
    <w:rsid w:val="00637161"/>
    <w:rsid w:val="0063749A"/>
    <w:rsid w:val="006374EA"/>
    <w:rsid w:val="006379C0"/>
    <w:rsid w:val="00637A3D"/>
    <w:rsid w:val="00637AF1"/>
    <w:rsid w:val="00637E2C"/>
    <w:rsid w:val="00640159"/>
    <w:rsid w:val="006401D8"/>
    <w:rsid w:val="00640830"/>
    <w:rsid w:val="00640A1B"/>
    <w:rsid w:val="00640AF5"/>
    <w:rsid w:val="00641221"/>
    <w:rsid w:val="00641277"/>
    <w:rsid w:val="006413B9"/>
    <w:rsid w:val="00641405"/>
    <w:rsid w:val="00641463"/>
    <w:rsid w:val="00641821"/>
    <w:rsid w:val="006419BE"/>
    <w:rsid w:val="006423FC"/>
    <w:rsid w:val="0064261D"/>
    <w:rsid w:val="00642663"/>
    <w:rsid w:val="006426C0"/>
    <w:rsid w:val="00642700"/>
    <w:rsid w:val="00642800"/>
    <w:rsid w:val="00642C00"/>
    <w:rsid w:val="00642C35"/>
    <w:rsid w:val="00642CC6"/>
    <w:rsid w:val="00642DAE"/>
    <w:rsid w:val="006430AC"/>
    <w:rsid w:val="006431F8"/>
    <w:rsid w:val="006434DF"/>
    <w:rsid w:val="006438A6"/>
    <w:rsid w:val="006438D3"/>
    <w:rsid w:val="00643978"/>
    <w:rsid w:val="00643979"/>
    <w:rsid w:val="00643EFE"/>
    <w:rsid w:val="006443F7"/>
    <w:rsid w:val="006446D1"/>
    <w:rsid w:val="00644754"/>
    <w:rsid w:val="00644797"/>
    <w:rsid w:val="006447C4"/>
    <w:rsid w:val="006447FF"/>
    <w:rsid w:val="006448C8"/>
    <w:rsid w:val="00644A87"/>
    <w:rsid w:val="00644D69"/>
    <w:rsid w:val="006450A1"/>
    <w:rsid w:val="00645371"/>
    <w:rsid w:val="00645662"/>
    <w:rsid w:val="0064568F"/>
    <w:rsid w:val="006459BA"/>
    <w:rsid w:val="00645B83"/>
    <w:rsid w:val="00645D05"/>
    <w:rsid w:val="006463CD"/>
    <w:rsid w:val="006464AE"/>
    <w:rsid w:val="00646556"/>
    <w:rsid w:val="00646862"/>
    <w:rsid w:val="00646883"/>
    <w:rsid w:val="00646A49"/>
    <w:rsid w:val="00646C3B"/>
    <w:rsid w:val="00646F14"/>
    <w:rsid w:val="00646F39"/>
    <w:rsid w:val="00647A90"/>
    <w:rsid w:val="00647AF5"/>
    <w:rsid w:val="00647F56"/>
    <w:rsid w:val="0065011F"/>
    <w:rsid w:val="00650138"/>
    <w:rsid w:val="006501CB"/>
    <w:rsid w:val="00650A78"/>
    <w:rsid w:val="00650EEC"/>
    <w:rsid w:val="00650F6F"/>
    <w:rsid w:val="00650FA4"/>
    <w:rsid w:val="006511EF"/>
    <w:rsid w:val="00651528"/>
    <w:rsid w:val="00651B42"/>
    <w:rsid w:val="006522FC"/>
    <w:rsid w:val="006524A9"/>
    <w:rsid w:val="00652586"/>
    <w:rsid w:val="0065263D"/>
    <w:rsid w:val="0065265D"/>
    <w:rsid w:val="006527C5"/>
    <w:rsid w:val="0065385C"/>
    <w:rsid w:val="006538DC"/>
    <w:rsid w:val="0065395F"/>
    <w:rsid w:val="00653B23"/>
    <w:rsid w:val="00653FFE"/>
    <w:rsid w:val="006541CB"/>
    <w:rsid w:val="0065428C"/>
    <w:rsid w:val="0065463E"/>
    <w:rsid w:val="0065463F"/>
    <w:rsid w:val="00654644"/>
    <w:rsid w:val="00654B18"/>
    <w:rsid w:val="00654C6E"/>
    <w:rsid w:val="00654C73"/>
    <w:rsid w:val="00654DA2"/>
    <w:rsid w:val="00654E57"/>
    <w:rsid w:val="0065524D"/>
    <w:rsid w:val="006552AE"/>
    <w:rsid w:val="006554D2"/>
    <w:rsid w:val="006554D6"/>
    <w:rsid w:val="0065558F"/>
    <w:rsid w:val="00655708"/>
    <w:rsid w:val="006557DE"/>
    <w:rsid w:val="006559EF"/>
    <w:rsid w:val="00655AEA"/>
    <w:rsid w:val="00655F69"/>
    <w:rsid w:val="00656116"/>
    <w:rsid w:val="00656751"/>
    <w:rsid w:val="0065686C"/>
    <w:rsid w:val="00656953"/>
    <w:rsid w:val="00656AA2"/>
    <w:rsid w:val="00656ADD"/>
    <w:rsid w:val="00656C44"/>
    <w:rsid w:val="006571AF"/>
    <w:rsid w:val="006572AB"/>
    <w:rsid w:val="0065740C"/>
    <w:rsid w:val="0065753D"/>
    <w:rsid w:val="00657816"/>
    <w:rsid w:val="00657ABF"/>
    <w:rsid w:val="00657BCB"/>
    <w:rsid w:val="00657D1E"/>
    <w:rsid w:val="00657FA6"/>
    <w:rsid w:val="00660215"/>
    <w:rsid w:val="0066066E"/>
    <w:rsid w:val="00660895"/>
    <w:rsid w:val="0066091B"/>
    <w:rsid w:val="00660944"/>
    <w:rsid w:val="00660D07"/>
    <w:rsid w:val="00660E53"/>
    <w:rsid w:val="00660E74"/>
    <w:rsid w:val="00661048"/>
    <w:rsid w:val="006611E9"/>
    <w:rsid w:val="0066160C"/>
    <w:rsid w:val="006617E0"/>
    <w:rsid w:val="00661D7F"/>
    <w:rsid w:val="006620BE"/>
    <w:rsid w:val="0066218A"/>
    <w:rsid w:val="0066248F"/>
    <w:rsid w:val="006624A1"/>
    <w:rsid w:val="006624FF"/>
    <w:rsid w:val="00662567"/>
    <w:rsid w:val="00662891"/>
    <w:rsid w:val="006628AE"/>
    <w:rsid w:val="00662A0F"/>
    <w:rsid w:val="00662BBB"/>
    <w:rsid w:val="00662C69"/>
    <w:rsid w:val="00662F41"/>
    <w:rsid w:val="0066307F"/>
    <w:rsid w:val="006631C7"/>
    <w:rsid w:val="0066323D"/>
    <w:rsid w:val="00663A52"/>
    <w:rsid w:val="006641DA"/>
    <w:rsid w:val="00664671"/>
    <w:rsid w:val="0066469A"/>
    <w:rsid w:val="00664890"/>
    <w:rsid w:val="00664896"/>
    <w:rsid w:val="00664D70"/>
    <w:rsid w:val="00664EE3"/>
    <w:rsid w:val="006652DE"/>
    <w:rsid w:val="00665392"/>
    <w:rsid w:val="00665462"/>
    <w:rsid w:val="00666964"/>
    <w:rsid w:val="00666C1A"/>
    <w:rsid w:val="00666DFB"/>
    <w:rsid w:val="00666E23"/>
    <w:rsid w:val="00666E7C"/>
    <w:rsid w:val="00667037"/>
    <w:rsid w:val="006671F9"/>
    <w:rsid w:val="006671FB"/>
    <w:rsid w:val="00667204"/>
    <w:rsid w:val="006675BB"/>
    <w:rsid w:val="0066766A"/>
    <w:rsid w:val="0066778F"/>
    <w:rsid w:val="006677B7"/>
    <w:rsid w:val="0066780F"/>
    <w:rsid w:val="006678B6"/>
    <w:rsid w:val="00667CD1"/>
    <w:rsid w:val="00667D2B"/>
    <w:rsid w:val="00667D9C"/>
    <w:rsid w:val="00667DF3"/>
    <w:rsid w:val="00667EEF"/>
    <w:rsid w:val="0067019F"/>
    <w:rsid w:val="006701DA"/>
    <w:rsid w:val="0067026D"/>
    <w:rsid w:val="00670358"/>
    <w:rsid w:val="006703D4"/>
    <w:rsid w:val="006706E1"/>
    <w:rsid w:val="00670D03"/>
    <w:rsid w:val="00670EBE"/>
    <w:rsid w:val="006713BF"/>
    <w:rsid w:val="006713F9"/>
    <w:rsid w:val="006717D8"/>
    <w:rsid w:val="00671948"/>
    <w:rsid w:val="00671B24"/>
    <w:rsid w:val="00671D9D"/>
    <w:rsid w:val="00671E7C"/>
    <w:rsid w:val="006724E5"/>
    <w:rsid w:val="0067254E"/>
    <w:rsid w:val="00672733"/>
    <w:rsid w:val="0067274F"/>
    <w:rsid w:val="0067278E"/>
    <w:rsid w:val="006727EC"/>
    <w:rsid w:val="00672A10"/>
    <w:rsid w:val="00672B82"/>
    <w:rsid w:val="00672D22"/>
    <w:rsid w:val="00672DCF"/>
    <w:rsid w:val="0067315F"/>
    <w:rsid w:val="00673227"/>
    <w:rsid w:val="006732E1"/>
    <w:rsid w:val="006733DC"/>
    <w:rsid w:val="0067340D"/>
    <w:rsid w:val="0067377D"/>
    <w:rsid w:val="00673AFB"/>
    <w:rsid w:val="00674146"/>
    <w:rsid w:val="00674188"/>
    <w:rsid w:val="00674894"/>
    <w:rsid w:val="006748E6"/>
    <w:rsid w:val="006749EA"/>
    <w:rsid w:val="00674C64"/>
    <w:rsid w:val="00674D42"/>
    <w:rsid w:val="00674E16"/>
    <w:rsid w:val="00674EAB"/>
    <w:rsid w:val="00674F35"/>
    <w:rsid w:val="0067514E"/>
    <w:rsid w:val="00675180"/>
    <w:rsid w:val="006752BF"/>
    <w:rsid w:val="006753BC"/>
    <w:rsid w:val="00675441"/>
    <w:rsid w:val="006756A3"/>
    <w:rsid w:val="00675E6A"/>
    <w:rsid w:val="00675F43"/>
    <w:rsid w:val="00675FAA"/>
    <w:rsid w:val="00676482"/>
    <w:rsid w:val="006765F2"/>
    <w:rsid w:val="00676B00"/>
    <w:rsid w:val="00676C6D"/>
    <w:rsid w:val="00677083"/>
    <w:rsid w:val="006770FE"/>
    <w:rsid w:val="0067736D"/>
    <w:rsid w:val="0067767A"/>
    <w:rsid w:val="006777CB"/>
    <w:rsid w:val="00677808"/>
    <w:rsid w:val="0067782C"/>
    <w:rsid w:val="00677ABD"/>
    <w:rsid w:val="00677CC0"/>
    <w:rsid w:val="00677DAD"/>
    <w:rsid w:val="006803DA"/>
    <w:rsid w:val="00680A92"/>
    <w:rsid w:val="00680C42"/>
    <w:rsid w:val="00680F80"/>
    <w:rsid w:val="00680FE1"/>
    <w:rsid w:val="00681589"/>
    <w:rsid w:val="00681777"/>
    <w:rsid w:val="00681855"/>
    <w:rsid w:val="00681924"/>
    <w:rsid w:val="00681B78"/>
    <w:rsid w:val="00681BAD"/>
    <w:rsid w:val="00681C24"/>
    <w:rsid w:val="00681F55"/>
    <w:rsid w:val="0068227A"/>
    <w:rsid w:val="006822A7"/>
    <w:rsid w:val="00682364"/>
    <w:rsid w:val="006823AA"/>
    <w:rsid w:val="006824C9"/>
    <w:rsid w:val="00682551"/>
    <w:rsid w:val="00682654"/>
    <w:rsid w:val="0068284F"/>
    <w:rsid w:val="006828A9"/>
    <w:rsid w:val="00682903"/>
    <w:rsid w:val="00682B1D"/>
    <w:rsid w:val="00682B47"/>
    <w:rsid w:val="00682B99"/>
    <w:rsid w:val="00682BCC"/>
    <w:rsid w:val="00682C36"/>
    <w:rsid w:val="00682D2D"/>
    <w:rsid w:val="00682DCC"/>
    <w:rsid w:val="00682E4A"/>
    <w:rsid w:val="006830E1"/>
    <w:rsid w:val="006830E7"/>
    <w:rsid w:val="00683448"/>
    <w:rsid w:val="006835A4"/>
    <w:rsid w:val="0068383D"/>
    <w:rsid w:val="00683BDB"/>
    <w:rsid w:val="00683D5E"/>
    <w:rsid w:val="00683FCA"/>
    <w:rsid w:val="006843EA"/>
    <w:rsid w:val="00684413"/>
    <w:rsid w:val="00684577"/>
    <w:rsid w:val="006845FC"/>
    <w:rsid w:val="006847D9"/>
    <w:rsid w:val="00684803"/>
    <w:rsid w:val="00684AAD"/>
    <w:rsid w:val="00684D32"/>
    <w:rsid w:val="00684DDF"/>
    <w:rsid w:val="006851B3"/>
    <w:rsid w:val="006852EE"/>
    <w:rsid w:val="00685312"/>
    <w:rsid w:val="0068535C"/>
    <w:rsid w:val="0068588F"/>
    <w:rsid w:val="006859DF"/>
    <w:rsid w:val="00685A1F"/>
    <w:rsid w:val="00685C25"/>
    <w:rsid w:val="00685D88"/>
    <w:rsid w:val="0068613D"/>
    <w:rsid w:val="00686223"/>
    <w:rsid w:val="00686273"/>
    <w:rsid w:val="006864A3"/>
    <w:rsid w:val="006864F8"/>
    <w:rsid w:val="00686566"/>
    <w:rsid w:val="006865A8"/>
    <w:rsid w:val="0068664B"/>
    <w:rsid w:val="0068693D"/>
    <w:rsid w:val="00686C52"/>
    <w:rsid w:val="00686DB3"/>
    <w:rsid w:val="00686F91"/>
    <w:rsid w:val="006872F9"/>
    <w:rsid w:val="00687481"/>
    <w:rsid w:val="00687519"/>
    <w:rsid w:val="006876FA"/>
    <w:rsid w:val="00687A51"/>
    <w:rsid w:val="00687E93"/>
    <w:rsid w:val="00687F76"/>
    <w:rsid w:val="00690136"/>
    <w:rsid w:val="00690577"/>
    <w:rsid w:val="00690AF8"/>
    <w:rsid w:val="00690B30"/>
    <w:rsid w:val="00690E9B"/>
    <w:rsid w:val="00690EFD"/>
    <w:rsid w:val="006910E9"/>
    <w:rsid w:val="00691695"/>
    <w:rsid w:val="00691C3B"/>
    <w:rsid w:val="00691FF4"/>
    <w:rsid w:val="0069224E"/>
    <w:rsid w:val="00692388"/>
    <w:rsid w:val="0069281C"/>
    <w:rsid w:val="0069282E"/>
    <w:rsid w:val="00692B11"/>
    <w:rsid w:val="00692B96"/>
    <w:rsid w:val="00692E45"/>
    <w:rsid w:val="00693084"/>
    <w:rsid w:val="00693091"/>
    <w:rsid w:val="00693130"/>
    <w:rsid w:val="00693190"/>
    <w:rsid w:val="00693254"/>
    <w:rsid w:val="006933E0"/>
    <w:rsid w:val="00693787"/>
    <w:rsid w:val="00693A46"/>
    <w:rsid w:val="00693BFF"/>
    <w:rsid w:val="00693F0F"/>
    <w:rsid w:val="00694154"/>
    <w:rsid w:val="00694464"/>
    <w:rsid w:val="0069460F"/>
    <w:rsid w:val="006946AB"/>
    <w:rsid w:val="00694E03"/>
    <w:rsid w:val="00695293"/>
    <w:rsid w:val="0069540F"/>
    <w:rsid w:val="00695669"/>
    <w:rsid w:val="00695DF4"/>
    <w:rsid w:val="00695F35"/>
    <w:rsid w:val="0069632D"/>
    <w:rsid w:val="00696453"/>
    <w:rsid w:val="006965E5"/>
    <w:rsid w:val="00696796"/>
    <w:rsid w:val="00696BE1"/>
    <w:rsid w:val="00696C39"/>
    <w:rsid w:val="00696E2E"/>
    <w:rsid w:val="00697039"/>
    <w:rsid w:val="00697249"/>
    <w:rsid w:val="006972F1"/>
    <w:rsid w:val="00697458"/>
    <w:rsid w:val="006978ED"/>
    <w:rsid w:val="00697BE0"/>
    <w:rsid w:val="00697D96"/>
    <w:rsid w:val="00697E6D"/>
    <w:rsid w:val="006A001F"/>
    <w:rsid w:val="006A049D"/>
    <w:rsid w:val="006A04A7"/>
    <w:rsid w:val="006A0595"/>
    <w:rsid w:val="006A0864"/>
    <w:rsid w:val="006A0A2D"/>
    <w:rsid w:val="006A0D45"/>
    <w:rsid w:val="006A0E44"/>
    <w:rsid w:val="006A0E73"/>
    <w:rsid w:val="006A0FBA"/>
    <w:rsid w:val="006A101C"/>
    <w:rsid w:val="006A1148"/>
    <w:rsid w:val="006A1482"/>
    <w:rsid w:val="006A167B"/>
    <w:rsid w:val="006A1901"/>
    <w:rsid w:val="006A1D89"/>
    <w:rsid w:val="006A1EF9"/>
    <w:rsid w:val="006A231B"/>
    <w:rsid w:val="006A28D6"/>
    <w:rsid w:val="006A3021"/>
    <w:rsid w:val="006A30F7"/>
    <w:rsid w:val="006A36FF"/>
    <w:rsid w:val="006A3B0B"/>
    <w:rsid w:val="006A3C9B"/>
    <w:rsid w:val="006A3FE6"/>
    <w:rsid w:val="006A448B"/>
    <w:rsid w:val="006A45A5"/>
    <w:rsid w:val="006A465A"/>
    <w:rsid w:val="006A485A"/>
    <w:rsid w:val="006A4AA8"/>
    <w:rsid w:val="006A4AAE"/>
    <w:rsid w:val="006A4C9E"/>
    <w:rsid w:val="006A4F16"/>
    <w:rsid w:val="006A522E"/>
    <w:rsid w:val="006A5601"/>
    <w:rsid w:val="006A5ABF"/>
    <w:rsid w:val="006A5ACD"/>
    <w:rsid w:val="006A5BC3"/>
    <w:rsid w:val="006A5C5B"/>
    <w:rsid w:val="006A5CF8"/>
    <w:rsid w:val="006A6032"/>
    <w:rsid w:val="006A605D"/>
    <w:rsid w:val="006A6082"/>
    <w:rsid w:val="006A61AC"/>
    <w:rsid w:val="006A634E"/>
    <w:rsid w:val="006A6BBA"/>
    <w:rsid w:val="006A6D95"/>
    <w:rsid w:val="006A6DEE"/>
    <w:rsid w:val="006A6E75"/>
    <w:rsid w:val="006A6FF6"/>
    <w:rsid w:val="006A7351"/>
    <w:rsid w:val="006A739B"/>
    <w:rsid w:val="006A7488"/>
    <w:rsid w:val="006A7688"/>
    <w:rsid w:val="006A7933"/>
    <w:rsid w:val="006A79DF"/>
    <w:rsid w:val="006A7A50"/>
    <w:rsid w:val="006B01EB"/>
    <w:rsid w:val="006B01F2"/>
    <w:rsid w:val="006B022B"/>
    <w:rsid w:val="006B0267"/>
    <w:rsid w:val="006B0456"/>
    <w:rsid w:val="006B070A"/>
    <w:rsid w:val="006B09E3"/>
    <w:rsid w:val="006B0F16"/>
    <w:rsid w:val="006B1092"/>
    <w:rsid w:val="006B10F1"/>
    <w:rsid w:val="006B1117"/>
    <w:rsid w:val="006B113C"/>
    <w:rsid w:val="006B123C"/>
    <w:rsid w:val="006B139E"/>
    <w:rsid w:val="006B1E6C"/>
    <w:rsid w:val="006B202F"/>
    <w:rsid w:val="006B204D"/>
    <w:rsid w:val="006B25DC"/>
    <w:rsid w:val="006B26AC"/>
    <w:rsid w:val="006B2782"/>
    <w:rsid w:val="006B2897"/>
    <w:rsid w:val="006B2A00"/>
    <w:rsid w:val="006B2A84"/>
    <w:rsid w:val="006B2D64"/>
    <w:rsid w:val="006B3088"/>
    <w:rsid w:val="006B32C8"/>
    <w:rsid w:val="006B32EE"/>
    <w:rsid w:val="006B3423"/>
    <w:rsid w:val="006B3802"/>
    <w:rsid w:val="006B39E8"/>
    <w:rsid w:val="006B3B9A"/>
    <w:rsid w:val="006B4194"/>
    <w:rsid w:val="006B4664"/>
    <w:rsid w:val="006B4D42"/>
    <w:rsid w:val="006B50D6"/>
    <w:rsid w:val="006B50E4"/>
    <w:rsid w:val="006B551D"/>
    <w:rsid w:val="006B55A0"/>
    <w:rsid w:val="006B56D5"/>
    <w:rsid w:val="006B5968"/>
    <w:rsid w:val="006B5A13"/>
    <w:rsid w:val="006B5F38"/>
    <w:rsid w:val="006B62A7"/>
    <w:rsid w:val="006B64E6"/>
    <w:rsid w:val="006B67D5"/>
    <w:rsid w:val="006B6889"/>
    <w:rsid w:val="006B6D12"/>
    <w:rsid w:val="006B73E6"/>
    <w:rsid w:val="006B7404"/>
    <w:rsid w:val="006B79FE"/>
    <w:rsid w:val="006B7D37"/>
    <w:rsid w:val="006C0043"/>
    <w:rsid w:val="006C04C4"/>
    <w:rsid w:val="006C04C7"/>
    <w:rsid w:val="006C0656"/>
    <w:rsid w:val="006C08D4"/>
    <w:rsid w:val="006C10F2"/>
    <w:rsid w:val="006C1156"/>
    <w:rsid w:val="006C1219"/>
    <w:rsid w:val="006C13EF"/>
    <w:rsid w:val="006C180F"/>
    <w:rsid w:val="006C1882"/>
    <w:rsid w:val="006C1A58"/>
    <w:rsid w:val="006C1C26"/>
    <w:rsid w:val="006C1D24"/>
    <w:rsid w:val="006C1ED7"/>
    <w:rsid w:val="006C1EF9"/>
    <w:rsid w:val="006C2697"/>
    <w:rsid w:val="006C2A4D"/>
    <w:rsid w:val="006C2B06"/>
    <w:rsid w:val="006C31D4"/>
    <w:rsid w:val="006C324C"/>
    <w:rsid w:val="006C37D1"/>
    <w:rsid w:val="006C3800"/>
    <w:rsid w:val="006C3839"/>
    <w:rsid w:val="006C3BE0"/>
    <w:rsid w:val="006C3C06"/>
    <w:rsid w:val="006C3C50"/>
    <w:rsid w:val="006C4317"/>
    <w:rsid w:val="006C432A"/>
    <w:rsid w:val="006C4861"/>
    <w:rsid w:val="006C48E1"/>
    <w:rsid w:val="006C4D0B"/>
    <w:rsid w:val="006C4F6B"/>
    <w:rsid w:val="006C4FB3"/>
    <w:rsid w:val="006C5110"/>
    <w:rsid w:val="006C5271"/>
    <w:rsid w:val="006C5288"/>
    <w:rsid w:val="006C54CD"/>
    <w:rsid w:val="006C55A9"/>
    <w:rsid w:val="006C5DF2"/>
    <w:rsid w:val="006C604E"/>
    <w:rsid w:val="006C68AE"/>
    <w:rsid w:val="006C68D1"/>
    <w:rsid w:val="006C69AB"/>
    <w:rsid w:val="006C6A0A"/>
    <w:rsid w:val="006C6B1F"/>
    <w:rsid w:val="006C6BF7"/>
    <w:rsid w:val="006C6E49"/>
    <w:rsid w:val="006C6FFC"/>
    <w:rsid w:val="006C72C7"/>
    <w:rsid w:val="006C734F"/>
    <w:rsid w:val="006C7369"/>
    <w:rsid w:val="006C73FA"/>
    <w:rsid w:val="006C766A"/>
    <w:rsid w:val="006C7CA6"/>
    <w:rsid w:val="006D0209"/>
    <w:rsid w:val="006D05EF"/>
    <w:rsid w:val="006D0735"/>
    <w:rsid w:val="006D0A11"/>
    <w:rsid w:val="006D0C51"/>
    <w:rsid w:val="006D0D3C"/>
    <w:rsid w:val="006D1212"/>
    <w:rsid w:val="006D136C"/>
    <w:rsid w:val="006D18AD"/>
    <w:rsid w:val="006D1B67"/>
    <w:rsid w:val="006D2281"/>
    <w:rsid w:val="006D27B5"/>
    <w:rsid w:val="006D29CE"/>
    <w:rsid w:val="006D2AA5"/>
    <w:rsid w:val="006D33AB"/>
    <w:rsid w:val="006D3406"/>
    <w:rsid w:val="006D344A"/>
    <w:rsid w:val="006D380A"/>
    <w:rsid w:val="006D3D55"/>
    <w:rsid w:val="006D3E26"/>
    <w:rsid w:val="006D3E92"/>
    <w:rsid w:val="006D3EB4"/>
    <w:rsid w:val="006D4018"/>
    <w:rsid w:val="006D4226"/>
    <w:rsid w:val="006D4422"/>
    <w:rsid w:val="006D446F"/>
    <w:rsid w:val="006D4518"/>
    <w:rsid w:val="006D46C9"/>
    <w:rsid w:val="006D4974"/>
    <w:rsid w:val="006D49E4"/>
    <w:rsid w:val="006D5062"/>
    <w:rsid w:val="006D582B"/>
    <w:rsid w:val="006D5F7B"/>
    <w:rsid w:val="006D60AF"/>
    <w:rsid w:val="006D6387"/>
    <w:rsid w:val="006D64FB"/>
    <w:rsid w:val="006D6575"/>
    <w:rsid w:val="006D65B3"/>
    <w:rsid w:val="006D66A0"/>
    <w:rsid w:val="006D6F2F"/>
    <w:rsid w:val="006D770F"/>
    <w:rsid w:val="006D78DA"/>
    <w:rsid w:val="006D79D8"/>
    <w:rsid w:val="006D7A8F"/>
    <w:rsid w:val="006D7DAD"/>
    <w:rsid w:val="006E00B0"/>
    <w:rsid w:val="006E01DF"/>
    <w:rsid w:val="006E01FA"/>
    <w:rsid w:val="006E02FD"/>
    <w:rsid w:val="006E0491"/>
    <w:rsid w:val="006E05A9"/>
    <w:rsid w:val="006E0D08"/>
    <w:rsid w:val="006E0E39"/>
    <w:rsid w:val="006E103D"/>
    <w:rsid w:val="006E1720"/>
    <w:rsid w:val="006E17D9"/>
    <w:rsid w:val="006E17F3"/>
    <w:rsid w:val="006E1B02"/>
    <w:rsid w:val="006E21B1"/>
    <w:rsid w:val="006E273E"/>
    <w:rsid w:val="006E27EA"/>
    <w:rsid w:val="006E28F6"/>
    <w:rsid w:val="006E2AC5"/>
    <w:rsid w:val="006E2D06"/>
    <w:rsid w:val="006E2D63"/>
    <w:rsid w:val="006E2E85"/>
    <w:rsid w:val="006E2F96"/>
    <w:rsid w:val="006E31B6"/>
    <w:rsid w:val="006E41D5"/>
    <w:rsid w:val="006E4695"/>
    <w:rsid w:val="006E4E3F"/>
    <w:rsid w:val="006E4E6A"/>
    <w:rsid w:val="006E4F8A"/>
    <w:rsid w:val="006E4FBD"/>
    <w:rsid w:val="006E4FD9"/>
    <w:rsid w:val="006E506D"/>
    <w:rsid w:val="006E526F"/>
    <w:rsid w:val="006E566B"/>
    <w:rsid w:val="006E58B5"/>
    <w:rsid w:val="006E5A9F"/>
    <w:rsid w:val="006E5B1A"/>
    <w:rsid w:val="006E5B2F"/>
    <w:rsid w:val="006E5B5E"/>
    <w:rsid w:val="006E5E34"/>
    <w:rsid w:val="006E6020"/>
    <w:rsid w:val="006E60CF"/>
    <w:rsid w:val="006E64B5"/>
    <w:rsid w:val="006E64C0"/>
    <w:rsid w:val="006E65B3"/>
    <w:rsid w:val="006E6853"/>
    <w:rsid w:val="006E68F0"/>
    <w:rsid w:val="006E6950"/>
    <w:rsid w:val="006E6AF5"/>
    <w:rsid w:val="006E6B97"/>
    <w:rsid w:val="006E6D0B"/>
    <w:rsid w:val="006E6F73"/>
    <w:rsid w:val="006E6FDD"/>
    <w:rsid w:val="006E7063"/>
    <w:rsid w:val="006E70D8"/>
    <w:rsid w:val="006E7877"/>
    <w:rsid w:val="006E7C2B"/>
    <w:rsid w:val="006E7DA6"/>
    <w:rsid w:val="006F02C1"/>
    <w:rsid w:val="006F03DC"/>
    <w:rsid w:val="006F084B"/>
    <w:rsid w:val="006F08F6"/>
    <w:rsid w:val="006F0E4E"/>
    <w:rsid w:val="006F158F"/>
    <w:rsid w:val="006F16F6"/>
    <w:rsid w:val="006F1864"/>
    <w:rsid w:val="006F18F9"/>
    <w:rsid w:val="006F1C3E"/>
    <w:rsid w:val="006F1CF3"/>
    <w:rsid w:val="006F1DD7"/>
    <w:rsid w:val="006F1E7D"/>
    <w:rsid w:val="006F1EE0"/>
    <w:rsid w:val="006F1EEA"/>
    <w:rsid w:val="006F23FD"/>
    <w:rsid w:val="006F2735"/>
    <w:rsid w:val="006F27A5"/>
    <w:rsid w:val="006F2C8C"/>
    <w:rsid w:val="006F2C9F"/>
    <w:rsid w:val="006F311C"/>
    <w:rsid w:val="006F314C"/>
    <w:rsid w:val="006F32F9"/>
    <w:rsid w:val="006F352B"/>
    <w:rsid w:val="006F3741"/>
    <w:rsid w:val="006F3880"/>
    <w:rsid w:val="006F3ABF"/>
    <w:rsid w:val="006F4321"/>
    <w:rsid w:val="006F4843"/>
    <w:rsid w:val="006F4853"/>
    <w:rsid w:val="006F4A59"/>
    <w:rsid w:val="006F4DC0"/>
    <w:rsid w:val="006F4FEB"/>
    <w:rsid w:val="006F5503"/>
    <w:rsid w:val="006F581E"/>
    <w:rsid w:val="006F586C"/>
    <w:rsid w:val="006F5940"/>
    <w:rsid w:val="006F59A4"/>
    <w:rsid w:val="006F5A3C"/>
    <w:rsid w:val="006F60AA"/>
    <w:rsid w:val="006F6427"/>
    <w:rsid w:val="006F647E"/>
    <w:rsid w:val="006F650D"/>
    <w:rsid w:val="006F65D8"/>
    <w:rsid w:val="006F65F2"/>
    <w:rsid w:val="006F7094"/>
    <w:rsid w:val="006F72AA"/>
    <w:rsid w:val="006F75F9"/>
    <w:rsid w:val="006F7997"/>
    <w:rsid w:val="006F7A2D"/>
    <w:rsid w:val="006F7AB3"/>
    <w:rsid w:val="006F7AE1"/>
    <w:rsid w:val="006F7DCB"/>
    <w:rsid w:val="006F7E54"/>
    <w:rsid w:val="00700043"/>
    <w:rsid w:val="00700171"/>
    <w:rsid w:val="007001E7"/>
    <w:rsid w:val="0070043C"/>
    <w:rsid w:val="00700456"/>
    <w:rsid w:val="00700568"/>
    <w:rsid w:val="00700D96"/>
    <w:rsid w:val="00700E70"/>
    <w:rsid w:val="00700EBA"/>
    <w:rsid w:val="00700F5E"/>
    <w:rsid w:val="007014F5"/>
    <w:rsid w:val="007015B4"/>
    <w:rsid w:val="00701B62"/>
    <w:rsid w:val="00701C0B"/>
    <w:rsid w:val="00701E92"/>
    <w:rsid w:val="007021DE"/>
    <w:rsid w:val="00702301"/>
    <w:rsid w:val="0070249C"/>
    <w:rsid w:val="00702793"/>
    <w:rsid w:val="00702842"/>
    <w:rsid w:val="00702A95"/>
    <w:rsid w:val="00702B2E"/>
    <w:rsid w:val="00702C24"/>
    <w:rsid w:val="00702FC4"/>
    <w:rsid w:val="00702FD5"/>
    <w:rsid w:val="007031EB"/>
    <w:rsid w:val="0070320D"/>
    <w:rsid w:val="0070347B"/>
    <w:rsid w:val="0070355C"/>
    <w:rsid w:val="00703D7F"/>
    <w:rsid w:val="00703DF1"/>
    <w:rsid w:val="00703E87"/>
    <w:rsid w:val="00703EBC"/>
    <w:rsid w:val="0070409D"/>
    <w:rsid w:val="0070437D"/>
    <w:rsid w:val="007043DF"/>
    <w:rsid w:val="007044F0"/>
    <w:rsid w:val="0070461A"/>
    <w:rsid w:val="0070471A"/>
    <w:rsid w:val="007047F9"/>
    <w:rsid w:val="00704B25"/>
    <w:rsid w:val="00704C99"/>
    <w:rsid w:val="00704F8D"/>
    <w:rsid w:val="00705045"/>
    <w:rsid w:val="0070508E"/>
    <w:rsid w:val="0070548C"/>
    <w:rsid w:val="0070552F"/>
    <w:rsid w:val="007055FD"/>
    <w:rsid w:val="007059BB"/>
    <w:rsid w:val="00705C64"/>
    <w:rsid w:val="00705CA8"/>
    <w:rsid w:val="00705E51"/>
    <w:rsid w:val="0070601E"/>
    <w:rsid w:val="007060B6"/>
    <w:rsid w:val="00706143"/>
    <w:rsid w:val="0070622A"/>
    <w:rsid w:val="00706368"/>
    <w:rsid w:val="007064DB"/>
    <w:rsid w:val="0070656C"/>
    <w:rsid w:val="007069F9"/>
    <w:rsid w:val="00706ACE"/>
    <w:rsid w:val="00706AF7"/>
    <w:rsid w:val="00706F1F"/>
    <w:rsid w:val="00707253"/>
    <w:rsid w:val="007077B3"/>
    <w:rsid w:val="00707983"/>
    <w:rsid w:val="007079AE"/>
    <w:rsid w:val="007079DC"/>
    <w:rsid w:val="00707AF2"/>
    <w:rsid w:val="007101CA"/>
    <w:rsid w:val="0071039C"/>
    <w:rsid w:val="007103B8"/>
    <w:rsid w:val="007103FA"/>
    <w:rsid w:val="00710450"/>
    <w:rsid w:val="00710588"/>
    <w:rsid w:val="007105BD"/>
    <w:rsid w:val="007105F3"/>
    <w:rsid w:val="007109E5"/>
    <w:rsid w:val="00710AA2"/>
    <w:rsid w:val="00710C8D"/>
    <w:rsid w:val="00710CA9"/>
    <w:rsid w:val="00710E23"/>
    <w:rsid w:val="007110BF"/>
    <w:rsid w:val="007110F4"/>
    <w:rsid w:val="0071122C"/>
    <w:rsid w:val="0071126A"/>
    <w:rsid w:val="0071130C"/>
    <w:rsid w:val="0071135B"/>
    <w:rsid w:val="00711771"/>
    <w:rsid w:val="00711811"/>
    <w:rsid w:val="00711892"/>
    <w:rsid w:val="007118A5"/>
    <w:rsid w:val="00711FA8"/>
    <w:rsid w:val="0071214B"/>
    <w:rsid w:val="0071268B"/>
    <w:rsid w:val="007126B0"/>
    <w:rsid w:val="00712848"/>
    <w:rsid w:val="007128E6"/>
    <w:rsid w:val="00712A4B"/>
    <w:rsid w:val="00712B0E"/>
    <w:rsid w:val="00712BF1"/>
    <w:rsid w:val="00713289"/>
    <w:rsid w:val="0071345F"/>
    <w:rsid w:val="007134B7"/>
    <w:rsid w:val="00713576"/>
    <w:rsid w:val="00713E42"/>
    <w:rsid w:val="00713EAD"/>
    <w:rsid w:val="00713F30"/>
    <w:rsid w:val="00713F40"/>
    <w:rsid w:val="00713FC2"/>
    <w:rsid w:val="0071412D"/>
    <w:rsid w:val="007141B6"/>
    <w:rsid w:val="0071433D"/>
    <w:rsid w:val="00714564"/>
    <w:rsid w:val="00714695"/>
    <w:rsid w:val="007146D5"/>
    <w:rsid w:val="00714B05"/>
    <w:rsid w:val="00714B76"/>
    <w:rsid w:val="00714C67"/>
    <w:rsid w:val="00715065"/>
    <w:rsid w:val="007150A8"/>
    <w:rsid w:val="0071514B"/>
    <w:rsid w:val="00715522"/>
    <w:rsid w:val="007155C7"/>
    <w:rsid w:val="007158BF"/>
    <w:rsid w:val="00715B02"/>
    <w:rsid w:val="00715C23"/>
    <w:rsid w:val="00715EEE"/>
    <w:rsid w:val="007161B0"/>
    <w:rsid w:val="00716481"/>
    <w:rsid w:val="00716518"/>
    <w:rsid w:val="0071663E"/>
    <w:rsid w:val="007167BF"/>
    <w:rsid w:val="00716880"/>
    <w:rsid w:val="00716A5A"/>
    <w:rsid w:val="00716B01"/>
    <w:rsid w:val="00716BA6"/>
    <w:rsid w:val="00716EE5"/>
    <w:rsid w:val="00716FAF"/>
    <w:rsid w:val="00717267"/>
    <w:rsid w:val="0071744D"/>
    <w:rsid w:val="00717585"/>
    <w:rsid w:val="007176DC"/>
    <w:rsid w:val="007176F1"/>
    <w:rsid w:val="00717CF2"/>
    <w:rsid w:val="00717EDB"/>
    <w:rsid w:val="00717F6C"/>
    <w:rsid w:val="00720218"/>
    <w:rsid w:val="0072022F"/>
    <w:rsid w:val="0072025B"/>
    <w:rsid w:val="007203CA"/>
    <w:rsid w:val="007205B6"/>
    <w:rsid w:val="00720A61"/>
    <w:rsid w:val="00720C7F"/>
    <w:rsid w:val="00720FC5"/>
    <w:rsid w:val="0072105D"/>
    <w:rsid w:val="00721121"/>
    <w:rsid w:val="00721B97"/>
    <w:rsid w:val="00721B99"/>
    <w:rsid w:val="00721BFC"/>
    <w:rsid w:val="0072209D"/>
    <w:rsid w:val="00722204"/>
    <w:rsid w:val="007224FA"/>
    <w:rsid w:val="007227D2"/>
    <w:rsid w:val="00722EE0"/>
    <w:rsid w:val="007231C6"/>
    <w:rsid w:val="00723332"/>
    <w:rsid w:val="007233C4"/>
    <w:rsid w:val="00723458"/>
    <w:rsid w:val="00723484"/>
    <w:rsid w:val="007236D1"/>
    <w:rsid w:val="0072378A"/>
    <w:rsid w:val="00723C5A"/>
    <w:rsid w:val="00723D65"/>
    <w:rsid w:val="00723EB5"/>
    <w:rsid w:val="00723F97"/>
    <w:rsid w:val="007240AC"/>
    <w:rsid w:val="007245D0"/>
    <w:rsid w:val="00724A40"/>
    <w:rsid w:val="00724F96"/>
    <w:rsid w:val="00724FA1"/>
    <w:rsid w:val="00725358"/>
    <w:rsid w:val="00725A62"/>
    <w:rsid w:val="00725ACA"/>
    <w:rsid w:val="00725AD5"/>
    <w:rsid w:val="00725B44"/>
    <w:rsid w:val="00725D4D"/>
    <w:rsid w:val="0072618D"/>
    <w:rsid w:val="00726293"/>
    <w:rsid w:val="007262AA"/>
    <w:rsid w:val="0072639B"/>
    <w:rsid w:val="007266F8"/>
    <w:rsid w:val="00726975"/>
    <w:rsid w:val="00726AD9"/>
    <w:rsid w:val="00726C3E"/>
    <w:rsid w:val="00726E11"/>
    <w:rsid w:val="0072741B"/>
    <w:rsid w:val="0072746B"/>
    <w:rsid w:val="007275DB"/>
    <w:rsid w:val="00727785"/>
    <w:rsid w:val="007279F8"/>
    <w:rsid w:val="00727E7C"/>
    <w:rsid w:val="00727FDB"/>
    <w:rsid w:val="00727FEF"/>
    <w:rsid w:val="007301A5"/>
    <w:rsid w:val="00730324"/>
    <w:rsid w:val="007308C5"/>
    <w:rsid w:val="00730D99"/>
    <w:rsid w:val="00730E21"/>
    <w:rsid w:val="007313DF"/>
    <w:rsid w:val="00731549"/>
    <w:rsid w:val="007317A5"/>
    <w:rsid w:val="00731A6F"/>
    <w:rsid w:val="00731B4B"/>
    <w:rsid w:val="00731B9C"/>
    <w:rsid w:val="00731BCB"/>
    <w:rsid w:val="00731BD7"/>
    <w:rsid w:val="00731E4C"/>
    <w:rsid w:val="00731F1D"/>
    <w:rsid w:val="007320BA"/>
    <w:rsid w:val="00732202"/>
    <w:rsid w:val="00732607"/>
    <w:rsid w:val="00732750"/>
    <w:rsid w:val="00732EDF"/>
    <w:rsid w:val="00732F18"/>
    <w:rsid w:val="007339D4"/>
    <w:rsid w:val="00733ED0"/>
    <w:rsid w:val="00733F7E"/>
    <w:rsid w:val="00734182"/>
    <w:rsid w:val="0073418A"/>
    <w:rsid w:val="007345E3"/>
    <w:rsid w:val="00734746"/>
    <w:rsid w:val="007348ED"/>
    <w:rsid w:val="007348FD"/>
    <w:rsid w:val="00734EC7"/>
    <w:rsid w:val="00734F85"/>
    <w:rsid w:val="00734FAA"/>
    <w:rsid w:val="00734FAB"/>
    <w:rsid w:val="00735032"/>
    <w:rsid w:val="00735076"/>
    <w:rsid w:val="007350A6"/>
    <w:rsid w:val="00735274"/>
    <w:rsid w:val="00735497"/>
    <w:rsid w:val="007354F7"/>
    <w:rsid w:val="0073557C"/>
    <w:rsid w:val="00735A1E"/>
    <w:rsid w:val="00735B55"/>
    <w:rsid w:val="00735DAF"/>
    <w:rsid w:val="007362DF"/>
    <w:rsid w:val="007364E1"/>
    <w:rsid w:val="00736688"/>
    <w:rsid w:val="00736718"/>
    <w:rsid w:val="0073692E"/>
    <w:rsid w:val="00736BA8"/>
    <w:rsid w:val="00736C66"/>
    <w:rsid w:val="00736DB7"/>
    <w:rsid w:val="00736DDD"/>
    <w:rsid w:val="00736EA3"/>
    <w:rsid w:val="00736F5F"/>
    <w:rsid w:val="0073726E"/>
    <w:rsid w:val="0073730D"/>
    <w:rsid w:val="007373CB"/>
    <w:rsid w:val="0073753F"/>
    <w:rsid w:val="007375C2"/>
    <w:rsid w:val="00737737"/>
    <w:rsid w:val="0073779C"/>
    <w:rsid w:val="007377B6"/>
    <w:rsid w:val="00737B55"/>
    <w:rsid w:val="0074047B"/>
    <w:rsid w:val="00740ADA"/>
    <w:rsid w:val="00740B22"/>
    <w:rsid w:val="00740CCA"/>
    <w:rsid w:val="00740D17"/>
    <w:rsid w:val="00740DAD"/>
    <w:rsid w:val="00740FF6"/>
    <w:rsid w:val="007411A9"/>
    <w:rsid w:val="0074129B"/>
    <w:rsid w:val="007416BB"/>
    <w:rsid w:val="007416C7"/>
    <w:rsid w:val="0074172A"/>
    <w:rsid w:val="00741778"/>
    <w:rsid w:val="00741798"/>
    <w:rsid w:val="00741AE8"/>
    <w:rsid w:val="00741C28"/>
    <w:rsid w:val="00741C4F"/>
    <w:rsid w:val="00741E85"/>
    <w:rsid w:val="00741E95"/>
    <w:rsid w:val="00741ECB"/>
    <w:rsid w:val="00742083"/>
    <w:rsid w:val="007421D8"/>
    <w:rsid w:val="00742295"/>
    <w:rsid w:val="007425A2"/>
    <w:rsid w:val="00742676"/>
    <w:rsid w:val="00742687"/>
    <w:rsid w:val="00742884"/>
    <w:rsid w:val="00742CDD"/>
    <w:rsid w:val="0074328E"/>
    <w:rsid w:val="007434C3"/>
    <w:rsid w:val="007434CF"/>
    <w:rsid w:val="00743599"/>
    <w:rsid w:val="007437B5"/>
    <w:rsid w:val="0074383C"/>
    <w:rsid w:val="00743942"/>
    <w:rsid w:val="00743AAA"/>
    <w:rsid w:val="00743D91"/>
    <w:rsid w:val="00743F1B"/>
    <w:rsid w:val="00743F88"/>
    <w:rsid w:val="0074433F"/>
    <w:rsid w:val="00744765"/>
    <w:rsid w:val="007447CA"/>
    <w:rsid w:val="00744973"/>
    <w:rsid w:val="00744E29"/>
    <w:rsid w:val="007451B4"/>
    <w:rsid w:val="0074521C"/>
    <w:rsid w:val="00745383"/>
    <w:rsid w:val="007454D4"/>
    <w:rsid w:val="0074569B"/>
    <w:rsid w:val="00746316"/>
    <w:rsid w:val="007464C5"/>
    <w:rsid w:val="0074677D"/>
    <w:rsid w:val="00746855"/>
    <w:rsid w:val="00746A03"/>
    <w:rsid w:val="00746A4D"/>
    <w:rsid w:val="00746AE4"/>
    <w:rsid w:val="00746F93"/>
    <w:rsid w:val="00746F9A"/>
    <w:rsid w:val="00747003"/>
    <w:rsid w:val="00747097"/>
    <w:rsid w:val="007472BE"/>
    <w:rsid w:val="00747527"/>
    <w:rsid w:val="007500CA"/>
    <w:rsid w:val="007500D1"/>
    <w:rsid w:val="007514E3"/>
    <w:rsid w:val="00751657"/>
    <w:rsid w:val="00751682"/>
    <w:rsid w:val="007516B4"/>
    <w:rsid w:val="00751FF0"/>
    <w:rsid w:val="0075209F"/>
    <w:rsid w:val="007521F0"/>
    <w:rsid w:val="0075224D"/>
    <w:rsid w:val="00752273"/>
    <w:rsid w:val="0075259A"/>
    <w:rsid w:val="00752635"/>
    <w:rsid w:val="0075264D"/>
    <w:rsid w:val="00752A61"/>
    <w:rsid w:val="00752D0C"/>
    <w:rsid w:val="00752D7C"/>
    <w:rsid w:val="00753099"/>
    <w:rsid w:val="00753231"/>
    <w:rsid w:val="007532A1"/>
    <w:rsid w:val="0075361B"/>
    <w:rsid w:val="007538E1"/>
    <w:rsid w:val="00753A6E"/>
    <w:rsid w:val="00753D34"/>
    <w:rsid w:val="00753E14"/>
    <w:rsid w:val="00753E80"/>
    <w:rsid w:val="00754026"/>
    <w:rsid w:val="007540CB"/>
    <w:rsid w:val="007545D6"/>
    <w:rsid w:val="007546B6"/>
    <w:rsid w:val="007548E5"/>
    <w:rsid w:val="00754991"/>
    <w:rsid w:val="00754A9D"/>
    <w:rsid w:val="00754BAF"/>
    <w:rsid w:val="00754C21"/>
    <w:rsid w:val="00754D40"/>
    <w:rsid w:val="007551A2"/>
    <w:rsid w:val="007551E1"/>
    <w:rsid w:val="007553C5"/>
    <w:rsid w:val="007553EB"/>
    <w:rsid w:val="00755627"/>
    <w:rsid w:val="007556D8"/>
    <w:rsid w:val="007558CF"/>
    <w:rsid w:val="00755968"/>
    <w:rsid w:val="00755985"/>
    <w:rsid w:val="00755E3C"/>
    <w:rsid w:val="0075675F"/>
    <w:rsid w:val="00756782"/>
    <w:rsid w:val="007569DB"/>
    <w:rsid w:val="00756D2F"/>
    <w:rsid w:val="00756E49"/>
    <w:rsid w:val="0075703A"/>
    <w:rsid w:val="0075735D"/>
    <w:rsid w:val="0075746A"/>
    <w:rsid w:val="007574A1"/>
    <w:rsid w:val="00757654"/>
    <w:rsid w:val="0075772B"/>
    <w:rsid w:val="007577A4"/>
    <w:rsid w:val="00757D20"/>
    <w:rsid w:val="0076023D"/>
    <w:rsid w:val="00760248"/>
    <w:rsid w:val="00760259"/>
    <w:rsid w:val="00760303"/>
    <w:rsid w:val="00760413"/>
    <w:rsid w:val="00760641"/>
    <w:rsid w:val="007609B9"/>
    <w:rsid w:val="00760F24"/>
    <w:rsid w:val="00760FBC"/>
    <w:rsid w:val="0076147C"/>
    <w:rsid w:val="007616F7"/>
    <w:rsid w:val="007618AB"/>
    <w:rsid w:val="00761A79"/>
    <w:rsid w:val="00761AD2"/>
    <w:rsid w:val="00761B12"/>
    <w:rsid w:val="00761BB5"/>
    <w:rsid w:val="00761C0A"/>
    <w:rsid w:val="00761C11"/>
    <w:rsid w:val="00761C3F"/>
    <w:rsid w:val="00761F9F"/>
    <w:rsid w:val="00761FDC"/>
    <w:rsid w:val="0076205A"/>
    <w:rsid w:val="0076236F"/>
    <w:rsid w:val="007624D7"/>
    <w:rsid w:val="0076255A"/>
    <w:rsid w:val="00762712"/>
    <w:rsid w:val="00762B5D"/>
    <w:rsid w:val="007631DB"/>
    <w:rsid w:val="007631E6"/>
    <w:rsid w:val="0076360A"/>
    <w:rsid w:val="007638F2"/>
    <w:rsid w:val="00763A33"/>
    <w:rsid w:val="00763E6C"/>
    <w:rsid w:val="00763FB0"/>
    <w:rsid w:val="00764226"/>
    <w:rsid w:val="0076472F"/>
    <w:rsid w:val="00764765"/>
    <w:rsid w:val="0076476A"/>
    <w:rsid w:val="00764D12"/>
    <w:rsid w:val="00764EBF"/>
    <w:rsid w:val="00764F22"/>
    <w:rsid w:val="0076511F"/>
    <w:rsid w:val="007652AB"/>
    <w:rsid w:val="00765536"/>
    <w:rsid w:val="00765E5C"/>
    <w:rsid w:val="00765E5D"/>
    <w:rsid w:val="00766302"/>
    <w:rsid w:val="007663DB"/>
    <w:rsid w:val="00766680"/>
    <w:rsid w:val="00766E05"/>
    <w:rsid w:val="007671F7"/>
    <w:rsid w:val="00767406"/>
    <w:rsid w:val="00767783"/>
    <w:rsid w:val="00767BED"/>
    <w:rsid w:val="00770189"/>
    <w:rsid w:val="00770496"/>
    <w:rsid w:val="00770621"/>
    <w:rsid w:val="0077063C"/>
    <w:rsid w:val="007707F1"/>
    <w:rsid w:val="0077083F"/>
    <w:rsid w:val="00770C11"/>
    <w:rsid w:val="00770FEC"/>
    <w:rsid w:val="0077124F"/>
    <w:rsid w:val="007717A4"/>
    <w:rsid w:val="00771A71"/>
    <w:rsid w:val="00772085"/>
    <w:rsid w:val="00772150"/>
    <w:rsid w:val="007726FA"/>
    <w:rsid w:val="007729AF"/>
    <w:rsid w:val="00772B0E"/>
    <w:rsid w:val="00772C17"/>
    <w:rsid w:val="00772D2E"/>
    <w:rsid w:val="0077355F"/>
    <w:rsid w:val="007736DA"/>
    <w:rsid w:val="00773E2D"/>
    <w:rsid w:val="007740C1"/>
    <w:rsid w:val="0077416D"/>
    <w:rsid w:val="007743CB"/>
    <w:rsid w:val="00774548"/>
    <w:rsid w:val="00774652"/>
    <w:rsid w:val="00774A1C"/>
    <w:rsid w:val="00774BCF"/>
    <w:rsid w:val="00774C70"/>
    <w:rsid w:val="00775198"/>
    <w:rsid w:val="00775516"/>
    <w:rsid w:val="007758AD"/>
    <w:rsid w:val="00775B61"/>
    <w:rsid w:val="00775B7A"/>
    <w:rsid w:val="00775CF7"/>
    <w:rsid w:val="00775D75"/>
    <w:rsid w:val="00775DFF"/>
    <w:rsid w:val="00775FD9"/>
    <w:rsid w:val="007762CC"/>
    <w:rsid w:val="0077643D"/>
    <w:rsid w:val="0077660D"/>
    <w:rsid w:val="00776CEF"/>
    <w:rsid w:val="00776DB5"/>
    <w:rsid w:val="00777130"/>
    <w:rsid w:val="0077726F"/>
    <w:rsid w:val="007773D2"/>
    <w:rsid w:val="0077757F"/>
    <w:rsid w:val="0077769F"/>
    <w:rsid w:val="00777D0D"/>
    <w:rsid w:val="00777D82"/>
    <w:rsid w:val="00777E94"/>
    <w:rsid w:val="0078021F"/>
    <w:rsid w:val="007804C8"/>
    <w:rsid w:val="00780705"/>
    <w:rsid w:val="007807CC"/>
    <w:rsid w:val="007809E5"/>
    <w:rsid w:val="00780CBA"/>
    <w:rsid w:val="00780E00"/>
    <w:rsid w:val="0078148C"/>
    <w:rsid w:val="007814B8"/>
    <w:rsid w:val="007814BF"/>
    <w:rsid w:val="0078176B"/>
    <w:rsid w:val="007819BF"/>
    <w:rsid w:val="00781A98"/>
    <w:rsid w:val="00781E0E"/>
    <w:rsid w:val="0078231C"/>
    <w:rsid w:val="00782364"/>
    <w:rsid w:val="0078280F"/>
    <w:rsid w:val="007828C9"/>
    <w:rsid w:val="00782BD0"/>
    <w:rsid w:val="00782D00"/>
    <w:rsid w:val="00782E6D"/>
    <w:rsid w:val="00782F0E"/>
    <w:rsid w:val="0078309C"/>
    <w:rsid w:val="0078334D"/>
    <w:rsid w:val="007834A3"/>
    <w:rsid w:val="007836D2"/>
    <w:rsid w:val="00783813"/>
    <w:rsid w:val="00783C43"/>
    <w:rsid w:val="00783E01"/>
    <w:rsid w:val="00784097"/>
    <w:rsid w:val="007843DC"/>
    <w:rsid w:val="007846DA"/>
    <w:rsid w:val="00784CB3"/>
    <w:rsid w:val="00784EB4"/>
    <w:rsid w:val="00784F07"/>
    <w:rsid w:val="0078509F"/>
    <w:rsid w:val="00785453"/>
    <w:rsid w:val="007855A2"/>
    <w:rsid w:val="00785886"/>
    <w:rsid w:val="00785AE2"/>
    <w:rsid w:val="00785B58"/>
    <w:rsid w:val="00786324"/>
    <w:rsid w:val="00786476"/>
    <w:rsid w:val="0078672E"/>
    <w:rsid w:val="00786795"/>
    <w:rsid w:val="007867BF"/>
    <w:rsid w:val="00786B25"/>
    <w:rsid w:val="00786C41"/>
    <w:rsid w:val="00786D97"/>
    <w:rsid w:val="0078702D"/>
    <w:rsid w:val="00787196"/>
    <w:rsid w:val="0078719E"/>
    <w:rsid w:val="00787637"/>
    <w:rsid w:val="007876AD"/>
    <w:rsid w:val="00787DB5"/>
    <w:rsid w:val="00787F12"/>
    <w:rsid w:val="00790689"/>
    <w:rsid w:val="0079078F"/>
    <w:rsid w:val="00790E47"/>
    <w:rsid w:val="00790EB2"/>
    <w:rsid w:val="007914EE"/>
    <w:rsid w:val="007919A2"/>
    <w:rsid w:val="007919F7"/>
    <w:rsid w:val="00792061"/>
    <w:rsid w:val="00792116"/>
    <w:rsid w:val="007923AB"/>
    <w:rsid w:val="007925C9"/>
    <w:rsid w:val="007925ED"/>
    <w:rsid w:val="00792647"/>
    <w:rsid w:val="00792799"/>
    <w:rsid w:val="00792972"/>
    <w:rsid w:val="00792CEF"/>
    <w:rsid w:val="00792D1D"/>
    <w:rsid w:val="00793047"/>
    <w:rsid w:val="0079333E"/>
    <w:rsid w:val="00793407"/>
    <w:rsid w:val="00793B4E"/>
    <w:rsid w:val="00793C77"/>
    <w:rsid w:val="00793CDD"/>
    <w:rsid w:val="00793E82"/>
    <w:rsid w:val="00794463"/>
    <w:rsid w:val="007945E1"/>
    <w:rsid w:val="00794698"/>
    <w:rsid w:val="007947AA"/>
    <w:rsid w:val="00794810"/>
    <w:rsid w:val="007948C3"/>
    <w:rsid w:val="00794B2A"/>
    <w:rsid w:val="00794D5C"/>
    <w:rsid w:val="00795260"/>
    <w:rsid w:val="007953BA"/>
    <w:rsid w:val="007953BC"/>
    <w:rsid w:val="007953D2"/>
    <w:rsid w:val="007956CC"/>
    <w:rsid w:val="007956E7"/>
    <w:rsid w:val="00795857"/>
    <w:rsid w:val="00795E0E"/>
    <w:rsid w:val="0079636F"/>
    <w:rsid w:val="007965E0"/>
    <w:rsid w:val="007968E9"/>
    <w:rsid w:val="00796A7D"/>
    <w:rsid w:val="00796C01"/>
    <w:rsid w:val="00796C26"/>
    <w:rsid w:val="00796D51"/>
    <w:rsid w:val="00796DB7"/>
    <w:rsid w:val="00796EBE"/>
    <w:rsid w:val="007970A6"/>
    <w:rsid w:val="007970B0"/>
    <w:rsid w:val="0079738C"/>
    <w:rsid w:val="0079798F"/>
    <w:rsid w:val="00797A10"/>
    <w:rsid w:val="00797A89"/>
    <w:rsid w:val="00797D56"/>
    <w:rsid w:val="00797E2F"/>
    <w:rsid w:val="00797EC8"/>
    <w:rsid w:val="007A01D0"/>
    <w:rsid w:val="007A0557"/>
    <w:rsid w:val="007A0592"/>
    <w:rsid w:val="007A07D9"/>
    <w:rsid w:val="007A0ACF"/>
    <w:rsid w:val="007A0C22"/>
    <w:rsid w:val="007A105F"/>
    <w:rsid w:val="007A1643"/>
    <w:rsid w:val="007A17E4"/>
    <w:rsid w:val="007A1D88"/>
    <w:rsid w:val="007A1D9B"/>
    <w:rsid w:val="007A204F"/>
    <w:rsid w:val="007A223D"/>
    <w:rsid w:val="007A232C"/>
    <w:rsid w:val="007A2585"/>
    <w:rsid w:val="007A2AF0"/>
    <w:rsid w:val="007A313B"/>
    <w:rsid w:val="007A31CF"/>
    <w:rsid w:val="007A3288"/>
    <w:rsid w:val="007A3387"/>
    <w:rsid w:val="007A3423"/>
    <w:rsid w:val="007A35F7"/>
    <w:rsid w:val="007A36C6"/>
    <w:rsid w:val="007A37AE"/>
    <w:rsid w:val="007A388B"/>
    <w:rsid w:val="007A3A76"/>
    <w:rsid w:val="007A3AD9"/>
    <w:rsid w:val="007A3B43"/>
    <w:rsid w:val="007A3BAC"/>
    <w:rsid w:val="007A3C5D"/>
    <w:rsid w:val="007A3CEF"/>
    <w:rsid w:val="007A3D63"/>
    <w:rsid w:val="007A3DB0"/>
    <w:rsid w:val="007A4145"/>
    <w:rsid w:val="007A441C"/>
    <w:rsid w:val="007A466F"/>
    <w:rsid w:val="007A4917"/>
    <w:rsid w:val="007A4B8E"/>
    <w:rsid w:val="007A4C2D"/>
    <w:rsid w:val="007A5A33"/>
    <w:rsid w:val="007A5CC1"/>
    <w:rsid w:val="007A5F9D"/>
    <w:rsid w:val="007A60F6"/>
    <w:rsid w:val="007A6109"/>
    <w:rsid w:val="007A6386"/>
    <w:rsid w:val="007A646B"/>
    <w:rsid w:val="007A6729"/>
    <w:rsid w:val="007A6756"/>
    <w:rsid w:val="007A72F7"/>
    <w:rsid w:val="007A7515"/>
    <w:rsid w:val="007A7EDF"/>
    <w:rsid w:val="007A7EE6"/>
    <w:rsid w:val="007A7F66"/>
    <w:rsid w:val="007B0377"/>
    <w:rsid w:val="007B0C03"/>
    <w:rsid w:val="007B0DC3"/>
    <w:rsid w:val="007B0F7A"/>
    <w:rsid w:val="007B114F"/>
    <w:rsid w:val="007B1220"/>
    <w:rsid w:val="007B1D86"/>
    <w:rsid w:val="007B1E68"/>
    <w:rsid w:val="007B1F32"/>
    <w:rsid w:val="007B22E3"/>
    <w:rsid w:val="007B24FD"/>
    <w:rsid w:val="007B266B"/>
    <w:rsid w:val="007B274C"/>
    <w:rsid w:val="007B28B4"/>
    <w:rsid w:val="007B29F6"/>
    <w:rsid w:val="007B2CFB"/>
    <w:rsid w:val="007B2E30"/>
    <w:rsid w:val="007B300E"/>
    <w:rsid w:val="007B32B0"/>
    <w:rsid w:val="007B33BE"/>
    <w:rsid w:val="007B3637"/>
    <w:rsid w:val="007B37A5"/>
    <w:rsid w:val="007B39AD"/>
    <w:rsid w:val="007B3ADA"/>
    <w:rsid w:val="007B3BCB"/>
    <w:rsid w:val="007B3BD6"/>
    <w:rsid w:val="007B3DC6"/>
    <w:rsid w:val="007B41B0"/>
    <w:rsid w:val="007B4217"/>
    <w:rsid w:val="007B4893"/>
    <w:rsid w:val="007B4987"/>
    <w:rsid w:val="007B4F88"/>
    <w:rsid w:val="007B5108"/>
    <w:rsid w:val="007B5362"/>
    <w:rsid w:val="007B53F6"/>
    <w:rsid w:val="007B5407"/>
    <w:rsid w:val="007B5785"/>
    <w:rsid w:val="007B5817"/>
    <w:rsid w:val="007B58EC"/>
    <w:rsid w:val="007B5904"/>
    <w:rsid w:val="007B5A57"/>
    <w:rsid w:val="007B5A71"/>
    <w:rsid w:val="007B5A7D"/>
    <w:rsid w:val="007B5CD7"/>
    <w:rsid w:val="007B5D38"/>
    <w:rsid w:val="007B627B"/>
    <w:rsid w:val="007B6A67"/>
    <w:rsid w:val="007B6BAB"/>
    <w:rsid w:val="007B705A"/>
    <w:rsid w:val="007B7203"/>
    <w:rsid w:val="007B7384"/>
    <w:rsid w:val="007B740A"/>
    <w:rsid w:val="007B77BA"/>
    <w:rsid w:val="007B7EEB"/>
    <w:rsid w:val="007C0105"/>
    <w:rsid w:val="007C019C"/>
    <w:rsid w:val="007C0383"/>
    <w:rsid w:val="007C04CA"/>
    <w:rsid w:val="007C05CF"/>
    <w:rsid w:val="007C06AA"/>
    <w:rsid w:val="007C0ADC"/>
    <w:rsid w:val="007C0B59"/>
    <w:rsid w:val="007C0B5F"/>
    <w:rsid w:val="007C0CD6"/>
    <w:rsid w:val="007C0D2B"/>
    <w:rsid w:val="007C0E21"/>
    <w:rsid w:val="007C1270"/>
    <w:rsid w:val="007C1418"/>
    <w:rsid w:val="007C1524"/>
    <w:rsid w:val="007C166F"/>
    <w:rsid w:val="007C176A"/>
    <w:rsid w:val="007C1836"/>
    <w:rsid w:val="007C18F4"/>
    <w:rsid w:val="007C19C8"/>
    <w:rsid w:val="007C1A44"/>
    <w:rsid w:val="007C1C69"/>
    <w:rsid w:val="007C1CA4"/>
    <w:rsid w:val="007C1DFA"/>
    <w:rsid w:val="007C2126"/>
    <w:rsid w:val="007C21BA"/>
    <w:rsid w:val="007C2C37"/>
    <w:rsid w:val="007C2FA1"/>
    <w:rsid w:val="007C3163"/>
    <w:rsid w:val="007C3208"/>
    <w:rsid w:val="007C39A7"/>
    <w:rsid w:val="007C3CDB"/>
    <w:rsid w:val="007C3EC6"/>
    <w:rsid w:val="007C4047"/>
    <w:rsid w:val="007C4795"/>
    <w:rsid w:val="007C4909"/>
    <w:rsid w:val="007C4971"/>
    <w:rsid w:val="007C4AF0"/>
    <w:rsid w:val="007C4F97"/>
    <w:rsid w:val="007C5024"/>
    <w:rsid w:val="007C5857"/>
    <w:rsid w:val="007C5CF5"/>
    <w:rsid w:val="007C5FC2"/>
    <w:rsid w:val="007C61C6"/>
    <w:rsid w:val="007C6241"/>
    <w:rsid w:val="007C626C"/>
    <w:rsid w:val="007C67AF"/>
    <w:rsid w:val="007C69FF"/>
    <w:rsid w:val="007C6A39"/>
    <w:rsid w:val="007C6C45"/>
    <w:rsid w:val="007C6D05"/>
    <w:rsid w:val="007C6FDD"/>
    <w:rsid w:val="007C74F8"/>
    <w:rsid w:val="007C7539"/>
    <w:rsid w:val="007C7B31"/>
    <w:rsid w:val="007C7F5D"/>
    <w:rsid w:val="007D0308"/>
    <w:rsid w:val="007D07B1"/>
    <w:rsid w:val="007D0DDD"/>
    <w:rsid w:val="007D0E19"/>
    <w:rsid w:val="007D0F97"/>
    <w:rsid w:val="007D1308"/>
    <w:rsid w:val="007D15AC"/>
    <w:rsid w:val="007D183C"/>
    <w:rsid w:val="007D187E"/>
    <w:rsid w:val="007D1889"/>
    <w:rsid w:val="007D18B8"/>
    <w:rsid w:val="007D1A01"/>
    <w:rsid w:val="007D1B60"/>
    <w:rsid w:val="007D1E2E"/>
    <w:rsid w:val="007D1E66"/>
    <w:rsid w:val="007D1F6D"/>
    <w:rsid w:val="007D2232"/>
    <w:rsid w:val="007D25B5"/>
    <w:rsid w:val="007D266B"/>
    <w:rsid w:val="007D288F"/>
    <w:rsid w:val="007D299F"/>
    <w:rsid w:val="007D2A8A"/>
    <w:rsid w:val="007D2C9D"/>
    <w:rsid w:val="007D332B"/>
    <w:rsid w:val="007D34A5"/>
    <w:rsid w:val="007D3512"/>
    <w:rsid w:val="007D3819"/>
    <w:rsid w:val="007D3F9C"/>
    <w:rsid w:val="007D3FD2"/>
    <w:rsid w:val="007D4106"/>
    <w:rsid w:val="007D47D8"/>
    <w:rsid w:val="007D4BE1"/>
    <w:rsid w:val="007D4C90"/>
    <w:rsid w:val="007D4CA3"/>
    <w:rsid w:val="007D4CCC"/>
    <w:rsid w:val="007D4EF3"/>
    <w:rsid w:val="007D5229"/>
    <w:rsid w:val="007D53BA"/>
    <w:rsid w:val="007D5501"/>
    <w:rsid w:val="007D5809"/>
    <w:rsid w:val="007D5D92"/>
    <w:rsid w:val="007D5F8B"/>
    <w:rsid w:val="007D6087"/>
    <w:rsid w:val="007D6210"/>
    <w:rsid w:val="007D6294"/>
    <w:rsid w:val="007D62D1"/>
    <w:rsid w:val="007D631D"/>
    <w:rsid w:val="007D6336"/>
    <w:rsid w:val="007D6F26"/>
    <w:rsid w:val="007D6F32"/>
    <w:rsid w:val="007D703C"/>
    <w:rsid w:val="007D7403"/>
    <w:rsid w:val="007D7532"/>
    <w:rsid w:val="007D790C"/>
    <w:rsid w:val="007D7C2F"/>
    <w:rsid w:val="007D7D52"/>
    <w:rsid w:val="007D7FD4"/>
    <w:rsid w:val="007E0009"/>
    <w:rsid w:val="007E063F"/>
    <w:rsid w:val="007E07A7"/>
    <w:rsid w:val="007E086B"/>
    <w:rsid w:val="007E0A77"/>
    <w:rsid w:val="007E0D49"/>
    <w:rsid w:val="007E0ED7"/>
    <w:rsid w:val="007E0EED"/>
    <w:rsid w:val="007E0F96"/>
    <w:rsid w:val="007E1153"/>
    <w:rsid w:val="007E12CD"/>
    <w:rsid w:val="007E1395"/>
    <w:rsid w:val="007E1968"/>
    <w:rsid w:val="007E1FCA"/>
    <w:rsid w:val="007E217F"/>
    <w:rsid w:val="007E235B"/>
    <w:rsid w:val="007E2DF6"/>
    <w:rsid w:val="007E3044"/>
    <w:rsid w:val="007E307B"/>
    <w:rsid w:val="007E33F0"/>
    <w:rsid w:val="007E376E"/>
    <w:rsid w:val="007E3C75"/>
    <w:rsid w:val="007E4026"/>
    <w:rsid w:val="007E40DD"/>
    <w:rsid w:val="007E4228"/>
    <w:rsid w:val="007E423E"/>
    <w:rsid w:val="007E4472"/>
    <w:rsid w:val="007E48BC"/>
    <w:rsid w:val="007E49AC"/>
    <w:rsid w:val="007E4AD2"/>
    <w:rsid w:val="007E4C15"/>
    <w:rsid w:val="007E508D"/>
    <w:rsid w:val="007E51DA"/>
    <w:rsid w:val="007E5346"/>
    <w:rsid w:val="007E53F3"/>
    <w:rsid w:val="007E540B"/>
    <w:rsid w:val="007E540C"/>
    <w:rsid w:val="007E5478"/>
    <w:rsid w:val="007E571F"/>
    <w:rsid w:val="007E5894"/>
    <w:rsid w:val="007E63C3"/>
    <w:rsid w:val="007E6571"/>
    <w:rsid w:val="007E6780"/>
    <w:rsid w:val="007E68A7"/>
    <w:rsid w:val="007E699C"/>
    <w:rsid w:val="007E6CA7"/>
    <w:rsid w:val="007E6EA5"/>
    <w:rsid w:val="007E7706"/>
    <w:rsid w:val="007E779B"/>
    <w:rsid w:val="007E792F"/>
    <w:rsid w:val="007E79F8"/>
    <w:rsid w:val="007E7CE2"/>
    <w:rsid w:val="007E7EED"/>
    <w:rsid w:val="007F00AC"/>
    <w:rsid w:val="007F01A9"/>
    <w:rsid w:val="007F01C0"/>
    <w:rsid w:val="007F0280"/>
    <w:rsid w:val="007F04DE"/>
    <w:rsid w:val="007F0657"/>
    <w:rsid w:val="007F0ACA"/>
    <w:rsid w:val="007F0B10"/>
    <w:rsid w:val="007F0CFB"/>
    <w:rsid w:val="007F0D57"/>
    <w:rsid w:val="007F0EF7"/>
    <w:rsid w:val="007F120F"/>
    <w:rsid w:val="007F127B"/>
    <w:rsid w:val="007F12D2"/>
    <w:rsid w:val="007F1302"/>
    <w:rsid w:val="007F1763"/>
    <w:rsid w:val="007F1A73"/>
    <w:rsid w:val="007F1D9F"/>
    <w:rsid w:val="007F1DAF"/>
    <w:rsid w:val="007F1E1B"/>
    <w:rsid w:val="007F2191"/>
    <w:rsid w:val="007F25F8"/>
    <w:rsid w:val="007F29C3"/>
    <w:rsid w:val="007F2B59"/>
    <w:rsid w:val="007F2DE9"/>
    <w:rsid w:val="007F2F19"/>
    <w:rsid w:val="007F2F48"/>
    <w:rsid w:val="007F36C4"/>
    <w:rsid w:val="007F3AA9"/>
    <w:rsid w:val="007F3CA6"/>
    <w:rsid w:val="007F3F19"/>
    <w:rsid w:val="007F43AC"/>
    <w:rsid w:val="007F4441"/>
    <w:rsid w:val="007F463E"/>
    <w:rsid w:val="007F4640"/>
    <w:rsid w:val="007F4972"/>
    <w:rsid w:val="007F4B09"/>
    <w:rsid w:val="007F4B2C"/>
    <w:rsid w:val="007F4D19"/>
    <w:rsid w:val="007F51D8"/>
    <w:rsid w:val="007F523A"/>
    <w:rsid w:val="007F576A"/>
    <w:rsid w:val="007F5F2F"/>
    <w:rsid w:val="007F5F75"/>
    <w:rsid w:val="007F6198"/>
    <w:rsid w:val="007F62E2"/>
    <w:rsid w:val="007F6578"/>
    <w:rsid w:val="007F660D"/>
    <w:rsid w:val="007F68B8"/>
    <w:rsid w:val="007F6BC7"/>
    <w:rsid w:val="007F6D5A"/>
    <w:rsid w:val="007F708D"/>
    <w:rsid w:val="007F741B"/>
    <w:rsid w:val="007F7457"/>
    <w:rsid w:val="007F7888"/>
    <w:rsid w:val="00800180"/>
    <w:rsid w:val="008001CA"/>
    <w:rsid w:val="00800457"/>
    <w:rsid w:val="00800A9A"/>
    <w:rsid w:val="0080144A"/>
    <w:rsid w:val="00801562"/>
    <w:rsid w:val="008018B7"/>
    <w:rsid w:val="00801B8D"/>
    <w:rsid w:val="00801CB5"/>
    <w:rsid w:val="00801CEB"/>
    <w:rsid w:val="00801F25"/>
    <w:rsid w:val="008022F0"/>
    <w:rsid w:val="008028B5"/>
    <w:rsid w:val="00803116"/>
    <w:rsid w:val="00803872"/>
    <w:rsid w:val="008038BB"/>
    <w:rsid w:val="00803A7D"/>
    <w:rsid w:val="00804145"/>
    <w:rsid w:val="008041DC"/>
    <w:rsid w:val="0080442C"/>
    <w:rsid w:val="008045C9"/>
    <w:rsid w:val="00804766"/>
    <w:rsid w:val="00804FF7"/>
    <w:rsid w:val="008050FE"/>
    <w:rsid w:val="0080553A"/>
    <w:rsid w:val="00805618"/>
    <w:rsid w:val="00805806"/>
    <w:rsid w:val="00805B72"/>
    <w:rsid w:val="00805C0D"/>
    <w:rsid w:val="00805C15"/>
    <w:rsid w:val="00805CDD"/>
    <w:rsid w:val="00805F1C"/>
    <w:rsid w:val="008060FD"/>
    <w:rsid w:val="00806238"/>
    <w:rsid w:val="00806392"/>
    <w:rsid w:val="0080680D"/>
    <w:rsid w:val="00806B08"/>
    <w:rsid w:val="0080711E"/>
    <w:rsid w:val="00807697"/>
    <w:rsid w:val="00807CEF"/>
    <w:rsid w:val="00807CFC"/>
    <w:rsid w:val="00807DC3"/>
    <w:rsid w:val="008108D5"/>
    <w:rsid w:val="00810A74"/>
    <w:rsid w:val="00810DC5"/>
    <w:rsid w:val="00810E2B"/>
    <w:rsid w:val="00810EDB"/>
    <w:rsid w:val="00810FD3"/>
    <w:rsid w:val="00811014"/>
    <w:rsid w:val="00811129"/>
    <w:rsid w:val="008112FE"/>
    <w:rsid w:val="0081199B"/>
    <w:rsid w:val="00811B91"/>
    <w:rsid w:val="00811BCF"/>
    <w:rsid w:val="00811CAA"/>
    <w:rsid w:val="00811D5D"/>
    <w:rsid w:val="0081224C"/>
    <w:rsid w:val="00812343"/>
    <w:rsid w:val="00812427"/>
    <w:rsid w:val="0081256A"/>
    <w:rsid w:val="008127AD"/>
    <w:rsid w:val="008129D1"/>
    <w:rsid w:val="00812ABB"/>
    <w:rsid w:val="00812B4D"/>
    <w:rsid w:val="00812BD2"/>
    <w:rsid w:val="00813EDB"/>
    <w:rsid w:val="00813F5C"/>
    <w:rsid w:val="008140B4"/>
    <w:rsid w:val="00814402"/>
    <w:rsid w:val="008144F5"/>
    <w:rsid w:val="0081452A"/>
    <w:rsid w:val="00814918"/>
    <w:rsid w:val="00815027"/>
    <w:rsid w:val="00815069"/>
    <w:rsid w:val="008155EE"/>
    <w:rsid w:val="008157BD"/>
    <w:rsid w:val="00815909"/>
    <w:rsid w:val="00815ECB"/>
    <w:rsid w:val="00816C8E"/>
    <w:rsid w:val="00816F35"/>
    <w:rsid w:val="00817078"/>
    <w:rsid w:val="0081707A"/>
    <w:rsid w:val="0081737D"/>
    <w:rsid w:val="00817870"/>
    <w:rsid w:val="00817A8E"/>
    <w:rsid w:val="00817B94"/>
    <w:rsid w:val="00817F5F"/>
    <w:rsid w:val="00820179"/>
    <w:rsid w:val="00820233"/>
    <w:rsid w:val="008202CE"/>
    <w:rsid w:val="008203BB"/>
    <w:rsid w:val="008204D0"/>
    <w:rsid w:val="008205E9"/>
    <w:rsid w:val="00820B53"/>
    <w:rsid w:val="00820D4D"/>
    <w:rsid w:val="00821A39"/>
    <w:rsid w:val="00821B1A"/>
    <w:rsid w:val="00821B97"/>
    <w:rsid w:val="00821C55"/>
    <w:rsid w:val="00821D9B"/>
    <w:rsid w:val="0082206D"/>
    <w:rsid w:val="008220D8"/>
    <w:rsid w:val="008222E6"/>
    <w:rsid w:val="0082238C"/>
    <w:rsid w:val="00822534"/>
    <w:rsid w:val="008226AC"/>
    <w:rsid w:val="0082299F"/>
    <w:rsid w:val="00822B12"/>
    <w:rsid w:val="00822C25"/>
    <w:rsid w:val="00822CF5"/>
    <w:rsid w:val="00822D8E"/>
    <w:rsid w:val="00823430"/>
    <w:rsid w:val="0082344D"/>
    <w:rsid w:val="0082377D"/>
    <w:rsid w:val="00823850"/>
    <w:rsid w:val="00823C60"/>
    <w:rsid w:val="00823FA0"/>
    <w:rsid w:val="00824006"/>
    <w:rsid w:val="008240BE"/>
    <w:rsid w:val="0082421C"/>
    <w:rsid w:val="008245B0"/>
    <w:rsid w:val="00824806"/>
    <w:rsid w:val="00824EB2"/>
    <w:rsid w:val="00825023"/>
    <w:rsid w:val="00825088"/>
    <w:rsid w:val="00825395"/>
    <w:rsid w:val="00825911"/>
    <w:rsid w:val="00825BD6"/>
    <w:rsid w:val="00825F05"/>
    <w:rsid w:val="0082606C"/>
    <w:rsid w:val="008263EA"/>
    <w:rsid w:val="00826439"/>
    <w:rsid w:val="008268CF"/>
    <w:rsid w:val="00826B5A"/>
    <w:rsid w:val="00826B68"/>
    <w:rsid w:val="00827371"/>
    <w:rsid w:val="008273C2"/>
    <w:rsid w:val="00827767"/>
    <w:rsid w:val="00827A66"/>
    <w:rsid w:val="00827A97"/>
    <w:rsid w:val="00827BCD"/>
    <w:rsid w:val="00827E29"/>
    <w:rsid w:val="00827F6C"/>
    <w:rsid w:val="00827FA3"/>
    <w:rsid w:val="00830226"/>
    <w:rsid w:val="00830322"/>
    <w:rsid w:val="00830789"/>
    <w:rsid w:val="00830A90"/>
    <w:rsid w:val="00830FDC"/>
    <w:rsid w:val="008313FB"/>
    <w:rsid w:val="008317DA"/>
    <w:rsid w:val="0083182C"/>
    <w:rsid w:val="00831921"/>
    <w:rsid w:val="00831C91"/>
    <w:rsid w:val="00831F30"/>
    <w:rsid w:val="008323EA"/>
    <w:rsid w:val="008325D7"/>
    <w:rsid w:val="0083276F"/>
    <w:rsid w:val="008327DD"/>
    <w:rsid w:val="008328DC"/>
    <w:rsid w:val="008328DF"/>
    <w:rsid w:val="00832C17"/>
    <w:rsid w:val="00832CB1"/>
    <w:rsid w:val="00832ECF"/>
    <w:rsid w:val="0083324B"/>
    <w:rsid w:val="008334AC"/>
    <w:rsid w:val="0083352E"/>
    <w:rsid w:val="00833603"/>
    <w:rsid w:val="008337FB"/>
    <w:rsid w:val="00833816"/>
    <w:rsid w:val="00833B55"/>
    <w:rsid w:val="00833CA6"/>
    <w:rsid w:val="00833E65"/>
    <w:rsid w:val="00834211"/>
    <w:rsid w:val="008342BF"/>
    <w:rsid w:val="008344B8"/>
    <w:rsid w:val="008346C8"/>
    <w:rsid w:val="008346D4"/>
    <w:rsid w:val="00834BCE"/>
    <w:rsid w:val="0083542B"/>
    <w:rsid w:val="0083570F"/>
    <w:rsid w:val="00835713"/>
    <w:rsid w:val="00835BCD"/>
    <w:rsid w:val="0083630E"/>
    <w:rsid w:val="008365A7"/>
    <w:rsid w:val="008366F5"/>
    <w:rsid w:val="00836E44"/>
    <w:rsid w:val="0083708F"/>
    <w:rsid w:val="00837114"/>
    <w:rsid w:val="0083716E"/>
    <w:rsid w:val="0083734F"/>
    <w:rsid w:val="0083748B"/>
    <w:rsid w:val="008375AF"/>
    <w:rsid w:val="0083762A"/>
    <w:rsid w:val="0083790F"/>
    <w:rsid w:val="00837982"/>
    <w:rsid w:val="008379E7"/>
    <w:rsid w:val="00837EFA"/>
    <w:rsid w:val="0084033C"/>
    <w:rsid w:val="00840401"/>
    <w:rsid w:val="008406EB"/>
    <w:rsid w:val="00840A50"/>
    <w:rsid w:val="00840CDD"/>
    <w:rsid w:val="00840D71"/>
    <w:rsid w:val="00840F58"/>
    <w:rsid w:val="0084143C"/>
    <w:rsid w:val="00841478"/>
    <w:rsid w:val="008415FD"/>
    <w:rsid w:val="00841711"/>
    <w:rsid w:val="00841CB0"/>
    <w:rsid w:val="00841DD9"/>
    <w:rsid w:val="008420A3"/>
    <w:rsid w:val="00842350"/>
    <w:rsid w:val="00842874"/>
    <w:rsid w:val="008428D8"/>
    <w:rsid w:val="0084306A"/>
    <w:rsid w:val="00843175"/>
    <w:rsid w:val="00843831"/>
    <w:rsid w:val="0084388D"/>
    <w:rsid w:val="00843972"/>
    <w:rsid w:val="00843A18"/>
    <w:rsid w:val="00843B54"/>
    <w:rsid w:val="00843CAC"/>
    <w:rsid w:val="00844321"/>
    <w:rsid w:val="00844342"/>
    <w:rsid w:val="00844483"/>
    <w:rsid w:val="008445D5"/>
    <w:rsid w:val="008446BE"/>
    <w:rsid w:val="00844930"/>
    <w:rsid w:val="008449C5"/>
    <w:rsid w:val="00844B97"/>
    <w:rsid w:val="00844C95"/>
    <w:rsid w:val="00844F5F"/>
    <w:rsid w:val="00844F82"/>
    <w:rsid w:val="00844F89"/>
    <w:rsid w:val="00845007"/>
    <w:rsid w:val="00845013"/>
    <w:rsid w:val="008451BC"/>
    <w:rsid w:val="008452E0"/>
    <w:rsid w:val="008453E9"/>
    <w:rsid w:val="008454ED"/>
    <w:rsid w:val="0084574B"/>
    <w:rsid w:val="00845A2E"/>
    <w:rsid w:val="00845B8A"/>
    <w:rsid w:val="00845C31"/>
    <w:rsid w:val="0084607C"/>
    <w:rsid w:val="0084619D"/>
    <w:rsid w:val="0084626F"/>
    <w:rsid w:val="008462B3"/>
    <w:rsid w:val="008464ED"/>
    <w:rsid w:val="00846A5B"/>
    <w:rsid w:val="00846AF6"/>
    <w:rsid w:val="00846D16"/>
    <w:rsid w:val="008470C2"/>
    <w:rsid w:val="008470C8"/>
    <w:rsid w:val="00847265"/>
    <w:rsid w:val="0084731D"/>
    <w:rsid w:val="00850352"/>
    <w:rsid w:val="0085048D"/>
    <w:rsid w:val="008504A9"/>
    <w:rsid w:val="00850900"/>
    <w:rsid w:val="00851162"/>
    <w:rsid w:val="00851252"/>
    <w:rsid w:val="00851510"/>
    <w:rsid w:val="008518D6"/>
    <w:rsid w:val="00851B7E"/>
    <w:rsid w:val="00851FA0"/>
    <w:rsid w:val="0085269A"/>
    <w:rsid w:val="008526DB"/>
    <w:rsid w:val="00852815"/>
    <w:rsid w:val="00852849"/>
    <w:rsid w:val="0085284F"/>
    <w:rsid w:val="00852BFA"/>
    <w:rsid w:val="00852C4B"/>
    <w:rsid w:val="00852C88"/>
    <w:rsid w:val="008531C3"/>
    <w:rsid w:val="008538D5"/>
    <w:rsid w:val="00853982"/>
    <w:rsid w:val="00853C25"/>
    <w:rsid w:val="00853C59"/>
    <w:rsid w:val="00853DF5"/>
    <w:rsid w:val="00853E66"/>
    <w:rsid w:val="00854CE2"/>
    <w:rsid w:val="00854CEA"/>
    <w:rsid w:val="00854D6D"/>
    <w:rsid w:val="00854F0F"/>
    <w:rsid w:val="0085526B"/>
    <w:rsid w:val="00855305"/>
    <w:rsid w:val="008555BE"/>
    <w:rsid w:val="008557FA"/>
    <w:rsid w:val="008559F6"/>
    <w:rsid w:val="00855B75"/>
    <w:rsid w:val="00855B7C"/>
    <w:rsid w:val="00855CBF"/>
    <w:rsid w:val="00855CE7"/>
    <w:rsid w:val="00855D4A"/>
    <w:rsid w:val="00855F02"/>
    <w:rsid w:val="00855FC9"/>
    <w:rsid w:val="00856493"/>
    <w:rsid w:val="008564A3"/>
    <w:rsid w:val="0085650C"/>
    <w:rsid w:val="0085653A"/>
    <w:rsid w:val="008565D7"/>
    <w:rsid w:val="0085662E"/>
    <w:rsid w:val="00856A63"/>
    <w:rsid w:val="00856B29"/>
    <w:rsid w:val="00857279"/>
    <w:rsid w:val="008572EA"/>
    <w:rsid w:val="0085736B"/>
    <w:rsid w:val="008574A0"/>
    <w:rsid w:val="00857711"/>
    <w:rsid w:val="00857830"/>
    <w:rsid w:val="00857839"/>
    <w:rsid w:val="00857C6B"/>
    <w:rsid w:val="00857E4B"/>
    <w:rsid w:val="0086017D"/>
    <w:rsid w:val="00860205"/>
    <w:rsid w:val="00860278"/>
    <w:rsid w:val="00860355"/>
    <w:rsid w:val="00860416"/>
    <w:rsid w:val="00860793"/>
    <w:rsid w:val="00860B10"/>
    <w:rsid w:val="00860C9E"/>
    <w:rsid w:val="00860FE4"/>
    <w:rsid w:val="0086115F"/>
    <w:rsid w:val="00861202"/>
    <w:rsid w:val="008613D0"/>
    <w:rsid w:val="00861A68"/>
    <w:rsid w:val="00861C7A"/>
    <w:rsid w:val="00861CBE"/>
    <w:rsid w:val="0086227F"/>
    <w:rsid w:val="0086241F"/>
    <w:rsid w:val="0086243B"/>
    <w:rsid w:val="00862510"/>
    <w:rsid w:val="00862956"/>
    <w:rsid w:val="00862BD9"/>
    <w:rsid w:val="00862C64"/>
    <w:rsid w:val="00862CE0"/>
    <w:rsid w:val="00862F1E"/>
    <w:rsid w:val="00862FBA"/>
    <w:rsid w:val="0086304A"/>
    <w:rsid w:val="0086307D"/>
    <w:rsid w:val="00863BD2"/>
    <w:rsid w:val="00863CA4"/>
    <w:rsid w:val="0086409B"/>
    <w:rsid w:val="0086434C"/>
    <w:rsid w:val="0086474D"/>
    <w:rsid w:val="00864815"/>
    <w:rsid w:val="00864D58"/>
    <w:rsid w:val="00864D90"/>
    <w:rsid w:val="00864FAB"/>
    <w:rsid w:val="008653EA"/>
    <w:rsid w:val="00865534"/>
    <w:rsid w:val="00865970"/>
    <w:rsid w:val="00865C73"/>
    <w:rsid w:val="00865CE0"/>
    <w:rsid w:val="00865E1B"/>
    <w:rsid w:val="00865E40"/>
    <w:rsid w:val="00866149"/>
    <w:rsid w:val="00866358"/>
    <w:rsid w:val="008664D8"/>
    <w:rsid w:val="00866758"/>
    <w:rsid w:val="00866837"/>
    <w:rsid w:val="00866B3D"/>
    <w:rsid w:val="00866CEE"/>
    <w:rsid w:val="00866D6F"/>
    <w:rsid w:val="00866DAA"/>
    <w:rsid w:val="00867028"/>
    <w:rsid w:val="00867232"/>
    <w:rsid w:val="00867305"/>
    <w:rsid w:val="0086731E"/>
    <w:rsid w:val="00867737"/>
    <w:rsid w:val="00867890"/>
    <w:rsid w:val="00867A75"/>
    <w:rsid w:val="00867ABE"/>
    <w:rsid w:val="00867DC8"/>
    <w:rsid w:val="00867E01"/>
    <w:rsid w:val="00867E7B"/>
    <w:rsid w:val="00867F43"/>
    <w:rsid w:val="008693B9"/>
    <w:rsid w:val="0087029F"/>
    <w:rsid w:val="00870869"/>
    <w:rsid w:val="00870B89"/>
    <w:rsid w:val="00870B99"/>
    <w:rsid w:val="00870F52"/>
    <w:rsid w:val="00871110"/>
    <w:rsid w:val="00871166"/>
    <w:rsid w:val="00871178"/>
    <w:rsid w:val="00871196"/>
    <w:rsid w:val="008712E9"/>
    <w:rsid w:val="00871530"/>
    <w:rsid w:val="0087154D"/>
    <w:rsid w:val="00871827"/>
    <w:rsid w:val="00871918"/>
    <w:rsid w:val="00871E00"/>
    <w:rsid w:val="00871F6E"/>
    <w:rsid w:val="008721F6"/>
    <w:rsid w:val="00872295"/>
    <w:rsid w:val="00872297"/>
    <w:rsid w:val="00872346"/>
    <w:rsid w:val="008724DE"/>
    <w:rsid w:val="0087272B"/>
    <w:rsid w:val="00872F2A"/>
    <w:rsid w:val="008731F0"/>
    <w:rsid w:val="00873424"/>
    <w:rsid w:val="0087368F"/>
    <w:rsid w:val="00873999"/>
    <w:rsid w:val="00873F81"/>
    <w:rsid w:val="00874162"/>
    <w:rsid w:val="00874289"/>
    <w:rsid w:val="008747EE"/>
    <w:rsid w:val="00874922"/>
    <w:rsid w:val="0087496D"/>
    <w:rsid w:val="00874E3C"/>
    <w:rsid w:val="00875729"/>
    <w:rsid w:val="00875834"/>
    <w:rsid w:val="008758FC"/>
    <w:rsid w:val="0087594E"/>
    <w:rsid w:val="00875E45"/>
    <w:rsid w:val="00876052"/>
    <w:rsid w:val="0087616C"/>
    <w:rsid w:val="0087619A"/>
    <w:rsid w:val="008763E4"/>
    <w:rsid w:val="00876888"/>
    <w:rsid w:val="0087698A"/>
    <w:rsid w:val="0087699D"/>
    <w:rsid w:val="00876D7D"/>
    <w:rsid w:val="00876DDE"/>
    <w:rsid w:val="00877160"/>
    <w:rsid w:val="008771B3"/>
    <w:rsid w:val="00877B29"/>
    <w:rsid w:val="00877C6F"/>
    <w:rsid w:val="00877DB1"/>
    <w:rsid w:val="00880501"/>
    <w:rsid w:val="00880552"/>
    <w:rsid w:val="0088056C"/>
    <w:rsid w:val="008805BF"/>
    <w:rsid w:val="00880637"/>
    <w:rsid w:val="008806AD"/>
    <w:rsid w:val="008806AF"/>
    <w:rsid w:val="00880917"/>
    <w:rsid w:val="00880A68"/>
    <w:rsid w:val="00880B7A"/>
    <w:rsid w:val="00880C86"/>
    <w:rsid w:val="00880D52"/>
    <w:rsid w:val="00880D76"/>
    <w:rsid w:val="0088116F"/>
    <w:rsid w:val="00881193"/>
    <w:rsid w:val="0088137B"/>
    <w:rsid w:val="0088150D"/>
    <w:rsid w:val="00881545"/>
    <w:rsid w:val="008815BD"/>
    <w:rsid w:val="008816ED"/>
    <w:rsid w:val="00881E9A"/>
    <w:rsid w:val="00881F6E"/>
    <w:rsid w:val="00882036"/>
    <w:rsid w:val="00882332"/>
    <w:rsid w:val="00882565"/>
    <w:rsid w:val="00882593"/>
    <w:rsid w:val="00882723"/>
    <w:rsid w:val="00882D9D"/>
    <w:rsid w:val="0088350E"/>
    <w:rsid w:val="00883767"/>
    <w:rsid w:val="008838E7"/>
    <w:rsid w:val="00883B66"/>
    <w:rsid w:val="00883C2D"/>
    <w:rsid w:val="00883CE4"/>
    <w:rsid w:val="00884091"/>
    <w:rsid w:val="00884435"/>
    <w:rsid w:val="00884487"/>
    <w:rsid w:val="008847D9"/>
    <w:rsid w:val="00884E28"/>
    <w:rsid w:val="00884EF5"/>
    <w:rsid w:val="00884F5C"/>
    <w:rsid w:val="008855BC"/>
    <w:rsid w:val="008859EB"/>
    <w:rsid w:val="0088631E"/>
    <w:rsid w:val="00886567"/>
    <w:rsid w:val="00886949"/>
    <w:rsid w:val="00886CB1"/>
    <w:rsid w:val="00886EE7"/>
    <w:rsid w:val="00887200"/>
    <w:rsid w:val="00887211"/>
    <w:rsid w:val="0088727F"/>
    <w:rsid w:val="00887306"/>
    <w:rsid w:val="008873C2"/>
    <w:rsid w:val="008874F5"/>
    <w:rsid w:val="00887603"/>
    <w:rsid w:val="00887858"/>
    <w:rsid w:val="00887C79"/>
    <w:rsid w:val="00887F7B"/>
    <w:rsid w:val="00887FBF"/>
    <w:rsid w:val="00887FC8"/>
    <w:rsid w:val="00890051"/>
    <w:rsid w:val="008901CC"/>
    <w:rsid w:val="00890333"/>
    <w:rsid w:val="00890585"/>
    <w:rsid w:val="0089090C"/>
    <w:rsid w:val="00890B5E"/>
    <w:rsid w:val="00890B65"/>
    <w:rsid w:val="00890DCA"/>
    <w:rsid w:val="00890F6C"/>
    <w:rsid w:val="00891022"/>
    <w:rsid w:val="0089108F"/>
    <w:rsid w:val="008910C0"/>
    <w:rsid w:val="008910F6"/>
    <w:rsid w:val="008913D5"/>
    <w:rsid w:val="00891683"/>
    <w:rsid w:val="008916AF"/>
    <w:rsid w:val="0089191A"/>
    <w:rsid w:val="008919A7"/>
    <w:rsid w:val="00891C44"/>
    <w:rsid w:val="00891DA5"/>
    <w:rsid w:val="00891DB4"/>
    <w:rsid w:val="00892708"/>
    <w:rsid w:val="00892A41"/>
    <w:rsid w:val="00892EB1"/>
    <w:rsid w:val="00893019"/>
    <w:rsid w:val="00893247"/>
    <w:rsid w:val="008934B5"/>
    <w:rsid w:val="00893939"/>
    <w:rsid w:val="00893D92"/>
    <w:rsid w:val="00894313"/>
    <w:rsid w:val="008943D0"/>
    <w:rsid w:val="00894839"/>
    <w:rsid w:val="00894A03"/>
    <w:rsid w:val="00894D06"/>
    <w:rsid w:val="008952AB"/>
    <w:rsid w:val="00895857"/>
    <w:rsid w:val="00895990"/>
    <w:rsid w:val="00895A93"/>
    <w:rsid w:val="00895F5F"/>
    <w:rsid w:val="008960D4"/>
    <w:rsid w:val="00896505"/>
    <w:rsid w:val="0089656D"/>
    <w:rsid w:val="0089685E"/>
    <w:rsid w:val="00896CFA"/>
    <w:rsid w:val="00896F7B"/>
    <w:rsid w:val="00897184"/>
    <w:rsid w:val="00897419"/>
    <w:rsid w:val="008974E2"/>
    <w:rsid w:val="00897636"/>
    <w:rsid w:val="00897D55"/>
    <w:rsid w:val="00897F5E"/>
    <w:rsid w:val="008A0070"/>
    <w:rsid w:val="008A039F"/>
    <w:rsid w:val="008A03A5"/>
    <w:rsid w:val="008A0499"/>
    <w:rsid w:val="008A0998"/>
    <w:rsid w:val="008A0E0A"/>
    <w:rsid w:val="008A1126"/>
    <w:rsid w:val="008A140C"/>
    <w:rsid w:val="008A16A8"/>
    <w:rsid w:val="008A195D"/>
    <w:rsid w:val="008A1994"/>
    <w:rsid w:val="008A1AF5"/>
    <w:rsid w:val="008A1B26"/>
    <w:rsid w:val="008A1ECC"/>
    <w:rsid w:val="008A248A"/>
    <w:rsid w:val="008A2621"/>
    <w:rsid w:val="008A273D"/>
    <w:rsid w:val="008A296F"/>
    <w:rsid w:val="008A29F9"/>
    <w:rsid w:val="008A2AB4"/>
    <w:rsid w:val="008A2B1A"/>
    <w:rsid w:val="008A2B1C"/>
    <w:rsid w:val="008A2BAD"/>
    <w:rsid w:val="008A2BE9"/>
    <w:rsid w:val="008A2CAE"/>
    <w:rsid w:val="008A2E09"/>
    <w:rsid w:val="008A2E1E"/>
    <w:rsid w:val="008A2F46"/>
    <w:rsid w:val="008A336C"/>
    <w:rsid w:val="008A3567"/>
    <w:rsid w:val="008A3573"/>
    <w:rsid w:val="008A3A8B"/>
    <w:rsid w:val="008A3C7C"/>
    <w:rsid w:val="008A3DFB"/>
    <w:rsid w:val="008A3F2B"/>
    <w:rsid w:val="008A3F67"/>
    <w:rsid w:val="008A4002"/>
    <w:rsid w:val="008A46E3"/>
    <w:rsid w:val="008A49CF"/>
    <w:rsid w:val="008A4A66"/>
    <w:rsid w:val="008A4DB2"/>
    <w:rsid w:val="008A4F6F"/>
    <w:rsid w:val="008A5003"/>
    <w:rsid w:val="008A525F"/>
    <w:rsid w:val="008A5337"/>
    <w:rsid w:val="008A5756"/>
    <w:rsid w:val="008A587F"/>
    <w:rsid w:val="008A5D93"/>
    <w:rsid w:val="008A605C"/>
    <w:rsid w:val="008A644C"/>
    <w:rsid w:val="008A689D"/>
    <w:rsid w:val="008A6901"/>
    <w:rsid w:val="008A690E"/>
    <w:rsid w:val="008A69D8"/>
    <w:rsid w:val="008A6AA4"/>
    <w:rsid w:val="008A6CB5"/>
    <w:rsid w:val="008A6D35"/>
    <w:rsid w:val="008A6EA0"/>
    <w:rsid w:val="008A70CF"/>
    <w:rsid w:val="008A70DC"/>
    <w:rsid w:val="008A72C8"/>
    <w:rsid w:val="008A72F0"/>
    <w:rsid w:val="008A73D6"/>
    <w:rsid w:val="008A76C4"/>
    <w:rsid w:val="008A7825"/>
    <w:rsid w:val="008A78AA"/>
    <w:rsid w:val="008A792E"/>
    <w:rsid w:val="008A7B35"/>
    <w:rsid w:val="008A7C90"/>
    <w:rsid w:val="008A7D70"/>
    <w:rsid w:val="008B02A4"/>
    <w:rsid w:val="008B05BA"/>
    <w:rsid w:val="008B0F7F"/>
    <w:rsid w:val="008B164F"/>
    <w:rsid w:val="008B18C2"/>
    <w:rsid w:val="008B1B5A"/>
    <w:rsid w:val="008B1BBC"/>
    <w:rsid w:val="008B1DD4"/>
    <w:rsid w:val="008B1E18"/>
    <w:rsid w:val="008B21FB"/>
    <w:rsid w:val="008B22FA"/>
    <w:rsid w:val="008B260D"/>
    <w:rsid w:val="008B26F6"/>
    <w:rsid w:val="008B2728"/>
    <w:rsid w:val="008B2B74"/>
    <w:rsid w:val="008B2F72"/>
    <w:rsid w:val="008B321C"/>
    <w:rsid w:val="008B3323"/>
    <w:rsid w:val="008B3494"/>
    <w:rsid w:val="008B380E"/>
    <w:rsid w:val="008B3A10"/>
    <w:rsid w:val="008B3BDF"/>
    <w:rsid w:val="008B3C9B"/>
    <w:rsid w:val="008B43AE"/>
    <w:rsid w:val="008B45F3"/>
    <w:rsid w:val="008B4718"/>
    <w:rsid w:val="008B4877"/>
    <w:rsid w:val="008B4D74"/>
    <w:rsid w:val="008B4DA1"/>
    <w:rsid w:val="008B5187"/>
    <w:rsid w:val="008B5453"/>
    <w:rsid w:val="008B55F2"/>
    <w:rsid w:val="008B5690"/>
    <w:rsid w:val="008B5A5D"/>
    <w:rsid w:val="008B5E70"/>
    <w:rsid w:val="008B5E76"/>
    <w:rsid w:val="008B5FA1"/>
    <w:rsid w:val="008B6035"/>
    <w:rsid w:val="008B6172"/>
    <w:rsid w:val="008B617E"/>
    <w:rsid w:val="008B61C3"/>
    <w:rsid w:val="008B6290"/>
    <w:rsid w:val="008B65BE"/>
    <w:rsid w:val="008B6896"/>
    <w:rsid w:val="008B69B2"/>
    <w:rsid w:val="008B6A68"/>
    <w:rsid w:val="008B6CB1"/>
    <w:rsid w:val="008B6D1E"/>
    <w:rsid w:val="008B6DA7"/>
    <w:rsid w:val="008B6FF4"/>
    <w:rsid w:val="008B72C5"/>
    <w:rsid w:val="008B7681"/>
    <w:rsid w:val="008B76AA"/>
    <w:rsid w:val="008B7771"/>
    <w:rsid w:val="008B78DF"/>
    <w:rsid w:val="008B7B5A"/>
    <w:rsid w:val="008B7BAC"/>
    <w:rsid w:val="008B7D09"/>
    <w:rsid w:val="008B7FAA"/>
    <w:rsid w:val="008C0004"/>
    <w:rsid w:val="008C00B6"/>
    <w:rsid w:val="008C00F8"/>
    <w:rsid w:val="008C064E"/>
    <w:rsid w:val="008C0784"/>
    <w:rsid w:val="008C0A52"/>
    <w:rsid w:val="008C0C5D"/>
    <w:rsid w:val="008C0FB1"/>
    <w:rsid w:val="008C10AB"/>
    <w:rsid w:val="008C11D4"/>
    <w:rsid w:val="008C12BB"/>
    <w:rsid w:val="008C12C6"/>
    <w:rsid w:val="008C1C28"/>
    <w:rsid w:val="008C1D43"/>
    <w:rsid w:val="008C2320"/>
    <w:rsid w:val="008C23CB"/>
    <w:rsid w:val="008C23EA"/>
    <w:rsid w:val="008C241B"/>
    <w:rsid w:val="008C2841"/>
    <w:rsid w:val="008C2A28"/>
    <w:rsid w:val="008C2A7E"/>
    <w:rsid w:val="008C2CCD"/>
    <w:rsid w:val="008C318A"/>
    <w:rsid w:val="008C31E0"/>
    <w:rsid w:val="008C3379"/>
    <w:rsid w:val="008C338D"/>
    <w:rsid w:val="008C33B8"/>
    <w:rsid w:val="008C3578"/>
    <w:rsid w:val="008C379A"/>
    <w:rsid w:val="008C3A2A"/>
    <w:rsid w:val="008C4066"/>
    <w:rsid w:val="008C4AA9"/>
    <w:rsid w:val="008C4B83"/>
    <w:rsid w:val="008C5191"/>
    <w:rsid w:val="008C57D2"/>
    <w:rsid w:val="008C5AFC"/>
    <w:rsid w:val="008C5FE4"/>
    <w:rsid w:val="008C6055"/>
    <w:rsid w:val="008C6196"/>
    <w:rsid w:val="008C6836"/>
    <w:rsid w:val="008C683C"/>
    <w:rsid w:val="008C68FA"/>
    <w:rsid w:val="008C6B60"/>
    <w:rsid w:val="008C6E80"/>
    <w:rsid w:val="008C7063"/>
    <w:rsid w:val="008C76A8"/>
    <w:rsid w:val="008C7756"/>
    <w:rsid w:val="008C7832"/>
    <w:rsid w:val="008C78F0"/>
    <w:rsid w:val="008C7B6F"/>
    <w:rsid w:val="008D0424"/>
    <w:rsid w:val="008D05F1"/>
    <w:rsid w:val="008D0787"/>
    <w:rsid w:val="008D07C9"/>
    <w:rsid w:val="008D0D6E"/>
    <w:rsid w:val="008D10FA"/>
    <w:rsid w:val="008D1245"/>
    <w:rsid w:val="008D13F6"/>
    <w:rsid w:val="008D1499"/>
    <w:rsid w:val="008D1E26"/>
    <w:rsid w:val="008D1FE3"/>
    <w:rsid w:val="008D2018"/>
    <w:rsid w:val="008D2260"/>
    <w:rsid w:val="008D241F"/>
    <w:rsid w:val="008D2478"/>
    <w:rsid w:val="008D29EE"/>
    <w:rsid w:val="008D2EDE"/>
    <w:rsid w:val="008D2F9A"/>
    <w:rsid w:val="008D3173"/>
    <w:rsid w:val="008D327F"/>
    <w:rsid w:val="008D32E7"/>
    <w:rsid w:val="008D350E"/>
    <w:rsid w:val="008D352B"/>
    <w:rsid w:val="008D360B"/>
    <w:rsid w:val="008D36FD"/>
    <w:rsid w:val="008D393B"/>
    <w:rsid w:val="008D3A12"/>
    <w:rsid w:val="008D41A9"/>
    <w:rsid w:val="008D42FD"/>
    <w:rsid w:val="008D484F"/>
    <w:rsid w:val="008D48B5"/>
    <w:rsid w:val="008D48D0"/>
    <w:rsid w:val="008D4930"/>
    <w:rsid w:val="008D49B2"/>
    <w:rsid w:val="008D4BF4"/>
    <w:rsid w:val="008D4DAC"/>
    <w:rsid w:val="008D4DC7"/>
    <w:rsid w:val="008D5622"/>
    <w:rsid w:val="008D574A"/>
    <w:rsid w:val="008D5A77"/>
    <w:rsid w:val="008D5F84"/>
    <w:rsid w:val="008D6729"/>
    <w:rsid w:val="008D67ED"/>
    <w:rsid w:val="008D6D83"/>
    <w:rsid w:val="008D736A"/>
    <w:rsid w:val="008D7378"/>
    <w:rsid w:val="008D75C8"/>
    <w:rsid w:val="008D7804"/>
    <w:rsid w:val="008D7816"/>
    <w:rsid w:val="008D7A32"/>
    <w:rsid w:val="008D7B30"/>
    <w:rsid w:val="008D7E58"/>
    <w:rsid w:val="008D7F85"/>
    <w:rsid w:val="008E0503"/>
    <w:rsid w:val="008E0660"/>
    <w:rsid w:val="008E086A"/>
    <w:rsid w:val="008E0CB4"/>
    <w:rsid w:val="008E1377"/>
    <w:rsid w:val="008E262B"/>
    <w:rsid w:val="008E264A"/>
    <w:rsid w:val="008E27FB"/>
    <w:rsid w:val="008E2823"/>
    <w:rsid w:val="008E2886"/>
    <w:rsid w:val="008E28A8"/>
    <w:rsid w:val="008E28DA"/>
    <w:rsid w:val="008E2C9E"/>
    <w:rsid w:val="008E2E26"/>
    <w:rsid w:val="008E2F82"/>
    <w:rsid w:val="008E311B"/>
    <w:rsid w:val="008E3534"/>
    <w:rsid w:val="008E3911"/>
    <w:rsid w:val="008E3A85"/>
    <w:rsid w:val="008E3B88"/>
    <w:rsid w:val="008E3E5B"/>
    <w:rsid w:val="008E3E70"/>
    <w:rsid w:val="008E406F"/>
    <w:rsid w:val="008E42F4"/>
    <w:rsid w:val="008E452F"/>
    <w:rsid w:val="008E4653"/>
    <w:rsid w:val="008E46EF"/>
    <w:rsid w:val="008E4731"/>
    <w:rsid w:val="008E47F6"/>
    <w:rsid w:val="008E48E6"/>
    <w:rsid w:val="008E48F2"/>
    <w:rsid w:val="008E4918"/>
    <w:rsid w:val="008E494C"/>
    <w:rsid w:val="008E49A1"/>
    <w:rsid w:val="008E4A60"/>
    <w:rsid w:val="008E4C6B"/>
    <w:rsid w:val="008E4EE1"/>
    <w:rsid w:val="008E4F0F"/>
    <w:rsid w:val="008E4F77"/>
    <w:rsid w:val="008E5ABB"/>
    <w:rsid w:val="008E5ACC"/>
    <w:rsid w:val="008E5B65"/>
    <w:rsid w:val="008E5DBB"/>
    <w:rsid w:val="008E5DEE"/>
    <w:rsid w:val="008E5E3A"/>
    <w:rsid w:val="008E5EE9"/>
    <w:rsid w:val="008E600C"/>
    <w:rsid w:val="008E6041"/>
    <w:rsid w:val="008E6305"/>
    <w:rsid w:val="008E6398"/>
    <w:rsid w:val="008E66CB"/>
    <w:rsid w:val="008E677B"/>
    <w:rsid w:val="008E6A48"/>
    <w:rsid w:val="008E6D6F"/>
    <w:rsid w:val="008E6D98"/>
    <w:rsid w:val="008E70D2"/>
    <w:rsid w:val="008E76BA"/>
    <w:rsid w:val="008E7769"/>
    <w:rsid w:val="008E7795"/>
    <w:rsid w:val="008E781A"/>
    <w:rsid w:val="008E7C66"/>
    <w:rsid w:val="008E7D2D"/>
    <w:rsid w:val="008E7EE3"/>
    <w:rsid w:val="008F0121"/>
    <w:rsid w:val="008F0218"/>
    <w:rsid w:val="008F0395"/>
    <w:rsid w:val="008F060D"/>
    <w:rsid w:val="008F06CF"/>
    <w:rsid w:val="008F0B02"/>
    <w:rsid w:val="008F11A8"/>
    <w:rsid w:val="008F11EE"/>
    <w:rsid w:val="008F129E"/>
    <w:rsid w:val="008F1341"/>
    <w:rsid w:val="008F1390"/>
    <w:rsid w:val="008F1446"/>
    <w:rsid w:val="008F1AB6"/>
    <w:rsid w:val="008F2069"/>
    <w:rsid w:val="008F2401"/>
    <w:rsid w:val="008F24F2"/>
    <w:rsid w:val="008F257B"/>
    <w:rsid w:val="008F28A0"/>
    <w:rsid w:val="008F28E8"/>
    <w:rsid w:val="008F2945"/>
    <w:rsid w:val="008F2A65"/>
    <w:rsid w:val="008F2CB2"/>
    <w:rsid w:val="008F2D77"/>
    <w:rsid w:val="008F2E56"/>
    <w:rsid w:val="008F3062"/>
    <w:rsid w:val="008F324F"/>
    <w:rsid w:val="008F34E1"/>
    <w:rsid w:val="008F37DB"/>
    <w:rsid w:val="008F3B9A"/>
    <w:rsid w:val="008F3E7F"/>
    <w:rsid w:val="008F3EAB"/>
    <w:rsid w:val="008F487F"/>
    <w:rsid w:val="008F4D1F"/>
    <w:rsid w:val="008F4FA4"/>
    <w:rsid w:val="008F505A"/>
    <w:rsid w:val="008F505E"/>
    <w:rsid w:val="008F5078"/>
    <w:rsid w:val="008F5516"/>
    <w:rsid w:val="008F556A"/>
    <w:rsid w:val="008F584F"/>
    <w:rsid w:val="008F58D2"/>
    <w:rsid w:val="008F5B54"/>
    <w:rsid w:val="008F6278"/>
    <w:rsid w:val="008F62F9"/>
    <w:rsid w:val="008F6347"/>
    <w:rsid w:val="008F63AB"/>
    <w:rsid w:val="008F66E5"/>
    <w:rsid w:val="008F68F7"/>
    <w:rsid w:val="008F69BE"/>
    <w:rsid w:val="008F6CF3"/>
    <w:rsid w:val="008F6DB0"/>
    <w:rsid w:val="008F71DF"/>
    <w:rsid w:val="008F7400"/>
    <w:rsid w:val="008F74C1"/>
    <w:rsid w:val="008F7579"/>
    <w:rsid w:val="008F759E"/>
    <w:rsid w:val="008F7B7E"/>
    <w:rsid w:val="008F7FD7"/>
    <w:rsid w:val="0090039F"/>
    <w:rsid w:val="009005A5"/>
    <w:rsid w:val="009005CA"/>
    <w:rsid w:val="009007C8"/>
    <w:rsid w:val="00900809"/>
    <w:rsid w:val="00900824"/>
    <w:rsid w:val="00900994"/>
    <w:rsid w:val="00900B21"/>
    <w:rsid w:val="009014D6"/>
    <w:rsid w:val="0090161E"/>
    <w:rsid w:val="00901C68"/>
    <w:rsid w:val="00901CFE"/>
    <w:rsid w:val="00901ED6"/>
    <w:rsid w:val="00901F28"/>
    <w:rsid w:val="00901F79"/>
    <w:rsid w:val="009020AB"/>
    <w:rsid w:val="009020EB"/>
    <w:rsid w:val="009020FB"/>
    <w:rsid w:val="0090234C"/>
    <w:rsid w:val="00902724"/>
    <w:rsid w:val="009029D9"/>
    <w:rsid w:val="00902AF6"/>
    <w:rsid w:val="00902CAB"/>
    <w:rsid w:val="00902FBF"/>
    <w:rsid w:val="00903124"/>
    <w:rsid w:val="0090331B"/>
    <w:rsid w:val="0090333F"/>
    <w:rsid w:val="00903498"/>
    <w:rsid w:val="00903D23"/>
    <w:rsid w:val="00903D8D"/>
    <w:rsid w:val="00903E41"/>
    <w:rsid w:val="00903F08"/>
    <w:rsid w:val="009041E1"/>
    <w:rsid w:val="00904297"/>
    <w:rsid w:val="009046B3"/>
    <w:rsid w:val="009049F2"/>
    <w:rsid w:val="00904C0D"/>
    <w:rsid w:val="00904E8C"/>
    <w:rsid w:val="00905091"/>
    <w:rsid w:val="0090516A"/>
    <w:rsid w:val="00905617"/>
    <w:rsid w:val="009058AF"/>
    <w:rsid w:val="00905B8F"/>
    <w:rsid w:val="00905E14"/>
    <w:rsid w:val="00906479"/>
    <w:rsid w:val="009064F7"/>
    <w:rsid w:val="009069BB"/>
    <w:rsid w:val="00906B00"/>
    <w:rsid w:val="00907249"/>
    <w:rsid w:val="009075DD"/>
    <w:rsid w:val="00907922"/>
    <w:rsid w:val="00907A86"/>
    <w:rsid w:val="00907BBE"/>
    <w:rsid w:val="00907CF1"/>
    <w:rsid w:val="00907CF4"/>
    <w:rsid w:val="00910407"/>
    <w:rsid w:val="009109A1"/>
    <w:rsid w:val="00910C7D"/>
    <w:rsid w:val="00910EE7"/>
    <w:rsid w:val="00911474"/>
    <w:rsid w:val="00911611"/>
    <w:rsid w:val="00911997"/>
    <w:rsid w:val="00911BB8"/>
    <w:rsid w:val="009120C3"/>
    <w:rsid w:val="009124FF"/>
    <w:rsid w:val="0091266B"/>
    <w:rsid w:val="0091277C"/>
    <w:rsid w:val="009129E1"/>
    <w:rsid w:val="00912A03"/>
    <w:rsid w:val="00912A98"/>
    <w:rsid w:val="00912DAC"/>
    <w:rsid w:val="00912FBF"/>
    <w:rsid w:val="009132DF"/>
    <w:rsid w:val="0091358B"/>
    <w:rsid w:val="00913726"/>
    <w:rsid w:val="00913782"/>
    <w:rsid w:val="009138C0"/>
    <w:rsid w:val="009139F4"/>
    <w:rsid w:val="009139F7"/>
    <w:rsid w:val="00913A7B"/>
    <w:rsid w:val="00913D47"/>
    <w:rsid w:val="00913D4D"/>
    <w:rsid w:val="009143FA"/>
    <w:rsid w:val="00914565"/>
    <w:rsid w:val="009145D7"/>
    <w:rsid w:val="0091484A"/>
    <w:rsid w:val="00914886"/>
    <w:rsid w:val="00914922"/>
    <w:rsid w:val="00914D6A"/>
    <w:rsid w:val="009151B9"/>
    <w:rsid w:val="00915427"/>
    <w:rsid w:val="009158F3"/>
    <w:rsid w:val="0091592E"/>
    <w:rsid w:val="009159A2"/>
    <w:rsid w:val="0091600C"/>
    <w:rsid w:val="0091618D"/>
    <w:rsid w:val="009162F9"/>
    <w:rsid w:val="009163BB"/>
    <w:rsid w:val="00916546"/>
    <w:rsid w:val="009165FF"/>
    <w:rsid w:val="00916EE9"/>
    <w:rsid w:val="009172ED"/>
    <w:rsid w:val="009173C7"/>
    <w:rsid w:val="00917411"/>
    <w:rsid w:val="0091789B"/>
    <w:rsid w:val="00917CE0"/>
    <w:rsid w:val="00917D87"/>
    <w:rsid w:val="00920070"/>
    <w:rsid w:val="00920113"/>
    <w:rsid w:val="00920757"/>
    <w:rsid w:val="009208E9"/>
    <w:rsid w:val="0092099F"/>
    <w:rsid w:val="00920CA1"/>
    <w:rsid w:val="00920CB1"/>
    <w:rsid w:val="009211DB"/>
    <w:rsid w:val="00921261"/>
    <w:rsid w:val="009213F1"/>
    <w:rsid w:val="00921479"/>
    <w:rsid w:val="00921759"/>
    <w:rsid w:val="009218A8"/>
    <w:rsid w:val="009219A2"/>
    <w:rsid w:val="00921DD7"/>
    <w:rsid w:val="00921ED9"/>
    <w:rsid w:val="00921F08"/>
    <w:rsid w:val="009223A2"/>
    <w:rsid w:val="00922555"/>
    <w:rsid w:val="009225C9"/>
    <w:rsid w:val="0092299B"/>
    <w:rsid w:val="00922B1E"/>
    <w:rsid w:val="00922B67"/>
    <w:rsid w:val="009231EE"/>
    <w:rsid w:val="0092320A"/>
    <w:rsid w:val="009233F4"/>
    <w:rsid w:val="009236D8"/>
    <w:rsid w:val="00923B96"/>
    <w:rsid w:val="00923BFD"/>
    <w:rsid w:val="00923D90"/>
    <w:rsid w:val="00923F19"/>
    <w:rsid w:val="00923FC6"/>
    <w:rsid w:val="00923FE7"/>
    <w:rsid w:val="00924C82"/>
    <w:rsid w:val="00925106"/>
    <w:rsid w:val="00925152"/>
    <w:rsid w:val="0092517F"/>
    <w:rsid w:val="00925B5C"/>
    <w:rsid w:val="00925BB9"/>
    <w:rsid w:val="00925C5B"/>
    <w:rsid w:val="00925E55"/>
    <w:rsid w:val="009262F5"/>
    <w:rsid w:val="00926538"/>
    <w:rsid w:val="009265A0"/>
    <w:rsid w:val="009265F5"/>
    <w:rsid w:val="00926988"/>
    <w:rsid w:val="009269C1"/>
    <w:rsid w:val="00926E1B"/>
    <w:rsid w:val="00927009"/>
    <w:rsid w:val="009270EE"/>
    <w:rsid w:val="00927294"/>
    <w:rsid w:val="009272D7"/>
    <w:rsid w:val="009273C0"/>
    <w:rsid w:val="00927A47"/>
    <w:rsid w:val="00927E90"/>
    <w:rsid w:val="00927EFB"/>
    <w:rsid w:val="00927F8F"/>
    <w:rsid w:val="00930118"/>
    <w:rsid w:val="00930DC4"/>
    <w:rsid w:val="00930E84"/>
    <w:rsid w:val="0093100E"/>
    <w:rsid w:val="009312BE"/>
    <w:rsid w:val="0093148D"/>
    <w:rsid w:val="0093187B"/>
    <w:rsid w:val="00931D07"/>
    <w:rsid w:val="00932130"/>
    <w:rsid w:val="00932151"/>
    <w:rsid w:val="009322F5"/>
    <w:rsid w:val="00932740"/>
    <w:rsid w:val="00932B1C"/>
    <w:rsid w:val="00932BAF"/>
    <w:rsid w:val="00933233"/>
    <w:rsid w:val="009332EE"/>
    <w:rsid w:val="00933312"/>
    <w:rsid w:val="0093349C"/>
    <w:rsid w:val="009334C2"/>
    <w:rsid w:val="00933A1F"/>
    <w:rsid w:val="009340DC"/>
    <w:rsid w:val="009341FB"/>
    <w:rsid w:val="0093464C"/>
    <w:rsid w:val="00934725"/>
    <w:rsid w:val="00934A69"/>
    <w:rsid w:val="00934AD0"/>
    <w:rsid w:val="00934EDF"/>
    <w:rsid w:val="00934F1C"/>
    <w:rsid w:val="009352B1"/>
    <w:rsid w:val="00935634"/>
    <w:rsid w:val="009356D9"/>
    <w:rsid w:val="00935830"/>
    <w:rsid w:val="009358A1"/>
    <w:rsid w:val="009359C1"/>
    <w:rsid w:val="00935A07"/>
    <w:rsid w:val="00935B14"/>
    <w:rsid w:val="009362A4"/>
    <w:rsid w:val="009363E1"/>
    <w:rsid w:val="009364D1"/>
    <w:rsid w:val="009367B0"/>
    <w:rsid w:val="00936C45"/>
    <w:rsid w:val="00936D49"/>
    <w:rsid w:val="00936FD3"/>
    <w:rsid w:val="0093727B"/>
    <w:rsid w:val="0093733F"/>
    <w:rsid w:val="0093765D"/>
    <w:rsid w:val="00937825"/>
    <w:rsid w:val="00937946"/>
    <w:rsid w:val="009379B4"/>
    <w:rsid w:val="00937A52"/>
    <w:rsid w:val="00937DD4"/>
    <w:rsid w:val="009401A6"/>
    <w:rsid w:val="009405B3"/>
    <w:rsid w:val="009406F5"/>
    <w:rsid w:val="00940938"/>
    <w:rsid w:val="00940C4E"/>
    <w:rsid w:val="009414D2"/>
    <w:rsid w:val="00941879"/>
    <w:rsid w:val="00941AAA"/>
    <w:rsid w:val="00941FCA"/>
    <w:rsid w:val="00942112"/>
    <w:rsid w:val="0094235E"/>
    <w:rsid w:val="009423CE"/>
    <w:rsid w:val="009427EE"/>
    <w:rsid w:val="009433E0"/>
    <w:rsid w:val="009434A2"/>
    <w:rsid w:val="0094388C"/>
    <w:rsid w:val="009439FA"/>
    <w:rsid w:val="00943B03"/>
    <w:rsid w:val="00943D4A"/>
    <w:rsid w:val="00943D8C"/>
    <w:rsid w:val="009440AA"/>
    <w:rsid w:val="0094414C"/>
    <w:rsid w:val="00944152"/>
    <w:rsid w:val="00944239"/>
    <w:rsid w:val="00944425"/>
    <w:rsid w:val="00944456"/>
    <w:rsid w:val="009445D9"/>
    <w:rsid w:val="0094477A"/>
    <w:rsid w:val="00944BC5"/>
    <w:rsid w:val="00944CE5"/>
    <w:rsid w:val="00944E5C"/>
    <w:rsid w:val="00945111"/>
    <w:rsid w:val="009452F9"/>
    <w:rsid w:val="00945D39"/>
    <w:rsid w:val="0094607C"/>
    <w:rsid w:val="009463D2"/>
    <w:rsid w:val="009465A0"/>
    <w:rsid w:val="009466E6"/>
    <w:rsid w:val="00946873"/>
    <w:rsid w:val="00946882"/>
    <w:rsid w:val="009469DA"/>
    <w:rsid w:val="00946CA6"/>
    <w:rsid w:val="009475FC"/>
    <w:rsid w:val="009478E9"/>
    <w:rsid w:val="00947E44"/>
    <w:rsid w:val="00947F7B"/>
    <w:rsid w:val="00949923"/>
    <w:rsid w:val="00950110"/>
    <w:rsid w:val="00950172"/>
    <w:rsid w:val="009501FA"/>
    <w:rsid w:val="009503B3"/>
    <w:rsid w:val="009505CF"/>
    <w:rsid w:val="009506AD"/>
    <w:rsid w:val="009506BE"/>
    <w:rsid w:val="009507C2"/>
    <w:rsid w:val="00950C9B"/>
    <w:rsid w:val="00950CF7"/>
    <w:rsid w:val="0095126D"/>
    <w:rsid w:val="00951333"/>
    <w:rsid w:val="009518D9"/>
    <w:rsid w:val="00951AF9"/>
    <w:rsid w:val="00951EF6"/>
    <w:rsid w:val="009521ED"/>
    <w:rsid w:val="009522B2"/>
    <w:rsid w:val="00952601"/>
    <w:rsid w:val="0095260B"/>
    <w:rsid w:val="0095261C"/>
    <w:rsid w:val="009526F2"/>
    <w:rsid w:val="009529C7"/>
    <w:rsid w:val="00952A24"/>
    <w:rsid w:val="00952B3C"/>
    <w:rsid w:val="00952BBC"/>
    <w:rsid w:val="00952E69"/>
    <w:rsid w:val="0095312E"/>
    <w:rsid w:val="00953335"/>
    <w:rsid w:val="00953957"/>
    <w:rsid w:val="00953AE8"/>
    <w:rsid w:val="00953B8C"/>
    <w:rsid w:val="00953ECE"/>
    <w:rsid w:val="00954118"/>
    <w:rsid w:val="009547B5"/>
    <w:rsid w:val="009548B3"/>
    <w:rsid w:val="00954E27"/>
    <w:rsid w:val="009556C5"/>
    <w:rsid w:val="009559A0"/>
    <w:rsid w:val="00956038"/>
    <w:rsid w:val="009560E9"/>
    <w:rsid w:val="009561B7"/>
    <w:rsid w:val="00956441"/>
    <w:rsid w:val="009566A3"/>
    <w:rsid w:val="00956AEC"/>
    <w:rsid w:val="00956B03"/>
    <w:rsid w:val="00956B44"/>
    <w:rsid w:val="00956C91"/>
    <w:rsid w:val="00956D29"/>
    <w:rsid w:val="00956DA3"/>
    <w:rsid w:val="00956E1B"/>
    <w:rsid w:val="00956ED2"/>
    <w:rsid w:val="00956EFA"/>
    <w:rsid w:val="00957074"/>
    <w:rsid w:val="0095708D"/>
    <w:rsid w:val="009571D7"/>
    <w:rsid w:val="009574E9"/>
    <w:rsid w:val="009577B1"/>
    <w:rsid w:val="009578F6"/>
    <w:rsid w:val="00957BBA"/>
    <w:rsid w:val="00960442"/>
    <w:rsid w:val="00960611"/>
    <w:rsid w:val="009606D0"/>
    <w:rsid w:val="00960715"/>
    <w:rsid w:val="009608BF"/>
    <w:rsid w:val="0096090E"/>
    <w:rsid w:val="00960963"/>
    <w:rsid w:val="00960DE5"/>
    <w:rsid w:val="0096119C"/>
    <w:rsid w:val="009613A2"/>
    <w:rsid w:val="0096144D"/>
    <w:rsid w:val="009619CA"/>
    <w:rsid w:val="00961AFB"/>
    <w:rsid w:val="00961C3F"/>
    <w:rsid w:val="009620C3"/>
    <w:rsid w:val="00962494"/>
    <w:rsid w:val="00962509"/>
    <w:rsid w:val="0096250E"/>
    <w:rsid w:val="009626A6"/>
    <w:rsid w:val="0096297F"/>
    <w:rsid w:val="00962A47"/>
    <w:rsid w:val="00962C91"/>
    <w:rsid w:val="00962D4D"/>
    <w:rsid w:val="00962E12"/>
    <w:rsid w:val="009630F2"/>
    <w:rsid w:val="009631F8"/>
    <w:rsid w:val="009637A3"/>
    <w:rsid w:val="00963830"/>
    <w:rsid w:val="00963983"/>
    <w:rsid w:val="00963A01"/>
    <w:rsid w:val="00963A7E"/>
    <w:rsid w:val="00963E55"/>
    <w:rsid w:val="00964455"/>
    <w:rsid w:val="009644F9"/>
    <w:rsid w:val="009645C6"/>
    <w:rsid w:val="0096473E"/>
    <w:rsid w:val="00964D89"/>
    <w:rsid w:val="00964EDF"/>
    <w:rsid w:val="0096508F"/>
    <w:rsid w:val="00965178"/>
    <w:rsid w:val="0096529E"/>
    <w:rsid w:val="009654F4"/>
    <w:rsid w:val="009656F5"/>
    <w:rsid w:val="009656FC"/>
    <w:rsid w:val="00965960"/>
    <w:rsid w:val="00965A1E"/>
    <w:rsid w:val="00965FDB"/>
    <w:rsid w:val="009660FC"/>
    <w:rsid w:val="00966219"/>
    <w:rsid w:val="0096625B"/>
    <w:rsid w:val="009663D8"/>
    <w:rsid w:val="0096644B"/>
    <w:rsid w:val="0096677E"/>
    <w:rsid w:val="009667D2"/>
    <w:rsid w:val="00966974"/>
    <w:rsid w:val="00966B09"/>
    <w:rsid w:val="00966D57"/>
    <w:rsid w:val="00966E42"/>
    <w:rsid w:val="00966E4B"/>
    <w:rsid w:val="00966F5A"/>
    <w:rsid w:val="0096721A"/>
    <w:rsid w:val="0096754E"/>
    <w:rsid w:val="00967861"/>
    <w:rsid w:val="00967881"/>
    <w:rsid w:val="009678FB"/>
    <w:rsid w:val="00967BE2"/>
    <w:rsid w:val="00967DB8"/>
    <w:rsid w:val="009707CC"/>
    <w:rsid w:val="00970A79"/>
    <w:rsid w:val="00971161"/>
    <w:rsid w:val="00971769"/>
    <w:rsid w:val="00971960"/>
    <w:rsid w:val="0097199F"/>
    <w:rsid w:val="009719E8"/>
    <w:rsid w:val="00971A09"/>
    <w:rsid w:val="00971BC2"/>
    <w:rsid w:val="00971BDA"/>
    <w:rsid w:val="00971C0B"/>
    <w:rsid w:val="00971D12"/>
    <w:rsid w:val="009722C8"/>
    <w:rsid w:val="0097272D"/>
    <w:rsid w:val="00972738"/>
    <w:rsid w:val="009727FF"/>
    <w:rsid w:val="0097297B"/>
    <w:rsid w:val="00972C9A"/>
    <w:rsid w:val="00972CB9"/>
    <w:rsid w:val="00973154"/>
    <w:rsid w:val="00973279"/>
    <w:rsid w:val="00973523"/>
    <w:rsid w:val="009736F6"/>
    <w:rsid w:val="009737FF"/>
    <w:rsid w:val="0097390F"/>
    <w:rsid w:val="0097391F"/>
    <w:rsid w:val="00973BEA"/>
    <w:rsid w:val="00973C54"/>
    <w:rsid w:val="00973D0A"/>
    <w:rsid w:val="00973E57"/>
    <w:rsid w:val="009741E7"/>
    <w:rsid w:val="00974721"/>
    <w:rsid w:val="0097494B"/>
    <w:rsid w:val="00974AFC"/>
    <w:rsid w:val="00974B3C"/>
    <w:rsid w:val="00974B72"/>
    <w:rsid w:val="00974BAF"/>
    <w:rsid w:val="00974F53"/>
    <w:rsid w:val="00974F6F"/>
    <w:rsid w:val="009757A0"/>
    <w:rsid w:val="009757E9"/>
    <w:rsid w:val="009757EA"/>
    <w:rsid w:val="00975887"/>
    <w:rsid w:val="00975937"/>
    <w:rsid w:val="00975BF2"/>
    <w:rsid w:val="00975C5B"/>
    <w:rsid w:val="00975F91"/>
    <w:rsid w:val="00976006"/>
    <w:rsid w:val="009767FE"/>
    <w:rsid w:val="00976EFA"/>
    <w:rsid w:val="00976FB7"/>
    <w:rsid w:val="009775DD"/>
    <w:rsid w:val="00977729"/>
    <w:rsid w:val="00977927"/>
    <w:rsid w:val="00977B9E"/>
    <w:rsid w:val="00977F3F"/>
    <w:rsid w:val="00977F88"/>
    <w:rsid w:val="00980323"/>
    <w:rsid w:val="0098080B"/>
    <w:rsid w:val="009809B2"/>
    <w:rsid w:val="00980EA9"/>
    <w:rsid w:val="00981493"/>
    <w:rsid w:val="0098161E"/>
    <w:rsid w:val="00981828"/>
    <w:rsid w:val="009818E7"/>
    <w:rsid w:val="00981AC5"/>
    <w:rsid w:val="00981B3B"/>
    <w:rsid w:val="00981BF0"/>
    <w:rsid w:val="00981D36"/>
    <w:rsid w:val="00981D38"/>
    <w:rsid w:val="00981F36"/>
    <w:rsid w:val="009821A9"/>
    <w:rsid w:val="0098248B"/>
    <w:rsid w:val="00982ABD"/>
    <w:rsid w:val="00983058"/>
    <w:rsid w:val="00983075"/>
    <w:rsid w:val="009831A1"/>
    <w:rsid w:val="009831D9"/>
    <w:rsid w:val="009834F4"/>
    <w:rsid w:val="00983695"/>
    <w:rsid w:val="00983947"/>
    <w:rsid w:val="009845B6"/>
    <w:rsid w:val="009848A9"/>
    <w:rsid w:val="00984C39"/>
    <w:rsid w:val="00984D29"/>
    <w:rsid w:val="00984EB5"/>
    <w:rsid w:val="009853C0"/>
    <w:rsid w:val="0098564C"/>
    <w:rsid w:val="0098590E"/>
    <w:rsid w:val="00985994"/>
    <w:rsid w:val="00985AD8"/>
    <w:rsid w:val="00985C55"/>
    <w:rsid w:val="00985D89"/>
    <w:rsid w:val="00985FBB"/>
    <w:rsid w:val="0098606A"/>
    <w:rsid w:val="009861B9"/>
    <w:rsid w:val="00986444"/>
    <w:rsid w:val="009864D7"/>
    <w:rsid w:val="009865BF"/>
    <w:rsid w:val="0098669C"/>
    <w:rsid w:val="00986B51"/>
    <w:rsid w:val="00986FD3"/>
    <w:rsid w:val="009871C8"/>
    <w:rsid w:val="00987748"/>
    <w:rsid w:val="009877DF"/>
    <w:rsid w:val="0098799E"/>
    <w:rsid w:val="00987D06"/>
    <w:rsid w:val="00987D46"/>
    <w:rsid w:val="00987E09"/>
    <w:rsid w:val="00990056"/>
    <w:rsid w:val="009901FB"/>
    <w:rsid w:val="009908B9"/>
    <w:rsid w:val="0099091D"/>
    <w:rsid w:val="00990F17"/>
    <w:rsid w:val="00990F53"/>
    <w:rsid w:val="00991090"/>
    <w:rsid w:val="009913ED"/>
    <w:rsid w:val="009914DB"/>
    <w:rsid w:val="009914E7"/>
    <w:rsid w:val="009915CA"/>
    <w:rsid w:val="00991668"/>
    <w:rsid w:val="00991930"/>
    <w:rsid w:val="009919C2"/>
    <w:rsid w:val="00991A04"/>
    <w:rsid w:val="00991F30"/>
    <w:rsid w:val="0099201B"/>
    <w:rsid w:val="00992511"/>
    <w:rsid w:val="00992CC8"/>
    <w:rsid w:val="00992E3F"/>
    <w:rsid w:val="009930DB"/>
    <w:rsid w:val="00993412"/>
    <w:rsid w:val="00993552"/>
    <w:rsid w:val="00993639"/>
    <w:rsid w:val="00993657"/>
    <w:rsid w:val="00993693"/>
    <w:rsid w:val="00993985"/>
    <w:rsid w:val="00993BF0"/>
    <w:rsid w:val="00993D65"/>
    <w:rsid w:val="00993DBD"/>
    <w:rsid w:val="009946FB"/>
    <w:rsid w:val="009949B3"/>
    <w:rsid w:val="00994E79"/>
    <w:rsid w:val="009953EA"/>
    <w:rsid w:val="0099569D"/>
    <w:rsid w:val="00995A04"/>
    <w:rsid w:val="00995C7C"/>
    <w:rsid w:val="00995E60"/>
    <w:rsid w:val="0099633F"/>
    <w:rsid w:val="009963DD"/>
    <w:rsid w:val="009964E2"/>
    <w:rsid w:val="0099651F"/>
    <w:rsid w:val="009965A4"/>
    <w:rsid w:val="00996C26"/>
    <w:rsid w:val="00996CE3"/>
    <w:rsid w:val="00996D6D"/>
    <w:rsid w:val="0099700F"/>
    <w:rsid w:val="009971A2"/>
    <w:rsid w:val="009971F3"/>
    <w:rsid w:val="009973F8"/>
    <w:rsid w:val="00997585"/>
    <w:rsid w:val="00997772"/>
    <w:rsid w:val="009977FA"/>
    <w:rsid w:val="009978DD"/>
    <w:rsid w:val="00997B12"/>
    <w:rsid w:val="00997BFD"/>
    <w:rsid w:val="00997F75"/>
    <w:rsid w:val="009A01B0"/>
    <w:rsid w:val="009A0264"/>
    <w:rsid w:val="009A058F"/>
    <w:rsid w:val="009A0880"/>
    <w:rsid w:val="009A0CB1"/>
    <w:rsid w:val="009A1138"/>
    <w:rsid w:val="009A1763"/>
    <w:rsid w:val="009A18EC"/>
    <w:rsid w:val="009A1A31"/>
    <w:rsid w:val="009A1CF3"/>
    <w:rsid w:val="009A1F1B"/>
    <w:rsid w:val="009A2256"/>
    <w:rsid w:val="009A280A"/>
    <w:rsid w:val="009A28B7"/>
    <w:rsid w:val="009A28EB"/>
    <w:rsid w:val="009A2BBF"/>
    <w:rsid w:val="009A3145"/>
    <w:rsid w:val="009A326F"/>
    <w:rsid w:val="009A3378"/>
    <w:rsid w:val="009A39D1"/>
    <w:rsid w:val="009A3C9A"/>
    <w:rsid w:val="009A3DAD"/>
    <w:rsid w:val="009A3E31"/>
    <w:rsid w:val="009A4068"/>
    <w:rsid w:val="009A40A4"/>
    <w:rsid w:val="009A415A"/>
    <w:rsid w:val="009A42B2"/>
    <w:rsid w:val="009A438A"/>
    <w:rsid w:val="009A43D2"/>
    <w:rsid w:val="009A458B"/>
    <w:rsid w:val="009A47B3"/>
    <w:rsid w:val="009A4BAF"/>
    <w:rsid w:val="009A4C6B"/>
    <w:rsid w:val="009A50D4"/>
    <w:rsid w:val="009A50F1"/>
    <w:rsid w:val="009A5210"/>
    <w:rsid w:val="009A526C"/>
    <w:rsid w:val="009A54EE"/>
    <w:rsid w:val="009A5615"/>
    <w:rsid w:val="009A572D"/>
    <w:rsid w:val="009A576E"/>
    <w:rsid w:val="009A5C2D"/>
    <w:rsid w:val="009A6221"/>
    <w:rsid w:val="009A64C7"/>
    <w:rsid w:val="009A6701"/>
    <w:rsid w:val="009A6873"/>
    <w:rsid w:val="009A6C3A"/>
    <w:rsid w:val="009A6C58"/>
    <w:rsid w:val="009A6CA4"/>
    <w:rsid w:val="009A6D1C"/>
    <w:rsid w:val="009A6EAC"/>
    <w:rsid w:val="009A6FE4"/>
    <w:rsid w:val="009A7039"/>
    <w:rsid w:val="009A7192"/>
    <w:rsid w:val="009A71A8"/>
    <w:rsid w:val="009A7339"/>
    <w:rsid w:val="009A7502"/>
    <w:rsid w:val="009A75B1"/>
    <w:rsid w:val="009A776B"/>
    <w:rsid w:val="009A7A01"/>
    <w:rsid w:val="009A7B9A"/>
    <w:rsid w:val="009A7FF8"/>
    <w:rsid w:val="009B02DD"/>
    <w:rsid w:val="009B048E"/>
    <w:rsid w:val="009B05B0"/>
    <w:rsid w:val="009B05D6"/>
    <w:rsid w:val="009B05F5"/>
    <w:rsid w:val="009B06CD"/>
    <w:rsid w:val="009B08CE"/>
    <w:rsid w:val="009B09AA"/>
    <w:rsid w:val="009B09B4"/>
    <w:rsid w:val="009B09F2"/>
    <w:rsid w:val="009B0B07"/>
    <w:rsid w:val="009B0B86"/>
    <w:rsid w:val="009B0C41"/>
    <w:rsid w:val="009B1197"/>
    <w:rsid w:val="009B1211"/>
    <w:rsid w:val="009B12D5"/>
    <w:rsid w:val="009B1443"/>
    <w:rsid w:val="009B159E"/>
    <w:rsid w:val="009B1879"/>
    <w:rsid w:val="009B18F8"/>
    <w:rsid w:val="009B1947"/>
    <w:rsid w:val="009B198F"/>
    <w:rsid w:val="009B1B66"/>
    <w:rsid w:val="009B1DD1"/>
    <w:rsid w:val="009B2144"/>
    <w:rsid w:val="009B219E"/>
    <w:rsid w:val="009B2237"/>
    <w:rsid w:val="009B2346"/>
    <w:rsid w:val="009B23D6"/>
    <w:rsid w:val="009B2504"/>
    <w:rsid w:val="009B25E4"/>
    <w:rsid w:val="009B2873"/>
    <w:rsid w:val="009B3153"/>
    <w:rsid w:val="009B31E2"/>
    <w:rsid w:val="009B3205"/>
    <w:rsid w:val="009B33B9"/>
    <w:rsid w:val="009B36EE"/>
    <w:rsid w:val="009B3A1A"/>
    <w:rsid w:val="009B3B60"/>
    <w:rsid w:val="009B3D57"/>
    <w:rsid w:val="009B3D69"/>
    <w:rsid w:val="009B48E6"/>
    <w:rsid w:val="009B4C6F"/>
    <w:rsid w:val="009B4F01"/>
    <w:rsid w:val="009B533A"/>
    <w:rsid w:val="009B5349"/>
    <w:rsid w:val="009B5471"/>
    <w:rsid w:val="009B5A0D"/>
    <w:rsid w:val="009B5CD3"/>
    <w:rsid w:val="009B5FB3"/>
    <w:rsid w:val="009B60D7"/>
    <w:rsid w:val="009B635A"/>
    <w:rsid w:val="009B664F"/>
    <w:rsid w:val="009B67EB"/>
    <w:rsid w:val="009B68EE"/>
    <w:rsid w:val="009B6A4A"/>
    <w:rsid w:val="009B6C93"/>
    <w:rsid w:val="009B6DA7"/>
    <w:rsid w:val="009B7028"/>
    <w:rsid w:val="009B7379"/>
    <w:rsid w:val="009B75D2"/>
    <w:rsid w:val="009B7B09"/>
    <w:rsid w:val="009B7C46"/>
    <w:rsid w:val="009B7CF5"/>
    <w:rsid w:val="009C021B"/>
    <w:rsid w:val="009C0439"/>
    <w:rsid w:val="009C084B"/>
    <w:rsid w:val="009C0AB7"/>
    <w:rsid w:val="009C0AC6"/>
    <w:rsid w:val="009C0CDB"/>
    <w:rsid w:val="009C0D69"/>
    <w:rsid w:val="009C0E32"/>
    <w:rsid w:val="009C0ECE"/>
    <w:rsid w:val="009C10A8"/>
    <w:rsid w:val="009C14B8"/>
    <w:rsid w:val="009C15EC"/>
    <w:rsid w:val="009C1AC6"/>
    <w:rsid w:val="009C1B71"/>
    <w:rsid w:val="009C1C18"/>
    <w:rsid w:val="009C1D3B"/>
    <w:rsid w:val="009C2214"/>
    <w:rsid w:val="009C2478"/>
    <w:rsid w:val="009C248B"/>
    <w:rsid w:val="009C2511"/>
    <w:rsid w:val="009C2A0C"/>
    <w:rsid w:val="009C2A21"/>
    <w:rsid w:val="009C2DAD"/>
    <w:rsid w:val="009C310E"/>
    <w:rsid w:val="009C340D"/>
    <w:rsid w:val="009C3521"/>
    <w:rsid w:val="009C37F3"/>
    <w:rsid w:val="009C3987"/>
    <w:rsid w:val="009C3AFE"/>
    <w:rsid w:val="009C3BFF"/>
    <w:rsid w:val="009C3D50"/>
    <w:rsid w:val="009C3D54"/>
    <w:rsid w:val="009C433A"/>
    <w:rsid w:val="009C4A71"/>
    <w:rsid w:val="009C4B3C"/>
    <w:rsid w:val="009C4FA2"/>
    <w:rsid w:val="009C4FAC"/>
    <w:rsid w:val="009C5485"/>
    <w:rsid w:val="009C54CC"/>
    <w:rsid w:val="009C54D1"/>
    <w:rsid w:val="009C5DB6"/>
    <w:rsid w:val="009C5E4E"/>
    <w:rsid w:val="009C6212"/>
    <w:rsid w:val="009C6287"/>
    <w:rsid w:val="009C63E5"/>
    <w:rsid w:val="009C6446"/>
    <w:rsid w:val="009C6542"/>
    <w:rsid w:val="009C6662"/>
    <w:rsid w:val="009C6744"/>
    <w:rsid w:val="009C6918"/>
    <w:rsid w:val="009C6DC1"/>
    <w:rsid w:val="009C6E5D"/>
    <w:rsid w:val="009C6FDB"/>
    <w:rsid w:val="009C710D"/>
    <w:rsid w:val="009C71AB"/>
    <w:rsid w:val="009C7404"/>
    <w:rsid w:val="009C78AA"/>
    <w:rsid w:val="009C7B88"/>
    <w:rsid w:val="009C7CA9"/>
    <w:rsid w:val="009C7EBB"/>
    <w:rsid w:val="009C7FFD"/>
    <w:rsid w:val="009D0084"/>
    <w:rsid w:val="009D05DB"/>
    <w:rsid w:val="009D061A"/>
    <w:rsid w:val="009D089A"/>
    <w:rsid w:val="009D0C85"/>
    <w:rsid w:val="009D0CBC"/>
    <w:rsid w:val="009D11D1"/>
    <w:rsid w:val="009D1315"/>
    <w:rsid w:val="009D15AE"/>
    <w:rsid w:val="009D1667"/>
    <w:rsid w:val="009D18A3"/>
    <w:rsid w:val="009D1A98"/>
    <w:rsid w:val="009D1B05"/>
    <w:rsid w:val="009D1C72"/>
    <w:rsid w:val="009D1CF4"/>
    <w:rsid w:val="009D1D30"/>
    <w:rsid w:val="009D1F08"/>
    <w:rsid w:val="009D2167"/>
    <w:rsid w:val="009D21AB"/>
    <w:rsid w:val="009D2231"/>
    <w:rsid w:val="009D249E"/>
    <w:rsid w:val="009D2B37"/>
    <w:rsid w:val="009D2F03"/>
    <w:rsid w:val="009D2FA1"/>
    <w:rsid w:val="009D30D3"/>
    <w:rsid w:val="009D3176"/>
    <w:rsid w:val="009D318F"/>
    <w:rsid w:val="009D34A3"/>
    <w:rsid w:val="009D3630"/>
    <w:rsid w:val="009D36C1"/>
    <w:rsid w:val="009D36F7"/>
    <w:rsid w:val="009D3720"/>
    <w:rsid w:val="009D3958"/>
    <w:rsid w:val="009D3A7F"/>
    <w:rsid w:val="009D3A95"/>
    <w:rsid w:val="009D3EDD"/>
    <w:rsid w:val="009D4074"/>
    <w:rsid w:val="009D40FF"/>
    <w:rsid w:val="009D4181"/>
    <w:rsid w:val="009D4359"/>
    <w:rsid w:val="009D43CC"/>
    <w:rsid w:val="009D4510"/>
    <w:rsid w:val="009D48C3"/>
    <w:rsid w:val="009D4917"/>
    <w:rsid w:val="009D4A3C"/>
    <w:rsid w:val="009D4D8F"/>
    <w:rsid w:val="009D4FCF"/>
    <w:rsid w:val="009D4FE1"/>
    <w:rsid w:val="009D501A"/>
    <w:rsid w:val="009D5180"/>
    <w:rsid w:val="009D54E4"/>
    <w:rsid w:val="009D581D"/>
    <w:rsid w:val="009D5A98"/>
    <w:rsid w:val="009D5BF5"/>
    <w:rsid w:val="009D651E"/>
    <w:rsid w:val="009D6547"/>
    <w:rsid w:val="009D659C"/>
    <w:rsid w:val="009D660B"/>
    <w:rsid w:val="009D68A7"/>
    <w:rsid w:val="009D6940"/>
    <w:rsid w:val="009D6A54"/>
    <w:rsid w:val="009D6AD1"/>
    <w:rsid w:val="009D6BD5"/>
    <w:rsid w:val="009D712D"/>
    <w:rsid w:val="009D745F"/>
    <w:rsid w:val="009D74FE"/>
    <w:rsid w:val="009D7A9D"/>
    <w:rsid w:val="009D7C30"/>
    <w:rsid w:val="009E01F7"/>
    <w:rsid w:val="009E048B"/>
    <w:rsid w:val="009E07DF"/>
    <w:rsid w:val="009E080F"/>
    <w:rsid w:val="009E0F02"/>
    <w:rsid w:val="009E0F22"/>
    <w:rsid w:val="009E0F66"/>
    <w:rsid w:val="009E105F"/>
    <w:rsid w:val="009E179E"/>
    <w:rsid w:val="009E1872"/>
    <w:rsid w:val="009E23B3"/>
    <w:rsid w:val="009E28FF"/>
    <w:rsid w:val="009E2C09"/>
    <w:rsid w:val="009E30C4"/>
    <w:rsid w:val="009E3138"/>
    <w:rsid w:val="009E33BD"/>
    <w:rsid w:val="009E3410"/>
    <w:rsid w:val="009E36EB"/>
    <w:rsid w:val="009E36F5"/>
    <w:rsid w:val="009E391D"/>
    <w:rsid w:val="009E39A6"/>
    <w:rsid w:val="009E3AC3"/>
    <w:rsid w:val="009E3B16"/>
    <w:rsid w:val="009E3D15"/>
    <w:rsid w:val="009E3F0A"/>
    <w:rsid w:val="009E40EF"/>
    <w:rsid w:val="009E4122"/>
    <w:rsid w:val="009E44EA"/>
    <w:rsid w:val="009E46C3"/>
    <w:rsid w:val="009E476A"/>
    <w:rsid w:val="009E47A8"/>
    <w:rsid w:val="009E4AF2"/>
    <w:rsid w:val="009E4AFF"/>
    <w:rsid w:val="009E4BA9"/>
    <w:rsid w:val="009E4D24"/>
    <w:rsid w:val="009E4F70"/>
    <w:rsid w:val="009E534D"/>
    <w:rsid w:val="009E549E"/>
    <w:rsid w:val="009E58B5"/>
    <w:rsid w:val="009E5A15"/>
    <w:rsid w:val="009E6197"/>
    <w:rsid w:val="009E66D6"/>
    <w:rsid w:val="009E68F5"/>
    <w:rsid w:val="009E710A"/>
    <w:rsid w:val="009E713E"/>
    <w:rsid w:val="009E71EA"/>
    <w:rsid w:val="009E7284"/>
    <w:rsid w:val="009E751F"/>
    <w:rsid w:val="009E774A"/>
    <w:rsid w:val="009E7957"/>
    <w:rsid w:val="009E7BBE"/>
    <w:rsid w:val="009E7C94"/>
    <w:rsid w:val="009E7CDC"/>
    <w:rsid w:val="009E7ECE"/>
    <w:rsid w:val="009F004A"/>
    <w:rsid w:val="009F032B"/>
    <w:rsid w:val="009F0631"/>
    <w:rsid w:val="009F0659"/>
    <w:rsid w:val="009F0758"/>
    <w:rsid w:val="009F0852"/>
    <w:rsid w:val="009F0A61"/>
    <w:rsid w:val="009F0B76"/>
    <w:rsid w:val="009F0C12"/>
    <w:rsid w:val="009F0D4D"/>
    <w:rsid w:val="009F0F17"/>
    <w:rsid w:val="009F12C1"/>
    <w:rsid w:val="009F1530"/>
    <w:rsid w:val="009F1729"/>
    <w:rsid w:val="009F192B"/>
    <w:rsid w:val="009F1E0A"/>
    <w:rsid w:val="009F1E20"/>
    <w:rsid w:val="009F1F15"/>
    <w:rsid w:val="009F2053"/>
    <w:rsid w:val="009F20F0"/>
    <w:rsid w:val="009F222D"/>
    <w:rsid w:val="009F2425"/>
    <w:rsid w:val="009F2562"/>
    <w:rsid w:val="009F26B6"/>
    <w:rsid w:val="009F28D5"/>
    <w:rsid w:val="009F2A15"/>
    <w:rsid w:val="009F3040"/>
    <w:rsid w:val="009F30CD"/>
    <w:rsid w:val="009F3220"/>
    <w:rsid w:val="009F33F7"/>
    <w:rsid w:val="009F342C"/>
    <w:rsid w:val="009F3450"/>
    <w:rsid w:val="009F3508"/>
    <w:rsid w:val="009F3527"/>
    <w:rsid w:val="009F3755"/>
    <w:rsid w:val="009F37D0"/>
    <w:rsid w:val="009F3C68"/>
    <w:rsid w:val="009F3DAE"/>
    <w:rsid w:val="009F3ED0"/>
    <w:rsid w:val="009F4761"/>
    <w:rsid w:val="009F487B"/>
    <w:rsid w:val="009F4CBA"/>
    <w:rsid w:val="009F4D71"/>
    <w:rsid w:val="009F4DC8"/>
    <w:rsid w:val="009F5146"/>
    <w:rsid w:val="009F5199"/>
    <w:rsid w:val="009F52CA"/>
    <w:rsid w:val="009F531F"/>
    <w:rsid w:val="009F5BEF"/>
    <w:rsid w:val="009F5CF3"/>
    <w:rsid w:val="009F604D"/>
    <w:rsid w:val="009F65C0"/>
    <w:rsid w:val="009F67B9"/>
    <w:rsid w:val="009F6D80"/>
    <w:rsid w:val="009F73C8"/>
    <w:rsid w:val="009F7956"/>
    <w:rsid w:val="009F7979"/>
    <w:rsid w:val="009F79F8"/>
    <w:rsid w:val="009F7D68"/>
    <w:rsid w:val="009F7E4D"/>
    <w:rsid w:val="00A00220"/>
    <w:rsid w:val="00A00296"/>
    <w:rsid w:val="00A002F0"/>
    <w:rsid w:val="00A00589"/>
    <w:rsid w:val="00A0073E"/>
    <w:rsid w:val="00A00B27"/>
    <w:rsid w:val="00A00CD3"/>
    <w:rsid w:val="00A01090"/>
    <w:rsid w:val="00A010F0"/>
    <w:rsid w:val="00A01125"/>
    <w:rsid w:val="00A017B5"/>
    <w:rsid w:val="00A0194A"/>
    <w:rsid w:val="00A01AB2"/>
    <w:rsid w:val="00A01B5A"/>
    <w:rsid w:val="00A01D0B"/>
    <w:rsid w:val="00A01FF8"/>
    <w:rsid w:val="00A023A5"/>
    <w:rsid w:val="00A02A50"/>
    <w:rsid w:val="00A03CA7"/>
    <w:rsid w:val="00A03DF8"/>
    <w:rsid w:val="00A03EC9"/>
    <w:rsid w:val="00A04089"/>
    <w:rsid w:val="00A0432C"/>
    <w:rsid w:val="00A0445E"/>
    <w:rsid w:val="00A0461B"/>
    <w:rsid w:val="00A04656"/>
    <w:rsid w:val="00A047E0"/>
    <w:rsid w:val="00A04ADE"/>
    <w:rsid w:val="00A04B38"/>
    <w:rsid w:val="00A04C1C"/>
    <w:rsid w:val="00A04D2E"/>
    <w:rsid w:val="00A04ED8"/>
    <w:rsid w:val="00A04F52"/>
    <w:rsid w:val="00A050DB"/>
    <w:rsid w:val="00A05193"/>
    <w:rsid w:val="00A052AA"/>
    <w:rsid w:val="00A05361"/>
    <w:rsid w:val="00A05510"/>
    <w:rsid w:val="00A0558F"/>
    <w:rsid w:val="00A0577B"/>
    <w:rsid w:val="00A059D4"/>
    <w:rsid w:val="00A05BB8"/>
    <w:rsid w:val="00A05F8F"/>
    <w:rsid w:val="00A06142"/>
    <w:rsid w:val="00A061E7"/>
    <w:rsid w:val="00A06427"/>
    <w:rsid w:val="00A065B7"/>
    <w:rsid w:val="00A0688A"/>
    <w:rsid w:val="00A0693A"/>
    <w:rsid w:val="00A06ADF"/>
    <w:rsid w:val="00A06B2A"/>
    <w:rsid w:val="00A07379"/>
    <w:rsid w:val="00A07463"/>
    <w:rsid w:val="00A07922"/>
    <w:rsid w:val="00A07B89"/>
    <w:rsid w:val="00A07E52"/>
    <w:rsid w:val="00A07E8B"/>
    <w:rsid w:val="00A10007"/>
    <w:rsid w:val="00A10326"/>
    <w:rsid w:val="00A103AE"/>
    <w:rsid w:val="00A103B3"/>
    <w:rsid w:val="00A104CF"/>
    <w:rsid w:val="00A10574"/>
    <w:rsid w:val="00A1091A"/>
    <w:rsid w:val="00A10EE4"/>
    <w:rsid w:val="00A10FB8"/>
    <w:rsid w:val="00A116B6"/>
    <w:rsid w:val="00A1184B"/>
    <w:rsid w:val="00A11BD5"/>
    <w:rsid w:val="00A11D9A"/>
    <w:rsid w:val="00A11EE0"/>
    <w:rsid w:val="00A12173"/>
    <w:rsid w:val="00A12215"/>
    <w:rsid w:val="00A122DB"/>
    <w:rsid w:val="00A1240D"/>
    <w:rsid w:val="00A125AD"/>
    <w:rsid w:val="00A1279B"/>
    <w:rsid w:val="00A12B06"/>
    <w:rsid w:val="00A12D6D"/>
    <w:rsid w:val="00A12F53"/>
    <w:rsid w:val="00A13038"/>
    <w:rsid w:val="00A1309F"/>
    <w:rsid w:val="00A13277"/>
    <w:rsid w:val="00A132BE"/>
    <w:rsid w:val="00A132E9"/>
    <w:rsid w:val="00A13509"/>
    <w:rsid w:val="00A13542"/>
    <w:rsid w:val="00A13667"/>
    <w:rsid w:val="00A137B5"/>
    <w:rsid w:val="00A13CDF"/>
    <w:rsid w:val="00A13E11"/>
    <w:rsid w:val="00A14114"/>
    <w:rsid w:val="00A14296"/>
    <w:rsid w:val="00A14560"/>
    <w:rsid w:val="00A145E4"/>
    <w:rsid w:val="00A148DF"/>
    <w:rsid w:val="00A14B49"/>
    <w:rsid w:val="00A14D9D"/>
    <w:rsid w:val="00A14EAD"/>
    <w:rsid w:val="00A150B5"/>
    <w:rsid w:val="00A15100"/>
    <w:rsid w:val="00A1518F"/>
    <w:rsid w:val="00A15485"/>
    <w:rsid w:val="00A1586A"/>
    <w:rsid w:val="00A15A24"/>
    <w:rsid w:val="00A15A49"/>
    <w:rsid w:val="00A15C46"/>
    <w:rsid w:val="00A15D7E"/>
    <w:rsid w:val="00A15DF4"/>
    <w:rsid w:val="00A15F27"/>
    <w:rsid w:val="00A16247"/>
    <w:rsid w:val="00A163A2"/>
    <w:rsid w:val="00A163E4"/>
    <w:rsid w:val="00A16481"/>
    <w:rsid w:val="00A165DD"/>
    <w:rsid w:val="00A1696C"/>
    <w:rsid w:val="00A16A58"/>
    <w:rsid w:val="00A16AF1"/>
    <w:rsid w:val="00A16EC0"/>
    <w:rsid w:val="00A16FD9"/>
    <w:rsid w:val="00A17087"/>
    <w:rsid w:val="00A17254"/>
    <w:rsid w:val="00A1727E"/>
    <w:rsid w:val="00A173BD"/>
    <w:rsid w:val="00A174A3"/>
    <w:rsid w:val="00A1767B"/>
    <w:rsid w:val="00A17915"/>
    <w:rsid w:val="00A1795B"/>
    <w:rsid w:val="00A17A4C"/>
    <w:rsid w:val="00A17A5D"/>
    <w:rsid w:val="00A17CE6"/>
    <w:rsid w:val="00A200DC"/>
    <w:rsid w:val="00A20176"/>
    <w:rsid w:val="00A20229"/>
    <w:rsid w:val="00A2025D"/>
    <w:rsid w:val="00A20289"/>
    <w:rsid w:val="00A20540"/>
    <w:rsid w:val="00A20542"/>
    <w:rsid w:val="00A2072B"/>
    <w:rsid w:val="00A2075B"/>
    <w:rsid w:val="00A20830"/>
    <w:rsid w:val="00A20A32"/>
    <w:rsid w:val="00A20B95"/>
    <w:rsid w:val="00A20D5A"/>
    <w:rsid w:val="00A20DC8"/>
    <w:rsid w:val="00A2135E"/>
    <w:rsid w:val="00A2149E"/>
    <w:rsid w:val="00A218C4"/>
    <w:rsid w:val="00A21E0E"/>
    <w:rsid w:val="00A222F8"/>
    <w:rsid w:val="00A22337"/>
    <w:rsid w:val="00A223B4"/>
    <w:rsid w:val="00A224FC"/>
    <w:rsid w:val="00A225C4"/>
    <w:rsid w:val="00A22627"/>
    <w:rsid w:val="00A22713"/>
    <w:rsid w:val="00A227EE"/>
    <w:rsid w:val="00A22897"/>
    <w:rsid w:val="00A22A7B"/>
    <w:rsid w:val="00A22B17"/>
    <w:rsid w:val="00A22F90"/>
    <w:rsid w:val="00A23375"/>
    <w:rsid w:val="00A23377"/>
    <w:rsid w:val="00A234B7"/>
    <w:rsid w:val="00A23CAA"/>
    <w:rsid w:val="00A23D6F"/>
    <w:rsid w:val="00A2428C"/>
    <w:rsid w:val="00A246F2"/>
    <w:rsid w:val="00A2486D"/>
    <w:rsid w:val="00A2493E"/>
    <w:rsid w:val="00A249CA"/>
    <w:rsid w:val="00A24BE3"/>
    <w:rsid w:val="00A251B7"/>
    <w:rsid w:val="00A25251"/>
    <w:rsid w:val="00A2584F"/>
    <w:rsid w:val="00A258AD"/>
    <w:rsid w:val="00A25980"/>
    <w:rsid w:val="00A25B0C"/>
    <w:rsid w:val="00A25D10"/>
    <w:rsid w:val="00A2632C"/>
    <w:rsid w:val="00A265F1"/>
    <w:rsid w:val="00A2672B"/>
    <w:rsid w:val="00A26B21"/>
    <w:rsid w:val="00A26DD7"/>
    <w:rsid w:val="00A26EE9"/>
    <w:rsid w:val="00A2702B"/>
    <w:rsid w:val="00A270EA"/>
    <w:rsid w:val="00A27135"/>
    <w:rsid w:val="00A273A8"/>
    <w:rsid w:val="00A273F5"/>
    <w:rsid w:val="00A27412"/>
    <w:rsid w:val="00A2770C"/>
    <w:rsid w:val="00A278BE"/>
    <w:rsid w:val="00A278CC"/>
    <w:rsid w:val="00A27D01"/>
    <w:rsid w:val="00A3081E"/>
    <w:rsid w:val="00A30B7F"/>
    <w:rsid w:val="00A30BF7"/>
    <w:rsid w:val="00A30D35"/>
    <w:rsid w:val="00A3131F"/>
    <w:rsid w:val="00A313D2"/>
    <w:rsid w:val="00A317BC"/>
    <w:rsid w:val="00A31A51"/>
    <w:rsid w:val="00A31E9F"/>
    <w:rsid w:val="00A31F69"/>
    <w:rsid w:val="00A327FE"/>
    <w:rsid w:val="00A32CB2"/>
    <w:rsid w:val="00A32D24"/>
    <w:rsid w:val="00A33012"/>
    <w:rsid w:val="00A3331C"/>
    <w:rsid w:val="00A33503"/>
    <w:rsid w:val="00A33704"/>
    <w:rsid w:val="00A33AF0"/>
    <w:rsid w:val="00A33CAE"/>
    <w:rsid w:val="00A33E83"/>
    <w:rsid w:val="00A33EE4"/>
    <w:rsid w:val="00A341B5"/>
    <w:rsid w:val="00A341EC"/>
    <w:rsid w:val="00A348A7"/>
    <w:rsid w:val="00A34A40"/>
    <w:rsid w:val="00A34AAF"/>
    <w:rsid w:val="00A34EF0"/>
    <w:rsid w:val="00A34FE4"/>
    <w:rsid w:val="00A35668"/>
    <w:rsid w:val="00A35798"/>
    <w:rsid w:val="00A35BB6"/>
    <w:rsid w:val="00A35C33"/>
    <w:rsid w:val="00A35C4F"/>
    <w:rsid w:val="00A35CA0"/>
    <w:rsid w:val="00A36108"/>
    <w:rsid w:val="00A36132"/>
    <w:rsid w:val="00A36296"/>
    <w:rsid w:val="00A364E7"/>
    <w:rsid w:val="00A3696E"/>
    <w:rsid w:val="00A36BF8"/>
    <w:rsid w:val="00A3758E"/>
    <w:rsid w:val="00A375E6"/>
    <w:rsid w:val="00A376F9"/>
    <w:rsid w:val="00A37B7E"/>
    <w:rsid w:val="00A37BAE"/>
    <w:rsid w:val="00A37BEC"/>
    <w:rsid w:val="00A4024C"/>
    <w:rsid w:val="00A402B1"/>
    <w:rsid w:val="00A40779"/>
    <w:rsid w:val="00A40814"/>
    <w:rsid w:val="00A40AAC"/>
    <w:rsid w:val="00A40CA3"/>
    <w:rsid w:val="00A41022"/>
    <w:rsid w:val="00A413AE"/>
    <w:rsid w:val="00A41898"/>
    <w:rsid w:val="00A4190B"/>
    <w:rsid w:val="00A41FB4"/>
    <w:rsid w:val="00A420E1"/>
    <w:rsid w:val="00A42419"/>
    <w:rsid w:val="00A4281C"/>
    <w:rsid w:val="00A42A05"/>
    <w:rsid w:val="00A42C51"/>
    <w:rsid w:val="00A42CA1"/>
    <w:rsid w:val="00A42DF6"/>
    <w:rsid w:val="00A43074"/>
    <w:rsid w:val="00A433A1"/>
    <w:rsid w:val="00A433F3"/>
    <w:rsid w:val="00A434A9"/>
    <w:rsid w:val="00A43895"/>
    <w:rsid w:val="00A438E1"/>
    <w:rsid w:val="00A43C1C"/>
    <w:rsid w:val="00A43CBE"/>
    <w:rsid w:val="00A43D23"/>
    <w:rsid w:val="00A43FB4"/>
    <w:rsid w:val="00A44CEB"/>
    <w:rsid w:val="00A44D4D"/>
    <w:rsid w:val="00A44E2F"/>
    <w:rsid w:val="00A44FB1"/>
    <w:rsid w:val="00A44FB2"/>
    <w:rsid w:val="00A4512E"/>
    <w:rsid w:val="00A4556F"/>
    <w:rsid w:val="00A45622"/>
    <w:rsid w:val="00A45EF9"/>
    <w:rsid w:val="00A45F22"/>
    <w:rsid w:val="00A46085"/>
    <w:rsid w:val="00A46259"/>
    <w:rsid w:val="00A46436"/>
    <w:rsid w:val="00A464FE"/>
    <w:rsid w:val="00A46539"/>
    <w:rsid w:val="00A4653C"/>
    <w:rsid w:val="00A467BE"/>
    <w:rsid w:val="00A467E6"/>
    <w:rsid w:val="00A46961"/>
    <w:rsid w:val="00A46C24"/>
    <w:rsid w:val="00A46C32"/>
    <w:rsid w:val="00A46C40"/>
    <w:rsid w:val="00A46D95"/>
    <w:rsid w:val="00A46FAD"/>
    <w:rsid w:val="00A470B9"/>
    <w:rsid w:val="00A47386"/>
    <w:rsid w:val="00A4793B"/>
    <w:rsid w:val="00A479DA"/>
    <w:rsid w:val="00A47CFF"/>
    <w:rsid w:val="00A47EE5"/>
    <w:rsid w:val="00A50140"/>
    <w:rsid w:val="00A5016F"/>
    <w:rsid w:val="00A502A9"/>
    <w:rsid w:val="00A50300"/>
    <w:rsid w:val="00A5032B"/>
    <w:rsid w:val="00A50497"/>
    <w:rsid w:val="00A50558"/>
    <w:rsid w:val="00A5056D"/>
    <w:rsid w:val="00A50997"/>
    <w:rsid w:val="00A513AB"/>
    <w:rsid w:val="00A513C1"/>
    <w:rsid w:val="00A514ED"/>
    <w:rsid w:val="00A51C38"/>
    <w:rsid w:val="00A51C9B"/>
    <w:rsid w:val="00A521F6"/>
    <w:rsid w:val="00A52CAA"/>
    <w:rsid w:val="00A52F84"/>
    <w:rsid w:val="00A5317A"/>
    <w:rsid w:val="00A5338E"/>
    <w:rsid w:val="00A533E2"/>
    <w:rsid w:val="00A53A32"/>
    <w:rsid w:val="00A53C65"/>
    <w:rsid w:val="00A53D9A"/>
    <w:rsid w:val="00A53E71"/>
    <w:rsid w:val="00A53E92"/>
    <w:rsid w:val="00A53FF0"/>
    <w:rsid w:val="00A540E5"/>
    <w:rsid w:val="00A542D6"/>
    <w:rsid w:val="00A54356"/>
    <w:rsid w:val="00A5486B"/>
    <w:rsid w:val="00A54C20"/>
    <w:rsid w:val="00A54CA1"/>
    <w:rsid w:val="00A554A1"/>
    <w:rsid w:val="00A5559D"/>
    <w:rsid w:val="00A556BE"/>
    <w:rsid w:val="00A55CB8"/>
    <w:rsid w:val="00A55FD0"/>
    <w:rsid w:val="00A56216"/>
    <w:rsid w:val="00A5652B"/>
    <w:rsid w:val="00A5660D"/>
    <w:rsid w:val="00A5692D"/>
    <w:rsid w:val="00A56C87"/>
    <w:rsid w:val="00A56EB4"/>
    <w:rsid w:val="00A57138"/>
    <w:rsid w:val="00A57856"/>
    <w:rsid w:val="00A5794C"/>
    <w:rsid w:val="00A57CF5"/>
    <w:rsid w:val="00A57D15"/>
    <w:rsid w:val="00A603B6"/>
    <w:rsid w:val="00A60475"/>
    <w:rsid w:val="00A606BF"/>
    <w:rsid w:val="00A608A1"/>
    <w:rsid w:val="00A6107A"/>
    <w:rsid w:val="00A610B9"/>
    <w:rsid w:val="00A61208"/>
    <w:rsid w:val="00A61560"/>
    <w:rsid w:val="00A61760"/>
    <w:rsid w:val="00A618EC"/>
    <w:rsid w:val="00A61B1E"/>
    <w:rsid w:val="00A61C62"/>
    <w:rsid w:val="00A61E83"/>
    <w:rsid w:val="00A61F6E"/>
    <w:rsid w:val="00A620F6"/>
    <w:rsid w:val="00A62237"/>
    <w:rsid w:val="00A622E9"/>
    <w:rsid w:val="00A627C0"/>
    <w:rsid w:val="00A6294D"/>
    <w:rsid w:val="00A62B2F"/>
    <w:rsid w:val="00A62B9B"/>
    <w:rsid w:val="00A62BA0"/>
    <w:rsid w:val="00A63866"/>
    <w:rsid w:val="00A63873"/>
    <w:rsid w:val="00A638CA"/>
    <w:rsid w:val="00A6399C"/>
    <w:rsid w:val="00A63AFA"/>
    <w:rsid w:val="00A63D0F"/>
    <w:rsid w:val="00A63DCD"/>
    <w:rsid w:val="00A63F02"/>
    <w:rsid w:val="00A64112"/>
    <w:rsid w:val="00A64113"/>
    <w:rsid w:val="00A64496"/>
    <w:rsid w:val="00A64592"/>
    <w:rsid w:val="00A645DB"/>
    <w:rsid w:val="00A64847"/>
    <w:rsid w:val="00A64854"/>
    <w:rsid w:val="00A650D3"/>
    <w:rsid w:val="00A651B1"/>
    <w:rsid w:val="00A65219"/>
    <w:rsid w:val="00A653B6"/>
    <w:rsid w:val="00A653EF"/>
    <w:rsid w:val="00A65C9B"/>
    <w:rsid w:val="00A66469"/>
    <w:rsid w:val="00A66C62"/>
    <w:rsid w:val="00A66D97"/>
    <w:rsid w:val="00A66EC7"/>
    <w:rsid w:val="00A66FC9"/>
    <w:rsid w:val="00A6710B"/>
    <w:rsid w:val="00A67136"/>
    <w:rsid w:val="00A67173"/>
    <w:rsid w:val="00A67A69"/>
    <w:rsid w:val="00A67AA9"/>
    <w:rsid w:val="00A67B3C"/>
    <w:rsid w:val="00A67DEF"/>
    <w:rsid w:val="00A67FD1"/>
    <w:rsid w:val="00A7000A"/>
    <w:rsid w:val="00A701B3"/>
    <w:rsid w:val="00A7044D"/>
    <w:rsid w:val="00A704E0"/>
    <w:rsid w:val="00A7073C"/>
    <w:rsid w:val="00A707C5"/>
    <w:rsid w:val="00A70850"/>
    <w:rsid w:val="00A70AFC"/>
    <w:rsid w:val="00A70B21"/>
    <w:rsid w:val="00A70C1F"/>
    <w:rsid w:val="00A70F4A"/>
    <w:rsid w:val="00A70FFE"/>
    <w:rsid w:val="00A71267"/>
    <w:rsid w:val="00A71497"/>
    <w:rsid w:val="00A717D6"/>
    <w:rsid w:val="00A71C5D"/>
    <w:rsid w:val="00A71D69"/>
    <w:rsid w:val="00A71E46"/>
    <w:rsid w:val="00A71EEA"/>
    <w:rsid w:val="00A72392"/>
    <w:rsid w:val="00A72758"/>
    <w:rsid w:val="00A72887"/>
    <w:rsid w:val="00A7289F"/>
    <w:rsid w:val="00A72C30"/>
    <w:rsid w:val="00A72CB6"/>
    <w:rsid w:val="00A72D17"/>
    <w:rsid w:val="00A72F2F"/>
    <w:rsid w:val="00A732DD"/>
    <w:rsid w:val="00A732F8"/>
    <w:rsid w:val="00A7349A"/>
    <w:rsid w:val="00A735BB"/>
    <w:rsid w:val="00A738C0"/>
    <w:rsid w:val="00A73D5A"/>
    <w:rsid w:val="00A73FB6"/>
    <w:rsid w:val="00A74068"/>
    <w:rsid w:val="00A743BF"/>
    <w:rsid w:val="00A745BF"/>
    <w:rsid w:val="00A7484C"/>
    <w:rsid w:val="00A7486C"/>
    <w:rsid w:val="00A74AA1"/>
    <w:rsid w:val="00A74DF4"/>
    <w:rsid w:val="00A75032"/>
    <w:rsid w:val="00A755C4"/>
    <w:rsid w:val="00A75680"/>
    <w:rsid w:val="00A75809"/>
    <w:rsid w:val="00A7585A"/>
    <w:rsid w:val="00A75D53"/>
    <w:rsid w:val="00A75F0C"/>
    <w:rsid w:val="00A76239"/>
    <w:rsid w:val="00A76862"/>
    <w:rsid w:val="00A7696F"/>
    <w:rsid w:val="00A76E88"/>
    <w:rsid w:val="00A76EB3"/>
    <w:rsid w:val="00A76F61"/>
    <w:rsid w:val="00A773B0"/>
    <w:rsid w:val="00A773C1"/>
    <w:rsid w:val="00A773C3"/>
    <w:rsid w:val="00A7740B"/>
    <w:rsid w:val="00A7773B"/>
    <w:rsid w:val="00A77828"/>
    <w:rsid w:val="00A779E4"/>
    <w:rsid w:val="00A77AC4"/>
    <w:rsid w:val="00A77D83"/>
    <w:rsid w:val="00A77EF5"/>
    <w:rsid w:val="00A77F21"/>
    <w:rsid w:val="00A805EF"/>
    <w:rsid w:val="00A8088D"/>
    <w:rsid w:val="00A80A37"/>
    <w:rsid w:val="00A80B45"/>
    <w:rsid w:val="00A80B9D"/>
    <w:rsid w:val="00A80FA0"/>
    <w:rsid w:val="00A813DE"/>
    <w:rsid w:val="00A8173A"/>
    <w:rsid w:val="00A821E7"/>
    <w:rsid w:val="00A822DE"/>
    <w:rsid w:val="00A82332"/>
    <w:rsid w:val="00A82346"/>
    <w:rsid w:val="00A826B3"/>
    <w:rsid w:val="00A82A8D"/>
    <w:rsid w:val="00A82B3F"/>
    <w:rsid w:val="00A82DF5"/>
    <w:rsid w:val="00A82FAA"/>
    <w:rsid w:val="00A8313B"/>
    <w:rsid w:val="00A832E0"/>
    <w:rsid w:val="00A83420"/>
    <w:rsid w:val="00A8343A"/>
    <w:rsid w:val="00A8357A"/>
    <w:rsid w:val="00A83ABD"/>
    <w:rsid w:val="00A83D2C"/>
    <w:rsid w:val="00A83EF6"/>
    <w:rsid w:val="00A84774"/>
    <w:rsid w:val="00A847DB"/>
    <w:rsid w:val="00A84A09"/>
    <w:rsid w:val="00A84BFE"/>
    <w:rsid w:val="00A84C4D"/>
    <w:rsid w:val="00A85352"/>
    <w:rsid w:val="00A8550C"/>
    <w:rsid w:val="00A8558D"/>
    <w:rsid w:val="00A85736"/>
    <w:rsid w:val="00A85763"/>
    <w:rsid w:val="00A85779"/>
    <w:rsid w:val="00A85947"/>
    <w:rsid w:val="00A859A1"/>
    <w:rsid w:val="00A85A25"/>
    <w:rsid w:val="00A85A57"/>
    <w:rsid w:val="00A85CAD"/>
    <w:rsid w:val="00A85D2C"/>
    <w:rsid w:val="00A85DDD"/>
    <w:rsid w:val="00A85F87"/>
    <w:rsid w:val="00A86283"/>
    <w:rsid w:val="00A863D3"/>
    <w:rsid w:val="00A86513"/>
    <w:rsid w:val="00A865BC"/>
    <w:rsid w:val="00A86B4B"/>
    <w:rsid w:val="00A86C22"/>
    <w:rsid w:val="00A8713E"/>
    <w:rsid w:val="00A876D0"/>
    <w:rsid w:val="00A87877"/>
    <w:rsid w:val="00A9010B"/>
    <w:rsid w:val="00A901FA"/>
    <w:rsid w:val="00A90294"/>
    <w:rsid w:val="00A905EB"/>
    <w:rsid w:val="00A9093B"/>
    <w:rsid w:val="00A90A22"/>
    <w:rsid w:val="00A90A96"/>
    <w:rsid w:val="00A90FF6"/>
    <w:rsid w:val="00A9102D"/>
    <w:rsid w:val="00A91237"/>
    <w:rsid w:val="00A9128E"/>
    <w:rsid w:val="00A91448"/>
    <w:rsid w:val="00A91512"/>
    <w:rsid w:val="00A91882"/>
    <w:rsid w:val="00A91F8B"/>
    <w:rsid w:val="00A92409"/>
    <w:rsid w:val="00A926B7"/>
    <w:rsid w:val="00A926CD"/>
    <w:rsid w:val="00A92892"/>
    <w:rsid w:val="00A92943"/>
    <w:rsid w:val="00A92B72"/>
    <w:rsid w:val="00A92D56"/>
    <w:rsid w:val="00A92DE3"/>
    <w:rsid w:val="00A92E14"/>
    <w:rsid w:val="00A92E4F"/>
    <w:rsid w:val="00A92FA4"/>
    <w:rsid w:val="00A933FB"/>
    <w:rsid w:val="00A93787"/>
    <w:rsid w:val="00A9384D"/>
    <w:rsid w:val="00A9386C"/>
    <w:rsid w:val="00A93918"/>
    <w:rsid w:val="00A9399C"/>
    <w:rsid w:val="00A93A9B"/>
    <w:rsid w:val="00A93B56"/>
    <w:rsid w:val="00A93B96"/>
    <w:rsid w:val="00A93C84"/>
    <w:rsid w:val="00A93EC7"/>
    <w:rsid w:val="00A93ECB"/>
    <w:rsid w:val="00A94026"/>
    <w:rsid w:val="00A941AB"/>
    <w:rsid w:val="00A941DF"/>
    <w:rsid w:val="00A94434"/>
    <w:rsid w:val="00A94A6F"/>
    <w:rsid w:val="00A94AFA"/>
    <w:rsid w:val="00A95057"/>
    <w:rsid w:val="00A95433"/>
    <w:rsid w:val="00A954A8"/>
    <w:rsid w:val="00A95D16"/>
    <w:rsid w:val="00A95D8B"/>
    <w:rsid w:val="00A96178"/>
    <w:rsid w:val="00A96287"/>
    <w:rsid w:val="00A96389"/>
    <w:rsid w:val="00A964DE"/>
    <w:rsid w:val="00A96692"/>
    <w:rsid w:val="00A96703"/>
    <w:rsid w:val="00A96A8F"/>
    <w:rsid w:val="00A96C60"/>
    <w:rsid w:val="00A96D38"/>
    <w:rsid w:val="00A96F50"/>
    <w:rsid w:val="00A973F2"/>
    <w:rsid w:val="00A9743B"/>
    <w:rsid w:val="00A97C7F"/>
    <w:rsid w:val="00A97D1A"/>
    <w:rsid w:val="00A97E79"/>
    <w:rsid w:val="00AA00A6"/>
    <w:rsid w:val="00AA01FC"/>
    <w:rsid w:val="00AA030E"/>
    <w:rsid w:val="00AA038A"/>
    <w:rsid w:val="00AA0674"/>
    <w:rsid w:val="00AA08CC"/>
    <w:rsid w:val="00AA09B9"/>
    <w:rsid w:val="00AA0C88"/>
    <w:rsid w:val="00AA148D"/>
    <w:rsid w:val="00AA1605"/>
    <w:rsid w:val="00AA16FC"/>
    <w:rsid w:val="00AA177A"/>
    <w:rsid w:val="00AA19F5"/>
    <w:rsid w:val="00AA1ACD"/>
    <w:rsid w:val="00AA2183"/>
    <w:rsid w:val="00AA2713"/>
    <w:rsid w:val="00AA274F"/>
    <w:rsid w:val="00AA2B07"/>
    <w:rsid w:val="00AA2DC2"/>
    <w:rsid w:val="00AA2E11"/>
    <w:rsid w:val="00AA2EB8"/>
    <w:rsid w:val="00AA30DC"/>
    <w:rsid w:val="00AA345A"/>
    <w:rsid w:val="00AA35A4"/>
    <w:rsid w:val="00AA37F7"/>
    <w:rsid w:val="00AA3850"/>
    <w:rsid w:val="00AA391D"/>
    <w:rsid w:val="00AA39A8"/>
    <w:rsid w:val="00AA3AC7"/>
    <w:rsid w:val="00AA3B22"/>
    <w:rsid w:val="00AA3D23"/>
    <w:rsid w:val="00AA3FC0"/>
    <w:rsid w:val="00AA41E3"/>
    <w:rsid w:val="00AA44E2"/>
    <w:rsid w:val="00AA4512"/>
    <w:rsid w:val="00AA459B"/>
    <w:rsid w:val="00AA4670"/>
    <w:rsid w:val="00AA48BF"/>
    <w:rsid w:val="00AA498E"/>
    <w:rsid w:val="00AA4C73"/>
    <w:rsid w:val="00AA4D38"/>
    <w:rsid w:val="00AA4FF6"/>
    <w:rsid w:val="00AA599C"/>
    <w:rsid w:val="00AA5A34"/>
    <w:rsid w:val="00AA5A7C"/>
    <w:rsid w:val="00AA5B81"/>
    <w:rsid w:val="00AA5C26"/>
    <w:rsid w:val="00AA5EC7"/>
    <w:rsid w:val="00AA6072"/>
    <w:rsid w:val="00AA6083"/>
    <w:rsid w:val="00AA60CB"/>
    <w:rsid w:val="00AA65DB"/>
    <w:rsid w:val="00AA6A39"/>
    <w:rsid w:val="00AA6B84"/>
    <w:rsid w:val="00AA6CE9"/>
    <w:rsid w:val="00AA6D06"/>
    <w:rsid w:val="00AA6DED"/>
    <w:rsid w:val="00AA6E04"/>
    <w:rsid w:val="00AA6E56"/>
    <w:rsid w:val="00AA71FD"/>
    <w:rsid w:val="00AA73B4"/>
    <w:rsid w:val="00AA73C2"/>
    <w:rsid w:val="00AA7718"/>
    <w:rsid w:val="00AA7D46"/>
    <w:rsid w:val="00AA7D94"/>
    <w:rsid w:val="00AA7FF2"/>
    <w:rsid w:val="00AB02A1"/>
    <w:rsid w:val="00AB0528"/>
    <w:rsid w:val="00AB0D08"/>
    <w:rsid w:val="00AB11DE"/>
    <w:rsid w:val="00AB16C3"/>
    <w:rsid w:val="00AB1716"/>
    <w:rsid w:val="00AB19F8"/>
    <w:rsid w:val="00AB1BC1"/>
    <w:rsid w:val="00AB1C32"/>
    <w:rsid w:val="00AB1D44"/>
    <w:rsid w:val="00AB1DC2"/>
    <w:rsid w:val="00AB1E50"/>
    <w:rsid w:val="00AB211F"/>
    <w:rsid w:val="00AB277F"/>
    <w:rsid w:val="00AB2C81"/>
    <w:rsid w:val="00AB2D9A"/>
    <w:rsid w:val="00AB3E04"/>
    <w:rsid w:val="00AB3E79"/>
    <w:rsid w:val="00AB43BF"/>
    <w:rsid w:val="00AB4885"/>
    <w:rsid w:val="00AB4C6C"/>
    <w:rsid w:val="00AB5007"/>
    <w:rsid w:val="00AB54A9"/>
    <w:rsid w:val="00AB5518"/>
    <w:rsid w:val="00AB5771"/>
    <w:rsid w:val="00AB5BB0"/>
    <w:rsid w:val="00AB5BB6"/>
    <w:rsid w:val="00AB5BCB"/>
    <w:rsid w:val="00AB655C"/>
    <w:rsid w:val="00AB65DE"/>
    <w:rsid w:val="00AB69FB"/>
    <w:rsid w:val="00AB6A1C"/>
    <w:rsid w:val="00AB6AF6"/>
    <w:rsid w:val="00AB70D9"/>
    <w:rsid w:val="00AB7244"/>
    <w:rsid w:val="00AB725C"/>
    <w:rsid w:val="00AB72B1"/>
    <w:rsid w:val="00AB77A3"/>
    <w:rsid w:val="00AB7924"/>
    <w:rsid w:val="00AB79BC"/>
    <w:rsid w:val="00AB7B56"/>
    <w:rsid w:val="00AB7EF6"/>
    <w:rsid w:val="00AC0237"/>
    <w:rsid w:val="00AC0306"/>
    <w:rsid w:val="00AC0402"/>
    <w:rsid w:val="00AC0733"/>
    <w:rsid w:val="00AC075C"/>
    <w:rsid w:val="00AC0893"/>
    <w:rsid w:val="00AC0A13"/>
    <w:rsid w:val="00AC0A98"/>
    <w:rsid w:val="00AC0BE7"/>
    <w:rsid w:val="00AC0CF4"/>
    <w:rsid w:val="00AC1197"/>
    <w:rsid w:val="00AC11F6"/>
    <w:rsid w:val="00AC1677"/>
    <w:rsid w:val="00AC16F0"/>
    <w:rsid w:val="00AC1733"/>
    <w:rsid w:val="00AC1865"/>
    <w:rsid w:val="00AC19A4"/>
    <w:rsid w:val="00AC1B60"/>
    <w:rsid w:val="00AC216D"/>
    <w:rsid w:val="00AC23CE"/>
    <w:rsid w:val="00AC2862"/>
    <w:rsid w:val="00AC28BA"/>
    <w:rsid w:val="00AC2F6C"/>
    <w:rsid w:val="00AC30FA"/>
    <w:rsid w:val="00AC318A"/>
    <w:rsid w:val="00AC325C"/>
    <w:rsid w:val="00AC3282"/>
    <w:rsid w:val="00AC32C4"/>
    <w:rsid w:val="00AC36B4"/>
    <w:rsid w:val="00AC3726"/>
    <w:rsid w:val="00AC394C"/>
    <w:rsid w:val="00AC406C"/>
    <w:rsid w:val="00AC4706"/>
    <w:rsid w:val="00AC4AC3"/>
    <w:rsid w:val="00AC4BBA"/>
    <w:rsid w:val="00AC4F7F"/>
    <w:rsid w:val="00AC5260"/>
    <w:rsid w:val="00AC592A"/>
    <w:rsid w:val="00AC5E7D"/>
    <w:rsid w:val="00AC61AA"/>
    <w:rsid w:val="00AC61AC"/>
    <w:rsid w:val="00AC667A"/>
    <w:rsid w:val="00AC695D"/>
    <w:rsid w:val="00AC6A8B"/>
    <w:rsid w:val="00AC6B11"/>
    <w:rsid w:val="00AC6D54"/>
    <w:rsid w:val="00AC70F0"/>
    <w:rsid w:val="00AC7536"/>
    <w:rsid w:val="00AC75FB"/>
    <w:rsid w:val="00AC796D"/>
    <w:rsid w:val="00AC7AA1"/>
    <w:rsid w:val="00AD0107"/>
    <w:rsid w:val="00AD02C4"/>
    <w:rsid w:val="00AD0652"/>
    <w:rsid w:val="00AD0670"/>
    <w:rsid w:val="00AD06F5"/>
    <w:rsid w:val="00AD0D8A"/>
    <w:rsid w:val="00AD0E3F"/>
    <w:rsid w:val="00AD0FF0"/>
    <w:rsid w:val="00AD165F"/>
    <w:rsid w:val="00AD1B8C"/>
    <w:rsid w:val="00AD1C61"/>
    <w:rsid w:val="00AD1E3E"/>
    <w:rsid w:val="00AD20BF"/>
    <w:rsid w:val="00AD2919"/>
    <w:rsid w:val="00AD30AE"/>
    <w:rsid w:val="00AD31FF"/>
    <w:rsid w:val="00AD3468"/>
    <w:rsid w:val="00AD350C"/>
    <w:rsid w:val="00AD36D4"/>
    <w:rsid w:val="00AD384A"/>
    <w:rsid w:val="00AD39C9"/>
    <w:rsid w:val="00AD3B39"/>
    <w:rsid w:val="00AD404D"/>
    <w:rsid w:val="00AD42DA"/>
    <w:rsid w:val="00AD44BC"/>
    <w:rsid w:val="00AD4578"/>
    <w:rsid w:val="00AD4C3C"/>
    <w:rsid w:val="00AD5256"/>
    <w:rsid w:val="00AD53FF"/>
    <w:rsid w:val="00AD5A7B"/>
    <w:rsid w:val="00AD62E2"/>
    <w:rsid w:val="00AD6305"/>
    <w:rsid w:val="00AD63EC"/>
    <w:rsid w:val="00AD6450"/>
    <w:rsid w:val="00AD67E3"/>
    <w:rsid w:val="00AD6EBC"/>
    <w:rsid w:val="00AD70F1"/>
    <w:rsid w:val="00AD7562"/>
    <w:rsid w:val="00AD763A"/>
    <w:rsid w:val="00AD7740"/>
    <w:rsid w:val="00AD7C32"/>
    <w:rsid w:val="00AD7CD8"/>
    <w:rsid w:val="00AD7D06"/>
    <w:rsid w:val="00AD7D40"/>
    <w:rsid w:val="00AD7E41"/>
    <w:rsid w:val="00AE050F"/>
    <w:rsid w:val="00AE0A19"/>
    <w:rsid w:val="00AE0D23"/>
    <w:rsid w:val="00AE123A"/>
    <w:rsid w:val="00AE137E"/>
    <w:rsid w:val="00AE19C7"/>
    <w:rsid w:val="00AE19D8"/>
    <w:rsid w:val="00AE1D8F"/>
    <w:rsid w:val="00AE1E7E"/>
    <w:rsid w:val="00AE27A8"/>
    <w:rsid w:val="00AE286E"/>
    <w:rsid w:val="00AE2BB7"/>
    <w:rsid w:val="00AE2C1C"/>
    <w:rsid w:val="00AE2CA3"/>
    <w:rsid w:val="00AE2D43"/>
    <w:rsid w:val="00AE2EF4"/>
    <w:rsid w:val="00AE2FCA"/>
    <w:rsid w:val="00AE30D9"/>
    <w:rsid w:val="00AE324A"/>
    <w:rsid w:val="00AE33FE"/>
    <w:rsid w:val="00AE3BE2"/>
    <w:rsid w:val="00AE3C6B"/>
    <w:rsid w:val="00AE3D25"/>
    <w:rsid w:val="00AE4015"/>
    <w:rsid w:val="00AE4231"/>
    <w:rsid w:val="00AE43F9"/>
    <w:rsid w:val="00AE44BF"/>
    <w:rsid w:val="00AE44EC"/>
    <w:rsid w:val="00AE46EA"/>
    <w:rsid w:val="00AE49D6"/>
    <w:rsid w:val="00AE4EDE"/>
    <w:rsid w:val="00AE4F59"/>
    <w:rsid w:val="00AE501F"/>
    <w:rsid w:val="00AE514D"/>
    <w:rsid w:val="00AE5281"/>
    <w:rsid w:val="00AE5506"/>
    <w:rsid w:val="00AE557B"/>
    <w:rsid w:val="00AE56CB"/>
    <w:rsid w:val="00AE581F"/>
    <w:rsid w:val="00AE5B20"/>
    <w:rsid w:val="00AE5B53"/>
    <w:rsid w:val="00AE5C66"/>
    <w:rsid w:val="00AE6510"/>
    <w:rsid w:val="00AE654F"/>
    <w:rsid w:val="00AE6714"/>
    <w:rsid w:val="00AE68CF"/>
    <w:rsid w:val="00AE6D59"/>
    <w:rsid w:val="00AE6DED"/>
    <w:rsid w:val="00AE721E"/>
    <w:rsid w:val="00AE75A1"/>
    <w:rsid w:val="00AE79DD"/>
    <w:rsid w:val="00AE7C45"/>
    <w:rsid w:val="00AF0019"/>
    <w:rsid w:val="00AF03C7"/>
    <w:rsid w:val="00AF0574"/>
    <w:rsid w:val="00AF05CA"/>
    <w:rsid w:val="00AF06B8"/>
    <w:rsid w:val="00AF07DD"/>
    <w:rsid w:val="00AF0A1A"/>
    <w:rsid w:val="00AF0B81"/>
    <w:rsid w:val="00AF0CF1"/>
    <w:rsid w:val="00AF0D92"/>
    <w:rsid w:val="00AF0DE9"/>
    <w:rsid w:val="00AF0FB4"/>
    <w:rsid w:val="00AF1252"/>
    <w:rsid w:val="00AF156C"/>
    <w:rsid w:val="00AF168C"/>
    <w:rsid w:val="00AF16A3"/>
    <w:rsid w:val="00AF17A9"/>
    <w:rsid w:val="00AF17E9"/>
    <w:rsid w:val="00AF18D1"/>
    <w:rsid w:val="00AF1C3D"/>
    <w:rsid w:val="00AF1E32"/>
    <w:rsid w:val="00AF1F4A"/>
    <w:rsid w:val="00AF219B"/>
    <w:rsid w:val="00AF22E4"/>
    <w:rsid w:val="00AF23FF"/>
    <w:rsid w:val="00AF2417"/>
    <w:rsid w:val="00AF242D"/>
    <w:rsid w:val="00AF2562"/>
    <w:rsid w:val="00AF28E3"/>
    <w:rsid w:val="00AF2916"/>
    <w:rsid w:val="00AF2A6B"/>
    <w:rsid w:val="00AF2E12"/>
    <w:rsid w:val="00AF33FA"/>
    <w:rsid w:val="00AF343F"/>
    <w:rsid w:val="00AF38BB"/>
    <w:rsid w:val="00AF3A47"/>
    <w:rsid w:val="00AF42F8"/>
    <w:rsid w:val="00AF46F6"/>
    <w:rsid w:val="00AF47D8"/>
    <w:rsid w:val="00AF48AE"/>
    <w:rsid w:val="00AF4C0A"/>
    <w:rsid w:val="00AF4D0F"/>
    <w:rsid w:val="00AF5187"/>
    <w:rsid w:val="00AF51E7"/>
    <w:rsid w:val="00AF5226"/>
    <w:rsid w:val="00AF532B"/>
    <w:rsid w:val="00AF5379"/>
    <w:rsid w:val="00AF53D6"/>
    <w:rsid w:val="00AF563A"/>
    <w:rsid w:val="00AF570D"/>
    <w:rsid w:val="00AF58F2"/>
    <w:rsid w:val="00AF5EBE"/>
    <w:rsid w:val="00AF61C2"/>
    <w:rsid w:val="00AF63B8"/>
    <w:rsid w:val="00AF6963"/>
    <w:rsid w:val="00AF6B27"/>
    <w:rsid w:val="00AF6F8B"/>
    <w:rsid w:val="00AF7453"/>
    <w:rsid w:val="00AF7543"/>
    <w:rsid w:val="00AF7787"/>
    <w:rsid w:val="00B00333"/>
    <w:rsid w:val="00B007EE"/>
    <w:rsid w:val="00B00899"/>
    <w:rsid w:val="00B00BBC"/>
    <w:rsid w:val="00B00D24"/>
    <w:rsid w:val="00B00E4F"/>
    <w:rsid w:val="00B00F94"/>
    <w:rsid w:val="00B0102A"/>
    <w:rsid w:val="00B0103C"/>
    <w:rsid w:val="00B01312"/>
    <w:rsid w:val="00B015AC"/>
    <w:rsid w:val="00B0179A"/>
    <w:rsid w:val="00B017B9"/>
    <w:rsid w:val="00B0189B"/>
    <w:rsid w:val="00B01958"/>
    <w:rsid w:val="00B01AA3"/>
    <w:rsid w:val="00B02132"/>
    <w:rsid w:val="00B02556"/>
    <w:rsid w:val="00B0261B"/>
    <w:rsid w:val="00B02839"/>
    <w:rsid w:val="00B02A13"/>
    <w:rsid w:val="00B02AB8"/>
    <w:rsid w:val="00B02B51"/>
    <w:rsid w:val="00B02C23"/>
    <w:rsid w:val="00B02DBB"/>
    <w:rsid w:val="00B02ECB"/>
    <w:rsid w:val="00B03083"/>
    <w:rsid w:val="00B03139"/>
    <w:rsid w:val="00B0357D"/>
    <w:rsid w:val="00B03618"/>
    <w:rsid w:val="00B03697"/>
    <w:rsid w:val="00B03766"/>
    <w:rsid w:val="00B03799"/>
    <w:rsid w:val="00B0383A"/>
    <w:rsid w:val="00B04011"/>
    <w:rsid w:val="00B0429F"/>
    <w:rsid w:val="00B04337"/>
    <w:rsid w:val="00B043A5"/>
    <w:rsid w:val="00B04717"/>
    <w:rsid w:val="00B047CF"/>
    <w:rsid w:val="00B04883"/>
    <w:rsid w:val="00B04E54"/>
    <w:rsid w:val="00B04FB5"/>
    <w:rsid w:val="00B04FF4"/>
    <w:rsid w:val="00B05385"/>
    <w:rsid w:val="00B053A4"/>
    <w:rsid w:val="00B05510"/>
    <w:rsid w:val="00B0564C"/>
    <w:rsid w:val="00B05939"/>
    <w:rsid w:val="00B059E5"/>
    <w:rsid w:val="00B05C50"/>
    <w:rsid w:val="00B05C98"/>
    <w:rsid w:val="00B05CCF"/>
    <w:rsid w:val="00B05FBC"/>
    <w:rsid w:val="00B06329"/>
    <w:rsid w:val="00B064E3"/>
    <w:rsid w:val="00B0693C"/>
    <w:rsid w:val="00B06980"/>
    <w:rsid w:val="00B06C28"/>
    <w:rsid w:val="00B06EFD"/>
    <w:rsid w:val="00B0733D"/>
    <w:rsid w:val="00B07387"/>
    <w:rsid w:val="00B075E0"/>
    <w:rsid w:val="00B077C0"/>
    <w:rsid w:val="00B07867"/>
    <w:rsid w:val="00B1017F"/>
    <w:rsid w:val="00B1023D"/>
    <w:rsid w:val="00B10486"/>
    <w:rsid w:val="00B10613"/>
    <w:rsid w:val="00B10620"/>
    <w:rsid w:val="00B1064C"/>
    <w:rsid w:val="00B10796"/>
    <w:rsid w:val="00B107A7"/>
    <w:rsid w:val="00B108A3"/>
    <w:rsid w:val="00B10F2A"/>
    <w:rsid w:val="00B1194B"/>
    <w:rsid w:val="00B11AB2"/>
    <w:rsid w:val="00B11ABA"/>
    <w:rsid w:val="00B11DCF"/>
    <w:rsid w:val="00B11FFA"/>
    <w:rsid w:val="00B12022"/>
    <w:rsid w:val="00B12058"/>
    <w:rsid w:val="00B1237E"/>
    <w:rsid w:val="00B12961"/>
    <w:rsid w:val="00B12CED"/>
    <w:rsid w:val="00B12E51"/>
    <w:rsid w:val="00B130EB"/>
    <w:rsid w:val="00B130F1"/>
    <w:rsid w:val="00B13249"/>
    <w:rsid w:val="00B13265"/>
    <w:rsid w:val="00B133B4"/>
    <w:rsid w:val="00B13593"/>
    <w:rsid w:val="00B13595"/>
    <w:rsid w:val="00B1378A"/>
    <w:rsid w:val="00B1399A"/>
    <w:rsid w:val="00B13BEB"/>
    <w:rsid w:val="00B1408D"/>
    <w:rsid w:val="00B14324"/>
    <w:rsid w:val="00B1479C"/>
    <w:rsid w:val="00B14F5E"/>
    <w:rsid w:val="00B14F69"/>
    <w:rsid w:val="00B15534"/>
    <w:rsid w:val="00B15806"/>
    <w:rsid w:val="00B1587F"/>
    <w:rsid w:val="00B15A7E"/>
    <w:rsid w:val="00B15C5B"/>
    <w:rsid w:val="00B15CA6"/>
    <w:rsid w:val="00B15EE6"/>
    <w:rsid w:val="00B1606E"/>
    <w:rsid w:val="00B160B4"/>
    <w:rsid w:val="00B1614C"/>
    <w:rsid w:val="00B163EF"/>
    <w:rsid w:val="00B1767D"/>
    <w:rsid w:val="00B178E5"/>
    <w:rsid w:val="00B17986"/>
    <w:rsid w:val="00B17A19"/>
    <w:rsid w:val="00B17DB1"/>
    <w:rsid w:val="00B17DEF"/>
    <w:rsid w:val="00B2024F"/>
    <w:rsid w:val="00B2057B"/>
    <w:rsid w:val="00B205F3"/>
    <w:rsid w:val="00B205FB"/>
    <w:rsid w:val="00B208CD"/>
    <w:rsid w:val="00B208E3"/>
    <w:rsid w:val="00B20B8F"/>
    <w:rsid w:val="00B20D82"/>
    <w:rsid w:val="00B20E05"/>
    <w:rsid w:val="00B20E4F"/>
    <w:rsid w:val="00B21300"/>
    <w:rsid w:val="00B21308"/>
    <w:rsid w:val="00B217A7"/>
    <w:rsid w:val="00B21A9E"/>
    <w:rsid w:val="00B21B29"/>
    <w:rsid w:val="00B21CCA"/>
    <w:rsid w:val="00B22304"/>
    <w:rsid w:val="00B22349"/>
    <w:rsid w:val="00B224D7"/>
    <w:rsid w:val="00B22530"/>
    <w:rsid w:val="00B2257F"/>
    <w:rsid w:val="00B22895"/>
    <w:rsid w:val="00B229C3"/>
    <w:rsid w:val="00B22A93"/>
    <w:rsid w:val="00B22C09"/>
    <w:rsid w:val="00B22C43"/>
    <w:rsid w:val="00B23541"/>
    <w:rsid w:val="00B2362C"/>
    <w:rsid w:val="00B2383C"/>
    <w:rsid w:val="00B23B08"/>
    <w:rsid w:val="00B23B8E"/>
    <w:rsid w:val="00B23C99"/>
    <w:rsid w:val="00B23D45"/>
    <w:rsid w:val="00B23DB2"/>
    <w:rsid w:val="00B23DFF"/>
    <w:rsid w:val="00B23E55"/>
    <w:rsid w:val="00B23F59"/>
    <w:rsid w:val="00B2412C"/>
    <w:rsid w:val="00B24170"/>
    <w:rsid w:val="00B2423D"/>
    <w:rsid w:val="00B243E8"/>
    <w:rsid w:val="00B24575"/>
    <w:rsid w:val="00B24915"/>
    <w:rsid w:val="00B2513C"/>
    <w:rsid w:val="00B251AD"/>
    <w:rsid w:val="00B252BB"/>
    <w:rsid w:val="00B253E7"/>
    <w:rsid w:val="00B25A6A"/>
    <w:rsid w:val="00B25DCB"/>
    <w:rsid w:val="00B25FF4"/>
    <w:rsid w:val="00B26069"/>
    <w:rsid w:val="00B26096"/>
    <w:rsid w:val="00B26348"/>
    <w:rsid w:val="00B2634E"/>
    <w:rsid w:val="00B26C01"/>
    <w:rsid w:val="00B26CC6"/>
    <w:rsid w:val="00B26D20"/>
    <w:rsid w:val="00B270F6"/>
    <w:rsid w:val="00B272C0"/>
    <w:rsid w:val="00B27872"/>
    <w:rsid w:val="00B2799F"/>
    <w:rsid w:val="00B27A87"/>
    <w:rsid w:val="00B27B73"/>
    <w:rsid w:val="00B27D76"/>
    <w:rsid w:val="00B27DE3"/>
    <w:rsid w:val="00B27E13"/>
    <w:rsid w:val="00B30096"/>
    <w:rsid w:val="00B30100"/>
    <w:rsid w:val="00B30529"/>
    <w:rsid w:val="00B30563"/>
    <w:rsid w:val="00B306F6"/>
    <w:rsid w:val="00B30AE3"/>
    <w:rsid w:val="00B30BC7"/>
    <w:rsid w:val="00B3106B"/>
    <w:rsid w:val="00B31306"/>
    <w:rsid w:val="00B31406"/>
    <w:rsid w:val="00B31454"/>
    <w:rsid w:val="00B315F9"/>
    <w:rsid w:val="00B3185E"/>
    <w:rsid w:val="00B3190A"/>
    <w:rsid w:val="00B31972"/>
    <w:rsid w:val="00B31AC7"/>
    <w:rsid w:val="00B320D1"/>
    <w:rsid w:val="00B3282E"/>
    <w:rsid w:val="00B32A6E"/>
    <w:rsid w:val="00B32D2F"/>
    <w:rsid w:val="00B32E73"/>
    <w:rsid w:val="00B32E7F"/>
    <w:rsid w:val="00B32F9B"/>
    <w:rsid w:val="00B32FA5"/>
    <w:rsid w:val="00B33270"/>
    <w:rsid w:val="00B335EF"/>
    <w:rsid w:val="00B336B3"/>
    <w:rsid w:val="00B33728"/>
    <w:rsid w:val="00B33B99"/>
    <w:rsid w:val="00B33BFC"/>
    <w:rsid w:val="00B33C08"/>
    <w:rsid w:val="00B34010"/>
    <w:rsid w:val="00B341DD"/>
    <w:rsid w:val="00B34230"/>
    <w:rsid w:val="00B345CA"/>
    <w:rsid w:val="00B34692"/>
    <w:rsid w:val="00B347CE"/>
    <w:rsid w:val="00B34BFA"/>
    <w:rsid w:val="00B3522A"/>
    <w:rsid w:val="00B35317"/>
    <w:rsid w:val="00B3585C"/>
    <w:rsid w:val="00B36283"/>
    <w:rsid w:val="00B362A1"/>
    <w:rsid w:val="00B363CD"/>
    <w:rsid w:val="00B3654B"/>
    <w:rsid w:val="00B3658A"/>
    <w:rsid w:val="00B36AAD"/>
    <w:rsid w:val="00B36E7C"/>
    <w:rsid w:val="00B37070"/>
    <w:rsid w:val="00B378BE"/>
    <w:rsid w:val="00B37C56"/>
    <w:rsid w:val="00B40112"/>
    <w:rsid w:val="00B402D7"/>
    <w:rsid w:val="00B403F3"/>
    <w:rsid w:val="00B40418"/>
    <w:rsid w:val="00B4048D"/>
    <w:rsid w:val="00B40581"/>
    <w:rsid w:val="00B40587"/>
    <w:rsid w:val="00B40661"/>
    <w:rsid w:val="00B409C7"/>
    <w:rsid w:val="00B40BA9"/>
    <w:rsid w:val="00B40C4F"/>
    <w:rsid w:val="00B40E1E"/>
    <w:rsid w:val="00B40E26"/>
    <w:rsid w:val="00B41741"/>
    <w:rsid w:val="00B41A65"/>
    <w:rsid w:val="00B41BD2"/>
    <w:rsid w:val="00B420DB"/>
    <w:rsid w:val="00B42318"/>
    <w:rsid w:val="00B42862"/>
    <w:rsid w:val="00B4290F"/>
    <w:rsid w:val="00B429CC"/>
    <w:rsid w:val="00B42BCC"/>
    <w:rsid w:val="00B42C02"/>
    <w:rsid w:val="00B430C5"/>
    <w:rsid w:val="00B43A2B"/>
    <w:rsid w:val="00B43B28"/>
    <w:rsid w:val="00B43CF1"/>
    <w:rsid w:val="00B43D63"/>
    <w:rsid w:val="00B43D7A"/>
    <w:rsid w:val="00B43DF9"/>
    <w:rsid w:val="00B43E08"/>
    <w:rsid w:val="00B4411C"/>
    <w:rsid w:val="00B44446"/>
    <w:rsid w:val="00B447EE"/>
    <w:rsid w:val="00B44959"/>
    <w:rsid w:val="00B449BB"/>
    <w:rsid w:val="00B45060"/>
    <w:rsid w:val="00B45E5D"/>
    <w:rsid w:val="00B45EA8"/>
    <w:rsid w:val="00B4616A"/>
    <w:rsid w:val="00B4625C"/>
    <w:rsid w:val="00B4640D"/>
    <w:rsid w:val="00B46900"/>
    <w:rsid w:val="00B46953"/>
    <w:rsid w:val="00B469FE"/>
    <w:rsid w:val="00B46A07"/>
    <w:rsid w:val="00B46F34"/>
    <w:rsid w:val="00B46F43"/>
    <w:rsid w:val="00B47145"/>
    <w:rsid w:val="00B47203"/>
    <w:rsid w:val="00B473C5"/>
    <w:rsid w:val="00B47B7A"/>
    <w:rsid w:val="00B47BD5"/>
    <w:rsid w:val="00B47C32"/>
    <w:rsid w:val="00B47D2B"/>
    <w:rsid w:val="00B47E35"/>
    <w:rsid w:val="00B500DA"/>
    <w:rsid w:val="00B50313"/>
    <w:rsid w:val="00B50A3B"/>
    <w:rsid w:val="00B50C41"/>
    <w:rsid w:val="00B50CFB"/>
    <w:rsid w:val="00B50EC7"/>
    <w:rsid w:val="00B510CE"/>
    <w:rsid w:val="00B5117C"/>
    <w:rsid w:val="00B5132C"/>
    <w:rsid w:val="00B5144D"/>
    <w:rsid w:val="00B5170D"/>
    <w:rsid w:val="00B51730"/>
    <w:rsid w:val="00B5188A"/>
    <w:rsid w:val="00B51BEC"/>
    <w:rsid w:val="00B51CEC"/>
    <w:rsid w:val="00B51E78"/>
    <w:rsid w:val="00B5220B"/>
    <w:rsid w:val="00B5230C"/>
    <w:rsid w:val="00B524AC"/>
    <w:rsid w:val="00B5267A"/>
    <w:rsid w:val="00B526FB"/>
    <w:rsid w:val="00B52DC7"/>
    <w:rsid w:val="00B531F2"/>
    <w:rsid w:val="00B533D0"/>
    <w:rsid w:val="00B533FE"/>
    <w:rsid w:val="00B53443"/>
    <w:rsid w:val="00B538AA"/>
    <w:rsid w:val="00B53AC9"/>
    <w:rsid w:val="00B53F81"/>
    <w:rsid w:val="00B5407E"/>
    <w:rsid w:val="00B54145"/>
    <w:rsid w:val="00B541CB"/>
    <w:rsid w:val="00B544AB"/>
    <w:rsid w:val="00B544EF"/>
    <w:rsid w:val="00B54B69"/>
    <w:rsid w:val="00B54D7A"/>
    <w:rsid w:val="00B54F3D"/>
    <w:rsid w:val="00B54F4B"/>
    <w:rsid w:val="00B55154"/>
    <w:rsid w:val="00B55167"/>
    <w:rsid w:val="00B55290"/>
    <w:rsid w:val="00B55401"/>
    <w:rsid w:val="00B554C6"/>
    <w:rsid w:val="00B55677"/>
    <w:rsid w:val="00B557E9"/>
    <w:rsid w:val="00B55C48"/>
    <w:rsid w:val="00B55CC5"/>
    <w:rsid w:val="00B55DB7"/>
    <w:rsid w:val="00B560B3"/>
    <w:rsid w:val="00B562D9"/>
    <w:rsid w:val="00B5646F"/>
    <w:rsid w:val="00B5690F"/>
    <w:rsid w:val="00B569AF"/>
    <w:rsid w:val="00B56B70"/>
    <w:rsid w:val="00B56CC3"/>
    <w:rsid w:val="00B57032"/>
    <w:rsid w:val="00B5725B"/>
    <w:rsid w:val="00B572B4"/>
    <w:rsid w:val="00B57414"/>
    <w:rsid w:val="00B5742B"/>
    <w:rsid w:val="00B57662"/>
    <w:rsid w:val="00B57873"/>
    <w:rsid w:val="00B578E9"/>
    <w:rsid w:val="00B57BAE"/>
    <w:rsid w:val="00B57FB8"/>
    <w:rsid w:val="00B60336"/>
    <w:rsid w:val="00B60343"/>
    <w:rsid w:val="00B60360"/>
    <w:rsid w:val="00B607C9"/>
    <w:rsid w:val="00B607E1"/>
    <w:rsid w:val="00B60913"/>
    <w:rsid w:val="00B60B2E"/>
    <w:rsid w:val="00B60F86"/>
    <w:rsid w:val="00B61217"/>
    <w:rsid w:val="00B61475"/>
    <w:rsid w:val="00B61556"/>
    <w:rsid w:val="00B615A9"/>
    <w:rsid w:val="00B6160D"/>
    <w:rsid w:val="00B61739"/>
    <w:rsid w:val="00B617BE"/>
    <w:rsid w:val="00B619E9"/>
    <w:rsid w:val="00B61A88"/>
    <w:rsid w:val="00B61ACE"/>
    <w:rsid w:val="00B61B31"/>
    <w:rsid w:val="00B6219A"/>
    <w:rsid w:val="00B62344"/>
    <w:rsid w:val="00B62734"/>
    <w:rsid w:val="00B62998"/>
    <w:rsid w:val="00B62A8B"/>
    <w:rsid w:val="00B62B58"/>
    <w:rsid w:val="00B62DAB"/>
    <w:rsid w:val="00B62F2B"/>
    <w:rsid w:val="00B6302C"/>
    <w:rsid w:val="00B6308C"/>
    <w:rsid w:val="00B63155"/>
    <w:rsid w:val="00B633B8"/>
    <w:rsid w:val="00B63418"/>
    <w:rsid w:val="00B6389E"/>
    <w:rsid w:val="00B63A6A"/>
    <w:rsid w:val="00B63BC6"/>
    <w:rsid w:val="00B63D60"/>
    <w:rsid w:val="00B63F19"/>
    <w:rsid w:val="00B6427A"/>
    <w:rsid w:val="00B64296"/>
    <w:rsid w:val="00B64434"/>
    <w:rsid w:val="00B646B8"/>
    <w:rsid w:val="00B64745"/>
    <w:rsid w:val="00B649B1"/>
    <w:rsid w:val="00B64C27"/>
    <w:rsid w:val="00B64D65"/>
    <w:rsid w:val="00B65058"/>
    <w:rsid w:val="00B65339"/>
    <w:rsid w:val="00B653A3"/>
    <w:rsid w:val="00B655E6"/>
    <w:rsid w:val="00B65B81"/>
    <w:rsid w:val="00B65E4A"/>
    <w:rsid w:val="00B66125"/>
    <w:rsid w:val="00B66768"/>
    <w:rsid w:val="00B66A2D"/>
    <w:rsid w:val="00B671DF"/>
    <w:rsid w:val="00B6740A"/>
    <w:rsid w:val="00B67682"/>
    <w:rsid w:val="00B67902"/>
    <w:rsid w:val="00B67A4F"/>
    <w:rsid w:val="00B67B26"/>
    <w:rsid w:val="00B67BC8"/>
    <w:rsid w:val="00B67C92"/>
    <w:rsid w:val="00B67CC2"/>
    <w:rsid w:val="00B67E7D"/>
    <w:rsid w:val="00B67EA5"/>
    <w:rsid w:val="00B70140"/>
    <w:rsid w:val="00B70223"/>
    <w:rsid w:val="00B7045A"/>
    <w:rsid w:val="00B704B9"/>
    <w:rsid w:val="00B70779"/>
    <w:rsid w:val="00B70AB3"/>
    <w:rsid w:val="00B70D05"/>
    <w:rsid w:val="00B711A3"/>
    <w:rsid w:val="00B7135D"/>
    <w:rsid w:val="00B71382"/>
    <w:rsid w:val="00B71659"/>
    <w:rsid w:val="00B71850"/>
    <w:rsid w:val="00B71EA7"/>
    <w:rsid w:val="00B71FEB"/>
    <w:rsid w:val="00B720FF"/>
    <w:rsid w:val="00B721AA"/>
    <w:rsid w:val="00B7222E"/>
    <w:rsid w:val="00B72279"/>
    <w:rsid w:val="00B72561"/>
    <w:rsid w:val="00B7298D"/>
    <w:rsid w:val="00B72C79"/>
    <w:rsid w:val="00B72D43"/>
    <w:rsid w:val="00B72E2C"/>
    <w:rsid w:val="00B734D4"/>
    <w:rsid w:val="00B73532"/>
    <w:rsid w:val="00B735A3"/>
    <w:rsid w:val="00B73888"/>
    <w:rsid w:val="00B739B1"/>
    <w:rsid w:val="00B73BBD"/>
    <w:rsid w:val="00B740CF"/>
    <w:rsid w:val="00B7417B"/>
    <w:rsid w:val="00B74728"/>
    <w:rsid w:val="00B75112"/>
    <w:rsid w:val="00B75119"/>
    <w:rsid w:val="00B7527C"/>
    <w:rsid w:val="00B7542D"/>
    <w:rsid w:val="00B75604"/>
    <w:rsid w:val="00B757BB"/>
    <w:rsid w:val="00B75A1B"/>
    <w:rsid w:val="00B75C33"/>
    <w:rsid w:val="00B75E91"/>
    <w:rsid w:val="00B75F44"/>
    <w:rsid w:val="00B7601C"/>
    <w:rsid w:val="00B7604F"/>
    <w:rsid w:val="00B7617E"/>
    <w:rsid w:val="00B76185"/>
    <w:rsid w:val="00B76220"/>
    <w:rsid w:val="00B7650A"/>
    <w:rsid w:val="00B7651D"/>
    <w:rsid w:val="00B765B6"/>
    <w:rsid w:val="00B767C3"/>
    <w:rsid w:val="00B768D8"/>
    <w:rsid w:val="00B768F6"/>
    <w:rsid w:val="00B76998"/>
    <w:rsid w:val="00B76A30"/>
    <w:rsid w:val="00B76E82"/>
    <w:rsid w:val="00B77508"/>
    <w:rsid w:val="00B775D4"/>
    <w:rsid w:val="00B77D39"/>
    <w:rsid w:val="00B77FCF"/>
    <w:rsid w:val="00B80437"/>
    <w:rsid w:val="00B806BA"/>
    <w:rsid w:val="00B8074C"/>
    <w:rsid w:val="00B80CFD"/>
    <w:rsid w:val="00B80D25"/>
    <w:rsid w:val="00B80EB5"/>
    <w:rsid w:val="00B80F9C"/>
    <w:rsid w:val="00B81363"/>
    <w:rsid w:val="00B81581"/>
    <w:rsid w:val="00B81600"/>
    <w:rsid w:val="00B816EE"/>
    <w:rsid w:val="00B81869"/>
    <w:rsid w:val="00B81888"/>
    <w:rsid w:val="00B819B0"/>
    <w:rsid w:val="00B81A0C"/>
    <w:rsid w:val="00B81A84"/>
    <w:rsid w:val="00B81D1F"/>
    <w:rsid w:val="00B8237D"/>
    <w:rsid w:val="00B82744"/>
    <w:rsid w:val="00B82836"/>
    <w:rsid w:val="00B82B9C"/>
    <w:rsid w:val="00B82C2C"/>
    <w:rsid w:val="00B82D60"/>
    <w:rsid w:val="00B82E77"/>
    <w:rsid w:val="00B830E2"/>
    <w:rsid w:val="00B83256"/>
    <w:rsid w:val="00B8338B"/>
    <w:rsid w:val="00B83657"/>
    <w:rsid w:val="00B8369F"/>
    <w:rsid w:val="00B837AB"/>
    <w:rsid w:val="00B838C4"/>
    <w:rsid w:val="00B83E50"/>
    <w:rsid w:val="00B842E3"/>
    <w:rsid w:val="00B846F8"/>
    <w:rsid w:val="00B84701"/>
    <w:rsid w:val="00B84748"/>
    <w:rsid w:val="00B8485C"/>
    <w:rsid w:val="00B84928"/>
    <w:rsid w:val="00B84947"/>
    <w:rsid w:val="00B849F5"/>
    <w:rsid w:val="00B84E01"/>
    <w:rsid w:val="00B84E0C"/>
    <w:rsid w:val="00B851BE"/>
    <w:rsid w:val="00B857B5"/>
    <w:rsid w:val="00B85A61"/>
    <w:rsid w:val="00B85B15"/>
    <w:rsid w:val="00B85DEA"/>
    <w:rsid w:val="00B86023"/>
    <w:rsid w:val="00B86808"/>
    <w:rsid w:val="00B86815"/>
    <w:rsid w:val="00B86F83"/>
    <w:rsid w:val="00B873BB"/>
    <w:rsid w:val="00B87465"/>
    <w:rsid w:val="00B876FF"/>
    <w:rsid w:val="00B87919"/>
    <w:rsid w:val="00B87AE3"/>
    <w:rsid w:val="00B87C91"/>
    <w:rsid w:val="00B87E1D"/>
    <w:rsid w:val="00B87EA8"/>
    <w:rsid w:val="00B87F05"/>
    <w:rsid w:val="00B87F8C"/>
    <w:rsid w:val="00B901FC"/>
    <w:rsid w:val="00B90214"/>
    <w:rsid w:val="00B90353"/>
    <w:rsid w:val="00B906A5"/>
    <w:rsid w:val="00B908B6"/>
    <w:rsid w:val="00B909F8"/>
    <w:rsid w:val="00B90B5D"/>
    <w:rsid w:val="00B90D50"/>
    <w:rsid w:val="00B9147F"/>
    <w:rsid w:val="00B91540"/>
    <w:rsid w:val="00B9178E"/>
    <w:rsid w:val="00B9180C"/>
    <w:rsid w:val="00B922B6"/>
    <w:rsid w:val="00B9230A"/>
    <w:rsid w:val="00B9266E"/>
    <w:rsid w:val="00B926F8"/>
    <w:rsid w:val="00B9275D"/>
    <w:rsid w:val="00B92B07"/>
    <w:rsid w:val="00B92C5A"/>
    <w:rsid w:val="00B92CB4"/>
    <w:rsid w:val="00B9322C"/>
    <w:rsid w:val="00B93286"/>
    <w:rsid w:val="00B9333F"/>
    <w:rsid w:val="00B935B6"/>
    <w:rsid w:val="00B93C5D"/>
    <w:rsid w:val="00B94A78"/>
    <w:rsid w:val="00B94E93"/>
    <w:rsid w:val="00B94F44"/>
    <w:rsid w:val="00B95009"/>
    <w:rsid w:val="00B955FE"/>
    <w:rsid w:val="00B95A98"/>
    <w:rsid w:val="00B95AB3"/>
    <w:rsid w:val="00B95BF0"/>
    <w:rsid w:val="00B95DD5"/>
    <w:rsid w:val="00B95F22"/>
    <w:rsid w:val="00B95F46"/>
    <w:rsid w:val="00B962A8"/>
    <w:rsid w:val="00B965B3"/>
    <w:rsid w:val="00B96B32"/>
    <w:rsid w:val="00B96B74"/>
    <w:rsid w:val="00B96CA4"/>
    <w:rsid w:val="00B96CE1"/>
    <w:rsid w:val="00B9721B"/>
    <w:rsid w:val="00B972CF"/>
    <w:rsid w:val="00B972D6"/>
    <w:rsid w:val="00B973C3"/>
    <w:rsid w:val="00B97493"/>
    <w:rsid w:val="00B97682"/>
    <w:rsid w:val="00B9778A"/>
    <w:rsid w:val="00B97B0D"/>
    <w:rsid w:val="00B97F8B"/>
    <w:rsid w:val="00BA00BB"/>
    <w:rsid w:val="00BA03F4"/>
    <w:rsid w:val="00BA045B"/>
    <w:rsid w:val="00BA04F6"/>
    <w:rsid w:val="00BA0698"/>
    <w:rsid w:val="00BA07CD"/>
    <w:rsid w:val="00BA09A9"/>
    <w:rsid w:val="00BA0AB3"/>
    <w:rsid w:val="00BA0B6C"/>
    <w:rsid w:val="00BA12BE"/>
    <w:rsid w:val="00BA1803"/>
    <w:rsid w:val="00BA19CA"/>
    <w:rsid w:val="00BA1B3B"/>
    <w:rsid w:val="00BA1C6A"/>
    <w:rsid w:val="00BA1DB1"/>
    <w:rsid w:val="00BA1FB7"/>
    <w:rsid w:val="00BA21BE"/>
    <w:rsid w:val="00BA23AB"/>
    <w:rsid w:val="00BA25C4"/>
    <w:rsid w:val="00BA28FF"/>
    <w:rsid w:val="00BA2AF7"/>
    <w:rsid w:val="00BA2BE1"/>
    <w:rsid w:val="00BA2C22"/>
    <w:rsid w:val="00BA2EB8"/>
    <w:rsid w:val="00BA30CB"/>
    <w:rsid w:val="00BA357D"/>
    <w:rsid w:val="00BA37F4"/>
    <w:rsid w:val="00BA3829"/>
    <w:rsid w:val="00BA3CC1"/>
    <w:rsid w:val="00BA4921"/>
    <w:rsid w:val="00BA4922"/>
    <w:rsid w:val="00BA4A75"/>
    <w:rsid w:val="00BA5342"/>
    <w:rsid w:val="00BA53ED"/>
    <w:rsid w:val="00BA53FA"/>
    <w:rsid w:val="00BA5424"/>
    <w:rsid w:val="00BA5715"/>
    <w:rsid w:val="00BA57E2"/>
    <w:rsid w:val="00BA57F4"/>
    <w:rsid w:val="00BA5863"/>
    <w:rsid w:val="00BA59A1"/>
    <w:rsid w:val="00BA5A02"/>
    <w:rsid w:val="00BA5A78"/>
    <w:rsid w:val="00BA5AF0"/>
    <w:rsid w:val="00BA5DC8"/>
    <w:rsid w:val="00BA5EC4"/>
    <w:rsid w:val="00BA5F3F"/>
    <w:rsid w:val="00BA6116"/>
    <w:rsid w:val="00BA64E3"/>
    <w:rsid w:val="00BA679A"/>
    <w:rsid w:val="00BA68CA"/>
    <w:rsid w:val="00BA6BFE"/>
    <w:rsid w:val="00BA6CCB"/>
    <w:rsid w:val="00BA6DEB"/>
    <w:rsid w:val="00BA6EB6"/>
    <w:rsid w:val="00BA6FF0"/>
    <w:rsid w:val="00BA7416"/>
    <w:rsid w:val="00BA7F89"/>
    <w:rsid w:val="00BB014C"/>
    <w:rsid w:val="00BB0166"/>
    <w:rsid w:val="00BB02C0"/>
    <w:rsid w:val="00BB07B8"/>
    <w:rsid w:val="00BB0AA2"/>
    <w:rsid w:val="00BB0B48"/>
    <w:rsid w:val="00BB0F18"/>
    <w:rsid w:val="00BB138B"/>
    <w:rsid w:val="00BB16B7"/>
    <w:rsid w:val="00BB1CA4"/>
    <w:rsid w:val="00BB2034"/>
    <w:rsid w:val="00BB2650"/>
    <w:rsid w:val="00BB2B9A"/>
    <w:rsid w:val="00BB2D9D"/>
    <w:rsid w:val="00BB2F59"/>
    <w:rsid w:val="00BB3156"/>
    <w:rsid w:val="00BB317D"/>
    <w:rsid w:val="00BB3197"/>
    <w:rsid w:val="00BB3205"/>
    <w:rsid w:val="00BB3219"/>
    <w:rsid w:val="00BB3495"/>
    <w:rsid w:val="00BB34F1"/>
    <w:rsid w:val="00BB36C7"/>
    <w:rsid w:val="00BB36EB"/>
    <w:rsid w:val="00BB3A0E"/>
    <w:rsid w:val="00BB3A0F"/>
    <w:rsid w:val="00BB3E9B"/>
    <w:rsid w:val="00BB3EB5"/>
    <w:rsid w:val="00BB416E"/>
    <w:rsid w:val="00BB42C8"/>
    <w:rsid w:val="00BB430B"/>
    <w:rsid w:val="00BB4455"/>
    <w:rsid w:val="00BB452F"/>
    <w:rsid w:val="00BB4B50"/>
    <w:rsid w:val="00BB502F"/>
    <w:rsid w:val="00BB526C"/>
    <w:rsid w:val="00BB52E7"/>
    <w:rsid w:val="00BB557B"/>
    <w:rsid w:val="00BB5714"/>
    <w:rsid w:val="00BB57C8"/>
    <w:rsid w:val="00BB58B3"/>
    <w:rsid w:val="00BB58F1"/>
    <w:rsid w:val="00BB5C67"/>
    <w:rsid w:val="00BB5D92"/>
    <w:rsid w:val="00BB60B7"/>
    <w:rsid w:val="00BB6144"/>
    <w:rsid w:val="00BB644C"/>
    <w:rsid w:val="00BB645B"/>
    <w:rsid w:val="00BB6554"/>
    <w:rsid w:val="00BB6753"/>
    <w:rsid w:val="00BB67F9"/>
    <w:rsid w:val="00BB70D7"/>
    <w:rsid w:val="00BB721F"/>
    <w:rsid w:val="00BB7361"/>
    <w:rsid w:val="00BB7488"/>
    <w:rsid w:val="00BB7550"/>
    <w:rsid w:val="00BB765A"/>
    <w:rsid w:val="00BB77FD"/>
    <w:rsid w:val="00BB7968"/>
    <w:rsid w:val="00BB7EC5"/>
    <w:rsid w:val="00BC01A6"/>
    <w:rsid w:val="00BC02CB"/>
    <w:rsid w:val="00BC09E6"/>
    <w:rsid w:val="00BC09E8"/>
    <w:rsid w:val="00BC0B16"/>
    <w:rsid w:val="00BC0B6E"/>
    <w:rsid w:val="00BC0D1B"/>
    <w:rsid w:val="00BC0F13"/>
    <w:rsid w:val="00BC12E4"/>
    <w:rsid w:val="00BC13C9"/>
    <w:rsid w:val="00BC142F"/>
    <w:rsid w:val="00BC15D6"/>
    <w:rsid w:val="00BC1683"/>
    <w:rsid w:val="00BC177B"/>
    <w:rsid w:val="00BC1827"/>
    <w:rsid w:val="00BC1B7F"/>
    <w:rsid w:val="00BC1BAB"/>
    <w:rsid w:val="00BC257C"/>
    <w:rsid w:val="00BC2680"/>
    <w:rsid w:val="00BC2763"/>
    <w:rsid w:val="00BC2950"/>
    <w:rsid w:val="00BC2AD7"/>
    <w:rsid w:val="00BC2D07"/>
    <w:rsid w:val="00BC3024"/>
    <w:rsid w:val="00BC321D"/>
    <w:rsid w:val="00BC33C1"/>
    <w:rsid w:val="00BC345F"/>
    <w:rsid w:val="00BC3465"/>
    <w:rsid w:val="00BC366F"/>
    <w:rsid w:val="00BC37F5"/>
    <w:rsid w:val="00BC3A20"/>
    <w:rsid w:val="00BC3A3F"/>
    <w:rsid w:val="00BC3BAF"/>
    <w:rsid w:val="00BC3BC1"/>
    <w:rsid w:val="00BC402F"/>
    <w:rsid w:val="00BC40C3"/>
    <w:rsid w:val="00BC4433"/>
    <w:rsid w:val="00BC449B"/>
    <w:rsid w:val="00BC4BCE"/>
    <w:rsid w:val="00BC4D1B"/>
    <w:rsid w:val="00BC4DB2"/>
    <w:rsid w:val="00BC4F29"/>
    <w:rsid w:val="00BC5173"/>
    <w:rsid w:val="00BC53B3"/>
    <w:rsid w:val="00BC53C0"/>
    <w:rsid w:val="00BC555C"/>
    <w:rsid w:val="00BC577E"/>
    <w:rsid w:val="00BC58E2"/>
    <w:rsid w:val="00BC5906"/>
    <w:rsid w:val="00BC5AE0"/>
    <w:rsid w:val="00BC5C90"/>
    <w:rsid w:val="00BC60F2"/>
    <w:rsid w:val="00BC6111"/>
    <w:rsid w:val="00BC61B2"/>
    <w:rsid w:val="00BC62CF"/>
    <w:rsid w:val="00BC63C9"/>
    <w:rsid w:val="00BC64FD"/>
    <w:rsid w:val="00BC6561"/>
    <w:rsid w:val="00BC65F8"/>
    <w:rsid w:val="00BC704F"/>
    <w:rsid w:val="00BC70B6"/>
    <w:rsid w:val="00BC70ED"/>
    <w:rsid w:val="00BC71D9"/>
    <w:rsid w:val="00BC733C"/>
    <w:rsid w:val="00BC7554"/>
    <w:rsid w:val="00BC7648"/>
    <w:rsid w:val="00BC771F"/>
    <w:rsid w:val="00BC7945"/>
    <w:rsid w:val="00BC7BDE"/>
    <w:rsid w:val="00BC7CE0"/>
    <w:rsid w:val="00BD00EE"/>
    <w:rsid w:val="00BD033F"/>
    <w:rsid w:val="00BD03A7"/>
    <w:rsid w:val="00BD060D"/>
    <w:rsid w:val="00BD0E9F"/>
    <w:rsid w:val="00BD2222"/>
    <w:rsid w:val="00BD2317"/>
    <w:rsid w:val="00BD2335"/>
    <w:rsid w:val="00BD24AE"/>
    <w:rsid w:val="00BD2BF3"/>
    <w:rsid w:val="00BD30F1"/>
    <w:rsid w:val="00BD32F7"/>
    <w:rsid w:val="00BD33FF"/>
    <w:rsid w:val="00BD3522"/>
    <w:rsid w:val="00BD3534"/>
    <w:rsid w:val="00BD3632"/>
    <w:rsid w:val="00BD3A9E"/>
    <w:rsid w:val="00BD3DC4"/>
    <w:rsid w:val="00BD3FD6"/>
    <w:rsid w:val="00BD4122"/>
    <w:rsid w:val="00BD44E0"/>
    <w:rsid w:val="00BD4771"/>
    <w:rsid w:val="00BD48C3"/>
    <w:rsid w:val="00BD4D0F"/>
    <w:rsid w:val="00BD4FE1"/>
    <w:rsid w:val="00BD519D"/>
    <w:rsid w:val="00BD51C9"/>
    <w:rsid w:val="00BD54D2"/>
    <w:rsid w:val="00BD56DE"/>
    <w:rsid w:val="00BD5735"/>
    <w:rsid w:val="00BD5E1D"/>
    <w:rsid w:val="00BD5E30"/>
    <w:rsid w:val="00BD5EF8"/>
    <w:rsid w:val="00BD6279"/>
    <w:rsid w:val="00BD67CC"/>
    <w:rsid w:val="00BD690F"/>
    <w:rsid w:val="00BD6D7B"/>
    <w:rsid w:val="00BD709F"/>
    <w:rsid w:val="00BD7135"/>
    <w:rsid w:val="00BD7316"/>
    <w:rsid w:val="00BD739D"/>
    <w:rsid w:val="00BD759C"/>
    <w:rsid w:val="00BD795A"/>
    <w:rsid w:val="00BD7B5C"/>
    <w:rsid w:val="00BE02E6"/>
    <w:rsid w:val="00BE049C"/>
    <w:rsid w:val="00BE0CE5"/>
    <w:rsid w:val="00BE0E67"/>
    <w:rsid w:val="00BE1501"/>
    <w:rsid w:val="00BE1822"/>
    <w:rsid w:val="00BE1914"/>
    <w:rsid w:val="00BE1CB9"/>
    <w:rsid w:val="00BE1D2A"/>
    <w:rsid w:val="00BE1D5D"/>
    <w:rsid w:val="00BE1EAC"/>
    <w:rsid w:val="00BE21A5"/>
    <w:rsid w:val="00BE2379"/>
    <w:rsid w:val="00BE26A5"/>
    <w:rsid w:val="00BE26FC"/>
    <w:rsid w:val="00BE2887"/>
    <w:rsid w:val="00BE2CA5"/>
    <w:rsid w:val="00BE2D72"/>
    <w:rsid w:val="00BE2E46"/>
    <w:rsid w:val="00BE2F2F"/>
    <w:rsid w:val="00BE32BF"/>
    <w:rsid w:val="00BE32D7"/>
    <w:rsid w:val="00BE33F2"/>
    <w:rsid w:val="00BE38CC"/>
    <w:rsid w:val="00BE3AE3"/>
    <w:rsid w:val="00BE3B9B"/>
    <w:rsid w:val="00BE3E61"/>
    <w:rsid w:val="00BE41A2"/>
    <w:rsid w:val="00BE467F"/>
    <w:rsid w:val="00BE46C3"/>
    <w:rsid w:val="00BE46E9"/>
    <w:rsid w:val="00BE4CD5"/>
    <w:rsid w:val="00BE4D5B"/>
    <w:rsid w:val="00BE4FC1"/>
    <w:rsid w:val="00BE5213"/>
    <w:rsid w:val="00BE53A1"/>
    <w:rsid w:val="00BE551B"/>
    <w:rsid w:val="00BE552C"/>
    <w:rsid w:val="00BE5926"/>
    <w:rsid w:val="00BE5941"/>
    <w:rsid w:val="00BE5CCE"/>
    <w:rsid w:val="00BE5DF6"/>
    <w:rsid w:val="00BE5EE1"/>
    <w:rsid w:val="00BE6082"/>
    <w:rsid w:val="00BE60F7"/>
    <w:rsid w:val="00BE61D6"/>
    <w:rsid w:val="00BE6580"/>
    <w:rsid w:val="00BE6B8A"/>
    <w:rsid w:val="00BE6BD8"/>
    <w:rsid w:val="00BE6E79"/>
    <w:rsid w:val="00BE6E98"/>
    <w:rsid w:val="00BE6F46"/>
    <w:rsid w:val="00BE75FF"/>
    <w:rsid w:val="00BE7769"/>
    <w:rsid w:val="00BE7F87"/>
    <w:rsid w:val="00BE7FE3"/>
    <w:rsid w:val="00BF009A"/>
    <w:rsid w:val="00BF01E6"/>
    <w:rsid w:val="00BF0425"/>
    <w:rsid w:val="00BF04E1"/>
    <w:rsid w:val="00BF079D"/>
    <w:rsid w:val="00BF0C89"/>
    <w:rsid w:val="00BF0CEA"/>
    <w:rsid w:val="00BF0D6C"/>
    <w:rsid w:val="00BF0DE5"/>
    <w:rsid w:val="00BF0EEF"/>
    <w:rsid w:val="00BF12A5"/>
    <w:rsid w:val="00BF14DB"/>
    <w:rsid w:val="00BF1974"/>
    <w:rsid w:val="00BF1C99"/>
    <w:rsid w:val="00BF1D0A"/>
    <w:rsid w:val="00BF1EC1"/>
    <w:rsid w:val="00BF1F27"/>
    <w:rsid w:val="00BF2214"/>
    <w:rsid w:val="00BF2305"/>
    <w:rsid w:val="00BF236D"/>
    <w:rsid w:val="00BF2868"/>
    <w:rsid w:val="00BF2AD1"/>
    <w:rsid w:val="00BF2BD8"/>
    <w:rsid w:val="00BF2E6D"/>
    <w:rsid w:val="00BF2F86"/>
    <w:rsid w:val="00BF341B"/>
    <w:rsid w:val="00BF34D5"/>
    <w:rsid w:val="00BF3664"/>
    <w:rsid w:val="00BF3780"/>
    <w:rsid w:val="00BF3783"/>
    <w:rsid w:val="00BF38EA"/>
    <w:rsid w:val="00BF3D5D"/>
    <w:rsid w:val="00BF44BD"/>
    <w:rsid w:val="00BF44CA"/>
    <w:rsid w:val="00BF48CA"/>
    <w:rsid w:val="00BF4B56"/>
    <w:rsid w:val="00BF4E5D"/>
    <w:rsid w:val="00BF4EC3"/>
    <w:rsid w:val="00BF56BA"/>
    <w:rsid w:val="00BF596A"/>
    <w:rsid w:val="00BF5BE8"/>
    <w:rsid w:val="00BF5C0E"/>
    <w:rsid w:val="00BF62A9"/>
    <w:rsid w:val="00BF62F3"/>
    <w:rsid w:val="00BF6389"/>
    <w:rsid w:val="00BF6594"/>
    <w:rsid w:val="00BF6665"/>
    <w:rsid w:val="00BF6B9E"/>
    <w:rsid w:val="00BF6DF0"/>
    <w:rsid w:val="00BF6DF4"/>
    <w:rsid w:val="00BF7076"/>
    <w:rsid w:val="00BF7355"/>
    <w:rsid w:val="00BF73F2"/>
    <w:rsid w:val="00BF79B2"/>
    <w:rsid w:val="00BF7AD2"/>
    <w:rsid w:val="00C00353"/>
    <w:rsid w:val="00C005DF"/>
    <w:rsid w:val="00C00DC2"/>
    <w:rsid w:val="00C010FC"/>
    <w:rsid w:val="00C011A1"/>
    <w:rsid w:val="00C013E8"/>
    <w:rsid w:val="00C0167E"/>
    <w:rsid w:val="00C017C3"/>
    <w:rsid w:val="00C01A3A"/>
    <w:rsid w:val="00C01C4A"/>
    <w:rsid w:val="00C01E6E"/>
    <w:rsid w:val="00C02038"/>
    <w:rsid w:val="00C024CF"/>
    <w:rsid w:val="00C026B4"/>
    <w:rsid w:val="00C0276D"/>
    <w:rsid w:val="00C02E04"/>
    <w:rsid w:val="00C03230"/>
    <w:rsid w:val="00C034EB"/>
    <w:rsid w:val="00C03650"/>
    <w:rsid w:val="00C0373F"/>
    <w:rsid w:val="00C03841"/>
    <w:rsid w:val="00C038D0"/>
    <w:rsid w:val="00C03AA7"/>
    <w:rsid w:val="00C03F38"/>
    <w:rsid w:val="00C04243"/>
    <w:rsid w:val="00C045AB"/>
    <w:rsid w:val="00C047A6"/>
    <w:rsid w:val="00C04B44"/>
    <w:rsid w:val="00C04DEF"/>
    <w:rsid w:val="00C05029"/>
    <w:rsid w:val="00C0523B"/>
    <w:rsid w:val="00C0523F"/>
    <w:rsid w:val="00C05D49"/>
    <w:rsid w:val="00C05D7C"/>
    <w:rsid w:val="00C05F13"/>
    <w:rsid w:val="00C0669E"/>
    <w:rsid w:val="00C068CD"/>
    <w:rsid w:val="00C06974"/>
    <w:rsid w:val="00C069A2"/>
    <w:rsid w:val="00C06C54"/>
    <w:rsid w:val="00C06FA3"/>
    <w:rsid w:val="00C07078"/>
    <w:rsid w:val="00C073E1"/>
    <w:rsid w:val="00C07582"/>
    <w:rsid w:val="00C077A1"/>
    <w:rsid w:val="00C0780F"/>
    <w:rsid w:val="00C07A67"/>
    <w:rsid w:val="00C07AE0"/>
    <w:rsid w:val="00C07CE4"/>
    <w:rsid w:val="00C10072"/>
    <w:rsid w:val="00C10688"/>
    <w:rsid w:val="00C10B80"/>
    <w:rsid w:val="00C10BBD"/>
    <w:rsid w:val="00C10C4B"/>
    <w:rsid w:val="00C10CF4"/>
    <w:rsid w:val="00C110ED"/>
    <w:rsid w:val="00C112D8"/>
    <w:rsid w:val="00C11386"/>
    <w:rsid w:val="00C114D6"/>
    <w:rsid w:val="00C11733"/>
    <w:rsid w:val="00C117B8"/>
    <w:rsid w:val="00C11C0A"/>
    <w:rsid w:val="00C11C4D"/>
    <w:rsid w:val="00C11EF5"/>
    <w:rsid w:val="00C11F46"/>
    <w:rsid w:val="00C12255"/>
    <w:rsid w:val="00C1240E"/>
    <w:rsid w:val="00C124E9"/>
    <w:rsid w:val="00C1280C"/>
    <w:rsid w:val="00C128C3"/>
    <w:rsid w:val="00C12A87"/>
    <w:rsid w:val="00C12DB7"/>
    <w:rsid w:val="00C12E1B"/>
    <w:rsid w:val="00C130A4"/>
    <w:rsid w:val="00C13301"/>
    <w:rsid w:val="00C13EC9"/>
    <w:rsid w:val="00C14038"/>
    <w:rsid w:val="00C140CC"/>
    <w:rsid w:val="00C143B1"/>
    <w:rsid w:val="00C1452D"/>
    <w:rsid w:val="00C146C3"/>
    <w:rsid w:val="00C1479D"/>
    <w:rsid w:val="00C149F0"/>
    <w:rsid w:val="00C14C6F"/>
    <w:rsid w:val="00C151E1"/>
    <w:rsid w:val="00C154EB"/>
    <w:rsid w:val="00C15533"/>
    <w:rsid w:val="00C15727"/>
    <w:rsid w:val="00C1585D"/>
    <w:rsid w:val="00C158C0"/>
    <w:rsid w:val="00C15977"/>
    <w:rsid w:val="00C15A78"/>
    <w:rsid w:val="00C15CFB"/>
    <w:rsid w:val="00C15D41"/>
    <w:rsid w:val="00C16290"/>
    <w:rsid w:val="00C1636D"/>
    <w:rsid w:val="00C16533"/>
    <w:rsid w:val="00C16782"/>
    <w:rsid w:val="00C1689D"/>
    <w:rsid w:val="00C16A46"/>
    <w:rsid w:val="00C16BE9"/>
    <w:rsid w:val="00C17409"/>
    <w:rsid w:val="00C17414"/>
    <w:rsid w:val="00C174D2"/>
    <w:rsid w:val="00C17764"/>
    <w:rsid w:val="00C17784"/>
    <w:rsid w:val="00C17935"/>
    <w:rsid w:val="00C17990"/>
    <w:rsid w:val="00C179DD"/>
    <w:rsid w:val="00C17A26"/>
    <w:rsid w:val="00C17BE1"/>
    <w:rsid w:val="00C17C3C"/>
    <w:rsid w:val="00C17D70"/>
    <w:rsid w:val="00C17D75"/>
    <w:rsid w:val="00C17FCD"/>
    <w:rsid w:val="00C200B7"/>
    <w:rsid w:val="00C2022D"/>
    <w:rsid w:val="00C2062C"/>
    <w:rsid w:val="00C2081C"/>
    <w:rsid w:val="00C20ACA"/>
    <w:rsid w:val="00C20E22"/>
    <w:rsid w:val="00C20F9D"/>
    <w:rsid w:val="00C21071"/>
    <w:rsid w:val="00C211DC"/>
    <w:rsid w:val="00C21361"/>
    <w:rsid w:val="00C21744"/>
    <w:rsid w:val="00C21809"/>
    <w:rsid w:val="00C21B8B"/>
    <w:rsid w:val="00C21FAA"/>
    <w:rsid w:val="00C220D5"/>
    <w:rsid w:val="00C221D9"/>
    <w:rsid w:val="00C22312"/>
    <w:rsid w:val="00C22448"/>
    <w:rsid w:val="00C2288D"/>
    <w:rsid w:val="00C228E1"/>
    <w:rsid w:val="00C22B85"/>
    <w:rsid w:val="00C22BE1"/>
    <w:rsid w:val="00C22C07"/>
    <w:rsid w:val="00C22F0B"/>
    <w:rsid w:val="00C237D3"/>
    <w:rsid w:val="00C23A1C"/>
    <w:rsid w:val="00C23D54"/>
    <w:rsid w:val="00C23E32"/>
    <w:rsid w:val="00C24017"/>
    <w:rsid w:val="00C241A4"/>
    <w:rsid w:val="00C24249"/>
    <w:rsid w:val="00C243A1"/>
    <w:rsid w:val="00C243C1"/>
    <w:rsid w:val="00C245A6"/>
    <w:rsid w:val="00C245D6"/>
    <w:rsid w:val="00C246BE"/>
    <w:rsid w:val="00C246C6"/>
    <w:rsid w:val="00C249A7"/>
    <w:rsid w:val="00C24A9C"/>
    <w:rsid w:val="00C24C8D"/>
    <w:rsid w:val="00C24D2A"/>
    <w:rsid w:val="00C24E1E"/>
    <w:rsid w:val="00C24E81"/>
    <w:rsid w:val="00C255C6"/>
    <w:rsid w:val="00C255F4"/>
    <w:rsid w:val="00C2560A"/>
    <w:rsid w:val="00C259D5"/>
    <w:rsid w:val="00C25C35"/>
    <w:rsid w:val="00C25F2C"/>
    <w:rsid w:val="00C25F3C"/>
    <w:rsid w:val="00C260A6"/>
    <w:rsid w:val="00C260C9"/>
    <w:rsid w:val="00C261AC"/>
    <w:rsid w:val="00C262CF"/>
    <w:rsid w:val="00C26394"/>
    <w:rsid w:val="00C26702"/>
    <w:rsid w:val="00C267C9"/>
    <w:rsid w:val="00C26980"/>
    <w:rsid w:val="00C26B86"/>
    <w:rsid w:val="00C26D3E"/>
    <w:rsid w:val="00C26E32"/>
    <w:rsid w:val="00C270DB"/>
    <w:rsid w:val="00C2723C"/>
    <w:rsid w:val="00C275B1"/>
    <w:rsid w:val="00C2778D"/>
    <w:rsid w:val="00C2791E"/>
    <w:rsid w:val="00C2798F"/>
    <w:rsid w:val="00C27B12"/>
    <w:rsid w:val="00C27E34"/>
    <w:rsid w:val="00C27ECA"/>
    <w:rsid w:val="00C300ED"/>
    <w:rsid w:val="00C3013D"/>
    <w:rsid w:val="00C3026A"/>
    <w:rsid w:val="00C3038F"/>
    <w:rsid w:val="00C3046A"/>
    <w:rsid w:val="00C30627"/>
    <w:rsid w:val="00C3078D"/>
    <w:rsid w:val="00C30847"/>
    <w:rsid w:val="00C30BC0"/>
    <w:rsid w:val="00C30FE0"/>
    <w:rsid w:val="00C312C7"/>
    <w:rsid w:val="00C31BAF"/>
    <w:rsid w:val="00C31BB2"/>
    <w:rsid w:val="00C31D31"/>
    <w:rsid w:val="00C3234A"/>
    <w:rsid w:val="00C32422"/>
    <w:rsid w:val="00C325DD"/>
    <w:rsid w:val="00C32880"/>
    <w:rsid w:val="00C32B73"/>
    <w:rsid w:val="00C32E1A"/>
    <w:rsid w:val="00C33317"/>
    <w:rsid w:val="00C335CA"/>
    <w:rsid w:val="00C3367E"/>
    <w:rsid w:val="00C337EF"/>
    <w:rsid w:val="00C339CB"/>
    <w:rsid w:val="00C33B66"/>
    <w:rsid w:val="00C33E8A"/>
    <w:rsid w:val="00C33EDE"/>
    <w:rsid w:val="00C33EF0"/>
    <w:rsid w:val="00C341B5"/>
    <w:rsid w:val="00C342C7"/>
    <w:rsid w:val="00C346A5"/>
    <w:rsid w:val="00C346CA"/>
    <w:rsid w:val="00C3482B"/>
    <w:rsid w:val="00C34898"/>
    <w:rsid w:val="00C34D3D"/>
    <w:rsid w:val="00C354AC"/>
    <w:rsid w:val="00C35D20"/>
    <w:rsid w:val="00C35D59"/>
    <w:rsid w:val="00C361F3"/>
    <w:rsid w:val="00C36586"/>
    <w:rsid w:val="00C366B1"/>
    <w:rsid w:val="00C369ED"/>
    <w:rsid w:val="00C36A0A"/>
    <w:rsid w:val="00C36A89"/>
    <w:rsid w:val="00C36DDB"/>
    <w:rsid w:val="00C36F0D"/>
    <w:rsid w:val="00C36F52"/>
    <w:rsid w:val="00C374C2"/>
    <w:rsid w:val="00C3769D"/>
    <w:rsid w:val="00C37C07"/>
    <w:rsid w:val="00C37E75"/>
    <w:rsid w:val="00C37F6E"/>
    <w:rsid w:val="00C37FE6"/>
    <w:rsid w:val="00C401D1"/>
    <w:rsid w:val="00C4048B"/>
    <w:rsid w:val="00C406DF"/>
    <w:rsid w:val="00C40794"/>
    <w:rsid w:val="00C407DA"/>
    <w:rsid w:val="00C409F9"/>
    <w:rsid w:val="00C40A52"/>
    <w:rsid w:val="00C40E85"/>
    <w:rsid w:val="00C40F32"/>
    <w:rsid w:val="00C410EE"/>
    <w:rsid w:val="00C41168"/>
    <w:rsid w:val="00C414BF"/>
    <w:rsid w:val="00C415BB"/>
    <w:rsid w:val="00C416CD"/>
    <w:rsid w:val="00C4196D"/>
    <w:rsid w:val="00C41C36"/>
    <w:rsid w:val="00C41EA8"/>
    <w:rsid w:val="00C41FA5"/>
    <w:rsid w:val="00C4284B"/>
    <w:rsid w:val="00C42B3B"/>
    <w:rsid w:val="00C42FB8"/>
    <w:rsid w:val="00C42FC6"/>
    <w:rsid w:val="00C43406"/>
    <w:rsid w:val="00C43539"/>
    <w:rsid w:val="00C43629"/>
    <w:rsid w:val="00C43ABA"/>
    <w:rsid w:val="00C43FAD"/>
    <w:rsid w:val="00C44010"/>
    <w:rsid w:val="00C44249"/>
    <w:rsid w:val="00C446FC"/>
    <w:rsid w:val="00C4498E"/>
    <w:rsid w:val="00C44B51"/>
    <w:rsid w:val="00C44C57"/>
    <w:rsid w:val="00C44C88"/>
    <w:rsid w:val="00C4501C"/>
    <w:rsid w:val="00C45039"/>
    <w:rsid w:val="00C45150"/>
    <w:rsid w:val="00C451BB"/>
    <w:rsid w:val="00C458B3"/>
    <w:rsid w:val="00C4595B"/>
    <w:rsid w:val="00C45C98"/>
    <w:rsid w:val="00C45DFB"/>
    <w:rsid w:val="00C460F1"/>
    <w:rsid w:val="00C46608"/>
    <w:rsid w:val="00C46620"/>
    <w:rsid w:val="00C466F3"/>
    <w:rsid w:val="00C46830"/>
    <w:rsid w:val="00C468FD"/>
    <w:rsid w:val="00C46FB5"/>
    <w:rsid w:val="00C470F3"/>
    <w:rsid w:val="00C47300"/>
    <w:rsid w:val="00C47566"/>
    <w:rsid w:val="00C4761D"/>
    <w:rsid w:val="00C47A22"/>
    <w:rsid w:val="00C5022E"/>
    <w:rsid w:val="00C502A2"/>
    <w:rsid w:val="00C503AC"/>
    <w:rsid w:val="00C50A56"/>
    <w:rsid w:val="00C50F37"/>
    <w:rsid w:val="00C50FDA"/>
    <w:rsid w:val="00C51000"/>
    <w:rsid w:val="00C5103C"/>
    <w:rsid w:val="00C51081"/>
    <w:rsid w:val="00C51588"/>
    <w:rsid w:val="00C51BA5"/>
    <w:rsid w:val="00C523F3"/>
    <w:rsid w:val="00C526BA"/>
    <w:rsid w:val="00C5277D"/>
    <w:rsid w:val="00C5284D"/>
    <w:rsid w:val="00C52B4E"/>
    <w:rsid w:val="00C53004"/>
    <w:rsid w:val="00C533B0"/>
    <w:rsid w:val="00C53630"/>
    <w:rsid w:val="00C5393D"/>
    <w:rsid w:val="00C53F46"/>
    <w:rsid w:val="00C53F96"/>
    <w:rsid w:val="00C547CD"/>
    <w:rsid w:val="00C54995"/>
    <w:rsid w:val="00C54C19"/>
    <w:rsid w:val="00C54C9F"/>
    <w:rsid w:val="00C54CC7"/>
    <w:rsid w:val="00C55076"/>
    <w:rsid w:val="00C55279"/>
    <w:rsid w:val="00C552A8"/>
    <w:rsid w:val="00C553AD"/>
    <w:rsid w:val="00C5540A"/>
    <w:rsid w:val="00C555BC"/>
    <w:rsid w:val="00C5590A"/>
    <w:rsid w:val="00C55A42"/>
    <w:rsid w:val="00C55B08"/>
    <w:rsid w:val="00C55B4D"/>
    <w:rsid w:val="00C55B7A"/>
    <w:rsid w:val="00C55CCC"/>
    <w:rsid w:val="00C55E1C"/>
    <w:rsid w:val="00C56C06"/>
    <w:rsid w:val="00C57158"/>
    <w:rsid w:val="00C57215"/>
    <w:rsid w:val="00C5758C"/>
    <w:rsid w:val="00C5763E"/>
    <w:rsid w:val="00C57786"/>
    <w:rsid w:val="00C57802"/>
    <w:rsid w:val="00C578D8"/>
    <w:rsid w:val="00C57AFC"/>
    <w:rsid w:val="00C57D66"/>
    <w:rsid w:val="00C57E05"/>
    <w:rsid w:val="00C602FB"/>
    <w:rsid w:val="00C6069D"/>
    <w:rsid w:val="00C6086D"/>
    <w:rsid w:val="00C60A72"/>
    <w:rsid w:val="00C60E43"/>
    <w:rsid w:val="00C61173"/>
    <w:rsid w:val="00C613F9"/>
    <w:rsid w:val="00C61480"/>
    <w:rsid w:val="00C61742"/>
    <w:rsid w:val="00C61D8A"/>
    <w:rsid w:val="00C61DC4"/>
    <w:rsid w:val="00C620E9"/>
    <w:rsid w:val="00C6233A"/>
    <w:rsid w:val="00C623D3"/>
    <w:rsid w:val="00C6242C"/>
    <w:rsid w:val="00C626CA"/>
    <w:rsid w:val="00C62828"/>
    <w:rsid w:val="00C62A02"/>
    <w:rsid w:val="00C62AF8"/>
    <w:rsid w:val="00C62C23"/>
    <w:rsid w:val="00C62CC3"/>
    <w:rsid w:val="00C633AB"/>
    <w:rsid w:val="00C633B7"/>
    <w:rsid w:val="00C63433"/>
    <w:rsid w:val="00C634DF"/>
    <w:rsid w:val="00C63996"/>
    <w:rsid w:val="00C63A1B"/>
    <w:rsid w:val="00C63A20"/>
    <w:rsid w:val="00C63BB4"/>
    <w:rsid w:val="00C64245"/>
    <w:rsid w:val="00C649F3"/>
    <w:rsid w:val="00C64A88"/>
    <w:rsid w:val="00C64C2E"/>
    <w:rsid w:val="00C64E76"/>
    <w:rsid w:val="00C64E82"/>
    <w:rsid w:val="00C64F3C"/>
    <w:rsid w:val="00C65402"/>
    <w:rsid w:val="00C65562"/>
    <w:rsid w:val="00C6560B"/>
    <w:rsid w:val="00C6587A"/>
    <w:rsid w:val="00C658D3"/>
    <w:rsid w:val="00C65BAA"/>
    <w:rsid w:val="00C65CCE"/>
    <w:rsid w:val="00C664C6"/>
    <w:rsid w:val="00C66589"/>
    <w:rsid w:val="00C66800"/>
    <w:rsid w:val="00C66B38"/>
    <w:rsid w:val="00C66BC8"/>
    <w:rsid w:val="00C66BFB"/>
    <w:rsid w:val="00C66D60"/>
    <w:rsid w:val="00C67759"/>
    <w:rsid w:val="00C67820"/>
    <w:rsid w:val="00C67827"/>
    <w:rsid w:val="00C67A23"/>
    <w:rsid w:val="00C67BD1"/>
    <w:rsid w:val="00C67DD7"/>
    <w:rsid w:val="00C67E7E"/>
    <w:rsid w:val="00C701B9"/>
    <w:rsid w:val="00C705DC"/>
    <w:rsid w:val="00C7065B"/>
    <w:rsid w:val="00C7078F"/>
    <w:rsid w:val="00C709BF"/>
    <w:rsid w:val="00C71029"/>
    <w:rsid w:val="00C71246"/>
    <w:rsid w:val="00C71591"/>
    <w:rsid w:val="00C71671"/>
    <w:rsid w:val="00C718A5"/>
    <w:rsid w:val="00C7196C"/>
    <w:rsid w:val="00C719D6"/>
    <w:rsid w:val="00C71F66"/>
    <w:rsid w:val="00C723DB"/>
    <w:rsid w:val="00C72419"/>
    <w:rsid w:val="00C725B0"/>
    <w:rsid w:val="00C725E1"/>
    <w:rsid w:val="00C72A69"/>
    <w:rsid w:val="00C72F8F"/>
    <w:rsid w:val="00C732CE"/>
    <w:rsid w:val="00C7335E"/>
    <w:rsid w:val="00C736C5"/>
    <w:rsid w:val="00C73AE3"/>
    <w:rsid w:val="00C73BB4"/>
    <w:rsid w:val="00C73FAC"/>
    <w:rsid w:val="00C740B3"/>
    <w:rsid w:val="00C74106"/>
    <w:rsid w:val="00C74ABF"/>
    <w:rsid w:val="00C75290"/>
    <w:rsid w:val="00C754B3"/>
    <w:rsid w:val="00C75599"/>
    <w:rsid w:val="00C75693"/>
    <w:rsid w:val="00C757CD"/>
    <w:rsid w:val="00C75A79"/>
    <w:rsid w:val="00C762F8"/>
    <w:rsid w:val="00C7634C"/>
    <w:rsid w:val="00C7639D"/>
    <w:rsid w:val="00C7644E"/>
    <w:rsid w:val="00C764BA"/>
    <w:rsid w:val="00C76596"/>
    <w:rsid w:val="00C76B74"/>
    <w:rsid w:val="00C76CDC"/>
    <w:rsid w:val="00C76DEB"/>
    <w:rsid w:val="00C76F0F"/>
    <w:rsid w:val="00C77106"/>
    <w:rsid w:val="00C771FC"/>
    <w:rsid w:val="00C77616"/>
    <w:rsid w:val="00C776EB"/>
    <w:rsid w:val="00C77754"/>
    <w:rsid w:val="00C77DDB"/>
    <w:rsid w:val="00C8063A"/>
    <w:rsid w:val="00C80BD4"/>
    <w:rsid w:val="00C80C85"/>
    <w:rsid w:val="00C80E3F"/>
    <w:rsid w:val="00C80F59"/>
    <w:rsid w:val="00C8113A"/>
    <w:rsid w:val="00C811B2"/>
    <w:rsid w:val="00C813B7"/>
    <w:rsid w:val="00C81790"/>
    <w:rsid w:val="00C818FF"/>
    <w:rsid w:val="00C82061"/>
    <w:rsid w:val="00C820E0"/>
    <w:rsid w:val="00C8221E"/>
    <w:rsid w:val="00C82426"/>
    <w:rsid w:val="00C828B3"/>
    <w:rsid w:val="00C82984"/>
    <w:rsid w:val="00C82BFC"/>
    <w:rsid w:val="00C82D71"/>
    <w:rsid w:val="00C82EAF"/>
    <w:rsid w:val="00C82F84"/>
    <w:rsid w:val="00C833A0"/>
    <w:rsid w:val="00C8382D"/>
    <w:rsid w:val="00C83BB3"/>
    <w:rsid w:val="00C840A2"/>
    <w:rsid w:val="00C84364"/>
    <w:rsid w:val="00C84508"/>
    <w:rsid w:val="00C8471F"/>
    <w:rsid w:val="00C848B6"/>
    <w:rsid w:val="00C85004"/>
    <w:rsid w:val="00C85109"/>
    <w:rsid w:val="00C85161"/>
    <w:rsid w:val="00C85177"/>
    <w:rsid w:val="00C85274"/>
    <w:rsid w:val="00C8538B"/>
    <w:rsid w:val="00C8589A"/>
    <w:rsid w:val="00C858A8"/>
    <w:rsid w:val="00C85CE7"/>
    <w:rsid w:val="00C85DF0"/>
    <w:rsid w:val="00C8626C"/>
    <w:rsid w:val="00C865ED"/>
    <w:rsid w:val="00C86BCE"/>
    <w:rsid w:val="00C86CD0"/>
    <w:rsid w:val="00C86E62"/>
    <w:rsid w:val="00C86EB2"/>
    <w:rsid w:val="00C87374"/>
    <w:rsid w:val="00C87482"/>
    <w:rsid w:val="00C87609"/>
    <w:rsid w:val="00C8798C"/>
    <w:rsid w:val="00C87DAE"/>
    <w:rsid w:val="00C87DFB"/>
    <w:rsid w:val="00C900DC"/>
    <w:rsid w:val="00C90623"/>
    <w:rsid w:val="00C90654"/>
    <w:rsid w:val="00C90910"/>
    <w:rsid w:val="00C90AB1"/>
    <w:rsid w:val="00C90BED"/>
    <w:rsid w:val="00C90C7A"/>
    <w:rsid w:val="00C90CF1"/>
    <w:rsid w:val="00C90E34"/>
    <w:rsid w:val="00C9136B"/>
    <w:rsid w:val="00C91695"/>
    <w:rsid w:val="00C91703"/>
    <w:rsid w:val="00C91BDF"/>
    <w:rsid w:val="00C91FD2"/>
    <w:rsid w:val="00C9214F"/>
    <w:rsid w:val="00C9222E"/>
    <w:rsid w:val="00C9227C"/>
    <w:rsid w:val="00C922F0"/>
    <w:rsid w:val="00C92503"/>
    <w:rsid w:val="00C92A4A"/>
    <w:rsid w:val="00C92A5B"/>
    <w:rsid w:val="00C92B2A"/>
    <w:rsid w:val="00C92C76"/>
    <w:rsid w:val="00C92F81"/>
    <w:rsid w:val="00C930B2"/>
    <w:rsid w:val="00C9378D"/>
    <w:rsid w:val="00C93892"/>
    <w:rsid w:val="00C93B6C"/>
    <w:rsid w:val="00C94841"/>
    <w:rsid w:val="00C9492A"/>
    <w:rsid w:val="00C94C63"/>
    <w:rsid w:val="00C94D06"/>
    <w:rsid w:val="00C94D61"/>
    <w:rsid w:val="00C94F65"/>
    <w:rsid w:val="00C94FBD"/>
    <w:rsid w:val="00C9500C"/>
    <w:rsid w:val="00C954C5"/>
    <w:rsid w:val="00C956C5"/>
    <w:rsid w:val="00C959E5"/>
    <w:rsid w:val="00C95B0E"/>
    <w:rsid w:val="00C95D0B"/>
    <w:rsid w:val="00C95DFD"/>
    <w:rsid w:val="00C95FCE"/>
    <w:rsid w:val="00C95FF1"/>
    <w:rsid w:val="00C96171"/>
    <w:rsid w:val="00C96947"/>
    <w:rsid w:val="00C96979"/>
    <w:rsid w:val="00C96BAF"/>
    <w:rsid w:val="00C96F89"/>
    <w:rsid w:val="00C972AD"/>
    <w:rsid w:val="00C9784A"/>
    <w:rsid w:val="00C97ADD"/>
    <w:rsid w:val="00C97D11"/>
    <w:rsid w:val="00CA0014"/>
    <w:rsid w:val="00CA04CF"/>
    <w:rsid w:val="00CA0651"/>
    <w:rsid w:val="00CA0AE6"/>
    <w:rsid w:val="00CA0D79"/>
    <w:rsid w:val="00CA0ED9"/>
    <w:rsid w:val="00CA0F1F"/>
    <w:rsid w:val="00CA1130"/>
    <w:rsid w:val="00CA1136"/>
    <w:rsid w:val="00CA138A"/>
    <w:rsid w:val="00CA181F"/>
    <w:rsid w:val="00CA19FD"/>
    <w:rsid w:val="00CA1A7C"/>
    <w:rsid w:val="00CA1C1D"/>
    <w:rsid w:val="00CA1C83"/>
    <w:rsid w:val="00CA2258"/>
    <w:rsid w:val="00CA23B2"/>
    <w:rsid w:val="00CA2415"/>
    <w:rsid w:val="00CA2501"/>
    <w:rsid w:val="00CA2C81"/>
    <w:rsid w:val="00CA3126"/>
    <w:rsid w:val="00CA342A"/>
    <w:rsid w:val="00CA39C3"/>
    <w:rsid w:val="00CA3A87"/>
    <w:rsid w:val="00CA3E5E"/>
    <w:rsid w:val="00CA40B1"/>
    <w:rsid w:val="00CA424D"/>
    <w:rsid w:val="00CA4388"/>
    <w:rsid w:val="00CA453A"/>
    <w:rsid w:val="00CA45FB"/>
    <w:rsid w:val="00CA4F1C"/>
    <w:rsid w:val="00CA536D"/>
    <w:rsid w:val="00CA554B"/>
    <w:rsid w:val="00CA557D"/>
    <w:rsid w:val="00CA5749"/>
    <w:rsid w:val="00CA57B9"/>
    <w:rsid w:val="00CA5D04"/>
    <w:rsid w:val="00CA5DE8"/>
    <w:rsid w:val="00CA6006"/>
    <w:rsid w:val="00CA60CF"/>
    <w:rsid w:val="00CA62AA"/>
    <w:rsid w:val="00CA64AE"/>
    <w:rsid w:val="00CA6830"/>
    <w:rsid w:val="00CA6879"/>
    <w:rsid w:val="00CA69AB"/>
    <w:rsid w:val="00CA6A24"/>
    <w:rsid w:val="00CA6B73"/>
    <w:rsid w:val="00CA6D6E"/>
    <w:rsid w:val="00CA6E45"/>
    <w:rsid w:val="00CA6E4A"/>
    <w:rsid w:val="00CA6FF1"/>
    <w:rsid w:val="00CA70A2"/>
    <w:rsid w:val="00CA7229"/>
    <w:rsid w:val="00CA76CD"/>
    <w:rsid w:val="00CA77A6"/>
    <w:rsid w:val="00CA7847"/>
    <w:rsid w:val="00CA7B03"/>
    <w:rsid w:val="00CA7BBB"/>
    <w:rsid w:val="00CA7D8A"/>
    <w:rsid w:val="00CB0464"/>
    <w:rsid w:val="00CB0575"/>
    <w:rsid w:val="00CB05B2"/>
    <w:rsid w:val="00CB0835"/>
    <w:rsid w:val="00CB0963"/>
    <w:rsid w:val="00CB097A"/>
    <w:rsid w:val="00CB0F23"/>
    <w:rsid w:val="00CB0F4B"/>
    <w:rsid w:val="00CB0F7D"/>
    <w:rsid w:val="00CB127A"/>
    <w:rsid w:val="00CB13CA"/>
    <w:rsid w:val="00CB13E7"/>
    <w:rsid w:val="00CB1830"/>
    <w:rsid w:val="00CB196C"/>
    <w:rsid w:val="00CB19DC"/>
    <w:rsid w:val="00CB1AE6"/>
    <w:rsid w:val="00CB1C78"/>
    <w:rsid w:val="00CB1FB8"/>
    <w:rsid w:val="00CB2337"/>
    <w:rsid w:val="00CB27A1"/>
    <w:rsid w:val="00CB2A89"/>
    <w:rsid w:val="00CB2AA5"/>
    <w:rsid w:val="00CB2C00"/>
    <w:rsid w:val="00CB2CA1"/>
    <w:rsid w:val="00CB2CAC"/>
    <w:rsid w:val="00CB2E0C"/>
    <w:rsid w:val="00CB32A2"/>
    <w:rsid w:val="00CB32FA"/>
    <w:rsid w:val="00CB32FF"/>
    <w:rsid w:val="00CB33F8"/>
    <w:rsid w:val="00CB358E"/>
    <w:rsid w:val="00CB35B4"/>
    <w:rsid w:val="00CB3C05"/>
    <w:rsid w:val="00CB423E"/>
    <w:rsid w:val="00CB441F"/>
    <w:rsid w:val="00CB45FB"/>
    <w:rsid w:val="00CB4710"/>
    <w:rsid w:val="00CB4748"/>
    <w:rsid w:val="00CB47F8"/>
    <w:rsid w:val="00CB4A5F"/>
    <w:rsid w:val="00CB4CDB"/>
    <w:rsid w:val="00CB4DBA"/>
    <w:rsid w:val="00CB4FF1"/>
    <w:rsid w:val="00CB5197"/>
    <w:rsid w:val="00CB5236"/>
    <w:rsid w:val="00CB5826"/>
    <w:rsid w:val="00CB586F"/>
    <w:rsid w:val="00CB5988"/>
    <w:rsid w:val="00CB5F4E"/>
    <w:rsid w:val="00CB6081"/>
    <w:rsid w:val="00CB64F3"/>
    <w:rsid w:val="00CB65DF"/>
    <w:rsid w:val="00CB6EB8"/>
    <w:rsid w:val="00CB7139"/>
    <w:rsid w:val="00CB71FD"/>
    <w:rsid w:val="00CB7591"/>
    <w:rsid w:val="00CB7AB3"/>
    <w:rsid w:val="00CB7B01"/>
    <w:rsid w:val="00CB7DB7"/>
    <w:rsid w:val="00CC00CD"/>
    <w:rsid w:val="00CC026E"/>
    <w:rsid w:val="00CC0464"/>
    <w:rsid w:val="00CC07D1"/>
    <w:rsid w:val="00CC0CA3"/>
    <w:rsid w:val="00CC1013"/>
    <w:rsid w:val="00CC1127"/>
    <w:rsid w:val="00CC12DA"/>
    <w:rsid w:val="00CC14AB"/>
    <w:rsid w:val="00CC1578"/>
    <w:rsid w:val="00CC1777"/>
    <w:rsid w:val="00CC1D31"/>
    <w:rsid w:val="00CC24C5"/>
    <w:rsid w:val="00CC24E1"/>
    <w:rsid w:val="00CC2666"/>
    <w:rsid w:val="00CC2B7E"/>
    <w:rsid w:val="00CC2C7F"/>
    <w:rsid w:val="00CC3AC3"/>
    <w:rsid w:val="00CC3E47"/>
    <w:rsid w:val="00CC3F62"/>
    <w:rsid w:val="00CC4188"/>
    <w:rsid w:val="00CC43B3"/>
    <w:rsid w:val="00CC48DC"/>
    <w:rsid w:val="00CC4C95"/>
    <w:rsid w:val="00CC4D02"/>
    <w:rsid w:val="00CC548D"/>
    <w:rsid w:val="00CC587E"/>
    <w:rsid w:val="00CC590A"/>
    <w:rsid w:val="00CC592C"/>
    <w:rsid w:val="00CC5F36"/>
    <w:rsid w:val="00CC5F59"/>
    <w:rsid w:val="00CC6187"/>
    <w:rsid w:val="00CC644E"/>
    <w:rsid w:val="00CC6718"/>
    <w:rsid w:val="00CC6845"/>
    <w:rsid w:val="00CC69C7"/>
    <w:rsid w:val="00CC6E8B"/>
    <w:rsid w:val="00CC77DC"/>
    <w:rsid w:val="00CC7AC9"/>
    <w:rsid w:val="00CC7BE2"/>
    <w:rsid w:val="00CD0C05"/>
    <w:rsid w:val="00CD0C2F"/>
    <w:rsid w:val="00CD0D92"/>
    <w:rsid w:val="00CD0E1C"/>
    <w:rsid w:val="00CD0F73"/>
    <w:rsid w:val="00CD11A7"/>
    <w:rsid w:val="00CD1248"/>
    <w:rsid w:val="00CD12F6"/>
    <w:rsid w:val="00CD17A7"/>
    <w:rsid w:val="00CD1B0C"/>
    <w:rsid w:val="00CD1D5E"/>
    <w:rsid w:val="00CD1E1D"/>
    <w:rsid w:val="00CD2144"/>
    <w:rsid w:val="00CD22F4"/>
    <w:rsid w:val="00CD23D3"/>
    <w:rsid w:val="00CD2A45"/>
    <w:rsid w:val="00CD2AE3"/>
    <w:rsid w:val="00CD2CC0"/>
    <w:rsid w:val="00CD2D31"/>
    <w:rsid w:val="00CD2E4D"/>
    <w:rsid w:val="00CD2EA8"/>
    <w:rsid w:val="00CD2EDB"/>
    <w:rsid w:val="00CD34B4"/>
    <w:rsid w:val="00CD37E4"/>
    <w:rsid w:val="00CD38E9"/>
    <w:rsid w:val="00CD390D"/>
    <w:rsid w:val="00CD398A"/>
    <w:rsid w:val="00CD3BE0"/>
    <w:rsid w:val="00CD3BE9"/>
    <w:rsid w:val="00CD3DC7"/>
    <w:rsid w:val="00CD4467"/>
    <w:rsid w:val="00CD4BB2"/>
    <w:rsid w:val="00CD4D27"/>
    <w:rsid w:val="00CD4ECC"/>
    <w:rsid w:val="00CD51B3"/>
    <w:rsid w:val="00CD51ED"/>
    <w:rsid w:val="00CD5393"/>
    <w:rsid w:val="00CD5A6C"/>
    <w:rsid w:val="00CD5B44"/>
    <w:rsid w:val="00CD5C12"/>
    <w:rsid w:val="00CD5D68"/>
    <w:rsid w:val="00CD5D87"/>
    <w:rsid w:val="00CD5F21"/>
    <w:rsid w:val="00CD5FD5"/>
    <w:rsid w:val="00CD61D7"/>
    <w:rsid w:val="00CD6257"/>
    <w:rsid w:val="00CD6510"/>
    <w:rsid w:val="00CD667E"/>
    <w:rsid w:val="00CD6941"/>
    <w:rsid w:val="00CD6C7D"/>
    <w:rsid w:val="00CD6D3A"/>
    <w:rsid w:val="00CD6D74"/>
    <w:rsid w:val="00CD6FDB"/>
    <w:rsid w:val="00CD7402"/>
    <w:rsid w:val="00CD764C"/>
    <w:rsid w:val="00CD78D2"/>
    <w:rsid w:val="00CD7DC7"/>
    <w:rsid w:val="00CD7E1C"/>
    <w:rsid w:val="00CE02F4"/>
    <w:rsid w:val="00CE09E2"/>
    <w:rsid w:val="00CE10C0"/>
    <w:rsid w:val="00CE134C"/>
    <w:rsid w:val="00CE1551"/>
    <w:rsid w:val="00CE1597"/>
    <w:rsid w:val="00CE18D8"/>
    <w:rsid w:val="00CE1950"/>
    <w:rsid w:val="00CE1AAF"/>
    <w:rsid w:val="00CE2078"/>
    <w:rsid w:val="00CE20C4"/>
    <w:rsid w:val="00CE22B9"/>
    <w:rsid w:val="00CE22DF"/>
    <w:rsid w:val="00CE23FF"/>
    <w:rsid w:val="00CE269F"/>
    <w:rsid w:val="00CE2708"/>
    <w:rsid w:val="00CE283A"/>
    <w:rsid w:val="00CE2B5D"/>
    <w:rsid w:val="00CE2E97"/>
    <w:rsid w:val="00CE2E9F"/>
    <w:rsid w:val="00CE32A0"/>
    <w:rsid w:val="00CE337F"/>
    <w:rsid w:val="00CE34FC"/>
    <w:rsid w:val="00CE384C"/>
    <w:rsid w:val="00CE3961"/>
    <w:rsid w:val="00CE41D2"/>
    <w:rsid w:val="00CE4530"/>
    <w:rsid w:val="00CE4706"/>
    <w:rsid w:val="00CE4912"/>
    <w:rsid w:val="00CE4958"/>
    <w:rsid w:val="00CE4B36"/>
    <w:rsid w:val="00CE4C4B"/>
    <w:rsid w:val="00CE4C81"/>
    <w:rsid w:val="00CE4CFB"/>
    <w:rsid w:val="00CE53CB"/>
    <w:rsid w:val="00CE5A79"/>
    <w:rsid w:val="00CE5AAE"/>
    <w:rsid w:val="00CE5B66"/>
    <w:rsid w:val="00CE60A6"/>
    <w:rsid w:val="00CE6123"/>
    <w:rsid w:val="00CE6370"/>
    <w:rsid w:val="00CE6383"/>
    <w:rsid w:val="00CE63D6"/>
    <w:rsid w:val="00CE6440"/>
    <w:rsid w:val="00CE67BE"/>
    <w:rsid w:val="00CE6A83"/>
    <w:rsid w:val="00CE6C1C"/>
    <w:rsid w:val="00CE6C86"/>
    <w:rsid w:val="00CE6F7B"/>
    <w:rsid w:val="00CE7208"/>
    <w:rsid w:val="00CE7608"/>
    <w:rsid w:val="00CE764B"/>
    <w:rsid w:val="00CE78D1"/>
    <w:rsid w:val="00CE7B2F"/>
    <w:rsid w:val="00CE7C0B"/>
    <w:rsid w:val="00CF0093"/>
    <w:rsid w:val="00CF019C"/>
    <w:rsid w:val="00CF01D9"/>
    <w:rsid w:val="00CF03AA"/>
    <w:rsid w:val="00CF04A9"/>
    <w:rsid w:val="00CF069A"/>
    <w:rsid w:val="00CF0B74"/>
    <w:rsid w:val="00CF0DDA"/>
    <w:rsid w:val="00CF0EF5"/>
    <w:rsid w:val="00CF0FD2"/>
    <w:rsid w:val="00CF116D"/>
    <w:rsid w:val="00CF134A"/>
    <w:rsid w:val="00CF14AF"/>
    <w:rsid w:val="00CF15DB"/>
    <w:rsid w:val="00CF1BFE"/>
    <w:rsid w:val="00CF2080"/>
    <w:rsid w:val="00CF2382"/>
    <w:rsid w:val="00CF2455"/>
    <w:rsid w:val="00CF24A0"/>
    <w:rsid w:val="00CF24B6"/>
    <w:rsid w:val="00CF24C7"/>
    <w:rsid w:val="00CF2535"/>
    <w:rsid w:val="00CF28C3"/>
    <w:rsid w:val="00CF2936"/>
    <w:rsid w:val="00CF2C3C"/>
    <w:rsid w:val="00CF2D6D"/>
    <w:rsid w:val="00CF3278"/>
    <w:rsid w:val="00CF3509"/>
    <w:rsid w:val="00CF36EA"/>
    <w:rsid w:val="00CF3791"/>
    <w:rsid w:val="00CF3817"/>
    <w:rsid w:val="00CF3A42"/>
    <w:rsid w:val="00CF3B5E"/>
    <w:rsid w:val="00CF44C7"/>
    <w:rsid w:val="00CF481C"/>
    <w:rsid w:val="00CF4AA8"/>
    <w:rsid w:val="00CF4ACE"/>
    <w:rsid w:val="00CF4D01"/>
    <w:rsid w:val="00CF5007"/>
    <w:rsid w:val="00CF518C"/>
    <w:rsid w:val="00CF549E"/>
    <w:rsid w:val="00CF59AB"/>
    <w:rsid w:val="00CF5D13"/>
    <w:rsid w:val="00CF6576"/>
    <w:rsid w:val="00CF6C63"/>
    <w:rsid w:val="00CF6C7D"/>
    <w:rsid w:val="00CF6D0E"/>
    <w:rsid w:val="00CF742E"/>
    <w:rsid w:val="00CF749F"/>
    <w:rsid w:val="00CF788A"/>
    <w:rsid w:val="00CF7917"/>
    <w:rsid w:val="00CF792F"/>
    <w:rsid w:val="00CF79F8"/>
    <w:rsid w:val="00CF7B44"/>
    <w:rsid w:val="00CF7B84"/>
    <w:rsid w:val="00CF7C63"/>
    <w:rsid w:val="00CF7CE7"/>
    <w:rsid w:val="00CF7DC8"/>
    <w:rsid w:val="00CF7DD1"/>
    <w:rsid w:val="00CF7E1E"/>
    <w:rsid w:val="00CF7FE8"/>
    <w:rsid w:val="00D00144"/>
    <w:rsid w:val="00D002A9"/>
    <w:rsid w:val="00D004F7"/>
    <w:rsid w:val="00D0052C"/>
    <w:rsid w:val="00D006E6"/>
    <w:rsid w:val="00D0074B"/>
    <w:rsid w:val="00D007A9"/>
    <w:rsid w:val="00D00987"/>
    <w:rsid w:val="00D00BD6"/>
    <w:rsid w:val="00D01001"/>
    <w:rsid w:val="00D01189"/>
    <w:rsid w:val="00D0166F"/>
    <w:rsid w:val="00D018F2"/>
    <w:rsid w:val="00D01980"/>
    <w:rsid w:val="00D01A19"/>
    <w:rsid w:val="00D01C5C"/>
    <w:rsid w:val="00D01CC3"/>
    <w:rsid w:val="00D01CDB"/>
    <w:rsid w:val="00D025BC"/>
    <w:rsid w:val="00D02749"/>
    <w:rsid w:val="00D027EB"/>
    <w:rsid w:val="00D027EC"/>
    <w:rsid w:val="00D029E7"/>
    <w:rsid w:val="00D02A2C"/>
    <w:rsid w:val="00D02D89"/>
    <w:rsid w:val="00D02EFD"/>
    <w:rsid w:val="00D03469"/>
    <w:rsid w:val="00D03902"/>
    <w:rsid w:val="00D03A32"/>
    <w:rsid w:val="00D03A86"/>
    <w:rsid w:val="00D03C19"/>
    <w:rsid w:val="00D03C3C"/>
    <w:rsid w:val="00D03E44"/>
    <w:rsid w:val="00D041B2"/>
    <w:rsid w:val="00D044A6"/>
    <w:rsid w:val="00D0492D"/>
    <w:rsid w:val="00D04968"/>
    <w:rsid w:val="00D04F76"/>
    <w:rsid w:val="00D050BA"/>
    <w:rsid w:val="00D050C4"/>
    <w:rsid w:val="00D051B3"/>
    <w:rsid w:val="00D052D1"/>
    <w:rsid w:val="00D053D3"/>
    <w:rsid w:val="00D054EC"/>
    <w:rsid w:val="00D05BD7"/>
    <w:rsid w:val="00D05CFA"/>
    <w:rsid w:val="00D05E95"/>
    <w:rsid w:val="00D06430"/>
    <w:rsid w:val="00D0653F"/>
    <w:rsid w:val="00D0684D"/>
    <w:rsid w:val="00D06992"/>
    <w:rsid w:val="00D06ADC"/>
    <w:rsid w:val="00D06C52"/>
    <w:rsid w:val="00D06CB4"/>
    <w:rsid w:val="00D06D99"/>
    <w:rsid w:val="00D070C2"/>
    <w:rsid w:val="00D071D4"/>
    <w:rsid w:val="00D072C9"/>
    <w:rsid w:val="00D0732A"/>
    <w:rsid w:val="00D07C7D"/>
    <w:rsid w:val="00D07D30"/>
    <w:rsid w:val="00D07E1C"/>
    <w:rsid w:val="00D07E56"/>
    <w:rsid w:val="00D07E9B"/>
    <w:rsid w:val="00D10254"/>
    <w:rsid w:val="00D10404"/>
    <w:rsid w:val="00D108CC"/>
    <w:rsid w:val="00D10A3E"/>
    <w:rsid w:val="00D10BD4"/>
    <w:rsid w:val="00D10BD9"/>
    <w:rsid w:val="00D10EA5"/>
    <w:rsid w:val="00D1111C"/>
    <w:rsid w:val="00D11A26"/>
    <w:rsid w:val="00D11A82"/>
    <w:rsid w:val="00D11CD2"/>
    <w:rsid w:val="00D11E3A"/>
    <w:rsid w:val="00D11EE4"/>
    <w:rsid w:val="00D12155"/>
    <w:rsid w:val="00D122FC"/>
    <w:rsid w:val="00D125AD"/>
    <w:rsid w:val="00D125B0"/>
    <w:rsid w:val="00D1264E"/>
    <w:rsid w:val="00D126E7"/>
    <w:rsid w:val="00D127AB"/>
    <w:rsid w:val="00D12A25"/>
    <w:rsid w:val="00D12A2E"/>
    <w:rsid w:val="00D12ADE"/>
    <w:rsid w:val="00D12CBA"/>
    <w:rsid w:val="00D12E23"/>
    <w:rsid w:val="00D13005"/>
    <w:rsid w:val="00D13516"/>
    <w:rsid w:val="00D13536"/>
    <w:rsid w:val="00D139B1"/>
    <w:rsid w:val="00D13B8A"/>
    <w:rsid w:val="00D13C19"/>
    <w:rsid w:val="00D13C7A"/>
    <w:rsid w:val="00D140C5"/>
    <w:rsid w:val="00D1429D"/>
    <w:rsid w:val="00D14413"/>
    <w:rsid w:val="00D1452B"/>
    <w:rsid w:val="00D14553"/>
    <w:rsid w:val="00D14A63"/>
    <w:rsid w:val="00D14E14"/>
    <w:rsid w:val="00D14FA6"/>
    <w:rsid w:val="00D157AF"/>
    <w:rsid w:val="00D15B67"/>
    <w:rsid w:val="00D15ED7"/>
    <w:rsid w:val="00D16936"/>
    <w:rsid w:val="00D16B66"/>
    <w:rsid w:val="00D16DC6"/>
    <w:rsid w:val="00D17069"/>
    <w:rsid w:val="00D170B3"/>
    <w:rsid w:val="00D17289"/>
    <w:rsid w:val="00D17315"/>
    <w:rsid w:val="00D1733C"/>
    <w:rsid w:val="00D17872"/>
    <w:rsid w:val="00D178B7"/>
    <w:rsid w:val="00D17BA5"/>
    <w:rsid w:val="00D17CF4"/>
    <w:rsid w:val="00D17D6B"/>
    <w:rsid w:val="00D20359"/>
    <w:rsid w:val="00D20A5B"/>
    <w:rsid w:val="00D20C1B"/>
    <w:rsid w:val="00D211A9"/>
    <w:rsid w:val="00D216E6"/>
    <w:rsid w:val="00D217B5"/>
    <w:rsid w:val="00D219A5"/>
    <w:rsid w:val="00D21DEF"/>
    <w:rsid w:val="00D21EFF"/>
    <w:rsid w:val="00D2226B"/>
    <w:rsid w:val="00D22769"/>
    <w:rsid w:val="00D22844"/>
    <w:rsid w:val="00D22E2F"/>
    <w:rsid w:val="00D230A0"/>
    <w:rsid w:val="00D234CE"/>
    <w:rsid w:val="00D2373D"/>
    <w:rsid w:val="00D23D47"/>
    <w:rsid w:val="00D23E09"/>
    <w:rsid w:val="00D23F13"/>
    <w:rsid w:val="00D241C4"/>
    <w:rsid w:val="00D242EC"/>
    <w:rsid w:val="00D244AF"/>
    <w:rsid w:val="00D244E1"/>
    <w:rsid w:val="00D24671"/>
    <w:rsid w:val="00D2467C"/>
    <w:rsid w:val="00D24C0D"/>
    <w:rsid w:val="00D25031"/>
    <w:rsid w:val="00D25715"/>
    <w:rsid w:val="00D25980"/>
    <w:rsid w:val="00D25D0A"/>
    <w:rsid w:val="00D262B9"/>
    <w:rsid w:val="00D26378"/>
    <w:rsid w:val="00D26636"/>
    <w:rsid w:val="00D26717"/>
    <w:rsid w:val="00D268A3"/>
    <w:rsid w:val="00D26956"/>
    <w:rsid w:val="00D26C01"/>
    <w:rsid w:val="00D26D57"/>
    <w:rsid w:val="00D26F4A"/>
    <w:rsid w:val="00D27178"/>
    <w:rsid w:val="00D271FB"/>
    <w:rsid w:val="00D27200"/>
    <w:rsid w:val="00D276D7"/>
    <w:rsid w:val="00D2783E"/>
    <w:rsid w:val="00D27A8C"/>
    <w:rsid w:val="00D27DFF"/>
    <w:rsid w:val="00D301A8"/>
    <w:rsid w:val="00D302EB"/>
    <w:rsid w:val="00D30442"/>
    <w:rsid w:val="00D304A2"/>
    <w:rsid w:val="00D307F5"/>
    <w:rsid w:val="00D308FC"/>
    <w:rsid w:val="00D30D1D"/>
    <w:rsid w:val="00D30DC1"/>
    <w:rsid w:val="00D30EA4"/>
    <w:rsid w:val="00D30F08"/>
    <w:rsid w:val="00D30F73"/>
    <w:rsid w:val="00D313F3"/>
    <w:rsid w:val="00D31543"/>
    <w:rsid w:val="00D316DF"/>
    <w:rsid w:val="00D317D0"/>
    <w:rsid w:val="00D318CC"/>
    <w:rsid w:val="00D31963"/>
    <w:rsid w:val="00D31967"/>
    <w:rsid w:val="00D3197A"/>
    <w:rsid w:val="00D3198B"/>
    <w:rsid w:val="00D31A55"/>
    <w:rsid w:val="00D31A68"/>
    <w:rsid w:val="00D32665"/>
    <w:rsid w:val="00D327DF"/>
    <w:rsid w:val="00D328B1"/>
    <w:rsid w:val="00D32B1A"/>
    <w:rsid w:val="00D3302A"/>
    <w:rsid w:val="00D33575"/>
    <w:rsid w:val="00D33779"/>
    <w:rsid w:val="00D3399E"/>
    <w:rsid w:val="00D33B44"/>
    <w:rsid w:val="00D33BD3"/>
    <w:rsid w:val="00D33BF1"/>
    <w:rsid w:val="00D33C77"/>
    <w:rsid w:val="00D33ED5"/>
    <w:rsid w:val="00D34408"/>
    <w:rsid w:val="00D3440D"/>
    <w:rsid w:val="00D34570"/>
    <w:rsid w:val="00D3485C"/>
    <w:rsid w:val="00D34BC5"/>
    <w:rsid w:val="00D34C11"/>
    <w:rsid w:val="00D34D22"/>
    <w:rsid w:val="00D35197"/>
    <w:rsid w:val="00D353E9"/>
    <w:rsid w:val="00D355BD"/>
    <w:rsid w:val="00D355E2"/>
    <w:rsid w:val="00D35660"/>
    <w:rsid w:val="00D35F23"/>
    <w:rsid w:val="00D36036"/>
    <w:rsid w:val="00D362BA"/>
    <w:rsid w:val="00D36F26"/>
    <w:rsid w:val="00D37705"/>
    <w:rsid w:val="00D3770D"/>
    <w:rsid w:val="00D37A2D"/>
    <w:rsid w:val="00D37A88"/>
    <w:rsid w:val="00D37BCD"/>
    <w:rsid w:val="00D37E42"/>
    <w:rsid w:val="00D37F08"/>
    <w:rsid w:val="00D400E4"/>
    <w:rsid w:val="00D4081A"/>
    <w:rsid w:val="00D40D23"/>
    <w:rsid w:val="00D41226"/>
    <w:rsid w:val="00D41A33"/>
    <w:rsid w:val="00D4210E"/>
    <w:rsid w:val="00D42285"/>
    <w:rsid w:val="00D42286"/>
    <w:rsid w:val="00D426ED"/>
    <w:rsid w:val="00D428AB"/>
    <w:rsid w:val="00D428E6"/>
    <w:rsid w:val="00D42959"/>
    <w:rsid w:val="00D42C91"/>
    <w:rsid w:val="00D4309D"/>
    <w:rsid w:val="00D430DD"/>
    <w:rsid w:val="00D4342F"/>
    <w:rsid w:val="00D4367E"/>
    <w:rsid w:val="00D43896"/>
    <w:rsid w:val="00D4395B"/>
    <w:rsid w:val="00D43FDD"/>
    <w:rsid w:val="00D441EF"/>
    <w:rsid w:val="00D443AB"/>
    <w:rsid w:val="00D445BF"/>
    <w:rsid w:val="00D44972"/>
    <w:rsid w:val="00D45302"/>
    <w:rsid w:val="00D453B7"/>
    <w:rsid w:val="00D454B9"/>
    <w:rsid w:val="00D4570B"/>
    <w:rsid w:val="00D4580D"/>
    <w:rsid w:val="00D45872"/>
    <w:rsid w:val="00D45AB5"/>
    <w:rsid w:val="00D460D2"/>
    <w:rsid w:val="00D460FA"/>
    <w:rsid w:val="00D461AF"/>
    <w:rsid w:val="00D46261"/>
    <w:rsid w:val="00D462CA"/>
    <w:rsid w:val="00D462F2"/>
    <w:rsid w:val="00D463F2"/>
    <w:rsid w:val="00D465A4"/>
    <w:rsid w:val="00D46602"/>
    <w:rsid w:val="00D46603"/>
    <w:rsid w:val="00D466EC"/>
    <w:rsid w:val="00D4680B"/>
    <w:rsid w:val="00D468D3"/>
    <w:rsid w:val="00D46975"/>
    <w:rsid w:val="00D469E9"/>
    <w:rsid w:val="00D46DC6"/>
    <w:rsid w:val="00D47526"/>
    <w:rsid w:val="00D47893"/>
    <w:rsid w:val="00D478C7"/>
    <w:rsid w:val="00D501F6"/>
    <w:rsid w:val="00D503B6"/>
    <w:rsid w:val="00D5048B"/>
    <w:rsid w:val="00D504E3"/>
    <w:rsid w:val="00D50508"/>
    <w:rsid w:val="00D50C35"/>
    <w:rsid w:val="00D50EAA"/>
    <w:rsid w:val="00D50FF9"/>
    <w:rsid w:val="00D5110D"/>
    <w:rsid w:val="00D515B5"/>
    <w:rsid w:val="00D51BD6"/>
    <w:rsid w:val="00D51F9B"/>
    <w:rsid w:val="00D52052"/>
    <w:rsid w:val="00D520EE"/>
    <w:rsid w:val="00D52569"/>
    <w:rsid w:val="00D5260C"/>
    <w:rsid w:val="00D52640"/>
    <w:rsid w:val="00D52878"/>
    <w:rsid w:val="00D52BA8"/>
    <w:rsid w:val="00D52FD2"/>
    <w:rsid w:val="00D52FE4"/>
    <w:rsid w:val="00D52FF1"/>
    <w:rsid w:val="00D532E0"/>
    <w:rsid w:val="00D534E5"/>
    <w:rsid w:val="00D5361D"/>
    <w:rsid w:val="00D536CC"/>
    <w:rsid w:val="00D53991"/>
    <w:rsid w:val="00D53BB4"/>
    <w:rsid w:val="00D53CEA"/>
    <w:rsid w:val="00D5413C"/>
    <w:rsid w:val="00D54301"/>
    <w:rsid w:val="00D543CA"/>
    <w:rsid w:val="00D5452E"/>
    <w:rsid w:val="00D5457D"/>
    <w:rsid w:val="00D5466E"/>
    <w:rsid w:val="00D546CF"/>
    <w:rsid w:val="00D54939"/>
    <w:rsid w:val="00D54ED5"/>
    <w:rsid w:val="00D5507D"/>
    <w:rsid w:val="00D55195"/>
    <w:rsid w:val="00D5523A"/>
    <w:rsid w:val="00D55627"/>
    <w:rsid w:val="00D5588D"/>
    <w:rsid w:val="00D559F6"/>
    <w:rsid w:val="00D55D0E"/>
    <w:rsid w:val="00D55F6C"/>
    <w:rsid w:val="00D56188"/>
    <w:rsid w:val="00D56468"/>
    <w:rsid w:val="00D5648B"/>
    <w:rsid w:val="00D56501"/>
    <w:rsid w:val="00D567BB"/>
    <w:rsid w:val="00D567FC"/>
    <w:rsid w:val="00D56951"/>
    <w:rsid w:val="00D571E7"/>
    <w:rsid w:val="00D57BEE"/>
    <w:rsid w:val="00D57DD7"/>
    <w:rsid w:val="00D57EDF"/>
    <w:rsid w:val="00D57F86"/>
    <w:rsid w:val="00D6032F"/>
    <w:rsid w:val="00D60A70"/>
    <w:rsid w:val="00D60B3D"/>
    <w:rsid w:val="00D60BD0"/>
    <w:rsid w:val="00D60CF6"/>
    <w:rsid w:val="00D60D5C"/>
    <w:rsid w:val="00D60E63"/>
    <w:rsid w:val="00D61040"/>
    <w:rsid w:val="00D6119C"/>
    <w:rsid w:val="00D61227"/>
    <w:rsid w:val="00D61242"/>
    <w:rsid w:val="00D612D5"/>
    <w:rsid w:val="00D62068"/>
    <w:rsid w:val="00D62076"/>
    <w:rsid w:val="00D62117"/>
    <w:rsid w:val="00D622F8"/>
    <w:rsid w:val="00D62303"/>
    <w:rsid w:val="00D62354"/>
    <w:rsid w:val="00D624D8"/>
    <w:rsid w:val="00D62582"/>
    <w:rsid w:val="00D62743"/>
    <w:rsid w:val="00D62756"/>
    <w:rsid w:val="00D629E5"/>
    <w:rsid w:val="00D62FB4"/>
    <w:rsid w:val="00D633B1"/>
    <w:rsid w:val="00D6344A"/>
    <w:rsid w:val="00D634D2"/>
    <w:rsid w:val="00D63C28"/>
    <w:rsid w:val="00D63DA7"/>
    <w:rsid w:val="00D640E6"/>
    <w:rsid w:val="00D641CF"/>
    <w:rsid w:val="00D64202"/>
    <w:rsid w:val="00D64278"/>
    <w:rsid w:val="00D642C8"/>
    <w:rsid w:val="00D64770"/>
    <w:rsid w:val="00D64998"/>
    <w:rsid w:val="00D64BFC"/>
    <w:rsid w:val="00D64D2C"/>
    <w:rsid w:val="00D64EED"/>
    <w:rsid w:val="00D6527A"/>
    <w:rsid w:val="00D655F0"/>
    <w:rsid w:val="00D65D1A"/>
    <w:rsid w:val="00D65D6E"/>
    <w:rsid w:val="00D65E64"/>
    <w:rsid w:val="00D65E8D"/>
    <w:rsid w:val="00D65E9A"/>
    <w:rsid w:val="00D6627B"/>
    <w:rsid w:val="00D665BF"/>
    <w:rsid w:val="00D66EA3"/>
    <w:rsid w:val="00D673E9"/>
    <w:rsid w:val="00D674D6"/>
    <w:rsid w:val="00D675E8"/>
    <w:rsid w:val="00D677FA"/>
    <w:rsid w:val="00D67A88"/>
    <w:rsid w:val="00D67EB0"/>
    <w:rsid w:val="00D67F4C"/>
    <w:rsid w:val="00D67F81"/>
    <w:rsid w:val="00D67FD3"/>
    <w:rsid w:val="00D70221"/>
    <w:rsid w:val="00D7046C"/>
    <w:rsid w:val="00D7088A"/>
    <w:rsid w:val="00D70AD6"/>
    <w:rsid w:val="00D70E67"/>
    <w:rsid w:val="00D71044"/>
    <w:rsid w:val="00D71276"/>
    <w:rsid w:val="00D71450"/>
    <w:rsid w:val="00D714C2"/>
    <w:rsid w:val="00D714CA"/>
    <w:rsid w:val="00D715CD"/>
    <w:rsid w:val="00D715E2"/>
    <w:rsid w:val="00D71A1E"/>
    <w:rsid w:val="00D71C44"/>
    <w:rsid w:val="00D7226F"/>
    <w:rsid w:val="00D7227B"/>
    <w:rsid w:val="00D72D62"/>
    <w:rsid w:val="00D7309B"/>
    <w:rsid w:val="00D73176"/>
    <w:rsid w:val="00D731E0"/>
    <w:rsid w:val="00D732E8"/>
    <w:rsid w:val="00D73475"/>
    <w:rsid w:val="00D73562"/>
    <w:rsid w:val="00D7371A"/>
    <w:rsid w:val="00D741DF"/>
    <w:rsid w:val="00D74997"/>
    <w:rsid w:val="00D74B5A"/>
    <w:rsid w:val="00D74C5A"/>
    <w:rsid w:val="00D7515D"/>
    <w:rsid w:val="00D75337"/>
    <w:rsid w:val="00D7579A"/>
    <w:rsid w:val="00D75999"/>
    <w:rsid w:val="00D75A61"/>
    <w:rsid w:val="00D75BB9"/>
    <w:rsid w:val="00D75E3D"/>
    <w:rsid w:val="00D760B0"/>
    <w:rsid w:val="00D760E0"/>
    <w:rsid w:val="00D7617D"/>
    <w:rsid w:val="00D76208"/>
    <w:rsid w:val="00D7621D"/>
    <w:rsid w:val="00D76325"/>
    <w:rsid w:val="00D76997"/>
    <w:rsid w:val="00D77189"/>
    <w:rsid w:val="00D774C3"/>
    <w:rsid w:val="00D775E8"/>
    <w:rsid w:val="00D7771E"/>
    <w:rsid w:val="00D7779C"/>
    <w:rsid w:val="00D77A1A"/>
    <w:rsid w:val="00D77CAA"/>
    <w:rsid w:val="00D77D1E"/>
    <w:rsid w:val="00D77DFD"/>
    <w:rsid w:val="00D77E6A"/>
    <w:rsid w:val="00D77F66"/>
    <w:rsid w:val="00D77F8A"/>
    <w:rsid w:val="00D8078C"/>
    <w:rsid w:val="00D808EC"/>
    <w:rsid w:val="00D80952"/>
    <w:rsid w:val="00D80D85"/>
    <w:rsid w:val="00D80D92"/>
    <w:rsid w:val="00D8109F"/>
    <w:rsid w:val="00D81788"/>
    <w:rsid w:val="00D81DB0"/>
    <w:rsid w:val="00D81FE2"/>
    <w:rsid w:val="00D82396"/>
    <w:rsid w:val="00D8243F"/>
    <w:rsid w:val="00D8267D"/>
    <w:rsid w:val="00D829CF"/>
    <w:rsid w:val="00D82BD3"/>
    <w:rsid w:val="00D82DEB"/>
    <w:rsid w:val="00D82EDF"/>
    <w:rsid w:val="00D830E4"/>
    <w:rsid w:val="00D83338"/>
    <w:rsid w:val="00D8344A"/>
    <w:rsid w:val="00D83476"/>
    <w:rsid w:val="00D834EA"/>
    <w:rsid w:val="00D8357F"/>
    <w:rsid w:val="00D835A0"/>
    <w:rsid w:val="00D835EF"/>
    <w:rsid w:val="00D83C4E"/>
    <w:rsid w:val="00D845F8"/>
    <w:rsid w:val="00D84720"/>
    <w:rsid w:val="00D847DB"/>
    <w:rsid w:val="00D84948"/>
    <w:rsid w:val="00D84DD8"/>
    <w:rsid w:val="00D84EED"/>
    <w:rsid w:val="00D8505E"/>
    <w:rsid w:val="00D8512C"/>
    <w:rsid w:val="00D853FA"/>
    <w:rsid w:val="00D85487"/>
    <w:rsid w:val="00D8550F"/>
    <w:rsid w:val="00D8563F"/>
    <w:rsid w:val="00D85CD4"/>
    <w:rsid w:val="00D85DAF"/>
    <w:rsid w:val="00D85E96"/>
    <w:rsid w:val="00D860E5"/>
    <w:rsid w:val="00D86185"/>
    <w:rsid w:val="00D86687"/>
    <w:rsid w:val="00D8695A"/>
    <w:rsid w:val="00D8695C"/>
    <w:rsid w:val="00D86AC7"/>
    <w:rsid w:val="00D875E2"/>
    <w:rsid w:val="00D87629"/>
    <w:rsid w:val="00D878A8"/>
    <w:rsid w:val="00D8792B"/>
    <w:rsid w:val="00D87F64"/>
    <w:rsid w:val="00D9006E"/>
    <w:rsid w:val="00D9016B"/>
    <w:rsid w:val="00D901E2"/>
    <w:rsid w:val="00D90217"/>
    <w:rsid w:val="00D905C2"/>
    <w:rsid w:val="00D90624"/>
    <w:rsid w:val="00D907E7"/>
    <w:rsid w:val="00D90D58"/>
    <w:rsid w:val="00D90D88"/>
    <w:rsid w:val="00D90EE0"/>
    <w:rsid w:val="00D90F4B"/>
    <w:rsid w:val="00D91024"/>
    <w:rsid w:val="00D910A6"/>
    <w:rsid w:val="00D91334"/>
    <w:rsid w:val="00D914D0"/>
    <w:rsid w:val="00D915FE"/>
    <w:rsid w:val="00D91685"/>
    <w:rsid w:val="00D91EC8"/>
    <w:rsid w:val="00D91FF2"/>
    <w:rsid w:val="00D9210C"/>
    <w:rsid w:val="00D921D0"/>
    <w:rsid w:val="00D92254"/>
    <w:rsid w:val="00D92359"/>
    <w:rsid w:val="00D92656"/>
    <w:rsid w:val="00D9271C"/>
    <w:rsid w:val="00D92734"/>
    <w:rsid w:val="00D927B6"/>
    <w:rsid w:val="00D92D9A"/>
    <w:rsid w:val="00D92E3D"/>
    <w:rsid w:val="00D92E60"/>
    <w:rsid w:val="00D92EB5"/>
    <w:rsid w:val="00D9339D"/>
    <w:rsid w:val="00D9349B"/>
    <w:rsid w:val="00D93A48"/>
    <w:rsid w:val="00D93B4B"/>
    <w:rsid w:val="00D940C1"/>
    <w:rsid w:val="00D9421D"/>
    <w:rsid w:val="00D94450"/>
    <w:rsid w:val="00D944F0"/>
    <w:rsid w:val="00D94799"/>
    <w:rsid w:val="00D94954"/>
    <w:rsid w:val="00D949E3"/>
    <w:rsid w:val="00D94B01"/>
    <w:rsid w:val="00D94E2D"/>
    <w:rsid w:val="00D9521D"/>
    <w:rsid w:val="00D957A3"/>
    <w:rsid w:val="00D9590D"/>
    <w:rsid w:val="00D9597B"/>
    <w:rsid w:val="00D95B35"/>
    <w:rsid w:val="00D95F57"/>
    <w:rsid w:val="00D9629B"/>
    <w:rsid w:val="00D96557"/>
    <w:rsid w:val="00D9656A"/>
    <w:rsid w:val="00D967C1"/>
    <w:rsid w:val="00D96883"/>
    <w:rsid w:val="00D96B9B"/>
    <w:rsid w:val="00D96EE4"/>
    <w:rsid w:val="00D970DA"/>
    <w:rsid w:val="00D970DF"/>
    <w:rsid w:val="00D97248"/>
    <w:rsid w:val="00D97396"/>
    <w:rsid w:val="00D97641"/>
    <w:rsid w:val="00D979F6"/>
    <w:rsid w:val="00D97DAD"/>
    <w:rsid w:val="00D97E05"/>
    <w:rsid w:val="00DA00DD"/>
    <w:rsid w:val="00DA01EA"/>
    <w:rsid w:val="00DA0787"/>
    <w:rsid w:val="00DA0F57"/>
    <w:rsid w:val="00DA10F6"/>
    <w:rsid w:val="00DA134F"/>
    <w:rsid w:val="00DA13EB"/>
    <w:rsid w:val="00DA1789"/>
    <w:rsid w:val="00DA1A8A"/>
    <w:rsid w:val="00DA25AF"/>
    <w:rsid w:val="00DA25C4"/>
    <w:rsid w:val="00DA25EE"/>
    <w:rsid w:val="00DA266F"/>
    <w:rsid w:val="00DA27EE"/>
    <w:rsid w:val="00DA28D2"/>
    <w:rsid w:val="00DA2B55"/>
    <w:rsid w:val="00DA2C69"/>
    <w:rsid w:val="00DA2CA2"/>
    <w:rsid w:val="00DA2D4F"/>
    <w:rsid w:val="00DA2DAE"/>
    <w:rsid w:val="00DA3105"/>
    <w:rsid w:val="00DA3257"/>
    <w:rsid w:val="00DA34C1"/>
    <w:rsid w:val="00DA357F"/>
    <w:rsid w:val="00DA36C8"/>
    <w:rsid w:val="00DA3B45"/>
    <w:rsid w:val="00DA3D3B"/>
    <w:rsid w:val="00DA41BD"/>
    <w:rsid w:val="00DA464F"/>
    <w:rsid w:val="00DA46BA"/>
    <w:rsid w:val="00DA4C9C"/>
    <w:rsid w:val="00DA57D2"/>
    <w:rsid w:val="00DA5C22"/>
    <w:rsid w:val="00DA5C46"/>
    <w:rsid w:val="00DA5CD9"/>
    <w:rsid w:val="00DA5ECE"/>
    <w:rsid w:val="00DA6345"/>
    <w:rsid w:val="00DA64BE"/>
    <w:rsid w:val="00DA68A0"/>
    <w:rsid w:val="00DA6983"/>
    <w:rsid w:val="00DA6A19"/>
    <w:rsid w:val="00DA6B3D"/>
    <w:rsid w:val="00DA6C1B"/>
    <w:rsid w:val="00DA6FBB"/>
    <w:rsid w:val="00DA7201"/>
    <w:rsid w:val="00DA7346"/>
    <w:rsid w:val="00DA7368"/>
    <w:rsid w:val="00DA7462"/>
    <w:rsid w:val="00DA7628"/>
    <w:rsid w:val="00DA77AA"/>
    <w:rsid w:val="00DA7881"/>
    <w:rsid w:val="00DA79CD"/>
    <w:rsid w:val="00DA7D85"/>
    <w:rsid w:val="00DB0154"/>
    <w:rsid w:val="00DB01B4"/>
    <w:rsid w:val="00DB01CB"/>
    <w:rsid w:val="00DB06A6"/>
    <w:rsid w:val="00DB09A7"/>
    <w:rsid w:val="00DB0CBF"/>
    <w:rsid w:val="00DB1479"/>
    <w:rsid w:val="00DB1601"/>
    <w:rsid w:val="00DB161B"/>
    <w:rsid w:val="00DB169B"/>
    <w:rsid w:val="00DB17EF"/>
    <w:rsid w:val="00DB1F5C"/>
    <w:rsid w:val="00DB2230"/>
    <w:rsid w:val="00DB23B1"/>
    <w:rsid w:val="00DB23F3"/>
    <w:rsid w:val="00DB25DE"/>
    <w:rsid w:val="00DB2CC1"/>
    <w:rsid w:val="00DB2CEB"/>
    <w:rsid w:val="00DB2D68"/>
    <w:rsid w:val="00DB3159"/>
    <w:rsid w:val="00DB31D6"/>
    <w:rsid w:val="00DB3307"/>
    <w:rsid w:val="00DB3391"/>
    <w:rsid w:val="00DB33E9"/>
    <w:rsid w:val="00DB346E"/>
    <w:rsid w:val="00DB34DD"/>
    <w:rsid w:val="00DB3568"/>
    <w:rsid w:val="00DB3DD2"/>
    <w:rsid w:val="00DB3F20"/>
    <w:rsid w:val="00DB401E"/>
    <w:rsid w:val="00DB4147"/>
    <w:rsid w:val="00DB42C3"/>
    <w:rsid w:val="00DB46CC"/>
    <w:rsid w:val="00DB48E0"/>
    <w:rsid w:val="00DB4F7B"/>
    <w:rsid w:val="00DB5511"/>
    <w:rsid w:val="00DB596D"/>
    <w:rsid w:val="00DB5B5D"/>
    <w:rsid w:val="00DB5C9F"/>
    <w:rsid w:val="00DB61C3"/>
    <w:rsid w:val="00DB62BE"/>
    <w:rsid w:val="00DB62CB"/>
    <w:rsid w:val="00DB636A"/>
    <w:rsid w:val="00DB63C9"/>
    <w:rsid w:val="00DB676D"/>
    <w:rsid w:val="00DB6773"/>
    <w:rsid w:val="00DB6BC8"/>
    <w:rsid w:val="00DB6C4C"/>
    <w:rsid w:val="00DB6E74"/>
    <w:rsid w:val="00DB7006"/>
    <w:rsid w:val="00DB74A2"/>
    <w:rsid w:val="00DB75A6"/>
    <w:rsid w:val="00DB77A5"/>
    <w:rsid w:val="00DB7B03"/>
    <w:rsid w:val="00DB7EA8"/>
    <w:rsid w:val="00DB7FFC"/>
    <w:rsid w:val="00DC026B"/>
    <w:rsid w:val="00DC0304"/>
    <w:rsid w:val="00DC07A3"/>
    <w:rsid w:val="00DC07C8"/>
    <w:rsid w:val="00DC0AAD"/>
    <w:rsid w:val="00DC0B58"/>
    <w:rsid w:val="00DC0CD0"/>
    <w:rsid w:val="00DC120C"/>
    <w:rsid w:val="00DC1A66"/>
    <w:rsid w:val="00DC23EE"/>
    <w:rsid w:val="00DC27AF"/>
    <w:rsid w:val="00DC282B"/>
    <w:rsid w:val="00DC2945"/>
    <w:rsid w:val="00DC29D2"/>
    <w:rsid w:val="00DC29F9"/>
    <w:rsid w:val="00DC2A52"/>
    <w:rsid w:val="00DC2D25"/>
    <w:rsid w:val="00DC2EB4"/>
    <w:rsid w:val="00DC2EBB"/>
    <w:rsid w:val="00DC3477"/>
    <w:rsid w:val="00DC3637"/>
    <w:rsid w:val="00DC3873"/>
    <w:rsid w:val="00DC3937"/>
    <w:rsid w:val="00DC39F4"/>
    <w:rsid w:val="00DC3A4B"/>
    <w:rsid w:val="00DC3A5F"/>
    <w:rsid w:val="00DC3B1C"/>
    <w:rsid w:val="00DC3C15"/>
    <w:rsid w:val="00DC3DE0"/>
    <w:rsid w:val="00DC3F6F"/>
    <w:rsid w:val="00DC4353"/>
    <w:rsid w:val="00DC44A3"/>
    <w:rsid w:val="00DC478B"/>
    <w:rsid w:val="00DC48C0"/>
    <w:rsid w:val="00DC48DA"/>
    <w:rsid w:val="00DC4AE7"/>
    <w:rsid w:val="00DC4C2A"/>
    <w:rsid w:val="00DC4C35"/>
    <w:rsid w:val="00DC4FB5"/>
    <w:rsid w:val="00DC5B00"/>
    <w:rsid w:val="00DC5D2A"/>
    <w:rsid w:val="00DC5FA5"/>
    <w:rsid w:val="00DC5FD5"/>
    <w:rsid w:val="00DC6131"/>
    <w:rsid w:val="00DC698F"/>
    <w:rsid w:val="00DC6AD3"/>
    <w:rsid w:val="00DC7245"/>
    <w:rsid w:val="00DC726A"/>
    <w:rsid w:val="00DC746A"/>
    <w:rsid w:val="00DC7496"/>
    <w:rsid w:val="00DC7B65"/>
    <w:rsid w:val="00DC7BEC"/>
    <w:rsid w:val="00DC7D3D"/>
    <w:rsid w:val="00DC7D47"/>
    <w:rsid w:val="00DC7E9A"/>
    <w:rsid w:val="00DD0358"/>
    <w:rsid w:val="00DD03F8"/>
    <w:rsid w:val="00DD0532"/>
    <w:rsid w:val="00DD07B5"/>
    <w:rsid w:val="00DD0B27"/>
    <w:rsid w:val="00DD0C58"/>
    <w:rsid w:val="00DD0DE6"/>
    <w:rsid w:val="00DD127E"/>
    <w:rsid w:val="00DD15B0"/>
    <w:rsid w:val="00DD200F"/>
    <w:rsid w:val="00DD20BD"/>
    <w:rsid w:val="00DD2483"/>
    <w:rsid w:val="00DD2766"/>
    <w:rsid w:val="00DD2913"/>
    <w:rsid w:val="00DD2A44"/>
    <w:rsid w:val="00DD2DCA"/>
    <w:rsid w:val="00DD2EAB"/>
    <w:rsid w:val="00DD2EED"/>
    <w:rsid w:val="00DD3878"/>
    <w:rsid w:val="00DD390E"/>
    <w:rsid w:val="00DD3CDF"/>
    <w:rsid w:val="00DD3E89"/>
    <w:rsid w:val="00DD3ED9"/>
    <w:rsid w:val="00DD436E"/>
    <w:rsid w:val="00DD47BF"/>
    <w:rsid w:val="00DD4988"/>
    <w:rsid w:val="00DD4B4A"/>
    <w:rsid w:val="00DD5153"/>
    <w:rsid w:val="00DD517B"/>
    <w:rsid w:val="00DD51A7"/>
    <w:rsid w:val="00DD5384"/>
    <w:rsid w:val="00DD54AB"/>
    <w:rsid w:val="00DD5707"/>
    <w:rsid w:val="00DD5826"/>
    <w:rsid w:val="00DD58DB"/>
    <w:rsid w:val="00DD58FB"/>
    <w:rsid w:val="00DD5BC3"/>
    <w:rsid w:val="00DD5D31"/>
    <w:rsid w:val="00DD62F5"/>
    <w:rsid w:val="00DD63D3"/>
    <w:rsid w:val="00DD64A5"/>
    <w:rsid w:val="00DD66C3"/>
    <w:rsid w:val="00DD6AE1"/>
    <w:rsid w:val="00DD6AFF"/>
    <w:rsid w:val="00DD7284"/>
    <w:rsid w:val="00DD73B0"/>
    <w:rsid w:val="00DD7C1B"/>
    <w:rsid w:val="00DD7DB1"/>
    <w:rsid w:val="00DD7E47"/>
    <w:rsid w:val="00DD7F8A"/>
    <w:rsid w:val="00DE033D"/>
    <w:rsid w:val="00DE067E"/>
    <w:rsid w:val="00DE06E6"/>
    <w:rsid w:val="00DE0726"/>
    <w:rsid w:val="00DE09C0"/>
    <w:rsid w:val="00DE0BEC"/>
    <w:rsid w:val="00DE0ECA"/>
    <w:rsid w:val="00DE103B"/>
    <w:rsid w:val="00DE1F58"/>
    <w:rsid w:val="00DE205A"/>
    <w:rsid w:val="00DE20A9"/>
    <w:rsid w:val="00DE2196"/>
    <w:rsid w:val="00DE21DA"/>
    <w:rsid w:val="00DE229E"/>
    <w:rsid w:val="00DE2447"/>
    <w:rsid w:val="00DE24E3"/>
    <w:rsid w:val="00DE292B"/>
    <w:rsid w:val="00DE2AF5"/>
    <w:rsid w:val="00DE2FCF"/>
    <w:rsid w:val="00DE313E"/>
    <w:rsid w:val="00DE332D"/>
    <w:rsid w:val="00DE351E"/>
    <w:rsid w:val="00DE3543"/>
    <w:rsid w:val="00DE3627"/>
    <w:rsid w:val="00DE36C5"/>
    <w:rsid w:val="00DE39FA"/>
    <w:rsid w:val="00DE3F29"/>
    <w:rsid w:val="00DE3F2E"/>
    <w:rsid w:val="00DE3F38"/>
    <w:rsid w:val="00DE4271"/>
    <w:rsid w:val="00DE46B4"/>
    <w:rsid w:val="00DE4868"/>
    <w:rsid w:val="00DE4A05"/>
    <w:rsid w:val="00DE4D5B"/>
    <w:rsid w:val="00DE55FB"/>
    <w:rsid w:val="00DE565B"/>
    <w:rsid w:val="00DE56DF"/>
    <w:rsid w:val="00DE56EE"/>
    <w:rsid w:val="00DE579A"/>
    <w:rsid w:val="00DE5F50"/>
    <w:rsid w:val="00DE626B"/>
    <w:rsid w:val="00DE6770"/>
    <w:rsid w:val="00DE699F"/>
    <w:rsid w:val="00DE6A5A"/>
    <w:rsid w:val="00DE6BC1"/>
    <w:rsid w:val="00DE6D23"/>
    <w:rsid w:val="00DE7655"/>
    <w:rsid w:val="00DE7D6E"/>
    <w:rsid w:val="00DE7F3C"/>
    <w:rsid w:val="00DE7F5E"/>
    <w:rsid w:val="00DF0029"/>
    <w:rsid w:val="00DF0096"/>
    <w:rsid w:val="00DF0678"/>
    <w:rsid w:val="00DF08D7"/>
    <w:rsid w:val="00DF0B0A"/>
    <w:rsid w:val="00DF166E"/>
    <w:rsid w:val="00DF1B70"/>
    <w:rsid w:val="00DF1D07"/>
    <w:rsid w:val="00DF1D6E"/>
    <w:rsid w:val="00DF21CD"/>
    <w:rsid w:val="00DF220B"/>
    <w:rsid w:val="00DF222C"/>
    <w:rsid w:val="00DF222F"/>
    <w:rsid w:val="00DF2376"/>
    <w:rsid w:val="00DF2769"/>
    <w:rsid w:val="00DF2C94"/>
    <w:rsid w:val="00DF2E61"/>
    <w:rsid w:val="00DF2F85"/>
    <w:rsid w:val="00DF345D"/>
    <w:rsid w:val="00DF37B4"/>
    <w:rsid w:val="00DF39F7"/>
    <w:rsid w:val="00DF3B27"/>
    <w:rsid w:val="00DF3D39"/>
    <w:rsid w:val="00DF3E68"/>
    <w:rsid w:val="00DF4000"/>
    <w:rsid w:val="00DF486C"/>
    <w:rsid w:val="00DF496B"/>
    <w:rsid w:val="00DF4F8C"/>
    <w:rsid w:val="00DF5045"/>
    <w:rsid w:val="00DF55A5"/>
    <w:rsid w:val="00DF5777"/>
    <w:rsid w:val="00DF5D73"/>
    <w:rsid w:val="00DF5E92"/>
    <w:rsid w:val="00DF63B8"/>
    <w:rsid w:val="00DF64A2"/>
    <w:rsid w:val="00DF6705"/>
    <w:rsid w:val="00DF7004"/>
    <w:rsid w:val="00DF7306"/>
    <w:rsid w:val="00DF732E"/>
    <w:rsid w:val="00DF7573"/>
    <w:rsid w:val="00DF759C"/>
    <w:rsid w:val="00DF76DA"/>
    <w:rsid w:val="00DF783F"/>
    <w:rsid w:val="00DF7D93"/>
    <w:rsid w:val="00E00129"/>
    <w:rsid w:val="00E0072A"/>
    <w:rsid w:val="00E00735"/>
    <w:rsid w:val="00E009AC"/>
    <w:rsid w:val="00E00C17"/>
    <w:rsid w:val="00E00C30"/>
    <w:rsid w:val="00E01046"/>
    <w:rsid w:val="00E010CE"/>
    <w:rsid w:val="00E0173E"/>
    <w:rsid w:val="00E01E92"/>
    <w:rsid w:val="00E01F99"/>
    <w:rsid w:val="00E0219F"/>
    <w:rsid w:val="00E0253C"/>
    <w:rsid w:val="00E027AC"/>
    <w:rsid w:val="00E02E0C"/>
    <w:rsid w:val="00E030F7"/>
    <w:rsid w:val="00E0333E"/>
    <w:rsid w:val="00E035EC"/>
    <w:rsid w:val="00E03C8B"/>
    <w:rsid w:val="00E03CE0"/>
    <w:rsid w:val="00E03E70"/>
    <w:rsid w:val="00E04754"/>
    <w:rsid w:val="00E049A7"/>
    <w:rsid w:val="00E04EEC"/>
    <w:rsid w:val="00E050DF"/>
    <w:rsid w:val="00E050F2"/>
    <w:rsid w:val="00E05447"/>
    <w:rsid w:val="00E055A8"/>
    <w:rsid w:val="00E055CA"/>
    <w:rsid w:val="00E0569F"/>
    <w:rsid w:val="00E05829"/>
    <w:rsid w:val="00E05A18"/>
    <w:rsid w:val="00E05ADC"/>
    <w:rsid w:val="00E05C02"/>
    <w:rsid w:val="00E05EC3"/>
    <w:rsid w:val="00E05F4E"/>
    <w:rsid w:val="00E06204"/>
    <w:rsid w:val="00E06285"/>
    <w:rsid w:val="00E0635C"/>
    <w:rsid w:val="00E0656C"/>
    <w:rsid w:val="00E06C67"/>
    <w:rsid w:val="00E06D3E"/>
    <w:rsid w:val="00E072E0"/>
    <w:rsid w:val="00E07ABF"/>
    <w:rsid w:val="00E10663"/>
    <w:rsid w:val="00E109F9"/>
    <w:rsid w:val="00E10A2F"/>
    <w:rsid w:val="00E10CFF"/>
    <w:rsid w:val="00E10E0C"/>
    <w:rsid w:val="00E10F57"/>
    <w:rsid w:val="00E119E0"/>
    <w:rsid w:val="00E11B8A"/>
    <w:rsid w:val="00E11C98"/>
    <w:rsid w:val="00E11CF2"/>
    <w:rsid w:val="00E11DE9"/>
    <w:rsid w:val="00E125CD"/>
    <w:rsid w:val="00E1299D"/>
    <w:rsid w:val="00E12A2E"/>
    <w:rsid w:val="00E12B10"/>
    <w:rsid w:val="00E12B79"/>
    <w:rsid w:val="00E131C4"/>
    <w:rsid w:val="00E134F9"/>
    <w:rsid w:val="00E13C95"/>
    <w:rsid w:val="00E13D7F"/>
    <w:rsid w:val="00E13DD5"/>
    <w:rsid w:val="00E13F44"/>
    <w:rsid w:val="00E14219"/>
    <w:rsid w:val="00E14232"/>
    <w:rsid w:val="00E1460A"/>
    <w:rsid w:val="00E147E4"/>
    <w:rsid w:val="00E14A6E"/>
    <w:rsid w:val="00E14B42"/>
    <w:rsid w:val="00E14BE3"/>
    <w:rsid w:val="00E14BEA"/>
    <w:rsid w:val="00E14F7A"/>
    <w:rsid w:val="00E1500D"/>
    <w:rsid w:val="00E1530A"/>
    <w:rsid w:val="00E15470"/>
    <w:rsid w:val="00E1547D"/>
    <w:rsid w:val="00E15CD6"/>
    <w:rsid w:val="00E15D6F"/>
    <w:rsid w:val="00E15D8F"/>
    <w:rsid w:val="00E15E8F"/>
    <w:rsid w:val="00E16654"/>
    <w:rsid w:val="00E167E6"/>
    <w:rsid w:val="00E16BA2"/>
    <w:rsid w:val="00E16E50"/>
    <w:rsid w:val="00E16E85"/>
    <w:rsid w:val="00E16FEF"/>
    <w:rsid w:val="00E1706E"/>
    <w:rsid w:val="00E17499"/>
    <w:rsid w:val="00E174DF"/>
    <w:rsid w:val="00E1758A"/>
    <w:rsid w:val="00E175AB"/>
    <w:rsid w:val="00E179DA"/>
    <w:rsid w:val="00E17B04"/>
    <w:rsid w:val="00E17B3B"/>
    <w:rsid w:val="00E17F22"/>
    <w:rsid w:val="00E204A5"/>
    <w:rsid w:val="00E205E0"/>
    <w:rsid w:val="00E207A0"/>
    <w:rsid w:val="00E207D7"/>
    <w:rsid w:val="00E208BA"/>
    <w:rsid w:val="00E20C87"/>
    <w:rsid w:val="00E20F7C"/>
    <w:rsid w:val="00E21225"/>
    <w:rsid w:val="00E21277"/>
    <w:rsid w:val="00E21361"/>
    <w:rsid w:val="00E21421"/>
    <w:rsid w:val="00E21694"/>
    <w:rsid w:val="00E21728"/>
    <w:rsid w:val="00E21920"/>
    <w:rsid w:val="00E21D50"/>
    <w:rsid w:val="00E21DFC"/>
    <w:rsid w:val="00E21F2F"/>
    <w:rsid w:val="00E2204C"/>
    <w:rsid w:val="00E220C5"/>
    <w:rsid w:val="00E2256A"/>
    <w:rsid w:val="00E22621"/>
    <w:rsid w:val="00E22760"/>
    <w:rsid w:val="00E228A4"/>
    <w:rsid w:val="00E228A7"/>
    <w:rsid w:val="00E228DC"/>
    <w:rsid w:val="00E228FE"/>
    <w:rsid w:val="00E22972"/>
    <w:rsid w:val="00E22C1B"/>
    <w:rsid w:val="00E22CA8"/>
    <w:rsid w:val="00E22EE6"/>
    <w:rsid w:val="00E2362B"/>
    <w:rsid w:val="00E23764"/>
    <w:rsid w:val="00E23860"/>
    <w:rsid w:val="00E2386C"/>
    <w:rsid w:val="00E238A7"/>
    <w:rsid w:val="00E23A2C"/>
    <w:rsid w:val="00E23CC4"/>
    <w:rsid w:val="00E244A1"/>
    <w:rsid w:val="00E24A59"/>
    <w:rsid w:val="00E24AE5"/>
    <w:rsid w:val="00E250BD"/>
    <w:rsid w:val="00E25E02"/>
    <w:rsid w:val="00E2619E"/>
    <w:rsid w:val="00E264F4"/>
    <w:rsid w:val="00E26519"/>
    <w:rsid w:val="00E26980"/>
    <w:rsid w:val="00E26C3A"/>
    <w:rsid w:val="00E26C89"/>
    <w:rsid w:val="00E27289"/>
    <w:rsid w:val="00E275C0"/>
    <w:rsid w:val="00E27C67"/>
    <w:rsid w:val="00E27EAC"/>
    <w:rsid w:val="00E30057"/>
    <w:rsid w:val="00E3013E"/>
    <w:rsid w:val="00E3080F"/>
    <w:rsid w:val="00E3088E"/>
    <w:rsid w:val="00E3091E"/>
    <w:rsid w:val="00E30AA8"/>
    <w:rsid w:val="00E30AC0"/>
    <w:rsid w:val="00E30DA6"/>
    <w:rsid w:val="00E310E8"/>
    <w:rsid w:val="00E31186"/>
    <w:rsid w:val="00E31449"/>
    <w:rsid w:val="00E3146A"/>
    <w:rsid w:val="00E31517"/>
    <w:rsid w:val="00E31529"/>
    <w:rsid w:val="00E31533"/>
    <w:rsid w:val="00E316D9"/>
    <w:rsid w:val="00E31DAB"/>
    <w:rsid w:val="00E31E05"/>
    <w:rsid w:val="00E31F9C"/>
    <w:rsid w:val="00E3215B"/>
    <w:rsid w:val="00E323BD"/>
    <w:rsid w:val="00E32A4A"/>
    <w:rsid w:val="00E32C68"/>
    <w:rsid w:val="00E32DCE"/>
    <w:rsid w:val="00E32FBF"/>
    <w:rsid w:val="00E3302C"/>
    <w:rsid w:val="00E3329D"/>
    <w:rsid w:val="00E33936"/>
    <w:rsid w:val="00E33EFC"/>
    <w:rsid w:val="00E3429D"/>
    <w:rsid w:val="00E344EE"/>
    <w:rsid w:val="00E346E5"/>
    <w:rsid w:val="00E34932"/>
    <w:rsid w:val="00E34B21"/>
    <w:rsid w:val="00E3506F"/>
    <w:rsid w:val="00E35081"/>
    <w:rsid w:val="00E351FB"/>
    <w:rsid w:val="00E3576A"/>
    <w:rsid w:val="00E35A93"/>
    <w:rsid w:val="00E35F9F"/>
    <w:rsid w:val="00E36320"/>
    <w:rsid w:val="00E3654C"/>
    <w:rsid w:val="00E36782"/>
    <w:rsid w:val="00E3685F"/>
    <w:rsid w:val="00E36A88"/>
    <w:rsid w:val="00E36AE7"/>
    <w:rsid w:val="00E36DF5"/>
    <w:rsid w:val="00E36F78"/>
    <w:rsid w:val="00E370F3"/>
    <w:rsid w:val="00E37133"/>
    <w:rsid w:val="00E372AD"/>
    <w:rsid w:val="00E377F6"/>
    <w:rsid w:val="00E37842"/>
    <w:rsid w:val="00E3793A"/>
    <w:rsid w:val="00E379B5"/>
    <w:rsid w:val="00E37A0F"/>
    <w:rsid w:val="00E37E4B"/>
    <w:rsid w:val="00E37E77"/>
    <w:rsid w:val="00E37EA6"/>
    <w:rsid w:val="00E37EC8"/>
    <w:rsid w:val="00E40062"/>
    <w:rsid w:val="00E4007C"/>
    <w:rsid w:val="00E40302"/>
    <w:rsid w:val="00E405CB"/>
    <w:rsid w:val="00E40665"/>
    <w:rsid w:val="00E406BD"/>
    <w:rsid w:val="00E40CF3"/>
    <w:rsid w:val="00E40CF9"/>
    <w:rsid w:val="00E40DE2"/>
    <w:rsid w:val="00E4108F"/>
    <w:rsid w:val="00E413F1"/>
    <w:rsid w:val="00E413FB"/>
    <w:rsid w:val="00E415B9"/>
    <w:rsid w:val="00E415FF"/>
    <w:rsid w:val="00E41A04"/>
    <w:rsid w:val="00E41A46"/>
    <w:rsid w:val="00E41DA2"/>
    <w:rsid w:val="00E41E73"/>
    <w:rsid w:val="00E41EE7"/>
    <w:rsid w:val="00E41F7A"/>
    <w:rsid w:val="00E42855"/>
    <w:rsid w:val="00E428A8"/>
    <w:rsid w:val="00E4290D"/>
    <w:rsid w:val="00E42BDF"/>
    <w:rsid w:val="00E42DFB"/>
    <w:rsid w:val="00E4317F"/>
    <w:rsid w:val="00E43478"/>
    <w:rsid w:val="00E435AB"/>
    <w:rsid w:val="00E4385C"/>
    <w:rsid w:val="00E43B5C"/>
    <w:rsid w:val="00E43CCD"/>
    <w:rsid w:val="00E43CD2"/>
    <w:rsid w:val="00E44426"/>
    <w:rsid w:val="00E4457A"/>
    <w:rsid w:val="00E447C6"/>
    <w:rsid w:val="00E448F3"/>
    <w:rsid w:val="00E44F2D"/>
    <w:rsid w:val="00E44FBB"/>
    <w:rsid w:val="00E45054"/>
    <w:rsid w:val="00E450A8"/>
    <w:rsid w:val="00E45171"/>
    <w:rsid w:val="00E45367"/>
    <w:rsid w:val="00E453A4"/>
    <w:rsid w:val="00E45469"/>
    <w:rsid w:val="00E454B5"/>
    <w:rsid w:val="00E458C0"/>
    <w:rsid w:val="00E45977"/>
    <w:rsid w:val="00E46083"/>
    <w:rsid w:val="00E460BC"/>
    <w:rsid w:val="00E4631B"/>
    <w:rsid w:val="00E46848"/>
    <w:rsid w:val="00E46852"/>
    <w:rsid w:val="00E474DC"/>
    <w:rsid w:val="00E477C2"/>
    <w:rsid w:val="00E47856"/>
    <w:rsid w:val="00E47BAF"/>
    <w:rsid w:val="00E47BBC"/>
    <w:rsid w:val="00E47D3E"/>
    <w:rsid w:val="00E47F37"/>
    <w:rsid w:val="00E500A2"/>
    <w:rsid w:val="00E504FB"/>
    <w:rsid w:val="00E5078A"/>
    <w:rsid w:val="00E507E9"/>
    <w:rsid w:val="00E50D9A"/>
    <w:rsid w:val="00E50F36"/>
    <w:rsid w:val="00E51101"/>
    <w:rsid w:val="00E51664"/>
    <w:rsid w:val="00E51987"/>
    <w:rsid w:val="00E51D90"/>
    <w:rsid w:val="00E51E10"/>
    <w:rsid w:val="00E51E9F"/>
    <w:rsid w:val="00E52855"/>
    <w:rsid w:val="00E52932"/>
    <w:rsid w:val="00E52E68"/>
    <w:rsid w:val="00E52E86"/>
    <w:rsid w:val="00E52F12"/>
    <w:rsid w:val="00E53008"/>
    <w:rsid w:val="00E532F8"/>
    <w:rsid w:val="00E53DB5"/>
    <w:rsid w:val="00E541C5"/>
    <w:rsid w:val="00E54737"/>
    <w:rsid w:val="00E548B4"/>
    <w:rsid w:val="00E54CA7"/>
    <w:rsid w:val="00E54FBB"/>
    <w:rsid w:val="00E5517D"/>
    <w:rsid w:val="00E551F6"/>
    <w:rsid w:val="00E55512"/>
    <w:rsid w:val="00E557CC"/>
    <w:rsid w:val="00E55908"/>
    <w:rsid w:val="00E55B66"/>
    <w:rsid w:val="00E55C7C"/>
    <w:rsid w:val="00E562C6"/>
    <w:rsid w:val="00E56641"/>
    <w:rsid w:val="00E567D3"/>
    <w:rsid w:val="00E5695D"/>
    <w:rsid w:val="00E56CB4"/>
    <w:rsid w:val="00E570B6"/>
    <w:rsid w:val="00E5731A"/>
    <w:rsid w:val="00E573C7"/>
    <w:rsid w:val="00E5757F"/>
    <w:rsid w:val="00E575F2"/>
    <w:rsid w:val="00E5767C"/>
    <w:rsid w:val="00E57A76"/>
    <w:rsid w:val="00E57AEA"/>
    <w:rsid w:val="00E57BFC"/>
    <w:rsid w:val="00E57D70"/>
    <w:rsid w:val="00E57E00"/>
    <w:rsid w:val="00E60286"/>
    <w:rsid w:val="00E60324"/>
    <w:rsid w:val="00E603EA"/>
    <w:rsid w:val="00E60619"/>
    <w:rsid w:val="00E606B8"/>
    <w:rsid w:val="00E60ADC"/>
    <w:rsid w:val="00E60AFA"/>
    <w:rsid w:val="00E60D03"/>
    <w:rsid w:val="00E60FD2"/>
    <w:rsid w:val="00E60FD4"/>
    <w:rsid w:val="00E6122B"/>
    <w:rsid w:val="00E61373"/>
    <w:rsid w:val="00E6140C"/>
    <w:rsid w:val="00E615DE"/>
    <w:rsid w:val="00E619C7"/>
    <w:rsid w:val="00E61A8D"/>
    <w:rsid w:val="00E61B50"/>
    <w:rsid w:val="00E61D0D"/>
    <w:rsid w:val="00E61D98"/>
    <w:rsid w:val="00E61EAC"/>
    <w:rsid w:val="00E621E0"/>
    <w:rsid w:val="00E62501"/>
    <w:rsid w:val="00E62765"/>
    <w:rsid w:val="00E62A98"/>
    <w:rsid w:val="00E62B4F"/>
    <w:rsid w:val="00E631A7"/>
    <w:rsid w:val="00E634B7"/>
    <w:rsid w:val="00E634D4"/>
    <w:rsid w:val="00E636C3"/>
    <w:rsid w:val="00E638F5"/>
    <w:rsid w:val="00E63AD5"/>
    <w:rsid w:val="00E63D45"/>
    <w:rsid w:val="00E63DE9"/>
    <w:rsid w:val="00E63EAA"/>
    <w:rsid w:val="00E63FD5"/>
    <w:rsid w:val="00E64098"/>
    <w:rsid w:val="00E640E0"/>
    <w:rsid w:val="00E641F6"/>
    <w:rsid w:val="00E64212"/>
    <w:rsid w:val="00E64504"/>
    <w:rsid w:val="00E64B6C"/>
    <w:rsid w:val="00E64C09"/>
    <w:rsid w:val="00E64DC8"/>
    <w:rsid w:val="00E6526F"/>
    <w:rsid w:val="00E6528B"/>
    <w:rsid w:val="00E6559A"/>
    <w:rsid w:val="00E6568A"/>
    <w:rsid w:val="00E65BC5"/>
    <w:rsid w:val="00E65F11"/>
    <w:rsid w:val="00E6614D"/>
    <w:rsid w:val="00E66657"/>
    <w:rsid w:val="00E66699"/>
    <w:rsid w:val="00E667D4"/>
    <w:rsid w:val="00E668EE"/>
    <w:rsid w:val="00E66C64"/>
    <w:rsid w:val="00E66E3D"/>
    <w:rsid w:val="00E67029"/>
    <w:rsid w:val="00E67582"/>
    <w:rsid w:val="00E67804"/>
    <w:rsid w:val="00E678DF"/>
    <w:rsid w:val="00E6794D"/>
    <w:rsid w:val="00E67985"/>
    <w:rsid w:val="00E67D9E"/>
    <w:rsid w:val="00E70132"/>
    <w:rsid w:val="00E701FF"/>
    <w:rsid w:val="00E705F2"/>
    <w:rsid w:val="00E70B8A"/>
    <w:rsid w:val="00E70BE7"/>
    <w:rsid w:val="00E71014"/>
    <w:rsid w:val="00E71041"/>
    <w:rsid w:val="00E71043"/>
    <w:rsid w:val="00E7109F"/>
    <w:rsid w:val="00E7111C"/>
    <w:rsid w:val="00E71146"/>
    <w:rsid w:val="00E716A8"/>
    <w:rsid w:val="00E716A9"/>
    <w:rsid w:val="00E7171D"/>
    <w:rsid w:val="00E71A2C"/>
    <w:rsid w:val="00E71A33"/>
    <w:rsid w:val="00E72086"/>
    <w:rsid w:val="00E72818"/>
    <w:rsid w:val="00E72971"/>
    <w:rsid w:val="00E72B6D"/>
    <w:rsid w:val="00E72ED9"/>
    <w:rsid w:val="00E73298"/>
    <w:rsid w:val="00E7362A"/>
    <w:rsid w:val="00E7390D"/>
    <w:rsid w:val="00E73AED"/>
    <w:rsid w:val="00E73B2A"/>
    <w:rsid w:val="00E73BE8"/>
    <w:rsid w:val="00E743B9"/>
    <w:rsid w:val="00E747F8"/>
    <w:rsid w:val="00E7481C"/>
    <w:rsid w:val="00E74FA4"/>
    <w:rsid w:val="00E751CA"/>
    <w:rsid w:val="00E758D2"/>
    <w:rsid w:val="00E75EFF"/>
    <w:rsid w:val="00E75F66"/>
    <w:rsid w:val="00E75F6A"/>
    <w:rsid w:val="00E75F7D"/>
    <w:rsid w:val="00E75FDB"/>
    <w:rsid w:val="00E7650C"/>
    <w:rsid w:val="00E7654E"/>
    <w:rsid w:val="00E7678D"/>
    <w:rsid w:val="00E767BA"/>
    <w:rsid w:val="00E7694C"/>
    <w:rsid w:val="00E76C21"/>
    <w:rsid w:val="00E76C37"/>
    <w:rsid w:val="00E76C71"/>
    <w:rsid w:val="00E76CB2"/>
    <w:rsid w:val="00E76E3F"/>
    <w:rsid w:val="00E77072"/>
    <w:rsid w:val="00E77400"/>
    <w:rsid w:val="00E7748A"/>
    <w:rsid w:val="00E77A25"/>
    <w:rsid w:val="00E77A7F"/>
    <w:rsid w:val="00E80054"/>
    <w:rsid w:val="00E8009C"/>
    <w:rsid w:val="00E800E9"/>
    <w:rsid w:val="00E8015E"/>
    <w:rsid w:val="00E80196"/>
    <w:rsid w:val="00E80330"/>
    <w:rsid w:val="00E803B9"/>
    <w:rsid w:val="00E80463"/>
    <w:rsid w:val="00E804E7"/>
    <w:rsid w:val="00E8092E"/>
    <w:rsid w:val="00E80959"/>
    <w:rsid w:val="00E80C67"/>
    <w:rsid w:val="00E80EA6"/>
    <w:rsid w:val="00E80FCC"/>
    <w:rsid w:val="00E81426"/>
    <w:rsid w:val="00E81481"/>
    <w:rsid w:val="00E815C6"/>
    <w:rsid w:val="00E819F2"/>
    <w:rsid w:val="00E81D1C"/>
    <w:rsid w:val="00E82300"/>
    <w:rsid w:val="00E8236F"/>
    <w:rsid w:val="00E82ADE"/>
    <w:rsid w:val="00E82EDD"/>
    <w:rsid w:val="00E8347F"/>
    <w:rsid w:val="00E839F9"/>
    <w:rsid w:val="00E83A46"/>
    <w:rsid w:val="00E84198"/>
    <w:rsid w:val="00E8419D"/>
    <w:rsid w:val="00E8421B"/>
    <w:rsid w:val="00E845A9"/>
    <w:rsid w:val="00E846D6"/>
    <w:rsid w:val="00E846E4"/>
    <w:rsid w:val="00E847F4"/>
    <w:rsid w:val="00E84901"/>
    <w:rsid w:val="00E84E20"/>
    <w:rsid w:val="00E851FB"/>
    <w:rsid w:val="00E85288"/>
    <w:rsid w:val="00E8571D"/>
    <w:rsid w:val="00E857F7"/>
    <w:rsid w:val="00E859C0"/>
    <w:rsid w:val="00E85C52"/>
    <w:rsid w:val="00E85D6B"/>
    <w:rsid w:val="00E85E3A"/>
    <w:rsid w:val="00E85EBA"/>
    <w:rsid w:val="00E85F67"/>
    <w:rsid w:val="00E865EE"/>
    <w:rsid w:val="00E86605"/>
    <w:rsid w:val="00E866FE"/>
    <w:rsid w:val="00E86790"/>
    <w:rsid w:val="00E867E7"/>
    <w:rsid w:val="00E86A85"/>
    <w:rsid w:val="00E86C05"/>
    <w:rsid w:val="00E86C37"/>
    <w:rsid w:val="00E86CD2"/>
    <w:rsid w:val="00E8723F"/>
    <w:rsid w:val="00E87505"/>
    <w:rsid w:val="00E87520"/>
    <w:rsid w:val="00E878B5"/>
    <w:rsid w:val="00E8794E"/>
    <w:rsid w:val="00E87AB9"/>
    <w:rsid w:val="00E87C25"/>
    <w:rsid w:val="00E904CC"/>
    <w:rsid w:val="00E9051D"/>
    <w:rsid w:val="00E908C7"/>
    <w:rsid w:val="00E90D6A"/>
    <w:rsid w:val="00E90E19"/>
    <w:rsid w:val="00E9105F"/>
    <w:rsid w:val="00E910DE"/>
    <w:rsid w:val="00E910E1"/>
    <w:rsid w:val="00E911D3"/>
    <w:rsid w:val="00E911D4"/>
    <w:rsid w:val="00E918A8"/>
    <w:rsid w:val="00E91A60"/>
    <w:rsid w:val="00E91D57"/>
    <w:rsid w:val="00E91E79"/>
    <w:rsid w:val="00E91E81"/>
    <w:rsid w:val="00E91F8E"/>
    <w:rsid w:val="00E924D2"/>
    <w:rsid w:val="00E926E4"/>
    <w:rsid w:val="00E927ED"/>
    <w:rsid w:val="00E92C89"/>
    <w:rsid w:val="00E92E27"/>
    <w:rsid w:val="00E93533"/>
    <w:rsid w:val="00E9376E"/>
    <w:rsid w:val="00E93853"/>
    <w:rsid w:val="00E9388F"/>
    <w:rsid w:val="00E9475C"/>
    <w:rsid w:val="00E947CF"/>
    <w:rsid w:val="00E9493A"/>
    <w:rsid w:val="00E950AE"/>
    <w:rsid w:val="00E950BD"/>
    <w:rsid w:val="00E951EC"/>
    <w:rsid w:val="00E952F4"/>
    <w:rsid w:val="00E95682"/>
    <w:rsid w:val="00E958D7"/>
    <w:rsid w:val="00E95C77"/>
    <w:rsid w:val="00E9613D"/>
    <w:rsid w:val="00E96309"/>
    <w:rsid w:val="00E96769"/>
    <w:rsid w:val="00E96872"/>
    <w:rsid w:val="00E969D9"/>
    <w:rsid w:val="00E971A7"/>
    <w:rsid w:val="00E971EB"/>
    <w:rsid w:val="00E97380"/>
    <w:rsid w:val="00E9742F"/>
    <w:rsid w:val="00E97628"/>
    <w:rsid w:val="00E9765E"/>
    <w:rsid w:val="00E97C4C"/>
    <w:rsid w:val="00EA01F4"/>
    <w:rsid w:val="00EA02DE"/>
    <w:rsid w:val="00EA0525"/>
    <w:rsid w:val="00EA0539"/>
    <w:rsid w:val="00EA099E"/>
    <w:rsid w:val="00EA0C05"/>
    <w:rsid w:val="00EA0E94"/>
    <w:rsid w:val="00EA1153"/>
    <w:rsid w:val="00EA1D89"/>
    <w:rsid w:val="00EA1DCE"/>
    <w:rsid w:val="00EA20B5"/>
    <w:rsid w:val="00EA25A8"/>
    <w:rsid w:val="00EA2600"/>
    <w:rsid w:val="00EA2709"/>
    <w:rsid w:val="00EA2714"/>
    <w:rsid w:val="00EA281C"/>
    <w:rsid w:val="00EA29B2"/>
    <w:rsid w:val="00EA2F68"/>
    <w:rsid w:val="00EA2FC7"/>
    <w:rsid w:val="00EA2FF7"/>
    <w:rsid w:val="00EA30BC"/>
    <w:rsid w:val="00EA31F4"/>
    <w:rsid w:val="00EA3313"/>
    <w:rsid w:val="00EA3489"/>
    <w:rsid w:val="00EA3680"/>
    <w:rsid w:val="00EA3B21"/>
    <w:rsid w:val="00EA3B7C"/>
    <w:rsid w:val="00EA3D09"/>
    <w:rsid w:val="00EA3E1E"/>
    <w:rsid w:val="00EA405C"/>
    <w:rsid w:val="00EA41BC"/>
    <w:rsid w:val="00EA42A9"/>
    <w:rsid w:val="00EA42B4"/>
    <w:rsid w:val="00EA44BE"/>
    <w:rsid w:val="00EA451C"/>
    <w:rsid w:val="00EA45A7"/>
    <w:rsid w:val="00EA46D5"/>
    <w:rsid w:val="00EA4A78"/>
    <w:rsid w:val="00EA4BAB"/>
    <w:rsid w:val="00EA4F51"/>
    <w:rsid w:val="00EA5547"/>
    <w:rsid w:val="00EA5C36"/>
    <w:rsid w:val="00EA5D0D"/>
    <w:rsid w:val="00EA5F93"/>
    <w:rsid w:val="00EA605D"/>
    <w:rsid w:val="00EA61D5"/>
    <w:rsid w:val="00EA63EB"/>
    <w:rsid w:val="00EA652B"/>
    <w:rsid w:val="00EA6834"/>
    <w:rsid w:val="00EA6A83"/>
    <w:rsid w:val="00EA6CBA"/>
    <w:rsid w:val="00EA6CEB"/>
    <w:rsid w:val="00EA6E19"/>
    <w:rsid w:val="00EA6EAD"/>
    <w:rsid w:val="00EA7219"/>
    <w:rsid w:val="00EA7277"/>
    <w:rsid w:val="00EA75F6"/>
    <w:rsid w:val="00EA772C"/>
    <w:rsid w:val="00EA789E"/>
    <w:rsid w:val="00EA7908"/>
    <w:rsid w:val="00EB045A"/>
    <w:rsid w:val="00EB0535"/>
    <w:rsid w:val="00EB05C0"/>
    <w:rsid w:val="00EB05E7"/>
    <w:rsid w:val="00EB067A"/>
    <w:rsid w:val="00EB0A93"/>
    <w:rsid w:val="00EB0EFF"/>
    <w:rsid w:val="00EB121F"/>
    <w:rsid w:val="00EB13D8"/>
    <w:rsid w:val="00EB1CF6"/>
    <w:rsid w:val="00EB1EBC"/>
    <w:rsid w:val="00EB20DA"/>
    <w:rsid w:val="00EB2111"/>
    <w:rsid w:val="00EB2190"/>
    <w:rsid w:val="00EB2263"/>
    <w:rsid w:val="00EB25E5"/>
    <w:rsid w:val="00EB26FB"/>
    <w:rsid w:val="00EB2806"/>
    <w:rsid w:val="00EB28CF"/>
    <w:rsid w:val="00EB296F"/>
    <w:rsid w:val="00EB3156"/>
    <w:rsid w:val="00EB31A8"/>
    <w:rsid w:val="00EB3575"/>
    <w:rsid w:val="00EB35E6"/>
    <w:rsid w:val="00EB39A8"/>
    <w:rsid w:val="00EB3B45"/>
    <w:rsid w:val="00EB3D9B"/>
    <w:rsid w:val="00EB3ED7"/>
    <w:rsid w:val="00EB40DD"/>
    <w:rsid w:val="00EB4351"/>
    <w:rsid w:val="00EB451D"/>
    <w:rsid w:val="00EB4637"/>
    <w:rsid w:val="00EB47E7"/>
    <w:rsid w:val="00EB4928"/>
    <w:rsid w:val="00EB4AA7"/>
    <w:rsid w:val="00EB4CB3"/>
    <w:rsid w:val="00EB4CC7"/>
    <w:rsid w:val="00EB4DA0"/>
    <w:rsid w:val="00EB528D"/>
    <w:rsid w:val="00EB53D4"/>
    <w:rsid w:val="00EB65A3"/>
    <w:rsid w:val="00EB6680"/>
    <w:rsid w:val="00EB6877"/>
    <w:rsid w:val="00EB6E3E"/>
    <w:rsid w:val="00EB738E"/>
    <w:rsid w:val="00EB7A2F"/>
    <w:rsid w:val="00EB7C5B"/>
    <w:rsid w:val="00EB7C75"/>
    <w:rsid w:val="00EC02E7"/>
    <w:rsid w:val="00EC040F"/>
    <w:rsid w:val="00EC05BA"/>
    <w:rsid w:val="00EC07C2"/>
    <w:rsid w:val="00EC092B"/>
    <w:rsid w:val="00EC0984"/>
    <w:rsid w:val="00EC09B6"/>
    <w:rsid w:val="00EC0A27"/>
    <w:rsid w:val="00EC0BB7"/>
    <w:rsid w:val="00EC0C15"/>
    <w:rsid w:val="00EC0E21"/>
    <w:rsid w:val="00EC0F5C"/>
    <w:rsid w:val="00EC14AE"/>
    <w:rsid w:val="00EC1526"/>
    <w:rsid w:val="00EC1580"/>
    <w:rsid w:val="00EC1A3B"/>
    <w:rsid w:val="00EC1C1A"/>
    <w:rsid w:val="00EC1C49"/>
    <w:rsid w:val="00EC1DCD"/>
    <w:rsid w:val="00EC20C4"/>
    <w:rsid w:val="00EC2135"/>
    <w:rsid w:val="00EC215C"/>
    <w:rsid w:val="00EC220F"/>
    <w:rsid w:val="00EC22E2"/>
    <w:rsid w:val="00EC2404"/>
    <w:rsid w:val="00EC265E"/>
    <w:rsid w:val="00EC27AE"/>
    <w:rsid w:val="00EC2889"/>
    <w:rsid w:val="00EC2A36"/>
    <w:rsid w:val="00EC2BD1"/>
    <w:rsid w:val="00EC2C5E"/>
    <w:rsid w:val="00EC2D1D"/>
    <w:rsid w:val="00EC2E1B"/>
    <w:rsid w:val="00EC306B"/>
    <w:rsid w:val="00EC31D5"/>
    <w:rsid w:val="00EC32AD"/>
    <w:rsid w:val="00EC3313"/>
    <w:rsid w:val="00EC332A"/>
    <w:rsid w:val="00EC33BA"/>
    <w:rsid w:val="00EC34AE"/>
    <w:rsid w:val="00EC3523"/>
    <w:rsid w:val="00EC3919"/>
    <w:rsid w:val="00EC3C95"/>
    <w:rsid w:val="00EC3EC6"/>
    <w:rsid w:val="00EC3EFC"/>
    <w:rsid w:val="00EC3FB5"/>
    <w:rsid w:val="00EC433F"/>
    <w:rsid w:val="00EC43B7"/>
    <w:rsid w:val="00EC45F9"/>
    <w:rsid w:val="00EC475B"/>
    <w:rsid w:val="00EC488B"/>
    <w:rsid w:val="00EC4ADA"/>
    <w:rsid w:val="00EC4B56"/>
    <w:rsid w:val="00EC4E5A"/>
    <w:rsid w:val="00EC4FC6"/>
    <w:rsid w:val="00EC52A3"/>
    <w:rsid w:val="00EC536D"/>
    <w:rsid w:val="00EC538A"/>
    <w:rsid w:val="00EC54CC"/>
    <w:rsid w:val="00EC55B9"/>
    <w:rsid w:val="00EC5858"/>
    <w:rsid w:val="00EC5A95"/>
    <w:rsid w:val="00EC5BA8"/>
    <w:rsid w:val="00EC5C73"/>
    <w:rsid w:val="00EC667D"/>
    <w:rsid w:val="00EC6753"/>
    <w:rsid w:val="00EC6C8B"/>
    <w:rsid w:val="00EC6CDD"/>
    <w:rsid w:val="00EC6D8D"/>
    <w:rsid w:val="00EC6DF4"/>
    <w:rsid w:val="00EC6E15"/>
    <w:rsid w:val="00EC6FFF"/>
    <w:rsid w:val="00EC714D"/>
    <w:rsid w:val="00EC73CC"/>
    <w:rsid w:val="00EC761D"/>
    <w:rsid w:val="00EC7855"/>
    <w:rsid w:val="00EC7A76"/>
    <w:rsid w:val="00EC7A81"/>
    <w:rsid w:val="00EC7B6F"/>
    <w:rsid w:val="00EC7E06"/>
    <w:rsid w:val="00ED06C4"/>
    <w:rsid w:val="00ED0BE5"/>
    <w:rsid w:val="00ED0F3B"/>
    <w:rsid w:val="00ED133E"/>
    <w:rsid w:val="00ED151A"/>
    <w:rsid w:val="00ED1542"/>
    <w:rsid w:val="00ED1B25"/>
    <w:rsid w:val="00ED1C00"/>
    <w:rsid w:val="00ED1DB8"/>
    <w:rsid w:val="00ED1EA4"/>
    <w:rsid w:val="00ED2037"/>
    <w:rsid w:val="00ED2238"/>
    <w:rsid w:val="00ED22D3"/>
    <w:rsid w:val="00ED22EA"/>
    <w:rsid w:val="00ED23CB"/>
    <w:rsid w:val="00ED2443"/>
    <w:rsid w:val="00ED24D2"/>
    <w:rsid w:val="00ED2526"/>
    <w:rsid w:val="00ED288F"/>
    <w:rsid w:val="00ED28E3"/>
    <w:rsid w:val="00ED28E5"/>
    <w:rsid w:val="00ED291C"/>
    <w:rsid w:val="00ED2FD8"/>
    <w:rsid w:val="00ED354D"/>
    <w:rsid w:val="00ED36AD"/>
    <w:rsid w:val="00ED379E"/>
    <w:rsid w:val="00ED37AB"/>
    <w:rsid w:val="00ED3D5B"/>
    <w:rsid w:val="00ED4428"/>
    <w:rsid w:val="00ED453B"/>
    <w:rsid w:val="00ED4553"/>
    <w:rsid w:val="00ED467E"/>
    <w:rsid w:val="00ED4802"/>
    <w:rsid w:val="00ED4806"/>
    <w:rsid w:val="00ED4FB6"/>
    <w:rsid w:val="00ED5120"/>
    <w:rsid w:val="00ED51E2"/>
    <w:rsid w:val="00ED52FB"/>
    <w:rsid w:val="00ED53E5"/>
    <w:rsid w:val="00ED5908"/>
    <w:rsid w:val="00ED5AAC"/>
    <w:rsid w:val="00ED5B08"/>
    <w:rsid w:val="00ED5C17"/>
    <w:rsid w:val="00ED5D43"/>
    <w:rsid w:val="00ED5ECD"/>
    <w:rsid w:val="00ED5F25"/>
    <w:rsid w:val="00ED60C3"/>
    <w:rsid w:val="00ED611A"/>
    <w:rsid w:val="00ED61AF"/>
    <w:rsid w:val="00ED6434"/>
    <w:rsid w:val="00ED64E7"/>
    <w:rsid w:val="00ED727A"/>
    <w:rsid w:val="00ED74ED"/>
    <w:rsid w:val="00ED75E0"/>
    <w:rsid w:val="00ED762C"/>
    <w:rsid w:val="00ED78E0"/>
    <w:rsid w:val="00ED7980"/>
    <w:rsid w:val="00ED7DAF"/>
    <w:rsid w:val="00EE02F3"/>
    <w:rsid w:val="00EE0378"/>
    <w:rsid w:val="00EE05BB"/>
    <w:rsid w:val="00EE0C4F"/>
    <w:rsid w:val="00EE0E5A"/>
    <w:rsid w:val="00EE12C9"/>
    <w:rsid w:val="00EE136C"/>
    <w:rsid w:val="00EE15AF"/>
    <w:rsid w:val="00EE15C9"/>
    <w:rsid w:val="00EE18EA"/>
    <w:rsid w:val="00EE19D1"/>
    <w:rsid w:val="00EE1BA7"/>
    <w:rsid w:val="00EE1C96"/>
    <w:rsid w:val="00EE21E1"/>
    <w:rsid w:val="00EE26A5"/>
    <w:rsid w:val="00EE26B9"/>
    <w:rsid w:val="00EE2B6F"/>
    <w:rsid w:val="00EE2C2A"/>
    <w:rsid w:val="00EE2F36"/>
    <w:rsid w:val="00EE303E"/>
    <w:rsid w:val="00EE3098"/>
    <w:rsid w:val="00EE30B5"/>
    <w:rsid w:val="00EE33F0"/>
    <w:rsid w:val="00EE354E"/>
    <w:rsid w:val="00EE3689"/>
    <w:rsid w:val="00EE3B78"/>
    <w:rsid w:val="00EE3F06"/>
    <w:rsid w:val="00EE40F9"/>
    <w:rsid w:val="00EE4310"/>
    <w:rsid w:val="00EE46E2"/>
    <w:rsid w:val="00EE48DF"/>
    <w:rsid w:val="00EE48FD"/>
    <w:rsid w:val="00EE49C5"/>
    <w:rsid w:val="00EE4B94"/>
    <w:rsid w:val="00EE4CBB"/>
    <w:rsid w:val="00EE4E38"/>
    <w:rsid w:val="00EE4FBE"/>
    <w:rsid w:val="00EE525A"/>
    <w:rsid w:val="00EE5402"/>
    <w:rsid w:val="00EE5596"/>
    <w:rsid w:val="00EE5937"/>
    <w:rsid w:val="00EE59A8"/>
    <w:rsid w:val="00EE59F8"/>
    <w:rsid w:val="00EE5A4B"/>
    <w:rsid w:val="00EE5B1E"/>
    <w:rsid w:val="00EE5BC1"/>
    <w:rsid w:val="00EE5EBD"/>
    <w:rsid w:val="00EE60FC"/>
    <w:rsid w:val="00EE64CB"/>
    <w:rsid w:val="00EE65DB"/>
    <w:rsid w:val="00EE69EC"/>
    <w:rsid w:val="00EE7176"/>
    <w:rsid w:val="00EE719B"/>
    <w:rsid w:val="00EE73D9"/>
    <w:rsid w:val="00EE7565"/>
    <w:rsid w:val="00EE7654"/>
    <w:rsid w:val="00EE7992"/>
    <w:rsid w:val="00EE7D62"/>
    <w:rsid w:val="00EE7E72"/>
    <w:rsid w:val="00EE7F21"/>
    <w:rsid w:val="00EF0010"/>
    <w:rsid w:val="00EF013D"/>
    <w:rsid w:val="00EF040D"/>
    <w:rsid w:val="00EF0704"/>
    <w:rsid w:val="00EF074F"/>
    <w:rsid w:val="00EF0DDD"/>
    <w:rsid w:val="00EF1466"/>
    <w:rsid w:val="00EF16F4"/>
    <w:rsid w:val="00EF191F"/>
    <w:rsid w:val="00EF1F3B"/>
    <w:rsid w:val="00EF1FA4"/>
    <w:rsid w:val="00EF1FD1"/>
    <w:rsid w:val="00EF1FE9"/>
    <w:rsid w:val="00EF20B9"/>
    <w:rsid w:val="00EF23C8"/>
    <w:rsid w:val="00EF24CD"/>
    <w:rsid w:val="00EF27B2"/>
    <w:rsid w:val="00EF2965"/>
    <w:rsid w:val="00EF2A84"/>
    <w:rsid w:val="00EF2C0E"/>
    <w:rsid w:val="00EF2F84"/>
    <w:rsid w:val="00EF3026"/>
    <w:rsid w:val="00EF304C"/>
    <w:rsid w:val="00EF33CB"/>
    <w:rsid w:val="00EF3501"/>
    <w:rsid w:val="00EF351E"/>
    <w:rsid w:val="00EF385E"/>
    <w:rsid w:val="00EF38F6"/>
    <w:rsid w:val="00EF3EBA"/>
    <w:rsid w:val="00EF3EE8"/>
    <w:rsid w:val="00EF3F47"/>
    <w:rsid w:val="00EF4334"/>
    <w:rsid w:val="00EF4625"/>
    <w:rsid w:val="00EF46C2"/>
    <w:rsid w:val="00EF4707"/>
    <w:rsid w:val="00EF484B"/>
    <w:rsid w:val="00EF4932"/>
    <w:rsid w:val="00EF4C36"/>
    <w:rsid w:val="00EF4CD0"/>
    <w:rsid w:val="00EF51BD"/>
    <w:rsid w:val="00EF53F2"/>
    <w:rsid w:val="00EF54FD"/>
    <w:rsid w:val="00EF6012"/>
    <w:rsid w:val="00EF6835"/>
    <w:rsid w:val="00EF6978"/>
    <w:rsid w:val="00EF6B4F"/>
    <w:rsid w:val="00EF6BBE"/>
    <w:rsid w:val="00EF6C92"/>
    <w:rsid w:val="00EF6D86"/>
    <w:rsid w:val="00EF6E17"/>
    <w:rsid w:val="00EF70CE"/>
    <w:rsid w:val="00EF71D6"/>
    <w:rsid w:val="00EF720D"/>
    <w:rsid w:val="00EF75BB"/>
    <w:rsid w:val="00EF7E27"/>
    <w:rsid w:val="00F00290"/>
    <w:rsid w:val="00F0031A"/>
    <w:rsid w:val="00F0088D"/>
    <w:rsid w:val="00F008C8"/>
    <w:rsid w:val="00F00BA6"/>
    <w:rsid w:val="00F00F75"/>
    <w:rsid w:val="00F00FB5"/>
    <w:rsid w:val="00F010BD"/>
    <w:rsid w:val="00F01411"/>
    <w:rsid w:val="00F014A4"/>
    <w:rsid w:val="00F01854"/>
    <w:rsid w:val="00F01878"/>
    <w:rsid w:val="00F01B12"/>
    <w:rsid w:val="00F01D02"/>
    <w:rsid w:val="00F01DB2"/>
    <w:rsid w:val="00F02072"/>
    <w:rsid w:val="00F020B8"/>
    <w:rsid w:val="00F02175"/>
    <w:rsid w:val="00F028D5"/>
    <w:rsid w:val="00F02A21"/>
    <w:rsid w:val="00F02B39"/>
    <w:rsid w:val="00F02E69"/>
    <w:rsid w:val="00F030F0"/>
    <w:rsid w:val="00F03164"/>
    <w:rsid w:val="00F039B4"/>
    <w:rsid w:val="00F039B8"/>
    <w:rsid w:val="00F03A42"/>
    <w:rsid w:val="00F03C79"/>
    <w:rsid w:val="00F03CC9"/>
    <w:rsid w:val="00F03D79"/>
    <w:rsid w:val="00F04004"/>
    <w:rsid w:val="00F04145"/>
    <w:rsid w:val="00F0416A"/>
    <w:rsid w:val="00F0417F"/>
    <w:rsid w:val="00F04361"/>
    <w:rsid w:val="00F046CD"/>
    <w:rsid w:val="00F04757"/>
    <w:rsid w:val="00F04A64"/>
    <w:rsid w:val="00F04CD1"/>
    <w:rsid w:val="00F04D11"/>
    <w:rsid w:val="00F05095"/>
    <w:rsid w:val="00F05142"/>
    <w:rsid w:val="00F05344"/>
    <w:rsid w:val="00F055D5"/>
    <w:rsid w:val="00F05642"/>
    <w:rsid w:val="00F0628C"/>
    <w:rsid w:val="00F066DD"/>
    <w:rsid w:val="00F0688E"/>
    <w:rsid w:val="00F06BC1"/>
    <w:rsid w:val="00F06BDD"/>
    <w:rsid w:val="00F06E5B"/>
    <w:rsid w:val="00F06FA0"/>
    <w:rsid w:val="00F07127"/>
    <w:rsid w:val="00F0739D"/>
    <w:rsid w:val="00F07833"/>
    <w:rsid w:val="00F079A3"/>
    <w:rsid w:val="00F104F7"/>
    <w:rsid w:val="00F106CE"/>
    <w:rsid w:val="00F10718"/>
    <w:rsid w:val="00F107B5"/>
    <w:rsid w:val="00F109C7"/>
    <w:rsid w:val="00F10E0A"/>
    <w:rsid w:val="00F10EF3"/>
    <w:rsid w:val="00F11352"/>
    <w:rsid w:val="00F11473"/>
    <w:rsid w:val="00F1192D"/>
    <w:rsid w:val="00F12678"/>
    <w:rsid w:val="00F1287A"/>
    <w:rsid w:val="00F12A73"/>
    <w:rsid w:val="00F12BC0"/>
    <w:rsid w:val="00F12EA1"/>
    <w:rsid w:val="00F134B8"/>
    <w:rsid w:val="00F1365B"/>
    <w:rsid w:val="00F13689"/>
    <w:rsid w:val="00F137A3"/>
    <w:rsid w:val="00F13A4E"/>
    <w:rsid w:val="00F13D6A"/>
    <w:rsid w:val="00F1408E"/>
    <w:rsid w:val="00F143D5"/>
    <w:rsid w:val="00F147FC"/>
    <w:rsid w:val="00F15039"/>
    <w:rsid w:val="00F15292"/>
    <w:rsid w:val="00F15636"/>
    <w:rsid w:val="00F1579F"/>
    <w:rsid w:val="00F158D3"/>
    <w:rsid w:val="00F15BF3"/>
    <w:rsid w:val="00F15CC8"/>
    <w:rsid w:val="00F15D43"/>
    <w:rsid w:val="00F16001"/>
    <w:rsid w:val="00F16115"/>
    <w:rsid w:val="00F16255"/>
    <w:rsid w:val="00F1630F"/>
    <w:rsid w:val="00F16361"/>
    <w:rsid w:val="00F1652B"/>
    <w:rsid w:val="00F166E6"/>
    <w:rsid w:val="00F166F7"/>
    <w:rsid w:val="00F168DC"/>
    <w:rsid w:val="00F169C1"/>
    <w:rsid w:val="00F16DEB"/>
    <w:rsid w:val="00F16F35"/>
    <w:rsid w:val="00F17031"/>
    <w:rsid w:val="00F170B6"/>
    <w:rsid w:val="00F171FB"/>
    <w:rsid w:val="00F1752F"/>
    <w:rsid w:val="00F1756B"/>
    <w:rsid w:val="00F176BB"/>
    <w:rsid w:val="00F177BE"/>
    <w:rsid w:val="00F179DF"/>
    <w:rsid w:val="00F17E89"/>
    <w:rsid w:val="00F2020C"/>
    <w:rsid w:val="00F204A8"/>
    <w:rsid w:val="00F204ED"/>
    <w:rsid w:val="00F204F9"/>
    <w:rsid w:val="00F2051B"/>
    <w:rsid w:val="00F2082B"/>
    <w:rsid w:val="00F208E0"/>
    <w:rsid w:val="00F20932"/>
    <w:rsid w:val="00F20ED8"/>
    <w:rsid w:val="00F210E3"/>
    <w:rsid w:val="00F21321"/>
    <w:rsid w:val="00F213E4"/>
    <w:rsid w:val="00F214BD"/>
    <w:rsid w:val="00F21548"/>
    <w:rsid w:val="00F217D2"/>
    <w:rsid w:val="00F21A5B"/>
    <w:rsid w:val="00F21AF4"/>
    <w:rsid w:val="00F21BF3"/>
    <w:rsid w:val="00F21EB1"/>
    <w:rsid w:val="00F22AD0"/>
    <w:rsid w:val="00F2345F"/>
    <w:rsid w:val="00F23480"/>
    <w:rsid w:val="00F2353D"/>
    <w:rsid w:val="00F2381C"/>
    <w:rsid w:val="00F23876"/>
    <w:rsid w:val="00F23A3F"/>
    <w:rsid w:val="00F23D00"/>
    <w:rsid w:val="00F23D58"/>
    <w:rsid w:val="00F23F2A"/>
    <w:rsid w:val="00F24303"/>
    <w:rsid w:val="00F245F5"/>
    <w:rsid w:val="00F24601"/>
    <w:rsid w:val="00F24833"/>
    <w:rsid w:val="00F24C08"/>
    <w:rsid w:val="00F24F61"/>
    <w:rsid w:val="00F2513E"/>
    <w:rsid w:val="00F254B0"/>
    <w:rsid w:val="00F258AD"/>
    <w:rsid w:val="00F25A1B"/>
    <w:rsid w:val="00F25B35"/>
    <w:rsid w:val="00F25D06"/>
    <w:rsid w:val="00F26076"/>
    <w:rsid w:val="00F261B4"/>
    <w:rsid w:val="00F26270"/>
    <w:rsid w:val="00F2630C"/>
    <w:rsid w:val="00F263FD"/>
    <w:rsid w:val="00F265C8"/>
    <w:rsid w:val="00F26741"/>
    <w:rsid w:val="00F2695B"/>
    <w:rsid w:val="00F26BEF"/>
    <w:rsid w:val="00F26D60"/>
    <w:rsid w:val="00F26E3D"/>
    <w:rsid w:val="00F26E49"/>
    <w:rsid w:val="00F26FD5"/>
    <w:rsid w:val="00F2748D"/>
    <w:rsid w:val="00F27536"/>
    <w:rsid w:val="00F277EC"/>
    <w:rsid w:val="00F27844"/>
    <w:rsid w:val="00F27ED9"/>
    <w:rsid w:val="00F27EE7"/>
    <w:rsid w:val="00F27F7D"/>
    <w:rsid w:val="00F30178"/>
    <w:rsid w:val="00F3066B"/>
    <w:rsid w:val="00F306E3"/>
    <w:rsid w:val="00F30834"/>
    <w:rsid w:val="00F30936"/>
    <w:rsid w:val="00F30A79"/>
    <w:rsid w:val="00F30AA3"/>
    <w:rsid w:val="00F30B9A"/>
    <w:rsid w:val="00F30C89"/>
    <w:rsid w:val="00F30D56"/>
    <w:rsid w:val="00F30FC1"/>
    <w:rsid w:val="00F311AA"/>
    <w:rsid w:val="00F31512"/>
    <w:rsid w:val="00F3151A"/>
    <w:rsid w:val="00F31981"/>
    <w:rsid w:val="00F31A6A"/>
    <w:rsid w:val="00F31ABB"/>
    <w:rsid w:val="00F31CE8"/>
    <w:rsid w:val="00F31F63"/>
    <w:rsid w:val="00F32059"/>
    <w:rsid w:val="00F3218B"/>
    <w:rsid w:val="00F321DA"/>
    <w:rsid w:val="00F32402"/>
    <w:rsid w:val="00F32459"/>
    <w:rsid w:val="00F3249F"/>
    <w:rsid w:val="00F32788"/>
    <w:rsid w:val="00F328BC"/>
    <w:rsid w:val="00F32BCA"/>
    <w:rsid w:val="00F32D3B"/>
    <w:rsid w:val="00F33043"/>
    <w:rsid w:val="00F331CC"/>
    <w:rsid w:val="00F331F2"/>
    <w:rsid w:val="00F332AB"/>
    <w:rsid w:val="00F332B4"/>
    <w:rsid w:val="00F333B3"/>
    <w:rsid w:val="00F33489"/>
    <w:rsid w:val="00F33723"/>
    <w:rsid w:val="00F33855"/>
    <w:rsid w:val="00F33C3E"/>
    <w:rsid w:val="00F33C84"/>
    <w:rsid w:val="00F33F80"/>
    <w:rsid w:val="00F3423A"/>
    <w:rsid w:val="00F34386"/>
    <w:rsid w:val="00F347B2"/>
    <w:rsid w:val="00F34C90"/>
    <w:rsid w:val="00F34EF5"/>
    <w:rsid w:val="00F34FED"/>
    <w:rsid w:val="00F35117"/>
    <w:rsid w:val="00F3541E"/>
    <w:rsid w:val="00F3553F"/>
    <w:rsid w:val="00F355C3"/>
    <w:rsid w:val="00F357DD"/>
    <w:rsid w:val="00F35B4D"/>
    <w:rsid w:val="00F36212"/>
    <w:rsid w:val="00F363F3"/>
    <w:rsid w:val="00F36449"/>
    <w:rsid w:val="00F365DC"/>
    <w:rsid w:val="00F36796"/>
    <w:rsid w:val="00F36B93"/>
    <w:rsid w:val="00F36D4C"/>
    <w:rsid w:val="00F36F2C"/>
    <w:rsid w:val="00F373E7"/>
    <w:rsid w:val="00F3752C"/>
    <w:rsid w:val="00F37793"/>
    <w:rsid w:val="00F37873"/>
    <w:rsid w:val="00F400A8"/>
    <w:rsid w:val="00F406C0"/>
    <w:rsid w:val="00F4092E"/>
    <w:rsid w:val="00F4097F"/>
    <w:rsid w:val="00F409E3"/>
    <w:rsid w:val="00F40CE5"/>
    <w:rsid w:val="00F41640"/>
    <w:rsid w:val="00F41871"/>
    <w:rsid w:val="00F41B3E"/>
    <w:rsid w:val="00F41B62"/>
    <w:rsid w:val="00F41BFA"/>
    <w:rsid w:val="00F41D8B"/>
    <w:rsid w:val="00F41E49"/>
    <w:rsid w:val="00F41F68"/>
    <w:rsid w:val="00F42140"/>
    <w:rsid w:val="00F4291F"/>
    <w:rsid w:val="00F42D29"/>
    <w:rsid w:val="00F42E4F"/>
    <w:rsid w:val="00F42FF4"/>
    <w:rsid w:val="00F43028"/>
    <w:rsid w:val="00F43479"/>
    <w:rsid w:val="00F43565"/>
    <w:rsid w:val="00F43894"/>
    <w:rsid w:val="00F439EB"/>
    <w:rsid w:val="00F43F38"/>
    <w:rsid w:val="00F43FBF"/>
    <w:rsid w:val="00F44505"/>
    <w:rsid w:val="00F445EE"/>
    <w:rsid w:val="00F4493B"/>
    <w:rsid w:val="00F44A35"/>
    <w:rsid w:val="00F44BCC"/>
    <w:rsid w:val="00F44C86"/>
    <w:rsid w:val="00F44DB4"/>
    <w:rsid w:val="00F4502B"/>
    <w:rsid w:val="00F45206"/>
    <w:rsid w:val="00F453EF"/>
    <w:rsid w:val="00F45425"/>
    <w:rsid w:val="00F4572D"/>
    <w:rsid w:val="00F45780"/>
    <w:rsid w:val="00F45F62"/>
    <w:rsid w:val="00F464FA"/>
    <w:rsid w:val="00F4650D"/>
    <w:rsid w:val="00F46B3B"/>
    <w:rsid w:val="00F4700E"/>
    <w:rsid w:val="00F472B9"/>
    <w:rsid w:val="00F472CB"/>
    <w:rsid w:val="00F47437"/>
    <w:rsid w:val="00F476AF"/>
    <w:rsid w:val="00F47734"/>
    <w:rsid w:val="00F47B96"/>
    <w:rsid w:val="00F47CA9"/>
    <w:rsid w:val="00F47DAD"/>
    <w:rsid w:val="00F5010E"/>
    <w:rsid w:val="00F505FC"/>
    <w:rsid w:val="00F509C1"/>
    <w:rsid w:val="00F50D2D"/>
    <w:rsid w:val="00F51225"/>
    <w:rsid w:val="00F514E3"/>
    <w:rsid w:val="00F515BA"/>
    <w:rsid w:val="00F516F2"/>
    <w:rsid w:val="00F51975"/>
    <w:rsid w:val="00F51CAD"/>
    <w:rsid w:val="00F52262"/>
    <w:rsid w:val="00F52523"/>
    <w:rsid w:val="00F528EE"/>
    <w:rsid w:val="00F52B9E"/>
    <w:rsid w:val="00F53130"/>
    <w:rsid w:val="00F53141"/>
    <w:rsid w:val="00F5337E"/>
    <w:rsid w:val="00F5370F"/>
    <w:rsid w:val="00F53979"/>
    <w:rsid w:val="00F539E8"/>
    <w:rsid w:val="00F53B49"/>
    <w:rsid w:val="00F53E79"/>
    <w:rsid w:val="00F53EC3"/>
    <w:rsid w:val="00F53FFE"/>
    <w:rsid w:val="00F543AE"/>
    <w:rsid w:val="00F5441A"/>
    <w:rsid w:val="00F54443"/>
    <w:rsid w:val="00F5462C"/>
    <w:rsid w:val="00F546B3"/>
    <w:rsid w:val="00F54726"/>
    <w:rsid w:val="00F5479F"/>
    <w:rsid w:val="00F5481D"/>
    <w:rsid w:val="00F549AA"/>
    <w:rsid w:val="00F54A65"/>
    <w:rsid w:val="00F54D3F"/>
    <w:rsid w:val="00F55052"/>
    <w:rsid w:val="00F555BD"/>
    <w:rsid w:val="00F558AA"/>
    <w:rsid w:val="00F5590F"/>
    <w:rsid w:val="00F55D19"/>
    <w:rsid w:val="00F56315"/>
    <w:rsid w:val="00F56325"/>
    <w:rsid w:val="00F56347"/>
    <w:rsid w:val="00F566C1"/>
    <w:rsid w:val="00F56987"/>
    <w:rsid w:val="00F56A4C"/>
    <w:rsid w:val="00F56B2D"/>
    <w:rsid w:val="00F56CB8"/>
    <w:rsid w:val="00F56DCC"/>
    <w:rsid w:val="00F5772E"/>
    <w:rsid w:val="00F5774C"/>
    <w:rsid w:val="00F57966"/>
    <w:rsid w:val="00F57F94"/>
    <w:rsid w:val="00F57FF0"/>
    <w:rsid w:val="00F60182"/>
    <w:rsid w:val="00F603B7"/>
    <w:rsid w:val="00F603E8"/>
    <w:rsid w:val="00F6046C"/>
    <w:rsid w:val="00F6050E"/>
    <w:rsid w:val="00F605CE"/>
    <w:rsid w:val="00F6078F"/>
    <w:rsid w:val="00F60809"/>
    <w:rsid w:val="00F60B03"/>
    <w:rsid w:val="00F60B30"/>
    <w:rsid w:val="00F60BF7"/>
    <w:rsid w:val="00F60EEF"/>
    <w:rsid w:val="00F60F7E"/>
    <w:rsid w:val="00F612A5"/>
    <w:rsid w:val="00F61471"/>
    <w:rsid w:val="00F617C6"/>
    <w:rsid w:val="00F61BD4"/>
    <w:rsid w:val="00F61D75"/>
    <w:rsid w:val="00F61D88"/>
    <w:rsid w:val="00F61EE7"/>
    <w:rsid w:val="00F621A8"/>
    <w:rsid w:val="00F62251"/>
    <w:rsid w:val="00F622E2"/>
    <w:rsid w:val="00F62302"/>
    <w:rsid w:val="00F62549"/>
    <w:rsid w:val="00F62630"/>
    <w:rsid w:val="00F62919"/>
    <w:rsid w:val="00F62AC8"/>
    <w:rsid w:val="00F62B4F"/>
    <w:rsid w:val="00F62DBB"/>
    <w:rsid w:val="00F62FB9"/>
    <w:rsid w:val="00F630E7"/>
    <w:rsid w:val="00F6324C"/>
    <w:rsid w:val="00F637E2"/>
    <w:rsid w:val="00F6381F"/>
    <w:rsid w:val="00F63838"/>
    <w:rsid w:val="00F63894"/>
    <w:rsid w:val="00F63C7D"/>
    <w:rsid w:val="00F63C90"/>
    <w:rsid w:val="00F63D0B"/>
    <w:rsid w:val="00F63E18"/>
    <w:rsid w:val="00F63F0E"/>
    <w:rsid w:val="00F64195"/>
    <w:rsid w:val="00F64590"/>
    <w:rsid w:val="00F645E6"/>
    <w:rsid w:val="00F64942"/>
    <w:rsid w:val="00F64B50"/>
    <w:rsid w:val="00F64BCC"/>
    <w:rsid w:val="00F6503A"/>
    <w:rsid w:val="00F65085"/>
    <w:rsid w:val="00F650AF"/>
    <w:rsid w:val="00F6576B"/>
    <w:rsid w:val="00F659BF"/>
    <w:rsid w:val="00F659D8"/>
    <w:rsid w:val="00F65BDF"/>
    <w:rsid w:val="00F65D58"/>
    <w:rsid w:val="00F65ED0"/>
    <w:rsid w:val="00F662FE"/>
    <w:rsid w:val="00F664D9"/>
    <w:rsid w:val="00F6674F"/>
    <w:rsid w:val="00F66777"/>
    <w:rsid w:val="00F66924"/>
    <w:rsid w:val="00F66D0C"/>
    <w:rsid w:val="00F66DF7"/>
    <w:rsid w:val="00F66E15"/>
    <w:rsid w:val="00F66FC4"/>
    <w:rsid w:val="00F673C8"/>
    <w:rsid w:val="00F674C3"/>
    <w:rsid w:val="00F67769"/>
    <w:rsid w:val="00F677F9"/>
    <w:rsid w:val="00F678AC"/>
    <w:rsid w:val="00F67AAA"/>
    <w:rsid w:val="00F67F24"/>
    <w:rsid w:val="00F70503"/>
    <w:rsid w:val="00F7054F"/>
    <w:rsid w:val="00F705DF"/>
    <w:rsid w:val="00F70756"/>
    <w:rsid w:val="00F70F09"/>
    <w:rsid w:val="00F7111F"/>
    <w:rsid w:val="00F711CA"/>
    <w:rsid w:val="00F71309"/>
    <w:rsid w:val="00F71510"/>
    <w:rsid w:val="00F715A4"/>
    <w:rsid w:val="00F71947"/>
    <w:rsid w:val="00F71E83"/>
    <w:rsid w:val="00F72605"/>
    <w:rsid w:val="00F72A1A"/>
    <w:rsid w:val="00F72E79"/>
    <w:rsid w:val="00F72F2D"/>
    <w:rsid w:val="00F72FFF"/>
    <w:rsid w:val="00F732BE"/>
    <w:rsid w:val="00F732E6"/>
    <w:rsid w:val="00F735FC"/>
    <w:rsid w:val="00F73BC3"/>
    <w:rsid w:val="00F74144"/>
    <w:rsid w:val="00F75079"/>
    <w:rsid w:val="00F75113"/>
    <w:rsid w:val="00F755D7"/>
    <w:rsid w:val="00F7565A"/>
    <w:rsid w:val="00F759B6"/>
    <w:rsid w:val="00F75D76"/>
    <w:rsid w:val="00F75D84"/>
    <w:rsid w:val="00F75E13"/>
    <w:rsid w:val="00F75F46"/>
    <w:rsid w:val="00F7638E"/>
    <w:rsid w:val="00F76802"/>
    <w:rsid w:val="00F769AB"/>
    <w:rsid w:val="00F76AA6"/>
    <w:rsid w:val="00F76C8C"/>
    <w:rsid w:val="00F76CB9"/>
    <w:rsid w:val="00F76EB5"/>
    <w:rsid w:val="00F76EC5"/>
    <w:rsid w:val="00F76FA9"/>
    <w:rsid w:val="00F770BC"/>
    <w:rsid w:val="00F77189"/>
    <w:rsid w:val="00F772B3"/>
    <w:rsid w:val="00F7755A"/>
    <w:rsid w:val="00F7783D"/>
    <w:rsid w:val="00F77B41"/>
    <w:rsid w:val="00F77BE3"/>
    <w:rsid w:val="00F77CAF"/>
    <w:rsid w:val="00F800F3"/>
    <w:rsid w:val="00F80299"/>
    <w:rsid w:val="00F8053C"/>
    <w:rsid w:val="00F806E8"/>
    <w:rsid w:val="00F8075E"/>
    <w:rsid w:val="00F80852"/>
    <w:rsid w:val="00F810BC"/>
    <w:rsid w:val="00F811C9"/>
    <w:rsid w:val="00F8128F"/>
    <w:rsid w:val="00F815A3"/>
    <w:rsid w:val="00F81A8B"/>
    <w:rsid w:val="00F820C7"/>
    <w:rsid w:val="00F82492"/>
    <w:rsid w:val="00F82782"/>
    <w:rsid w:val="00F83015"/>
    <w:rsid w:val="00F8307C"/>
    <w:rsid w:val="00F83139"/>
    <w:rsid w:val="00F8320F"/>
    <w:rsid w:val="00F83334"/>
    <w:rsid w:val="00F83548"/>
    <w:rsid w:val="00F8359A"/>
    <w:rsid w:val="00F83838"/>
    <w:rsid w:val="00F83BEA"/>
    <w:rsid w:val="00F83CE5"/>
    <w:rsid w:val="00F83D05"/>
    <w:rsid w:val="00F83D6B"/>
    <w:rsid w:val="00F83E95"/>
    <w:rsid w:val="00F847A5"/>
    <w:rsid w:val="00F84853"/>
    <w:rsid w:val="00F84AB6"/>
    <w:rsid w:val="00F84B16"/>
    <w:rsid w:val="00F84B75"/>
    <w:rsid w:val="00F84B77"/>
    <w:rsid w:val="00F84E84"/>
    <w:rsid w:val="00F84E88"/>
    <w:rsid w:val="00F854FA"/>
    <w:rsid w:val="00F85637"/>
    <w:rsid w:val="00F857CB"/>
    <w:rsid w:val="00F85D59"/>
    <w:rsid w:val="00F85E57"/>
    <w:rsid w:val="00F85EB2"/>
    <w:rsid w:val="00F866AD"/>
    <w:rsid w:val="00F86AF4"/>
    <w:rsid w:val="00F86CE2"/>
    <w:rsid w:val="00F86E13"/>
    <w:rsid w:val="00F86F93"/>
    <w:rsid w:val="00F87062"/>
    <w:rsid w:val="00F8706B"/>
    <w:rsid w:val="00F87627"/>
    <w:rsid w:val="00F87C9F"/>
    <w:rsid w:val="00F87D36"/>
    <w:rsid w:val="00F87D42"/>
    <w:rsid w:val="00F90092"/>
    <w:rsid w:val="00F9018D"/>
    <w:rsid w:val="00F90305"/>
    <w:rsid w:val="00F903D2"/>
    <w:rsid w:val="00F90699"/>
    <w:rsid w:val="00F90998"/>
    <w:rsid w:val="00F909FE"/>
    <w:rsid w:val="00F90CE1"/>
    <w:rsid w:val="00F9115C"/>
    <w:rsid w:val="00F912DD"/>
    <w:rsid w:val="00F91310"/>
    <w:rsid w:val="00F914C7"/>
    <w:rsid w:val="00F91590"/>
    <w:rsid w:val="00F915FF"/>
    <w:rsid w:val="00F9188B"/>
    <w:rsid w:val="00F91904"/>
    <w:rsid w:val="00F9201E"/>
    <w:rsid w:val="00F921D1"/>
    <w:rsid w:val="00F92687"/>
    <w:rsid w:val="00F9273B"/>
    <w:rsid w:val="00F928BA"/>
    <w:rsid w:val="00F928E1"/>
    <w:rsid w:val="00F92943"/>
    <w:rsid w:val="00F92A92"/>
    <w:rsid w:val="00F92A9E"/>
    <w:rsid w:val="00F92CD3"/>
    <w:rsid w:val="00F92DA5"/>
    <w:rsid w:val="00F92DCB"/>
    <w:rsid w:val="00F93031"/>
    <w:rsid w:val="00F934C0"/>
    <w:rsid w:val="00F93911"/>
    <w:rsid w:val="00F939D0"/>
    <w:rsid w:val="00F93B28"/>
    <w:rsid w:val="00F93E5A"/>
    <w:rsid w:val="00F93EAF"/>
    <w:rsid w:val="00F93ECC"/>
    <w:rsid w:val="00F940A8"/>
    <w:rsid w:val="00F940E7"/>
    <w:rsid w:val="00F9413E"/>
    <w:rsid w:val="00F9440E"/>
    <w:rsid w:val="00F94797"/>
    <w:rsid w:val="00F9488B"/>
    <w:rsid w:val="00F94BF6"/>
    <w:rsid w:val="00F94CDA"/>
    <w:rsid w:val="00F95149"/>
    <w:rsid w:val="00F95369"/>
    <w:rsid w:val="00F95739"/>
    <w:rsid w:val="00F9583D"/>
    <w:rsid w:val="00F96002"/>
    <w:rsid w:val="00F96045"/>
    <w:rsid w:val="00F96129"/>
    <w:rsid w:val="00F96365"/>
    <w:rsid w:val="00F96384"/>
    <w:rsid w:val="00F963DB"/>
    <w:rsid w:val="00F9661B"/>
    <w:rsid w:val="00F967B8"/>
    <w:rsid w:val="00F968BA"/>
    <w:rsid w:val="00F9696B"/>
    <w:rsid w:val="00F969AF"/>
    <w:rsid w:val="00F96A53"/>
    <w:rsid w:val="00F96BD5"/>
    <w:rsid w:val="00F96EEA"/>
    <w:rsid w:val="00F96F1E"/>
    <w:rsid w:val="00F96FE9"/>
    <w:rsid w:val="00F97145"/>
    <w:rsid w:val="00F97398"/>
    <w:rsid w:val="00F97CA7"/>
    <w:rsid w:val="00F97F48"/>
    <w:rsid w:val="00FA0156"/>
    <w:rsid w:val="00FA0559"/>
    <w:rsid w:val="00FA0658"/>
    <w:rsid w:val="00FA0AF8"/>
    <w:rsid w:val="00FA0FCE"/>
    <w:rsid w:val="00FA125D"/>
    <w:rsid w:val="00FA126E"/>
    <w:rsid w:val="00FA143C"/>
    <w:rsid w:val="00FA175E"/>
    <w:rsid w:val="00FA19DB"/>
    <w:rsid w:val="00FA1A04"/>
    <w:rsid w:val="00FA1A29"/>
    <w:rsid w:val="00FA1CC9"/>
    <w:rsid w:val="00FA20CC"/>
    <w:rsid w:val="00FA24DF"/>
    <w:rsid w:val="00FA2657"/>
    <w:rsid w:val="00FA285A"/>
    <w:rsid w:val="00FA28ED"/>
    <w:rsid w:val="00FA296D"/>
    <w:rsid w:val="00FA2C2F"/>
    <w:rsid w:val="00FA2CB4"/>
    <w:rsid w:val="00FA2E4F"/>
    <w:rsid w:val="00FA2FEA"/>
    <w:rsid w:val="00FA30C8"/>
    <w:rsid w:val="00FA31E2"/>
    <w:rsid w:val="00FA34F8"/>
    <w:rsid w:val="00FA3AD6"/>
    <w:rsid w:val="00FA3B70"/>
    <w:rsid w:val="00FA3C6B"/>
    <w:rsid w:val="00FA48A8"/>
    <w:rsid w:val="00FA48FF"/>
    <w:rsid w:val="00FA4A74"/>
    <w:rsid w:val="00FA4CD8"/>
    <w:rsid w:val="00FA5311"/>
    <w:rsid w:val="00FA5497"/>
    <w:rsid w:val="00FA60D6"/>
    <w:rsid w:val="00FA614D"/>
    <w:rsid w:val="00FA61A5"/>
    <w:rsid w:val="00FA657B"/>
    <w:rsid w:val="00FA6792"/>
    <w:rsid w:val="00FA6794"/>
    <w:rsid w:val="00FA69B0"/>
    <w:rsid w:val="00FA6A2F"/>
    <w:rsid w:val="00FA6F5D"/>
    <w:rsid w:val="00FA72E0"/>
    <w:rsid w:val="00FA735F"/>
    <w:rsid w:val="00FA739A"/>
    <w:rsid w:val="00FA76EF"/>
    <w:rsid w:val="00FA7C4B"/>
    <w:rsid w:val="00FA7DB6"/>
    <w:rsid w:val="00FA7E58"/>
    <w:rsid w:val="00FA7FDB"/>
    <w:rsid w:val="00FB0673"/>
    <w:rsid w:val="00FB0678"/>
    <w:rsid w:val="00FB081C"/>
    <w:rsid w:val="00FB0B7C"/>
    <w:rsid w:val="00FB0DE1"/>
    <w:rsid w:val="00FB0FB8"/>
    <w:rsid w:val="00FB12CD"/>
    <w:rsid w:val="00FB15AF"/>
    <w:rsid w:val="00FB15CD"/>
    <w:rsid w:val="00FB1908"/>
    <w:rsid w:val="00FB26BB"/>
    <w:rsid w:val="00FB26BD"/>
    <w:rsid w:val="00FB2AAE"/>
    <w:rsid w:val="00FB2CC6"/>
    <w:rsid w:val="00FB2DF7"/>
    <w:rsid w:val="00FB2FD3"/>
    <w:rsid w:val="00FB30A5"/>
    <w:rsid w:val="00FB3403"/>
    <w:rsid w:val="00FB3B0E"/>
    <w:rsid w:val="00FB3B6D"/>
    <w:rsid w:val="00FB3B89"/>
    <w:rsid w:val="00FB3B8F"/>
    <w:rsid w:val="00FB3CC3"/>
    <w:rsid w:val="00FB4824"/>
    <w:rsid w:val="00FB487C"/>
    <w:rsid w:val="00FB4AA7"/>
    <w:rsid w:val="00FB4D76"/>
    <w:rsid w:val="00FB515F"/>
    <w:rsid w:val="00FB523B"/>
    <w:rsid w:val="00FB5264"/>
    <w:rsid w:val="00FB5889"/>
    <w:rsid w:val="00FB5977"/>
    <w:rsid w:val="00FB601F"/>
    <w:rsid w:val="00FB6032"/>
    <w:rsid w:val="00FB60BF"/>
    <w:rsid w:val="00FB6333"/>
    <w:rsid w:val="00FB642C"/>
    <w:rsid w:val="00FB6606"/>
    <w:rsid w:val="00FB6765"/>
    <w:rsid w:val="00FB6A5E"/>
    <w:rsid w:val="00FB6B67"/>
    <w:rsid w:val="00FB6CD7"/>
    <w:rsid w:val="00FB6F67"/>
    <w:rsid w:val="00FB71DF"/>
    <w:rsid w:val="00FB7404"/>
    <w:rsid w:val="00FB749E"/>
    <w:rsid w:val="00FB77F2"/>
    <w:rsid w:val="00FB7A3E"/>
    <w:rsid w:val="00FB7B26"/>
    <w:rsid w:val="00FB7E89"/>
    <w:rsid w:val="00FB7EA0"/>
    <w:rsid w:val="00FB7F94"/>
    <w:rsid w:val="00FB7FD3"/>
    <w:rsid w:val="00FC0298"/>
    <w:rsid w:val="00FC0478"/>
    <w:rsid w:val="00FC04CD"/>
    <w:rsid w:val="00FC09AC"/>
    <w:rsid w:val="00FC0BA6"/>
    <w:rsid w:val="00FC0DE4"/>
    <w:rsid w:val="00FC0E19"/>
    <w:rsid w:val="00FC15E3"/>
    <w:rsid w:val="00FC165F"/>
    <w:rsid w:val="00FC1712"/>
    <w:rsid w:val="00FC1756"/>
    <w:rsid w:val="00FC194F"/>
    <w:rsid w:val="00FC1E52"/>
    <w:rsid w:val="00FC24DE"/>
    <w:rsid w:val="00FC26CB"/>
    <w:rsid w:val="00FC28FB"/>
    <w:rsid w:val="00FC2C2F"/>
    <w:rsid w:val="00FC2CE1"/>
    <w:rsid w:val="00FC2D78"/>
    <w:rsid w:val="00FC2F9D"/>
    <w:rsid w:val="00FC3257"/>
    <w:rsid w:val="00FC3A0D"/>
    <w:rsid w:val="00FC3A41"/>
    <w:rsid w:val="00FC3AD9"/>
    <w:rsid w:val="00FC3DE5"/>
    <w:rsid w:val="00FC3FEF"/>
    <w:rsid w:val="00FC41FA"/>
    <w:rsid w:val="00FC424C"/>
    <w:rsid w:val="00FC42BE"/>
    <w:rsid w:val="00FC43F7"/>
    <w:rsid w:val="00FC4770"/>
    <w:rsid w:val="00FC4780"/>
    <w:rsid w:val="00FC4877"/>
    <w:rsid w:val="00FC48E1"/>
    <w:rsid w:val="00FC48EF"/>
    <w:rsid w:val="00FC490A"/>
    <w:rsid w:val="00FC493F"/>
    <w:rsid w:val="00FC4BFD"/>
    <w:rsid w:val="00FC4CCA"/>
    <w:rsid w:val="00FC4E41"/>
    <w:rsid w:val="00FC4ECC"/>
    <w:rsid w:val="00FC522A"/>
    <w:rsid w:val="00FC551A"/>
    <w:rsid w:val="00FC57FE"/>
    <w:rsid w:val="00FC57FF"/>
    <w:rsid w:val="00FC5848"/>
    <w:rsid w:val="00FC5882"/>
    <w:rsid w:val="00FC5C81"/>
    <w:rsid w:val="00FC5E1C"/>
    <w:rsid w:val="00FC6069"/>
    <w:rsid w:val="00FC6076"/>
    <w:rsid w:val="00FC6410"/>
    <w:rsid w:val="00FC6865"/>
    <w:rsid w:val="00FC6A93"/>
    <w:rsid w:val="00FC7223"/>
    <w:rsid w:val="00FC7332"/>
    <w:rsid w:val="00FC7362"/>
    <w:rsid w:val="00FC7482"/>
    <w:rsid w:val="00FC74B9"/>
    <w:rsid w:val="00FC7785"/>
    <w:rsid w:val="00FD01EF"/>
    <w:rsid w:val="00FD046F"/>
    <w:rsid w:val="00FD0811"/>
    <w:rsid w:val="00FD0B3B"/>
    <w:rsid w:val="00FD0DE4"/>
    <w:rsid w:val="00FD0E7E"/>
    <w:rsid w:val="00FD0FB4"/>
    <w:rsid w:val="00FD1064"/>
    <w:rsid w:val="00FD10EB"/>
    <w:rsid w:val="00FD111E"/>
    <w:rsid w:val="00FD1504"/>
    <w:rsid w:val="00FD1631"/>
    <w:rsid w:val="00FD178C"/>
    <w:rsid w:val="00FD1862"/>
    <w:rsid w:val="00FD1AD3"/>
    <w:rsid w:val="00FD1B3F"/>
    <w:rsid w:val="00FD1C7C"/>
    <w:rsid w:val="00FD22A0"/>
    <w:rsid w:val="00FD2635"/>
    <w:rsid w:val="00FD2728"/>
    <w:rsid w:val="00FD27FB"/>
    <w:rsid w:val="00FD2816"/>
    <w:rsid w:val="00FD3408"/>
    <w:rsid w:val="00FD3B24"/>
    <w:rsid w:val="00FD3E35"/>
    <w:rsid w:val="00FD3F2D"/>
    <w:rsid w:val="00FD44F1"/>
    <w:rsid w:val="00FD4584"/>
    <w:rsid w:val="00FD472A"/>
    <w:rsid w:val="00FD4968"/>
    <w:rsid w:val="00FD4ACB"/>
    <w:rsid w:val="00FD4DC8"/>
    <w:rsid w:val="00FD4ED7"/>
    <w:rsid w:val="00FD511B"/>
    <w:rsid w:val="00FD5404"/>
    <w:rsid w:val="00FD590A"/>
    <w:rsid w:val="00FD59CD"/>
    <w:rsid w:val="00FD5C1F"/>
    <w:rsid w:val="00FD5CBC"/>
    <w:rsid w:val="00FD5D18"/>
    <w:rsid w:val="00FD5DC2"/>
    <w:rsid w:val="00FD6246"/>
    <w:rsid w:val="00FD6366"/>
    <w:rsid w:val="00FD6370"/>
    <w:rsid w:val="00FD693A"/>
    <w:rsid w:val="00FD69FD"/>
    <w:rsid w:val="00FD6BB6"/>
    <w:rsid w:val="00FD6C0A"/>
    <w:rsid w:val="00FD6E24"/>
    <w:rsid w:val="00FD6EC0"/>
    <w:rsid w:val="00FD701B"/>
    <w:rsid w:val="00FD70DB"/>
    <w:rsid w:val="00FD74F4"/>
    <w:rsid w:val="00FD798C"/>
    <w:rsid w:val="00FD7B57"/>
    <w:rsid w:val="00FD7C2C"/>
    <w:rsid w:val="00FE0100"/>
    <w:rsid w:val="00FE014D"/>
    <w:rsid w:val="00FE01D4"/>
    <w:rsid w:val="00FE0625"/>
    <w:rsid w:val="00FE0676"/>
    <w:rsid w:val="00FE06E3"/>
    <w:rsid w:val="00FE0DB3"/>
    <w:rsid w:val="00FE0E01"/>
    <w:rsid w:val="00FE11C5"/>
    <w:rsid w:val="00FE137C"/>
    <w:rsid w:val="00FE14C3"/>
    <w:rsid w:val="00FE18F9"/>
    <w:rsid w:val="00FE1C1F"/>
    <w:rsid w:val="00FE1D63"/>
    <w:rsid w:val="00FE1F60"/>
    <w:rsid w:val="00FE1FF1"/>
    <w:rsid w:val="00FE23DD"/>
    <w:rsid w:val="00FE252D"/>
    <w:rsid w:val="00FE25D9"/>
    <w:rsid w:val="00FE26D5"/>
    <w:rsid w:val="00FE2BFA"/>
    <w:rsid w:val="00FE2C95"/>
    <w:rsid w:val="00FE2CF4"/>
    <w:rsid w:val="00FE2F0B"/>
    <w:rsid w:val="00FE301B"/>
    <w:rsid w:val="00FE3391"/>
    <w:rsid w:val="00FE373C"/>
    <w:rsid w:val="00FE3867"/>
    <w:rsid w:val="00FE3A52"/>
    <w:rsid w:val="00FE3AEB"/>
    <w:rsid w:val="00FE3F51"/>
    <w:rsid w:val="00FE439C"/>
    <w:rsid w:val="00FE4512"/>
    <w:rsid w:val="00FE4A0E"/>
    <w:rsid w:val="00FE4B01"/>
    <w:rsid w:val="00FE4B2C"/>
    <w:rsid w:val="00FE4FCA"/>
    <w:rsid w:val="00FE5165"/>
    <w:rsid w:val="00FE53E4"/>
    <w:rsid w:val="00FE5418"/>
    <w:rsid w:val="00FE57BA"/>
    <w:rsid w:val="00FE5B2A"/>
    <w:rsid w:val="00FE5B3C"/>
    <w:rsid w:val="00FE5D14"/>
    <w:rsid w:val="00FE6306"/>
    <w:rsid w:val="00FE635B"/>
    <w:rsid w:val="00FE63D7"/>
    <w:rsid w:val="00FE66AA"/>
    <w:rsid w:val="00FE67D0"/>
    <w:rsid w:val="00FE6A15"/>
    <w:rsid w:val="00FE6ADC"/>
    <w:rsid w:val="00FE6B1F"/>
    <w:rsid w:val="00FE6B67"/>
    <w:rsid w:val="00FE6D84"/>
    <w:rsid w:val="00FE6F3D"/>
    <w:rsid w:val="00FE72A9"/>
    <w:rsid w:val="00FE79AA"/>
    <w:rsid w:val="00FE7E76"/>
    <w:rsid w:val="00FF004D"/>
    <w:rsid w:val="00FF0057"/>
    <w:rsid w:val="00FF016B"/>
    <w:rsid w:val="00FF01F6"/>
    <w:rsid w:val="00FF06EE"/>
    <w:rsid w:val="00FF0971"/>
    <w:rsid w:val="00FF0B9B"/>
    <w:rsid w:val="00FF0C40"/>
    <w:rsid w:val="00FF0CE7"/>
    <w:rsid w:val="00FF1704"/>
    <w:rsid w:val="00FF1757"/>
    <w:rsid w:val="00FF18B8"/>
    <w:rsid w:val="00FF1919"/>
    <w:rsid w:val="00FF191F"/>
    <w:rsid w:val="00FF1A08"/>
    <w:rsid w:val="00FF1F8D"/>
    <w:rsid w:val="00FF1FD5"/>
    <w:rsid w:val="00FF2295"/>
    <w:rsid w:val="00FF23D1"/>
    <w:rsid w:val="00FF29A3"/>
    <w:rsid w:val="00FF2A20"/>
    <w:rsid w:val="00FF2EDE"/>
    <w:rsid w:val="00FF309E"/>
    <w:rsid w:val="00FF30D6"/>
    <w:rsid w:val="00FF320F"/>
    <w:rsid w:val="00FF323F"/>
    <w:rsid w:val="00FF32C8"/>
    <w:rsid w:val="00FF3B41"/>
    <w:rsid w:val="00FF3F7D"/>
    <w:rsid w:val="00FF4059"/>
    <w:rsid w:val="00FF40F9"/>
    <w:rsid w:val="00FF417D"/>
    <w:rsid w:val="00FF43CD"/>
    <w:rsid w:val="00FF4750"/>
    <w:rsid w:val="00FF485A"/>
    <w:rsid w:val="00FF49E3"/>
    <w:rsid w:val="00FF4AE8"/>
    <w:rsid w:val="00FF4B26"/>
    <w:rsid w:val="00FF4B9B"/>
    <w:rsid w:val="00FF4DEE"/>
    <w:rsid w:val="00FF4FAE"/>
    <w:rsid w:val="00FF519C"/>
    <w:rsid w:val="00FF565E"/>
    <w:rsid w:val="00FF56C9"/>
    <w:rsid w:val="00FF5A0F"/>
    <w:rsid w:val="00FF6275"/>
    <w:rsid w:val="00FF66A0"/>
    <w:rsid w:val="00FF66DD"/>
    <w:rsid w:val="00FF690F"/>
    <w:rsid w:val="00FF69BF"/>
    <w:rsid w:val="00FF6A49"/>
    <w:rsid w:val="00FF6AF8"/>
    <w:rsid w:val="00FF6C1D"/>
    <w:rsid w:val="00FF6ED5"/>
    <w:rsid w:val="00FF71E8"/>
    <w:rsid w:val="00FF7373"/>
    <w:rsid w:val="00FF752C"/>
    <w:rsid w:val="00FF7AA9"/>
    <w:rsid w:val="010B0E75"/>
    <w:rsid w:val="010D3E0E"/>
    <w:rsid w:val="01410C77"/>
    <w:rsid w:val="0187D43A"/>
    <w:rsid w:val="01912286"/>
    <w:rsid w:val="02634B99"/>
    <w:rsid w:val="028F7CE1"/>
    <w:rsid w:val="029291AF"/>
    <w:rsid w:val="029F6BBD"/>
    <w:rsid w:val="02A3F385"/>
    <w:rsid w:val="02B9FC8D"/>
    <w:rsid w:val="02C499BF"/>
    <w:rsid w:val="02D8E6E3"/>
    <w:rsid w:val="02E870BD"/>
    <w:rsid w:val="02F180BE"/>
    <w:rsid w:val="02FCD34F"/>
    <w:rsid w:val="0337E526"/>
    <w:rsid w:val="034F54B2"/>
    <w:rsid w:val="03652EEA"/>
    <w:rsid w:val="03856293"/>
    <w:rsid w:val="03AFCAC4"/>
    <w:rsid w:val="03FA53CD"/>
    <w:rsid w:val="0402C451"/>
    <w:rsid w:val="041CD32A"/>
    <w:rsid w:val="043863E8"/>
    <w:rsid w:val="044CB00F"/>
    <w:rsid w:val="046DD3CD"/>
    <w:rsid w:val="04B817D9"/>
    <w:rsid w:val="04BA68EE"/>
    <w:rsid w:val="04BFADD3"/>
    <w:rsid w:val="04D095E7"/>
    <w:rsid w:val="0505B8A9"/>
    <w:rsid w:val="0508B1F2"/>
    <w:rsid w:val="055D7B7B"/>
    <w:rsid w:val="055EDC41"/>
    <w:rsid w:val="0587566E"/>
    <w:rsid w:val="059192F4"/>
    <w:rsid w:val="05AB91C9"/>
    <w:rsid w:val="05B179C2"/>
    <w:rsid w:val="05B4A179"/>
    <w:rsid w:val="05BC3FAC"/>
    <w:rsid w:val="05DA7D43"/>
    <w:rsid w:val="05DBD0DE"/>
    <w:rsid w:val="0606AADE"/>
    <w:rsid w:val="0616D939"/>
    <w:rsid w:val="0633554C"/>
    <w:rsid w:val="0634997F"/>
    <w:rsid w:val="063B6F15"/>
    <w:rsid w:val="0649975D"/>
    <w:rsid w:val="066C88CC"/>
    <w:rsid w:val="0676132D"/>
    <w:rsid w:val="067F5F84"/>
    <w:rsid w:val="069EDA05"/>
    <w:rsid w:val="06DEFD76"/>
    <w:rsid w:val="06EA3B19"/>
    <w:rsid w:val="06F9455E"/>
    <w:rsid w:val="076234EF"/>
    <w:rsid w:val="077D77DA"/>
    <w:rsid w:val="077E06A7"/>
    <w:rsid w:val="0786C58F"/>
    <w:rsid w:val="07B67C00"/>
    <w:rsid w:val="07DDCB3B"/>
    <w:rsid w:val="07E101EB"/>
    <w:rsid w:val="07E33869"/>
    <w:rsid w:val="07ECC662"/>
    <w:rsid w:val="07F50920"/>
    <w:rsid w:val="088997CF"/>
    <w:rsid w:val="088C4586"/>
    <w:rsid w:val="0891202E"/>
    <w:rsid w:val="089B7515"/>
    <w:rsid w:val="08A25169"/>
    <w:rsid w:val="08A3C75E"/>
    <w:rsid w:val="08CC5445"/>
    <w:rsid w:val="08E61F04"/>
    <w:rsid w:val="08E908BF"/>
    <w:rsid w:val="091AF42B"/>
    <w:rsid w:val="094C23BB"/>
    <w:rsid w:val="09772E8A"/>
    <w:rsid w:val="09A62F52"/>
    <w:rsid w:val="09A86716"/>
    <w:rsid w:val="09C66E8E"/>
    <w:rsid w:val="09DD17BD"/>
    <w:rsid w:val="09DE97EE"/>
    <w:rsid w:val="09E6467E"/>
    <w:rsid w:val="0A125C79"/>
    <w:rsid w:val="0A13E179"/>
    <w:rsid w:val="0A9B2249"/>
    <w:rsid w:val="0AA9DFCC"/>
    <w:rsid w:val="0ABA74DA"/>
    <w:rsid w:val="0AFCF719"/>
    <w:rsid w:val="0B14717B"/>
    <w:rsid w:val="0B6B35E0"/>
    <w:rsid w:val="0B700BE4"/>
    <w:rsid w:val="0B86D9DD"/>
    <w:rsid w:val="0BACA4B3"/>
    <w:rsid w:val="0BAEAF35"/>
    <w:rsid w:val="0BBB92E5"/>
    <w:rsid w:val="0BD3DF41"/>
    <w:rsid w:val="0C2FC7A2"/>
    <w:rsid w:val="0C36B4CF"/>
    <w:rsid w:val="0C6EB2E6"/>
    <w:rsid w:val="0C9B4EC0"/>
    <w:rsid w:val="0CA85A56"/>
    <w:rsid w:val="0CCF874E"/>
    <w:rsid w:val="0CFF4017"/>
    <w:rsid w:val="0D1E8C64"/>
    <w:rsid w:val="0D37D86E"/>
    <w:rsid w:val="0D965430"/>
    <w:rsid w:val="0DA4C26D"/>
    <w:rsid w:val="0DB61FAE"/>
    <w:rsid w:val="0DD34DE9"/>
    <w:rsid w:val="0DDC9D87"/>
    <w:rsid w:val="0E057CD6"/>
    <w:rsid w:val="0E2687B9"/>
    <w:rsid w:val="0E351007"/>
    <w:rsid w:val="0E70E480"/>
    <w:rsid w:val="0E74D5A5"/>
    <w:rsid w:val="0E7EAC74"/>
    <w:rsid w:val="0EB308E6"/>
    <w:rsid w:val="0EB8756B"/>
    <w:rsid w:val="0EC9E9EB"/>
    <w:rsid w:val="0ECC1A3D"/>
    <w:rsid w:val="0F13F589"/>
    <w:rsid w:val="0F7C63A0"/>
    <w:rsid w:val="0F876B2A"/>
    <w:rsid w:val="0FE796ED"/>
    <w:rsid w:val="0FF12F4D"/>
    <w:rsid w:val="1007AD20"/>
    <w:rsid w:val="10127706"/>
    <w:rsid w:val="1013E7C3"/>
    <w:rsid w:val="102856EE"/>
    <w:rsid w:val="102F8A0A"/>
    <w:rsid w:val="102F971E"/>
    <w:rsid w:val="106BA7C1"/>
    <w:rsid w:val="10726241"/>
    <w:rsid w:val="107DCA4B"/>
    <w:rsid w:val="1093D6B8"/>
    <w:rsid w:val="10A5F713"/>
    <w:rsid w:val="10BC198E"/>
    <w:rsid w:val="10D4576C"/>
    <w:rsid w:val="10FDE7CC"/>
    <w:rsid w:val="111B2394"/>
    <w:rsid w:val="114C8E59"/>
    <w:rsid w:val="1157E863"/>
    <w:rsid w:val="116AB314"/>
    <w:rsid w:val="11972066"/>
    <w:rsid w:val="119AB52B"/>
    <w:rsid w:val="11FCEAA3"/>
    <w:rsid w:val="129DEC1F"/>
    <w:rsid w:val="12B72C86"/>
    <w:rsid w:val="12B9B680"/>
    <w:rsid w:val="12EA330F"/>
    <w:rsid w:val="12EDCE53"/>
    <w:rsid w:val="1331FE70"/>
    <w:rsid w:val="133DF25B"/>
    <w:rsid w:val="134DE1B8"/>
    <w:rsid w:val="135793F9"/>
    <w:rsid w:val="137125F5"/>
    <w:rsid w:val="1378A944"/>
    <w:rsid w:val="138B68B3"/>
    <w:rsid w:val="13B3ECDD"/>
    <w:rsid w:val="13D20C6D"/>
    <w:rsid w:val="1409E181"/>
    <w:rsid w:val="1413A95D"/>
    <w:rsid w:val="141C10EF"/>
    <w:rsid w:val="141CBD7F"/>
    <w:rsid w:val="142FC3D9"/>
    <w:rsid w:val="143137D4"/>
    <w:rsid w:val="1431C5F4"/>
    <w:rsid w:val="1434858F"/>
    <w:rsid w:val="144F6811"/>
    <w:rsid w:val="147871B8"/>
    <w:rsid w:val="148D75D3"/>
    <w:rsid w:val="14AC8F43"/>
    <w:rsid w:val="14AF886D"/>
    <w:rsid w:val="14CDC73C"/>
    <w:rsid w:val="14FA4CD7"/>
    <w:rsid w:val="14FCB2A6"/>
    <w:rsid w:val="1501AAD4"/>
    <w:rsid w:val="151EC920"/>
    <w:rsid w:val="15729D74"/>
    <w:rsid w:val="157F8E24"/>
    <w:rsid w:val="1588FCC7"/>
    <w:rsid w:val="15A5A6FC"/>
    <w:rsid w:val="163B92AB"/>
    <w:rsid w:val="1643F0C5"/>
    <w:rsid w:val="1657B9FD"/>
    <w:rsid w:val="16715D32"/>
    <w:rsid w:val="16C9C0FB"/>
    <w:rsid w:val="16E17A9D"/>
    <w:rsid w:val="16F111D2"/>
    <w:rsid w:val="16F1950E"/>
    <w:rsid w:val="17110403"/>
    <w:rsid w:val="1717340A"/>
    <w:rsid w:val="171824F0"/>
    <w:rsid w:val="171C04E8"/>
    <w:rsid w:val="177248BC"/>
    <w:rsid w:val="17928152"/>
    <w:rsid w:val="17C0A4B2"/>
    <w:rsid w:val="17C4CB27"/>
    <w:rsid w:val="180C052F"/>
    <w:rsid w:val="180C6257"/>
    <w:rsid w:val="182DAC01"/>
    <w:rsid w:val="183C23F7"/>
    <w:rsid w:val="183F0959"/>
    <w:rsid w:val="1859EC80"/>
    <w:rsid w:val="1863B5B4"/>
    <w:rsid w:val="186EDD87"/>
    <w:rsid w:val="18703042"/>
    <w:rsid w:val="1890CD98"/>
    <w:rsid w:val="18CC9D47"/>
    <w:rsid w:val="18DCA969"/>
    <w:rsid w:val="1917C6F8"/>
    <w:rsid w:val="19194AD8"/>
    <w:rsid w:val="19201CD2"/>
    <w:rsid w:val="193E7B36"/>
    <w:rsid w:val="194C2A38"/>
    <w:rsid w:val="19517F9C"/>
    <w:rsid w:val="1957E1CA"/>
    <w:rsid w:val="1986E703"/>
    <w:rsid w:val="198F6F77"/>
    <w:rsid w:val="199D97A7"/>
    <w:rsid w:val="19D20F4C"/>
    <w:rsid w:val="19D24F4F"/>
    <w:rsid w:val="1A23575D"/>
    <w:rsid w:val="1A315BA8"/>
    <w:rsid w:val="1A3B3B6C"/>
    <w:rsid w:val="1A746426"/>
    <w:rsid w:val="1A9E11F0"/>
    <w:rsid w:val="1AA63FE2"/>
    <w:rsid w:val="1ABB5A99"/>
    <w:rsid w:val="1AC11516"/>
    <w:rsid w:val="1AC3BB97"/>
    <w:rsid w:val="1AF01061"/>
    <w:rsid w:val="1B0821E7"/>
    <w:rsid w:val="1B3A3EA9"/>
    <w:rsid w:val="1B5F9A42"/>
    <w:rsid w:val="1B70B8AA"/>
    <w:rsid w:val="1B751A21"/>
    <w:rsid w:val="1B8B2FD8"/>
    <w:rsid w:val="1BC892E8"/>
    <w:rsid w:val="1BE47330"/>
    <w:rsid w:val="1BF61E5A"/>
    <w:rsid w:val="1C1080EC"/>
    <w:rsid w:val="1C578071"/>
    <w:rsid w:val="1C7ED69A"/>
    <w:rsid w:val="1C8950FE"/>
    <w:rsid w:val="1C976D69"/>
    <w:rsid w:val="1CAF0214"/>
    <w:rsid w:val="1CFC7E01"/>
    <w:rsid w:val="1D632CDC"/>
    <w:rsid w:val="1D6D8D06"/>
    <w:rsid w:val="1D84C6EB"/>
    <w:rsid w:val="1D8AE63C"/>
    <w:rsid w:val="1D937348"/>
    <w:rsid w:val="1D95CFA3"/>
    <w:rsid w:val="1DE8AD7D"/>
    <w:rsid w:val="1DFDD274"/>
    <w:rsid w:val="1E0FEDB8"/>
    <w:rsid w:val="1E5B76CF"/>
    <w:rsid w:val="1E63C801"/>
    <w:rsid w:val="1E646D7A"/>
    <w:rsid w:val="1E7B1C1E"/>
    <w:rsid w:val="1ED38143"/>
    <w:rsid w:val="1EFA4A9B"/>
    <w:rsid w:val="1F0327CD"/>
    <w:rsid w:val="1F06323C"/>
    <w:rsid w:val="1F41AA73"/>
    <w:rsid w:val="1F6CEF17"/>
    <w:rsid w:val="1F9D2ACC"/>
    <w:rsid w:val="1FAD256A"/>
    <w:rsid w:val="1FB4C1C1"/>
    <w:rsid w:val="1FC9FC4B"/>
    <w:rsid w:val="1FDBA569"/>
    <w:rsid w:val="2011C2D0"/>
    <w:rsid w:val="20191D46"/>
    <w:rsid w:val="2068A860"/>
    <w:rsid w:val="20905C3C"/>
    <w:rsid w:val="20A2029D"/>
    <w:rsid w:val="2114EB38"/>
    <w:rsid w:val="211B0E80"/>
    <w:rsid w:val="217BE784"/>
    <w:rsid w:val="21922F9B"/>
    <w:rsid w:val="21998357"/>
    <w:rsid w:val="21D6B5AF"/>
    <w:rsid w:val="21DDAE6F"/>
    <w:rsid w:val="21E83EE8"/>
    <w:rsid w:val="21EE9FA0"/>
    <w:rsid w:val="21EFE939"/>
    <w:rsid w:val="21F95FBA"/>
    <w:rsid w:val="22319A64"/>
    <w:rsid w:val="2245E6E1"/>
    <w:rsid w:val="22632A53"/>
    <w:rsid w:val="227111B9"/>
    <w:rsid w:val="2279F2C0"/>
    <w:rsid w:val="2290C3E3"/>
    <w:rsid w:val="229E1998"/>
    <w:rsid w:val="22B158FC"/>
    <w:rsid w:val="22C1CC47"/>
    <w:rsid w:val="22E8E8BA"/>
    <w:rsid w:val="2334ABE2"/>
    <w:rsid w:val="233A0627"/>
    <w:rsid w:val="233F2C03"/>
    <w:rsid w:val="23457734"/>
    <w:rsid w:val="235B85D4"/>
    <w:rsid w:val="2383A60D"/>
    <w:rsid w:val="23A55DB8"/>
    <w:rsid w:val="23B01EFC"/>
    <w:rsid w:val="23DC9C9D"/>
    <w:rsid w:val="24182D8D"/>
    <w:rsid w:val="242E9914"/>
    <w:rsid w:val="2453A35F"/>
    <w:rsid w:val="2468C832"/>
    <w:rsid w:val="24B31415"/>
    <w:rsid w:val="24D4DD97"/>
    <w:rsid w:val="24E3A4CF"/>
    <w:rsid w:val="25153355"/>
    <w:rsid w:val="2525771D"/>
    <w:rsid w:val="253358D6"/>
    <w:rsid w:val="257E841B"/>
    <w:rsid w:val="258B95BD"/>
    <w:rsid w:val="259BB4BE"/>
    <w:rsid w:val="25B3BD0C"/>
    <w:rsid w:val="25E42323"/>
    <w:rsid w:val="25F034D7"/>
    <w:rsid w:val="260EC400"/>
    <w:rsid w:val="26378333"/>
    <w:rsid w:val="2649BBC7"/>
    <w:rsid w:val="26930190"/>
    <w:rsid w:val="26E007E4"/>
    <w:rsid w:val="271D4143"/>
    <w:rsid w:val="27505D77"/>
    <w:rsid w:val="27613CF5"/>
    <w:rsid w:val="279B1E32"/>
    <w:rsid w:val="279E381C"/>
    <w:rsid w:val="27AADFA4"/>
    <w:rsid w:val="28102F55"/>
    <w:rsid w:val="28560978"/>
    <w:rsid w:val="2877E3F3"/>
    <w:rsid w:val="28A65F0E"/>
    <w:rsid w:val="2920BC9C"/>
    <w:rsid w:val="293FD854"/>
    <w:rsid w:val="2947963F"/>
    <w:rsid w:val="2955C623"/>
    <w:rsid w:val="29A3464B"/>
    <w:rsid w:val="29C24FC4"/>
    <w:rsid w:val="29D83E66"/>
    <w:rsid w:val="29DA1DAB"/>
    <w:rsid w:val="29F77C87"/>
    <w:rsid w:val="2A05D37C"/>
    <w:rsid w:val="2A5AD508"/>
    <w:rsid w:val="2A6B691C"/>
    <w:rsid w:val="2A8302DB"/>
    <w:rsid w:val="2A8AA05A"/>
    <w:rsid w:val="2B2A6709"/>
    <w:rsid w:val="2B3DC315"/>
    <w:rsid w:val="2B3EE719"/>
    <w:rsid w:val="2B47832A"/>
    <w:rsid w:val="2B5B81F1"/>
    <w:rsid w:val="2B63B3DF"/>
    <w:rsid w:val="2BB0384E"/>
    <w:rsid w:val="2BC2875A"/>
    <w:rsid w:val="2BD26F59"/>
    <w:rsid w:val="2BDABA60"/>
    <w:rsid w:val="2BFBEFBB"/>
    <w:rsid w:val="2C2C8DDA"/>
    <w:rsid w:val="2C4DEFD3"/>
    <w:rsid w:val="2C5801FF"/>
    <w:rsid w:val="2C5D7FAE"/>
    <w:rsid w:val="2C679699"/>
    <w:rsid w:val="2C689B24"/>
    <w:rsid w:val="2C92FD6D"/>
    <w:rsid w:val="2CA7948C"/>
    <w:rsid w:val="2CBC28FE"/>
    <w:rsid w:val="2CC91DE1"/>
    <w:rsid w:val="2CD8BE1E"/>
    <w:rsid w:val="2CDED157"/>
    <w:rsid w:val="2D08F585"/>
    <w:rsid w:val="2D3DD5BE"/>
    <w:rsid w:val="2D42C67B"/>
    <w:rsid w:val="2D4E949B"/>
    <w:rsid w:val="2D64BFD3"/>
    <w:rsid w:val="2D6B0938"/>
    <w:rsid w:val="2D787AE7"/>
    <w:rsid w:val="2DAB9D88"/>
    <w:rsid w:val="2DDA4D3D"/>
    <w:rsid w:val="2E6C781D"/>
    <w:rsid w:val="2EAF3B7A"/>
    <w:rsid w:val="2EDE1405"/>
    <w:rsid w:val="2F01276A"/>
    <w:rsid w:val="2F4B176E"/>
    <w:rsid w:val="2F520FBA"/>
    <w:rsid w:val="2F53BD13"/>
    <w:rsid w:val="2F6F4795"/>
    <w:rsid w:val="2F781D64"/>
    <w:rsid w:val="2FA41F59"/>
    <w:rsid w:val="2FB272DC"/>
    <w:rsid w:val="2FF6F0B9"/>
    <w:rsid w:val="303BE263"/>
    <w:rsid w:val="307B3684"/>
    <w:rsid w:val="30938C50"/>
    <w:rsid w:val="309F7DDA"/>
    <w:rsid w:val="30ADBF21"/>
    <w:rsid w:val="30CF04F9"/>
    <w:rsid w:val="30EB5F8F"/>
    <w:rsid w:val="30F09AC3"/>
    <w:rsid w:val="30FA546E"/>
    <w:rsid w:val="310880EA"/>
    <w:rsid w:val="310E5F03"/>
    <w:rsid w:val="31338BCC"/>
    <w:rsid w:val="314F49DA"/>
    <w:rsid w:val="315DD0DF"/>
    <w:rsid w:val="315FC43E"/>
    <w:rsid w:val="317D87A7"/>
    <w:rsid w:val="31D08EFB"/>
    <w:rsid w:val="31D596CD"/>
    <w:rsid w:val="31DEA6C0"/>
    <w:rsid w:val="321162E7"/>
    <w:rsid w:val="3244B0B4"/>
    <w:rsid w:val="3260DBC6"/>
    <w:rsid w:val="3298428E"/>
    <w:rsid w:val="32BC3846"/>
    <w:rsid w:val="32D6C5B6"/>
    <w:rsid w:val="3305B264"/>
    <w:rsid w:val="334EBEAF"/>
    <w:rsid w:val="33538E31"/>
    <w:rsid w:val="33614000"/>
    <w:rsid w:val="33900628"/>
    <w:rsid w:val="33BE5951"/>
    <w:rsid w:val="33D687D1"/>
    <w:rsid w:val="33E1924C"/>
    <w:rsid w:val="33E554B9"/>
    <w:rsid w:val="33E660EF"/>
    <w:rsid w:val="33FA9AEE"/>
    <w:rsid w:val="3400C101"/>
    <w:rsid w:val="34329DD9"/>
    <w:rsid w:val="345448B6"/>
    <w:rsid w:val="346C2525"/>
    <w:rsid w:val="34C9538E"/>
    <w:rsid w:val="34DE1996"/>
    <w:rsid w:val="3535FB3F"/>
    <w:rsid w:val="353A36DA"/>
    <w:rsid w:val="3564FC47"/>
    <w:rsid w:val="358AFCDA"/>
    <w:rsid w:val="35B4CD9A"/>
    <w:rsid w:val="35DDD23B"/>
    <w:rsid w:val="35E7033F"/>
    <w:rsid w:val="35F7C34B"/>
    <w:rsid w:val="36254216"/>
    <w:rsid w:val="3630FF33"/>
    <w:rsid w:val="36384109"/>
    <w:rsid w:val="365AE08D"/>
    <w:rsid w:val="3680F479"/>
    <w:rsid w:val="368CE2CF"/>
    <w:rsid w:val="36C2D133"/>
    <w:rsid w:val="36F533F3"/>
    <w:rsid w:val="373C771E"/>
    <w:rsid w:val="37511FF6"/>
    <w:rsid w:val="375C0C55"/>
    <w:rsid w:val="37652A18"/>
    <w:rsid w:val="37891DC3"/>
    <w:rsid w:val="37A084D3"/>
    <w:rsid w:val="381A759F"/>
    <w:rsid w:val="381E3E5B"/>
    <w:rsid w:val="3837058D"/>
    <w:rsid w:val="386AFABE"/>
    <w:rsid w:val="38740108"/>
    <w:rsid w:val="388B2AEE"/>
    <w:rsid w:val="388F02A4"/>
    <w:rsid w:val="38954DD0"/>
    <w:rsid w:val="389DAEFD"/>
    <w:rsid w:val="38B96D69"/>
    <w:rsid w:val="38EF3717"/>
    <w:rsid w:val="3910D25E"/>
    <w:rsid w:val="39AA34AB"/>
    <w:rsid w:val="39AAFEF4"/>
    <w:rsid w:val="39D29FA1"/>
    <w:rsid w:val="39EEC6F3"/>
    <w:rsid w:val="3A6CA18F"/>
    <w:rsid w:val="3A9540CA"/>
    <w:rsid w:val="3AA598C3"/>
    <w:rsid w:val="3AAC53E0"/>
    <w:rsid w:val="3ABA614F"/>
    <w:rsid w:val="3AD88A60"/>
    <w:rsid w:val="3ADF5072"/>
    <w:rsid w:val="3AEC6295"/>
    <w:rsid w:val="3AF13E5F"/>
    <w:rsid w:val="3AFC61D7"/>
    <w:rsid w:val="3B208F6E"/>
    <w:rsid w:val="3B3ABE82"/>
    <w:rsid w:val="3B883848"/>
    <w:rsid w:val="3BA899D8"/>
    <w:rsid w:val="3BAA096D"/>
    <w:rsid w:val="3BAE793F"/>
    <w:rsid w:val="3BF07BCA"/>
    <w:rsid w:val="3C0A056E"/>
    <w:rsid w:val="3C320D4A"/>
    <w:rsid w:val="3C8E2646"/>
    <w:rsid w:val="3C960D61"/>
    <w:rsid w:val="3CBB7F46"/>
    <w:rsid w:val="3CBFF0C2"/>
    <w:rsid w:val="3D0DAFCF"/>
    <w:rsid w:val="3D1F21E4"/>
    <w:rsid w:val="3D57D8BF"/>
    <w:rsid w:val="3D669947"/>
    <w:rsid w:val="3DA83637"/>
    <w:rsid w:val="3DCD4514"/>
    <w:rsid w:val="3DCDF767"/>
    <w:rsid w:val="3DDC865E"/>
    <w:rsid w:val="3DE2EC81"/>
    <w:rsid w:val="3E027CCD"/>
    <w:rsid w:val="3E06AFFA"/>
    <w:rsid w:val="3E20BA3D"/>
    <w:rsid w:val="3E2FA0C3"/>
    <w:rsid w:val="3E4004ED"/>
    <w:rsid w:val="3E919906"/>
    <w:rsid w:val="3E9BEFF9"/>
    <w:rsid w:val="3EC41D14"/>
    <w:rsid w:val="3ED202C1"/>
    <w:rsid w:val="3EDA044B"/>
    <w:rsid w:val="3F0761D6"/>
    <w:rsid w:val="3F179064"/>
    <w:rsid w:val="3F45675E"/>
    <w:rsid w:val="3F7C2688"/>
    <w:rsid w:val="3F94304E"/>
    <w:rsid w:val="3FA02359"/>
    <w:rsid w:val="3FD323C7"/>
    <w:rsid w:val="3FD388B4"/>
    <w:rsid w:val="3FE1FCE9"/>
    <w:rsid w:val="3FE2E682"/>
    <w:rsid w:val="40026931"/>
    <w:rsid w:val="4013559F"/>
    <w:rsid w:val="4024C940"/>
    <w:rsid w:val="402959A2"/>
    <w:rsid w:val="4032373D"/>
    <w:rsid w:val="4033C832"/>
    <w:rsid w:val="408BD464"/>
    <w:rsid w:val="4097E246"/>
    <w:rsid w:val="41000941"/>
    <w:rsid w:val="41496028"/>
    <w:rsid w:val="4149C49D"/>
    <w:rsid w:val="419DEB06"/>
    <w:rsid w:val="41B5DE08"/>
    <w:rsid w:val="41EBF674"/>
    <w:rsid w:val="4201F831"/>
    <w:rsid w:val="420AB544"/>
    <w:rsid w:val="420F2204"/>
    <w:rsid w:val="4213195F"/>
    <w:rsid w:val="42422CAA"/>
    <w:rsid w:val="4247869B"/>
    <w:rsid w:val="4249B378"/>
    <w:rsid w:val="424C65B4"/>
    <w:rsid w:val="42545904"/>
    <w:rsid w:val="427F387B"/>
    <w:rsid w:val="4292A3AD"/>
    <w:rsid w:val="42BD3B81"/>
    <w:rsid w:val="42D0AA30"/>
    <w:rsid w:val="42DBFB52"/>
    <w:rsid w:val="42DE3EB8"/>
    <w:rsid w:val="432A408D"/>
    <w:rsid w:val="432AF0C6"/>
    <w:rsid w:val="4337ED35"/>
    <w:rsid w:val="435B8A3A"/>
    <w:rsid w:val="437AEE69"/>
    <w:rsid w:val="439205BD"/>
    <w:rsid w:val="43B81B7D"/>
    <w:rsid w:val="43C24214"/>
    <w:rsid w:val="43C69832"/>
    <w:rsid w:val="43D97079"/>
    <w:rsid w:val="43EF1956"/>
    <w:rsid w:val="44506A16"/>
    <w:rsid w:val="4466B577"/>
    <w:rsid w:val="447F6CA6"/>
    <w:rsid w:val="4490B9CE"/>
    <w:rsid w:val="44994869"/>
    <w:rsid w:val="44AC854D"/>
    <w:rsid w:val="44CB8AE0"/>
    <w:rsid w:val="44CD72D9"/>
    <w:rsid w:val="44CD9007"/>
    <w:rsid w:val="44E185B0"/>
    <w:rsid w:val="44E5F6E6"/>
    <w:rsid w:val="450E0421"/>
    <w:rsid w:val="4519E817"/>
    <w:rsid w:val="45225318"/>
    <w:rsid w:val="4542CC32"/>
    <w:rsid w:val="454C15E9"/>
    <w:rsid w:val="4554D15C"/>
    <w:rsid w:val="45935179"/>
    <w:rsid w:val="45B40FC7"/>
    <w:rsid w:val="45DFD6B5"/>
    <w:rsid w:val="45F54CC1"/>
    <w:rsid w:val="45F8F430"/>
    <w:rsid w:val="466AC1E8"/>
    <w:rsid w:val="46734EF7"/>
    <w:rsid w:val="469CCDF9"/>
    <w:rsid w:val="46B4AF04"/>
    <w:rsid w:val="46B85F1C"/>
    <w:rsid w:val="46ECFE1D"/>
    <w:rsid w:val="46F1E911"/>
    <w:rsid w:val="471B2764"/>
    <w:rsid w:val="474EE5AC"/>
    <w:rsid w:val="4796B249"/>
    <w:rsid w:val="479CC640"/>
    <w:rsid w:val="479F794F"/>
    <w:rsid w:val="47A5B966"/>
    <w:rsid w:val="47D3E5D8"/>
    <w:rsid w:val="47E38C55"/>
    <w:rsid w:val="4817F5FD"/>
    <w:rsid w:val="484275CE"/>
    <w:rsid w:val="4859B5F2"/>
    <w:rsid w:val="48664975"/>
    <w:rsid w:val="487BB6F4"/>
    <w:rsid w:val="48D48D5B"/>
    <w:rsid w:val="48D577B5"/>
    <w:rsid w:val="48EFE0F0"/>
    <w:rsid w:val="48F9C5D5"/>
    <w:rsid w:val="49236537"/>
    <w:rsid w:val="49441A94"/>
    <w:rsid w:val="49480B10"/>
    <w:rsid w:val="4973A7CC"/>
    <w:rsid w:val="4986DBBA"/>
    <w:rsid w:val="499F1169"/>
    <w:rsid w:val="49A5E861"/>
    <w:rsid w:val="49B95859"/>
    <w:rsid w:val="49BBBF1D"/>
    <w:rsid w:val="49C3789B"/>
    <w:rsid w:val="49C93207"/>
    <w:rsid w:val="4A0B134A"/>
    <w:rsid w:val="4A54E119"/>
    <w:rsid w:val="4A605D74"/>
    <w:rsid w:val="4A7F5D8B"/>
    <w:rsid w:val="4A9B7F39"/>
    <w:rsid w:val="4ADC538D"/>
    <w:rsid w:val="4ADFD40E"/>
    <w:rsid w:val="4AEFF246"/>
    <w:rsid w:val="4B5A4EE1"/>
    <w:rsid w:val="4BAAA596"/>
    <w:rsid w:val="4BC8AAA4"/>
    <w:rsid w:val="4BCC1329"/>
    <w:rsid w:val="4BD9E948"/>
    <w:rsid w:val="4BFB0B19"/>
    <w:rsid w:val="4C26CCC9"/>
    <w:rsid w:val="4C447D5D"/>
    <w:rsid w:val="4C58D56E"/>
    <w:rsid w:val="4C69987A"/>
    <w:rsid w:val="4C75718F"/>
    <w:rsid w:val="4C763143"/>
    <w:rsid w:val="4C926C11"/>
    <w:rsid w:val="4CBB99F3"/>
    <w:rsid w:val="4CE659B9"/>
    <w:rsid w:val="4CE90CD7"/>
    <w:rsid w:val="4D0FF2A4"/>
    <w:rsid w:val="4D20B51B"/>
    <w:rsid w:val="4D39EB4E"/>
    <w:rsid w:val="4D9982B4"/>
    <w:rsid w:val="4DDACB9E"/>
    <w:rsid w:val="4DDF4694"/>
    <w:rsid w:val="4DE3984E"/>
    <w:rsid w:val="4E2554CF"/>
    <w:rsid w:val="4E4E6898"/>
    <w:rsid w:val="4E536630"/>
    <w:rsid w:val="4E755482"/>
    <w:rsid w:val="4E9FA6E6"/>
    <w:rsid w:val="4EA21F6D"/>
    <w:rsid w:val="4EAA191E"/>
    <w:rsid w:val="4EB37E9D"/>
    <w:rsid w:val="4EC1C9C7"/>
    <w:rsid w:val="4EC59F87"/>
    <w:rsid w:val="4ED32E07"/>
    <w:rsid w:val="4F175E82"/>
    <w:rsid w:val="4F1EF9C1"/>
    <w:rsid w:val="4F26462A"/>
    <w:rsid w:val="4F27E831"/>
    <w:rsid w:val="4F452E74"/>
    <w:rsid w:val="4F500735"/>
    <w:rsid w:val="4F6645CD"/>
    <w:rsid w:val="4F7D169B"/>
    <w:rsid w:val="4F947A03"/>
    <w:rsid w:val="4FCEA931"/>
    <w:rsid w:val="4FD40B5E"/>
    <w:rsid w:val="4FDF956C"/>
    <w:rsid w:val="4FFE9239"/>
    <w:rsid w:val="500C2524"/>
    <w:rsid w:val="500F43A6"/>
    <w:rsid w:val="50383B8B"/>
    <w:rsid w:val="5055572C"/>
    <w:rsid w:val="5089813A"/>
    <w:rsid w:val="508C1FAC"/>
    <w:rsid w:val="50E2A10E"/>
    <w:rsid w:val="50EF31E2"/>
    <w:rsid w:val="513732F0"/>
    <w:rsid w:val="5141C8EA"/>
    <w:rsid w:val="5145D492"/>
    <w:rsid w:val="51465B95"/>
    <w:rsid w:val="5150F2E1"/>
    <w:rsid w:val="51C41187"/>
    <w:rsid w:val="51F4D496"/>
    <w:rsid w:val="52261F26"/>
    <w:rsid w:val="523C2A04"/>
    <w:rsid w:val="5249B07B"/>
    <w:rsid w:val="52609A13"/>
    <w:rsid w:val="52665238"/>
    <w:rsid w:val="5269602E"/>
    <w:rsid w:val="529659D6"/>
    <w:rsid w:val="52CAAAF1"/>
    <w:rsid w:val="52D8941B"/>
    <w:rsid w:val="52E51192"/>
    <w:rsid w:val="533396A6"/>
    <w:rsid w:val="5341DD06"/>
    <w:rsid w:val="538B2D2E"/>
    <w:rsid w:val="53A04E22"/>
    <w:rsid w:val="53EA0FD8"/>
    <w:rsid w:val="54072093"/>
    <w:rsid w:val="541E2441"/>
    <w:rsid w:val="5423C64D"/>
    <w:rsid w:val="5443FE0C"/>
    <w:rsid w:val="5453DA71"/>
    <w:rsid w:val="54640C4D"/>
    <w:rsid w:val="5496747B"/>
    <w:rsid w:val="5496ED35"/>
    <w:rsid w:val="54AD4DD5"/>
    <w:rsid w:val="54C03E80"/>
    <w:rsid w:val="54C58911"/>
    <w:rsid w:val="54F44F17"/>
    <w:rsid w:val="5508B333"/>
    <w:rsid w:val="5509E75E"/>
    <w:rsid w:val="557FFBA0"/>
    <w:rsid w:val="55B3DF98"/>
    <w:rsid w:val="55BEEEAA"/>
    <w:rsid w:val="55C7C7A4"/>
    <w:rsid w:val="55E08475"/>
    <w:rsid w:val="560A6E8E"/>
    <w:rsid w:val="5622DAC7"/>
    <w:rsid w:val="564550B2"/>
    <w:rsid w:val="565AD778"/>
    <w:rsid w:val="566B482B"/>
    <w:rsid w:val="56760A01"/>
    <w:rsid w:val="56D5B6D9"/>
    <w:rsid w:val="56FB7022"/>
    <w:rsid w:val="56FEC0CA"/>
    <w:rsid w:val="57105214"/>
    <w:rsid w:val="5741E71E"/>
    <w:rsid w:val="576CC42B"/>
    <w:rsid w:val="57897B84"/>
    <w:rsid w:val="57A54629"/>
    <w:rsid w:val="57D601C8"/>
    <w:rsid w:val="583194ED"/>
    <w:rsid w:val="5852C96C"/>
    <w:rsid w:val="589249FD"/>
    <w:rsid w:val="589AE15F"/>
    <w:rsid w:val="58A26E3B"/>
    <w:rsid w:val="58E173D8"/>
    <w:rsid w:val="58E94B9F"/>
    <w:rsid w:val="59229856"/>
    <w:rsid w:val="5928726D"/>
    <w:rsid w:val="594A1867"/>
    <w:rsid w:val="596B3E62"/>
    <w:rsid w:val="5988928B"/>
    <w:rsid w:val="598C796C"/>
    <w:rsid w:val="59962F58"/>
    <w:rsid w:val="59D792AF"/>
    <w:rsid w:val="59D919D4"/>
    <w:rsid w:val="5A401F14"/>
    <w:rsid w:val="5A78C1CA"/>
    <w:rsid w:val="5A7C98AE"/>
    <w:rsid w:val="5A9B4972"/>
    <w:rsid w:val="5AFDC879"/>
    <w:rsid w:val="5B0DA28A"/>
    <w:rsid w:val="5B1D71A9"/>
    <w:rsid w:val="5B534938"/>
    <w:rsid w:val="5B6F93AE"/>
    <w:rsid w:val="5B92220B"/>
    <w:rsid w:val="5B9CC8D5"/>
    <w:rsid w:val="5BC232BF"/>
    <w:rsid w:val="5BF0DA1D"/>
    <w:rsid w:val="5C2BD879"/>
    <w:rsid w:val="5C8E99DF"/>
    <w:rsid w:val="5CBE2C6F"/>
    <w:rsid w:val="5CCDD5AA"/>
    <w:rsid w:val="5CDFBEB9"/>
    <w:rsid w:val="5CFBD3BE"/>
    <w:rsid w:val="5CFD14FB"/>
    <w:rsid w:val="5D5DCE79"/>
    <w:rsid w:val="5D696A16"/>
    <w:rsid w:val="5D93B4C1"/>
    <w:rsid w:val="5D949580"/>
    <w:rsid w:val="5DD39190"/>
    <w:rsid w:val="5E20C2D7"/>
    <w:rsid w:val="5E44ABC7"/>
    <w:rsid w:val="5E5D3049"/>
    <w:rsid w:val="5E8D5441"/>
    <w:rsid w:val="5E93DA8C"/>
    <w:rsid w:val="5EB1100F"/>
    <w:rsid w:val="5EB1109F"/>
    <w:rsid w:val="5EB4623F"/>
    <w:rsid w:val="5EB4B03C"/>
    <w:rsid w:val="5EBB7564"/>
    <w:rsid w:val="5EC79ED9"/>
    <w:rsid w:val="5ECAB98B"/>
    <w:rsid w:val="5ED1CB78"/>
    <w:rsid w:val="5EE3351A"/>
    <w:rsid w:val="5EFDF740"/>
    <w:rsid w:val="5F259524"/>
    <w:rsid w:val="5F2862E0"/>
    <w:rsid w:val="5F295EFF"/>
    <w:rsid w:val="5F44A2AB"/>
    <w:rsid w:val="5F5F6B08"/>
    <w:rsid w:val="5F6A1BA4"/>
    <w:rsid w:val="5F6B87D4"/>
    <w:rsid w:val="5FA70939"/>
    <w:rsid w:val="5FAB8E48"/>
    <w:rsid w:val="5FD9D75B"/>
    <w:rsid w:val="5FE2D1D6"/>
    <w:rsid w:val="5FEE781E"/>
    <w:rsid w:val="6001F595"/>
    <w:rsid w:val="6036FCDB"/>
    <w:rsid w:val="603E33BA"/>
    <w:rsid w:val="603E7605"/>
    <w:rsid w:val="605735AB"/>
    <w:rsid w:val="605966A5"/>
    <w:rsid w:val="607E7209"/>
    <w:rsid w:val="6081F0AA"/>
    <w:rsid w:val="6088A4B4"/>
    <w:rsid w:val="608CA8F8"/>
    <w:rsid w:val="6095839F"/>
    <w:rsid w:val="60BB15A2"/>
    <w:rsid w:val="60E2B1DB"/>
    <w:rsid w:val="611FC1DC"/>
    <w:rsid w:val="6129EA65"/>
    <w:rsid w:val="6130980C"/>
    <w:rsid w:val="61678F3A"/>
    <w:rsid w:val="6184F3BA"/>
    <w:rsid w:val="61D5DB68"/>
    <w:rsid w:val="61DBEB68"/>
    <w:rsid w:val="61ED39B6"/>
    <w:rsid w:val="61F9070F"/>
    <w:rsid w:val="621DEADD"/>
    <w:rsid w:val="624C1FEF"/>
    <w:rsid w:val="625803E7"/>
    <w:rsid w:val="62602AE0"/>
    <w:rsid w:val="62977D65"/>
    <w:rsid w:val="62BE900A"/>
    <w:rsid w:val="62F3A841"/>
    <w:rsid w:val="62FA043B"/>
    <w:rsid w:val="63364D74"/>
    <w:rsid w:val="63382618"/>
    <w:rsid w:val="63623EED"/>
    <w:rsid w:val="6372AF73"/>
    <w:rsid w:val="6394005D"/>
    <w:rsid w:val="63BF6117"/>
    <w:rsid w:val="63D35AA4"/>
    <w:rsid w:val="63E530C4"/>
    <w:rsid w:val="63FB9087"/>
    <w:rsid w:val="64087F0B"/>
    <w:rsid w:val="64209819"/>
    <w:rsid w:val="6429271E"/>
    <w:rsid w:val="64AA06FB"/>
    <w:rsid w:val="64ECDC86"/>
    <w:rsid w:val="64F1409B"/>
    <w:rsid w:val="6556394A"/>
    <w:rsid w:val="65706154"/>
    <w:rsid w:val="659EAB0D"/>
    <w:rsid w:val="65EFF1D7"/>
    <w:rsid w:val="65F4122B"/>
    <w:rsid w:val="660C361F"/>
    <w:rsid w:val="6646A23E"/>
    <w:rsid w:val="6660EAB8"/>
    <w:rsid w:val="66717560"/>
    <w:rsid w:val="667CC190"/>
    <w:rsid w:val="668FBF4B"/>
    <w:rsid w:val="669AD301"/>
    <w:rsid w:val="66B4BCD6"/>
    <w:rsid w:val="66BAE3E4"/>
    <w:rsid w:val="66D69D2C"/>
    <w:rsid w:val="670633C7"/>
    <w:rsid w:val="670F2D1C"/>
    <w:rsid w:val="675CBE9A"/>
    <w:rsid w:val="67AB398F"/>
    <w:rsid w:val="67DA9200"/>
    <w:rsid w:val="67ED0731"/>
    <w:rsid w:val="67F60B56"/>
    <w:rsid w:val="68190B54"/>
    <w:rsid w:val="6822A431"/>
    <w:rsid w:val="682E4DD1"/>
    <w:rsid w:val="689A274D"/>
    <w:rsid w:val="689A726A"/>
    <w:rsid w:val="689D6FC3"/>
    <w:rsid w:val="68C5C409"/>
    <w:rsid w:val="68D74EBF"/>
    <w:rsid w:val="695D71BD"/>
    <w:rsid w:val="6979C289"/>
    <w:rsid w:val="6986764F"/>
    <w:rsid w:val="6989CDF7"/>
    <w:rsid w:val="69A21D96"/>
    <w:rsid w:val="69B35FDE"/>
    <w:rsid w:val="69C564FE"/>
    <w:rsid w:val="69DEFEFA"/>
    <w:rsid w:val="69EE906D"/>
    <w:rsid w:val="69F4CF4D"/>
    <w:rsid w:val="6A3158DF"/>
    <w:rsid w:val="6A4C9C23"/>
    <w:rsid w:val="6A59A7DF"/>
    <w:rsid w:val="6A62C35A"/>
    <w:rsid w:val="6A947775"/>
    <w:rsid w:val="6AECC342"/>
    <w:rsid w:val="6B095508"/>
    <w:rsid w:val="6B3F8134"/>
    <w:rsid w:val="6B7FE038"/>
    <w:rsid w:val="6B922EF0"/>
    <w:rsid w:val="6BD49512"/>
    <w:rsid w:val="6BDE5E53"/>
    <w:rsid w:val="6C22701B"/>
    <w:rsid w:val="6C3E70BB"/>
    <w:rsid w:val="6C52B1D7"/>
    <w:rsid w:val="6C67EDB0"/>
    <w:rsid w:val="6C84493F"/>
    <w:rsid w:val="6C8A1530"/>
    <w:rsid w:val="6CA4EC1D"/>
    <w:rsid w:val="6CA88FEF"/>
    <w:rsid w:val="6D100624"/>
    <w:rsid w:val="6D1A45E3"/>
    <w:rsid w:val="6D33B619"/>
    <w:rsid w:val="6D461D7F"/>
    <w:rsid w:val="6D8E67F8"/>
    <w:rsid w:val="6DB71241"/>
    <w:rsid w:val="6DD97162"/>
    <w:rsid w:val="6E55C044"/>
    <w:rsid w:val="6E69158F"/>
    <w:rsid w:val="6E6C0D9C"/>
    <w:rsid w:val="6E888B8D"/>
    <w:rsid w:val="6E8F1283"/>
    <w:rsid w:val="6ECAD55B"/>
    <w:rsid w:val="6EDAD7B8"/>
    <w:rsid w:val="6EFA5924"/>
    <w:rsid w:val="6F0A7DD4"/>
    <w:rsid w:val="6F0E47EA"/>
    <w:rsid w:val="6F3E4BE1"/>
    <w:rsid w:val="6F70F4B2"/>
    <w:rsid w:val="6F898D46"/>
    <w:rsid w:val="6FA11715"/>
    <w:rsid w:val="6FA6759C"/>
    <w:rsid w:val="703E8CDA"/>
    <w:rsid w:val="7069570A"/>
    <w:rsid w:val="7081058B"/>
    <w:rsid w:val="70CAFD38"/>
    <w:rsid w:val="70F86DC8"/>
    <w:rsid w:val="71546AD8"/>
    <w:rsid w:val="715775CE"/>
    <w:rsid w:val="719941E2"/>
    <w:rsid w:val="719B1099"/>
    <w:rsid w:val="723612F2"/>
    <w:rsid w:val="7253A952"/>
    <w:rsid w:val="72929C7A"/>
    <w:rsid w:val="72B85BD4"/>
    <w:rsid w:val="731939DE"/>
    <w:rsid w:val="733F7EBF"/>
    <w:rsid w:val="7359A1A8"/>
    <w:rsid w:val="735D377C"/>
    <w:rsid w:val="73A004B1"/>
    <w:rsid w:val="73A285F2"/>
    <w:rsid w:val="73C9FBE1"/>
    <w:rsid w:val="73E7F924"/>
    <w:rsid w:val="73F87E9A"/>
    <w:rsid w:val="74033232"/>
    <w:rsid w:val="742E79C3"/>
    <w:rsid w:val="743A5B02"/>
    <w:rsid w:val="74416344"/>
    <w:rsid w:val="746F05DE"/>
    <w:rsid w:val="74796EE6"/>
    <w:rsid w:val="747BFEB8"/>
    <w:rsid w:val="74BFCB53"/>
    <w:rsid w:val="74F0CE65"/>
    <w:rsid w:val="74FE000B"/>
    <w:rsid w:val="74FFA9B7"/>
    <w:rsid w:val="7526D114"/>
    <w:rsid w:val="753170E0"/>
    <w:rsid w:val="7564A3A5"/>
    <w:rsid w:val="75703677"/>
    <w:rsid w:val="758077AC"/>
    <w:rsid w:val="7585A937"/>
    <w:rsid w:val="75F6558A"/>
    <w:rsid w:val="76006D24"/>
    <w:rsid w:val="762646D5"/>
    <w:rsid w:val="7632D322"/>
    <w:rsid w:val="763B1BD3"/>
    <w:rsid w:val="763ED2B5"/>
    <w:rsid w:val="765E77E8"/>
    <w:rsid w:val="7666895E"/>
    <w:rsid w:val="766EDAEA"/>
    <w:rsid w:val="768BD401"/>
    <w:rsid w:val="76C113B1"/>
    <w:rsid w:val="76C9DFB5"/>
    <w:rsid w:val="7739BE7E"/>
    <w:rsid w:val="77611CAA"/>
    <w:rsid w:val="7771ECF0"/>
    <w:rsid w:val="7778EE3B"/>
    <w:rsid w:val="7797496C"/>
    <w:rsid w:val="779CA7BF"/>
    <w:rsid w:val="77B07830"/>
    <w:rsid w:val="77B79C80"/>
    <w:rsid w:val="77C85306"/>
    <w:rsid w:val="77D28B4F"/>
    <w:rsid w:val="77D8875B"/>
    <w:rsid w:val="77EEBB0A"/>
    <w:rsid w:val="780ACE63"/>
    <w:rsid w:val="78230419"/>
    <w:rsid w:val="7857FE89"/>
    <w:rsid w:val="787BCDC9"/>
    <w:rsid w:val="78999944"/>
    <w:rsid w:val="78A40852"/>
    <w:rsid w:val="78B606B9"/>
    <w:rsid w:val="78B65E13"/>
    <w:rsid w:val="78C1DA79"/>
    <w:rsid w:val="78D8D377"/>
    <w:rsid w:val="78DA86F1"/>
    <w:rsid w:val="78F2005E"/>
    <w:rsid w:val="78F3D788"/>
    <w:rsid w:val="78F7CC62"/>
    <w:rsid w:val="790AF766"/>
    <w:rsid w:val="791144B0"/>
    <w:rsid w:val="7934E960"/>
    <w:rsid w:val="796521AF"/>
    <w:rsid w:val="799647E7"/>
    <w:rsid w:val="79A22FE2"/>
    <w:rsid w:val="79AED98D"/>
    <w:rsid w:val="79ED3813"/>
    <w:rsid w:val="79F9E2C3"/>
    <w:rsid w:val="79FF93E2"/>
    <w:rsid w:val="7A4589FD"/>
    <w:rsid w:val="7A58DECF"/>
    <w:rsid w:val="7A5B7F9B"/>
    <w:rsid w:val="7A65D15B"/>
    <w:rsid w:val="7AEB287C"/>
    <w:rsid w:val="7B19A512"/>
    <w:rsid w:val="7B40F8A2"/>
    <w:rsid w:val="7B46ACE8"/>
    <w:rsid w:val="7BB42AB2"/>
    <w:rsid w:val="7BCEEB61"/>
    <w:rsid w:val="7C023280"/>
    <w:rsid w:val="7C333EA6"/>
    <w:rsid w:val="7C534369"/>
    <w:rsid w:val="7C55F6B2"/>
    <w:rsid w:val="7C8C6DFF"/>
    <w:rsid w:val="7CBA99DB"/>
    <w:rsid w:val="7CC30BEE"/>
    <w:rsid w:val="7CD85E3E"/>
    <w:rsid w:val="7CDB3A87"/>
    <w:rsid w:val="7CF4D729"/>
    <w:rsid w:val="7D0C10C9"/>
    <w:rsid w:val="7D151E1C"/>
    <w:rsid w:val="7D55F56A"/>
    <w:rsid w:val="7D6D6F2C"/>
    <w:rsid w:val="7DF697DD"/>
    <w:rsid w:val="7E08C213"/>
    <w:rsid w:val="7E17D8DB"/>
    <w:rsid w:val="7E3E3EE6"/>
    <w:rsid w:val="7E9A006E"/>
    <w:rsid w:val="7EA749B2"/>
    <w:rsid w:val="7EF94F15"/>
    <w:rsid w:val="7F1E8B83"/>
    <w:rsid w:val="7F3F0BA6"/>
    <w:rsid w:val="7F5D766F"/>
    <w:rsid w:val="7F8E4B04"/>
    <w:rsid w:val="7F98D7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95CCA7"/>
  <w15:docId w15:val="{49FDA674-D9A7-4693-A242-EEDC34975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2"/>
        <w:sz w:val="22"/>
        <w:szCs w:val="22"/>
        <w:lang w:val="es-E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4" w:unhideWhenUsed="1" w:qFormat="1"/>
    <w:lsdException w:name="heading 5" w:semiHidden="1" w:uiPriority="13" w:unhideWhenUsed="1" w:qFormat="1"/>
    <w:lsdException w:name="heading 6" w:semiHidden="1" w:uiPriority="13" w:unhideWhenUsed="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lsdException w:name="List Number" w:semiHidden="1" w:uiPriority="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lsdException w:name="Plain Table 1" w:uiPriority="40"/>
    <w:lsdException w:name="Plain Table 2" w:uiPriority="42"/>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89E"/>
    <w:pPr>
      <w:spacing w:before="0" w:after="160" w:line="360" w:lineRule="auto"/>
      <w:ind w:firstLine="720"/>
      <w:jc w:val="both"/>
    </w:pPr>
    <w:rPr>
      <w:rFonts w:ascii="Times New Roman" w:hAnsi="Times New Roman"/>
      <w:lang w:val="es-DO"/>
    </w:rPr>
  </w:style>
  <w:style w:type="paragraph" w:styleId="Ttulo1">
    <w:name w:val="heading 1"/>
    <w:basedOn w:val="Normal"/>
    <w:next w:val="Normal"/>
    <w:link w:val="Ttulo1Car"/>
    <w:autoRedefine/>
    <w:uiPriority w:val="9"/>
    <w:qFormat/>
    <w:rsid w:val="00091F99"/>
    <w:pPr>
      <w:keepNext/>
      <w:keepLines/>
      <w:ind w:firstLine="0"/>
      <w:jc w:val="center"/>
      <w:outlineLvl w:val="0"/>
    </w:pPr>
    <w:rPr>
      <w:rFonts w:eastAsia="Times New Roman" w:cs="Arial"/>
      <w:b/>
      <w:bCs/>
      <w:color w:val="000000" w:themeColor="accent3"/>
      <w:spacing w:val="-2"/>
      <w:sz w:val="24"/>
      <w:szCs w:val="40"/>
    </w:rPr>
  </w:style>
  <w:style w:type="paragraph" w:styleId="Ttulo2">
    <w:name w:val="heading 2"/>
    <w:aliases w:val="Sub título 1"/>
    <w:basedOn w:val="Normal"/>
    <w:next w:val="Normal"/>
    <w:link w:val="Ttulo2Car"/>
    <w:autoRedefine/>
    <w:uiPriority w:val="9"/>
    <w:unhideWhenUsed/>
    <w:qFormat/>
    <w:rsid w:val="008E27FB"/>
    <w:pPr>
      <w:keepNext/>
      <w:keepLines/>
      <w:numPr>
        <w:numId w:val="9"/>
      </w:numPr>
      <w:outlineLvl w:val="1"/>
    </w:pPr>
    <w:rPr>
      <w:rFonts w:eastAsiaTheme="majorEastAsia" w:cstheme="majorBidi"/>
      <w:b/>
      <w:bCs/>
      <w:color w:val="000000" w:themeColor="accent1"/>
      <w:spacing w:val="-2"/>
      <w:sz w:val="36"/>
    </w:rPr>
  </w:style>
  <w:style w:type="paragraph" w:styleId="Ttulo3">
    <w:name w:val="heading 3"/>
    <w:aliases w:val="Sub título 2"/>
    <w:basedOn w:val="Normal"/>
    <w:next w:val="Normal"/>
    <w:link w:val="Ttulo3Car"/>
    <w:autoRedefine/>
    <w:uiPriority w:val="9"/>
    <w:unhideWhenUsed/>
    <w:qFormat/>
    <w:rsid w:val="00B64C27"/>
    <w:pPr>
      <w:keepNext/>
      <w:keepLines/>
      <w:numPr>
        <w:ilvl w:val="1"/>
        <w:numId w:val="9"/>
      </w:numPr>
      <w:outlineLvl w:val="2"/>
    </w:pPr>
    <w:rPr>
      <w:rFonts w:eastAsiaTheme="majorEastAsia" w:cstheme="majorBidi"/>
      <w:b/>
      <w:bCs/>
      <w:i/>
      <w:color w:val="auto"/>
      <w:spacing w:val="-5"/>
      <w:sz w:val="32"/>
    </w:rPr>
  </w:style>
  <w:style w:type="paragraph" w:styleId="Ttulo4">
    <w:name w:val="heading 4"/>
    <w:aliases w:val="Sub título 3"/>
    <w:basedOn w:val="Normal"/>
    <w:next w:val="Normal"/>
    <w:link w:val="Ttulo4Car"/>
    <w:autoRedefine/>
    <w:uiPriority w:val="4"/>
    <w:unhideWhenUsed/>
    <w:qFormat/>
    <w:rsid w:val="00574793"/>
    <w:pPr>
      <w:keepNext/>
      <w:keepLines/>
      <w:numPr>
        <w:ilvl w:val="2"/>
      </w:numPr>
      <w:ind w:firstLine="720"/>
      <w:outlineLvl w:val="3"/>
    </w:pPr>
    <w:rPr>
      <w:rFonts w:eastAsiaTheme="majorEastAsia" w:cstheme="majorBidi"/>
      <w:b/>
      <w:bCs/>
      <w:iCs/>
      <w:color w:val="000000" w:themeColor="accent1" w:themeShade="BF"/>
      <w:sz w:val="28"/>
    </w:rPr>
  </w:style>
  <w:style w:type="paragraph" w:styleId="Ttulo5">
    <w:name w:val="heading 5"/>
    <w:basedOn w:val="Normal"/>
    <w:next w:val="Normal"/>
    <w:link w:val="Ttulo5Car"/>
    <w:autoRedefine/>
    <w:uiPriority w:val="4"/>
    <w:unhideWhenUsed/>
    <w:qFormat/>
    <w:rsid w:val="00F37793"/>
    <w:pPr>
      <w:keepNext/>
      <w:keepLines/>
      <w:numPr>
        <w:ilvl w:val="3"/>
        <w:numId w:val="9"/>
      </w:numPr>
      <w:outlineLvl w:val="4"/>
    </w:pPr>
    <w:rPr>
      <w:rFonts w:eastAsiaTheme="majorEastAsia" w:cstheme="majorBidi"/>
      <w:b/>
      <w:i/>
      <w:color w:val="000000" w:themeColor="accent1" w:themeShade="80"/>
      <w:sz w:val="28"/>
    </w:rPr>
  </w:style>
  <w:style w:type="paragraph" w:styleId="Ttulo6">
    <w:name w:val="heading 6"/>
    <w:basedOn w:val="Normal"/>
    <w:next w:val="Normal"/>
    <w:link w:val="Ttulo6Car"/>
    <w:uiPriority w:val="4"/>
    <w:semiHidden/>
    <w:unhideWhenUsed/>
    <w:rsid w:val="00A122DB"/>
    <w:pPr>
      <w:keepNext/>
      <w:keepLines/>
      <w:numPr>
        <w:ilvl w:val="5"/>
        <w:numId w:val="4"/>
      </w:numPr>
      <w:spacing w:before="200" w:after="0"/>
      <w:outlineLvl w:val="5"/>
    </w:pPr>
    <w:rPr>
      <w:rFonts w:asciiTheme="majorHAnsi" w:eastAsiaTheme="majorEastAsia" w:hAnsiTheme="majorHAnsi" w:cstheme="majorBidi"/>
      <w:i/>
      <w:iCs/>
      <w:color w:val="000000" w:themeColor="accent1" w:themeShade="7F"/>
    </w:rPr>
  </w:style>
  <w:style w:type="paragraph" w:styleId="Ttulo7">
    <w:name w:val="heading 7"/>
    <w:basedOn w:val="Normal"/>
    <w:next w:val="Normal"/>
    <w:link w:val="Ttulo7Car"/>
    <w:uiPriority w:val="4"/>
    <w:semiHidden/>
    <w:unhideWhenUsed/>
    <w:qFormat/>
    <w:rsid w:val="00362D91"/>
    <w:pPr>
      <w:keepNext/>
      <w:keepLines/>
      <w:numPr>
        <w:ilvl w:val="6"/>
        <w:numId w:val="4"/>
      </w:numPr>
      <w:spacing w:before="40" w:after="0"/>
      <w:outlineLvl w:val="6"/>
    </w:pPr>
    <w:rPr>
      <w:rFonts w:asciiTheme="majorHAnsi" w:eastAsiaTheme="majorEastAsia" w:hAnsiTheme="majorHAnsi" w:cstheme="majorBidi"/>
      <w:i/>
      <w:iCs/>
      <w:color w:val="000000" w:themeColor="accent1" w:themeShade="7F"/>
    </w:rPr>
  </w:style>
  <w:style w:type="paragraph" w:styleId="Ttulo8">
    <w:name w:val="heading 8"/>
    <w:basedOn w:val="Normal"/>
    <w:next w:val="Normal"/>
    <w:link w:val="Ttulo8Car"/>
    <w:uiPriority w:val="4"/>
    <w:semiHidden/>
    <w:unhideWhenUsed/>
    <w:qFormat/>
    <w:rsid w:val="00A122DB"/>
    <w:pPr>
      <w:keepNext/>
      <w:keepLines/>
      <w:numPr>
        <w:ilvl w:val="7"/>
        <w:numId w:val="4"/>
      </w:numPr>
      <w:spacing w:before="40" w:after="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4"/>
    <w:semiHidden/>
    <w:unhideWhenUsed/>
    <w:qFormat/>
    <w:rsid w:val="00A122DB"/>
    <w:pPr>
      <w:keepNext/>
      <w:keepLines/>
      <w:numPr>
        <w:ilvl w:val="8"/>
        <w:numId w:val="4"/>
      </w:numPr>
      <w:spacing w:before="40" w:after="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Sombreadoclaro">
    <w:name w:val="Light Shading"/>
    <w:basedOn w:val="Tabla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Estilo10">
    <w:name w:val="Estilo1"/>
    <w:basedOn w:val="Listaconvietas"/>
    <w:next w:val="Listaconvietas"/>
    <w:link w:val="Estilo1Car"/>
    <w:autoRedefine/>
    <w:rsid w:val="0013570C"/>
    <w:pPr>
      <w:numPr>
        <w:numId w:val="3"/>
      </w:numPr>
    </w:pPr>
    <w:rPr>
      <w:rFonts w:ascii="Arial" w:hAnsi="Arial"/>
    </w:rPr>
  </w:style>
  <w:style w:type="character" w:customStyle="1" w:styleId="Ttulo1Car">
    <w:name w:val="Título 1 Car"/>
    <w:basedOn w:val="Fuentedeprrafopredeter"/>
    <w:link w:val="Ttulo1"/>
    <w:uiPriority w:val="9"/>
    <w:rsid w:val="002B2E56"/>
    <w:rPr>
      <w:rFonts w:ascii="Times New Roman" w:eastAsia="Times New Roman" w:hAnsi="Times New Roman" w:cs="Arial"/>
      <w:b/>
      <w:bCs/>
      <w:color w:val="000000" w:themeColor="accent3"/>
      <w:spacing w:val="-2"/>
      <w:sz w:val="24"/>
      <w:szCs w:val="40"/>
      <w:lang w:val="es-DO"/>
    </w:rPr>
  </w:style>
  <w:style w:type="character" w:customStyle="1" w:styleId="Ttulo2Car">
    <w:name w:val="Título 2 Car"/>
    <w:aliases w:val="Sub título 1 Car"/>
    <w:basedOn w:val="Fuentedeprrafopredeter"/>
    <w:link w:val="Ttulo2"/>
    <w:uiPriority w:val="9"/>
    <w:rsid w:val="00DE3543"/>
    <w:rPr>
      <w:rFonts w:ascii="Times New Roman" w:eastAsiaTheme="majorEastAsia" w:hAnsi="Times New Roman" w:cstheme="majorBidi"/>
      <w:b/>
      <w:bCs/>
      <w:color w:val="000000" w:themeColor="accent1"/>
      <w:spacing w:val="-2"/>
      <w:sz w:val="36"/>
      <w:lang w:val="es-DO"/>
    </w:rPr>
  </w:style>
  <w:style w:type="character" w:customStyle="1" w:styleId="Ttulo3Car">
    <w:name w:val="Título 3 Car"/>
    <w:aliases w:val="Sub título 2 Car"/>
    <w:basedOn w:val="Fuentedeprrafopredeter"/>
    <w:link w:val="Ttulo3"/>
    <w:uiPriority w:val="9"/>
    <w:rsid w:val="00B64C27"/>
    <w:rPr>
      <w:rFonts w:ascii="Times New Roman" w:eastAsiaTheme="majorEastAsia" w:hAnsi="Times New Roman" w:cstheme="majorBidi"/>
      <w:b/>
      <w:bCs/>
      <w:i/>
      <w:color w:val="auto"/>
      <w:spacing w:val="-5"/>
      <w:sz w:val="32"/>
      <w:lang w:val="es-DO"/>
    </w:rPr>
  </w:style>
  <w:style w:type="character" w:customStyle="1" w:styleId="Ttulo5Car">
    <w:name w:val="Título 5 Car"/>
    <w:basedOn w:val="Fuentedeprrafopredeter"/>
    <w:link w:val="Ttulo5"/>
    <w:uiPriority w:val="4"/>
    <w:rsid w:val="00F37793"/>
    <w:rPr>
      <w:rFonts w:ascii="Times New Roman" w:eastAsiaTheme="majorEastAsia" w:hAnsi="Times New Roman" w:cstheme="majorBidi"/>
      <w:b/>
      <w:i/>
      <w:color w:val="000000" w:themeColor="accent1" w:themeShade="80"/>
      <w:sz w:val="28"/>
      <w:lang w:val="es-DO"/>
    </w:rPr>
  </w:style>
  <w:style w:type="character" w:customStyle="1" w:styleId="Ttulo6Car">
    <w:name w:val="Título 6 Car"/>
    <w:basedOn w:val="Fuentedeprrafopredeter"/>
    <w:link w:val="Ttulo6"/>
    <w:uiPriority w:val="4"/>
    <w:semiHidden/>
    <w:rsid w:val="00690EFD"/>
    <w:rPr>
      <w:rFonts w:asciiTheme="majorHAnsi" w:eastAsiaTheme="majorEastAsia" w:hAnsiTheme="majorHAnsi" w:cstheme="majorBidi"/>
      <w:i/>
      <w:iCs/>
      <w:color w:val="000000" w:themeColor="accent1" w:themeShade="7F"/>
      <w:lang w:val="es-DO"/>
    </w:rPr>
  </w:style>
  <w:style w:type="paragraph" w:styleId="Listaconvietas">
    <w:name w:val="List Bullet"/>
    <w:basedOn w:val="Normal"/>
    <w:next w:val="Normal"/>
    <w:link w:val="ListaconvietasCar"/>
    <w:autoRedefine/>
    <w:uiPriority w:val="7"/>
    <w:unhideWhenUsed/>
    <w:rsid w:val="00395E6E"/>
    <w:pPr>
      <w:numPr>
        <w:numId w:val="2"/>
      </w:numPr>
    </w:pPr>
    <w:rPr>
      <w:b/>
      <w:bCs/>
    </w:rPr>
  </w:style>
  <w:style w:type="paragraph" w:styleId="Listaconnmeros">
    <w:name w:val="List Number"/>
    <w:basedOn w:val="Normal"/>
    <w:uiPriority w:val="5"/>
    <w:unhideWhenUsed/>
    <w:pPr>
      <w:numPr>
        <w:numId w:val="1"/>
      </w:numPr>
      <w:contextualSpacing/>
    </w:pPr>
  </w:style>
  <w:style w:type="paragraph" w:styleId="Ttulo">
    <w:name w:val="Title"/>
    <w:basedOn w:val="Textomacro"/>
    <w:next w:val="Ttulo1"/>
    <w:link w:val="TtuloCar"/>
    <w:autoRedefine/>
    <w:uiPriority w:val="10"/>
    <w:unhideWhenUsed/>
    <w:rsid w:val="007E6CA7"/>
    <w:pPr>
      <w:spacing w:before="440" w:after="40" w:line="240" w:lineRule="auto"/>
      <w:contextualSpacing/>
    </w:pPr>
    <w:rPr>
      <w:rFonts w:ascii="Arial" w:eastAsiaTheme="majorEastAsia" w:hAnsi="Arial" w:cstheme="majorBidi"/>
      <w:b/>
      <w:caps/>
      <w:color w:val="000000" w:themeColor="accent1"/>
      <w:kern w:val="28"/>
      <w:sz w:val="32"/>
      <w:szCs w:val="60"/>
    </w:rPr>
  </w:style>
  <w:style w:type="character" w:customStyle="1" w:styleId="TtuloCar">
    <w:name w:val="Título Car"/>
    <w:basedOn w:val="Fuentedeprrafopredeter"/>
    <w:link w:val="Ttulo"/>
    <w:uiPriority w:val="10"/>
    <w:rsid w:val="007E6CA7"/>
    <w:rPr>
      <w:rFonts w:ascii="Arial" w:eastAsiaTheme="majorEastAsia" w:hAnsi="Arial" w:cstheme="majorBidi"/>
      <w:b/>
      <w:caps/>
      <w:color w:val="000000" w:themeColor="accent1"/>
      <w:kern w:val="28"/>
      <w:sz w:val="32"/>
      <w:szCs w:val="60"/>
    </w:rPr>
  </w:style>
  <w:style w:type="paragraph" w:styleId="Subttulo">
    <w:name w:val="Subtitle"/>
    <w:aliases w:val="NA"/>
    <w:basedOn w:val="Normal"/>
    <w:link w:val="SubttuloCar"/>
    <w:uiPriority w:val="3"/>
    <w:unhideWhenUsed/>
    <w:rsid w:val="00FD1504"/>
    <w:pPr>
      <w:numPr>
        <w:ilvl w:val="1"/>
      </w:numPr>
      <w:spacing w:before="300" w:after="40"/>
      <w:ind w:firstLine="720"/>
      <w:contextualSpacing/>
      <w:jc w:val="center"/>
    </w:pPr>
    <w:rPr>
      <w:rFonts w:asciiTheme="majorHAnsi" w:eastAsiaTheme="majorEastAsia" w:hAnsiTheme="majorHAnsi" w:cstheme="majorBidi"/>
      <w:caps/>
      <w:sz w:val="26"/>
      <w:szCs w:val="26"/>
    </w:rPr>
  </w:style>
  <w:style w:type="character" w:customStyle="1" w:styleId="SubttuloCar">
    <w:name w:val="Subtítulo Car"/>
    <w:aliases w:val="NA Car"/>
    <w:basedOn w:val="Fuentedeprrafopredeter"/>
    <w:link w:val="Subttulo"/>
    <w:uiPriority w:val="3"/>
    <w:rsid w:val="00FD1504"/>
    <w:rPr>
      <w:rFonts w:asciiTheme="majorHAnsi" w:eastAsiaTheme="majorEastAsia" w:hAnsiTheme="majorHAnsi" w:cstheme="majorBidi"/>
      <w:caps/>
      <w:sz w:val="26"/>
      <w:szCs w:val="26"/>
    </w:rPr>
  </w:style>
  <w:style w:type="paragraph" w:customStyle="1" w:styleId="Foto">
    <w:name w:val="Foto"/>
    <w:basedOn w:val="Normal"/>
    <w:uiPriority w:val="1"/>
    <w:rsid w:val="00D5413C"/>
    <w:pPr>
      <w:spacing w:before="2400" w:after="400"/>
      <w:jc w:val="center"/>
    </w:pPr>
  </w:style>
  <w:style w:type="paragraph" w:styleId="Descripcin">
    <w:name w:val="caption"/>
    <w:basedOn w:val="Normal"/>
    <w:next w:val="Normal"/>
    <w:link w:val="DescripcinCar"/>
    <w:uiPriority w:val="2"/>
    <w:unhideWhenUsed/>
    <w:rsid w:val="00A122DB"/>
    <w:rPr>
      <w:i/>
      <w:iCs/>
      <w:szCs w:val="18"/>
    </w:rPr>
  </w:style>
  <w:style w:type="character" w:customStyle="1" w:styleId="Ttulo9Car">
    <w:name w:val="Título 9 Car"/>
    <w:basedOn w:val="Fuentedeprrafopredeter"/>
    <w:link w:val="Ttulo9"/>
    <w:uiPriority w:val="4"/>
    <w:semiHidden/>
    <w:rsid w:val="00A122DB"/>
    <w:rPr>
      <w:rFonts w:asciiTheme="majorHAnsi" w:eastAsiaTheme="majorEastAsia" w:hAnsiTheme="majorHAnsi" w:cstheme="majorBidi"/>
      <w:i/>
      <w:iCs/>
      <w:color w:val="272727" w:themeColor="text1" w:themeTint="D8"/>
      <w:szCs w:val="21"/>
      <w:lang w:val="es-DO"/>
    </w:rPr>
  </w:style>
  <w:style w:type="character" w:customStyle="1" w:styleId="Ttulo8Car">
    <w:name w:val="Título 8 Car"/>
    <w:basedOn w:val="Fuentedeprrafopredeter"/>
    <w:link w:val="Ttulo8"/>
    <w:uiPriority w:val="4"/>
    <w:semiHidden/>
    <w:rsid w:val="00A122DB"/>
    <w:rPr>
      <w:rFonts w:asciiTheme="majorHAnsi" w:eastAsiaTheme="majorEastAsia" w:hAnsiTheme="majorHAnsi" w:cstheme="majorBidi"/>
      <w:color w:val="272727" w:themeColor="text1" w:themeTint="D8"/>
      <w:szCs w:val="21"/>
      <w:lang w:val="es-DO"/>
    </w:rPr>
  </w:style>
  <w:style w:type="paragraph" w:styleId="TtuloTDC">
    <w:name w:val="TOC Heading"/>
    <w:basedOn w:val="Ttulo1"/>
    <w:next w:val="Normal"/>
    <w:uiPriority w:val="39"/>
    <w:unhideWhenUsed/>
    <w:pPr>
      <w:outlineLvl w:val="9"/>
    </w:pPr>
  </w:style>
  <w:style w:type="paragraph" w:styleId="Piedepgina">
    <w:name w:val="footer"/>
    <w:basedOn w:val="Normal"/>
    <w:link w:val="PiedepginaCar"/>
    <w:uiPriority w:val="99"/>
    <w:unhideWhenUsed/>
    <w:rsid w:val="003422FF"/>
    <w:pPr>
      <w:spacing w:after="0"/>
      <w:jc w:val="right"/>
    </w:pPr>
    <w:rPr>
      <w:szCs w:val="16"/>
    </w:rPr>
  </w:style>
  <w:style w:type="character" w:customStyle="1" w:styleId="PiedepginaCar">
    <w:name w:val="Pie de página Car"/>
    <w:basedOn w:val="Fuentedeprrafopredeter"/>
    <w:link w:val="Piedepgina"/>
    <w:uiPriority w:val="99"/>
    <w:rsid w:val="003422FF"/>
    <w:rPr>
      <w:sz w:val="22"/>
      <w:szCs w:val="16"/>
    </w:rPr>
  </w:style>
  <w:style w:type="paragraph" w:styleId="TDC3">
    <w:name w:val="toc 3"/>
    <w:basedOn w:val="Normal"/>
    <w:next w:val="Normal"/>
    <w:autoRedefine/>
    <w:uiPriority w:val="39"/>
    <w:unhideWhenUsed/>
    <w:pPr>
      <w:spacing w:after="100"/>
      <w:ind w:left="400"/>
    </w:pPr>
    <w:rPr>
      <w:i/>
      <w:iCs/>
    </w:rPr>
  </w:style>
  <w:style w:type="paragraph" w:styleId="TDC1">
    <w:name w:val="toc 1"/>
    <w:basedOn w:val="Normal"/>
    <w:next w:val="Normal"/>
    <w:autoRedefine/>
    <w:uiPriority w:val="39"/>
    <w:unhideWhenUsed/>
    <w:rsid w:val="003D17A9"/>
    <w:pPr>
      <w:tabs>
        <w:tab w:val="left" w:pos="400"/>
        <w:tab w:val="right" w:leader="dot" w:pos="9016"/>
      </w:tabs>
      <w:spacing w:after="100"/>
    </w:pPr>
  </w:style>
  <w:style w:type="paragraph" w:styleId="TDC2">
    <w:name w:val="toc 2"/>
    <w:basedOn w:val="Normal"/>
    <w:next w:val="Normal"/>
    <w:autoRedefine/>
    <w:uiPriority w:val="39"/>
    <w:unhideWhenUsed/>
    <w:rsid w:val="00B9266E"/>
    <w:pPr>
      <w:tabs>
        <w:tab w:val="right" w:leader="dot" w:pos="8664"/>
      </w:tabs>
      <w:spacing w:after="100"/>
      <w:ind w:left="200"/>
    </w:pPr>
  </w:style>
  <w:style w:type="paragraph" w:styleId="Textodeglobo">
    <w:name w:val="Balloon Text"/>
    <w:basedOn w:val="Normal"/>
    <w:link w:val="TextodegloboCar"/>
    <w:uiPriority w:val="99"/>
    <w:semiHidden/>
    <w:unhideWhenUsed/>
    <w:rsid w:val="00A122DB"/>
    <w:pPr>
      <w:spacing w:after="0"/>
    </w:pPr>
    <w:rPr>
      <w:rFonts w:ascii="Tahoma" w:hAnsi="Tahoma" w:cs="Tahoma"/>
      <w:szCs w:val="16"/>
    </w:rPr>
  </w:style>
  <w:style w:type="character" w:customStyle="1" w:styleId="TextodegloboCar">
    <w:name w:val="Texto de globo Car"/>
    <w:basedOn w:val="Fuentedeprrafopredeter"/>
    <w:link w:val="Textodeglobo"/>
    <w:uiPriority w:val="99"/>
    <w:semiHidden/>
    <w:rsid w:val="00A122DB"/>
    <w:rPr>
      <w:rFonts w:ascii="Tahoma" w:hAnsi="Tahoma" w:cs="Tahoma"/>
      <w:szCs w:val="16"/>
    </w:rPr>
  </w:style>
  <w:style w:type="paragraph" w:styleId="Bibliografa">
    <w:name w:val="Bibliography"/>
    <w:basedOn w:val="Normal"/>
    <w:next w:val="Normal"/>
    <w:uiPriority w:val="39"/>
    <w:unhideWhenUsed/>
  </w:style>
  <w:style w:type="paragraph" w:styleId="Textoindependiente3">
    <w:name w:val="Body Text 3"/>
    <w:basedOn w:val="Normal"/>
    <w:link w:val="Textoindependiente3Car"/>
    <w:uiPriority w:val="99"/>
    <w:semiHidden/>
    <w:unhideWhenUsed/>
    <w:rsid w:val="00A122DB"/>
    <w:pPr>
      <w:spacing w:after="120"/>
    </w:pPr>
    <w:rPr>
      <w:szCs w:val="16"/>
    </w:rPr>
  </w:style>
  <w:style w:type="table" w:customStyle="1" w:styleId="Tabladeinforme">
    <w:name w:val="Tabla de informe"/>
    <w:basedOn w:val="Tablanormal"/>
    <w:uiPriority w:val="99"/>
    <w:pPr>
      <w:spacing w:before="60" w:after="60" w:line="240" w:lineRule="auto"/>
      <w:jc w:val="center"/>
    </w:pPr>
    <w:tblPr>
      <w:tblBorders>
        <w:top w:val="single" w:sz="4" w:space="0" w:color="000000" w:themeColor="accent1"/>
        <w:left w:val="single" w:sz="4" w:space="0" w:color="000000" w:themeColor="accent1"/>
        <w:bottom w:val="single" w:sz="4" w:space="0" w:color="000000" w:themeColor="accent1"/>
        <w:right w:val="single" w:sz="4" w:space="0" w:color="000000" w:themeColor="accent1"/>
        <w:insideH w:val="single" w:sz="4" w:space="0" w:color="000000" w:themeColor="accent1"/>
        <w:insideV w:val="single" w:sz="4" w:space="0" w:color="000000"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aconcuadrcula">
    <w:name w:val="Table Grid"/>
    <w:basedOn w:val="Tabla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2000"/>
    <w:pPr>
      <w:spacing w:after="0"/>
    </w:pPr>
  </w:style>
  <w:style w:type="character" w:customStyle="1" w:styleId="EncabezadoCar">
    <w:name w:val="Encabezado Car"/>
    <w:basedOn w:val="Fuentedeprrafopredeter"/>
    <w:link w:val="Encabezado"/>
    <w:uiPriority w:val="99"/>
    <w:rsid w:val="001A2000"/>
  </w:style>
  <w:style w:type="character" w:customStyle="1" w:styleId="Textoindependiente3Car">
    <w:name w:val="Texto independiente 3 Car"/>
    <w:basedOn w:val="Fuentedeprrafopredeter"/>
    <w:link w:val="Textoindependiente3"/>
    <w:uiPriority w:val="99"/>
    <w:semiHidden/>
    <w:rsid w:val="00A122DB"/>
    <w:rPr>
      <w:szCs w:val="16"/>
    </w:rPr>
  </w:style>
  <w:style w:type="character" w:styleId="Refdecomentario">
    <w:name w:val="annotation reference"/>
    <w:basedOn w:val="Fuentedeprrafopredeter"/>
    <w:uiPriority w:val="99"/>
    <w:semiHidden/>
    <w:unhideWhenUsed/>
    <w:rPr>
      <w:sz w:val="16"/>
      <w:szCs w:val="16"/>
    </w:rPr>
  </w:style>
  <w:style w:type="paragraph" w:styleId="Sangra3detindependiente">
    <w:name w:val="Body Text Indent 3"/>
    <w:basedOn w:val="Normal"/>
    <w:link w:val="Sangra3detindependienteCar"/>
    <w:uiPriority w:val="99"/>
    <w:semiHidden/>
    <w:unhideWhenUsed/>
    <w:rsid w:val="00A122DB"/>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A122DB"/>
    <w:rPr>
      <w:szCs w:val="16"/>
    </w:rPr>
  </w:style>
  <w:style w:type="paragraph" w:styleId="Textocomentario">
    <w:name w:val="annotation text"/>
    <w:basedOn w:val="Normal"/>
    <w:link w:val="TextocomentarioCar"/>
    <w:uiPriority w:val="99"/>
    <w:semiHidden/>
    <w:unhideWhenUsed/>
    <w:pPr>
      <w:spacing w:line="240" w:lineRule="auto"/>
    </w:pPr>
    <w:rPr>
      <w:szCs w:val="20"/>
    </w:rPr>
  </w:style>
  <w:style w:type="character" w:customStyle="1" w:styleId="TextocomentarioCar">
    <w:name w:val="Texto comentario Car"/>
    <w:basedOn w:val="Fuentedeprrafopredeter"/>
    <w:link w:val="Textocomentario"/>
    <w:uiPriority w:val="99"/>
    <w:semiHidden/>
    <w:rsid w:val="00A122DB"/>
    <w:rPr>
      <w:rFonts w:ascii="Times New Roman" w:hAnsi="Times New Roman"/>
      <w:sz w:val="20"/>
      <w:szCs w:val="20"/>
      <w:lang w:val="es-DO"/>
    </w:rPr>
  </w:style>
  <w:style w:type="paragraph" w:styleId="Asuntodelcomentario">
    <w:name w:val="annotation subject"/>
    <w:basedOn w:val="Textocomentario"/>
    <w:next w:val="Textocomentario"/>
    <w:link w:val="AsuntodelcomentarioCar"/>
    <w:uiPriority w:val="99"/>
    <w:semiHidden/>
    <w:unhideWhenUsed/>
    <w:rsid w:val="007736DA"/>
    <w:rPr>
      <w:b/>
      <w:bCs/>
    </w:rPr>
  </w:style>
  <w:style w:type="character" w:customStyle="1" w:styleId="AsuntodelcomentarioCar">
    <w:name w:val="Asunto del comentario Car"/>
    <w:basedOn w:val="TextocomentarioCar"/>
    <w:link w:val="Asuntodelcomentario"/>
    <w:uiPriority w:val="99"/>
    <w:semiHidden/>
    <w:rsid w:val="007736DA"/>
    <w:rPr>
      <w:rFonts w:ascii="Times New Roman" w:hAnsi="Times New Roman"/>
      <w:b/>
      <w:bCs/>
      <w:sz w:val="20"/>
      <w:szCs w:val="20"/>
      <w:lang w:val="es-DO"/>
    </w:rPr>
  </w:style>
  <w:style w:type="paragraph" w:styleId="Mapadeldocumento">
    <w:name w:val="Document Map"/>
    <w:basedOn w:val="Normal"/>
    <w:link w:val="MapadeldocumentoCar"/>
    <w:uiPriority w:val="99"/>
    <w:semiHidden/>
    <w:unhideWhenUsed/>
    <w:rsid w:val="00A122DB"/>
    <w:pPr>
      <w:spacing w:after="0"/>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A122DB"/>
    <w:rPr>
      <w:rFonts w:ascii="Segoe UI" w:hAnsi="Segoe UI" w:cs="Segoe UI"/>
      <w:szCs w:val="16"/>
    </w:rPr>
  </w:style>
  <w:style w:type="paragraph" w:styleId="Textonotaalfinal">
    <w:name w:val="endnote text"/>
    <w:basedOn w:val="Normal"/>
    <w:link w:val="TextonotaalfinalCar"/>
    <w:uiPriority w:val="99"/>
    <w:semiHidden/>
    <w:unhideWhenUsed/>
    <w:rsid w:val="00A122DB"/>
    <w:pPr>
      <w:spacing w:after="0"/>
    </w:pPr>
    <w:rPr>
      <w:szCs w:val="20"/>
    </w:rPr>
  </w:style>
  <w:style w:type="character" w:customStyle="1" w:styleId="TextonotaalfinalCar">
    <w:name w:val="Texto nota al final Car"/>
    <w:basedOn w:val="Fuentedeprrafopredeter"/>
    <w:link w:val="Textonotaalfinal"/>
    <w:uiPriority w:val="99"/>
    <w:semiHidden/>
    <w:rsid w:val="00A122DB"/>
    <w:rPr>
      <w:szCs w:val="20"/>
    </w:rPr>
  </w:style>
  <w:style w:type="paragraph" w:styleId="Remitedesobre">
    <w:name w:val="envelope return"/>
    <w:basedOn w:val="Normal"/>
    <w:uiPriority w:val="99"/>
    <w:semiHidden/>
    <w:unhideWhenUsed/>
    <w:rsid w:val="00A122DB"/>
    <w:pPr>
      <w:spacing w:after="0"/>
    </w:pPr>
    <w:rPr>
      <w:rFonts w:asciiTheme="majorHAnsi" w:eastAsiaTheme="majorEastAsia" w:hAnsiTheme="majorHAnsi" w:cstheme="majorBidi"/>
      <w:szCs w:val="20"/>
    </w:rPr>
  </w:style>
  <w:style w:type="paragraph" w:styleId="Textonotapie">
    <w:name w:val="footnote text"/>
    <w:basedOn w:val="Normal"/>
    <w:link w:val="TextonotapieCar"/>
    <w:uiPriority w:val="99"/>
    <w:semiHidden/>
    <w:unhideWhenUsed/>
    <w:rsid w:val="00A122DB"/>
    <w:pPr>
      <w:spacing w:after="0"/>
    </w:pPr>
    <w:rPr>
      <w:szCs w:val="20"/>
    </w:rPr>
  </w:style>
  <w:style w:type="character" w:customStyle="1" w:styleId="TextonotapieCar">
    <w:name w:val="Texto nota pie Car"/>
    <w:basedOn w:val="Fuentedeprrafopredeter"/>
    <w:link w:val="Textonotapie"/>
    <w:uiPriority w:val="99"/>
    <w:semiHidden/>
    <w:rsid w:val="00A122DB"/>
    <w:rPr>
      <w:szCs w:val="20"/>
    </w:rPr>
  </w:style>
  <w:style w:type="character" w:styleId="CdigoHTML">
    <w:name w:val="HTML Code"/>
    <w:basedOn w:val="Fuentedeprrafopredeter"/>
    <w:uiPriority w:val="99"/>
    <w:semiHidden/>
    <w:unhideWhenUsed/>
    <w:rsid w:val="00A122DB"/>
    <w:rPr>
      <w:rFonts w:ascii="Consolas" w:hAnsi="Consolas"/>
      <w:sz w:val="22"/>
      <w:szCs w:val="20"/>
    </w:rPr>
  </w:style>
  <w:style w:type="paragraph" w:styleId="HTMLconformatoprevio">
    <w:name w:val="HTML Preformatted"/>
    <w:basedOn w:val="Normal"/>
    <w:link w:val="HTMLconformatoprevioCar"/>
    <w:uiPriority w:val="99"/>
    <w:semiHidden/>
    <w:unhideWhenUsed/>
    <w:rsid w:val="00A122DB"/>
    <w:pPr>
      <w:spacing w:after="0"/>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A122DB"/>
    <w:rPr>
      <w:rFonts w:ascii="Consolas" w:hAnsi="Consolas"/>
      <w:szCs w:val="20"/>
    </w:rPr>
  </w:style>
  <w:style w:type="character" w:styleId="TecladoHTML">
    <w:name w:val="HTML Keyboard"/>
    <w:basedOn w:val="Fuentedeprrafopredeter"/>
    <w:uiPriority w:val="99"/>
    <w:semiHidden/>
    <w:unhideWhenUsed/>
    <w:rsid w:val="00A122DB"/>
    <w:rPr>
      <w:rFonts w:ascii="Consolas" w:hAnsi="Consolas"/>
      <w:sz w:val="22"/>
      <w:szCs w:val="20"/>
    </w:rPr>
  </w:style>
  <w:style w:type="character" w:styleId="MquinadeescribirHTML">
    <w:name w:val="HTML Typewriter"/>
    <w:basedOn w:val="Fuentedeprrafopredeter"/>
    <w:uiPriority w:val="99"/>
    <w:semiHidden/>
    <w:unhideWhenUsed/>
    <w:rsid w:val="00A122DB"/>
    <w:rPr>
      <w:rFonts w:ascii="Consolas" w:hAnsi="Consolas"/>
      <w:sz w:val="22"/>
      <w:szCs w:val="20"/>
    </w:rPr>
  </w:style>
  <w:style w:type="paragraph" w:styleId="Textomacro">
    <w:name w:val="macro"/>
    <w:link w:val="TextomacroC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omacroCar">
    <w:name w:val="Texto macro Car"/>
    <w:basedOn w:val="Fuentedeprrafopredeter"/>
    <w:link w:val="Textomacro"/>
    <w:uiPriority w:val="99"/>
    <w:semiHidden/>
    <w:rsid w:val="00A122DB"/>
    <w:rPr>
      <w:rFonts w:ascii="Consolas" w:hAnsi="Consolas"/>
      <w:szCs w:val="20"/>
    </w:rPr>
  </w:style>
  <w:style w:type="paragraph" w:styleId="Textosinformato">
    <w:name w:val="Plain Text"/>
    <w:basedOn w:val="Normal"/>
    <w:link w:val="TextosinformatoCar"/>
    <w:uiPriority w:val="99"/>
    <w:semiHidden/>
    <w:unhideWhenUsed/>
    <w:rsid w:val="00A122DB"/>
    <w:pPr>
      <w:spacing w:after="0"/>
    </w:pPr>
    <w:rPr>
      <w:rFonts w:ascii="Consolas" w:hAnsi="Consolas"/>
      <w:szCs w:val="21"/>
    </w:rPr>
  </w:style>
  <w:style w:type="character" w:customStyle="1" w:styleId="TextosinformatoCar">
    <w:name w:val="Texto sin formato Car"/>
    <w:basedOn w:val="Fuentedeprrafopredeter"/>
    <w:link w:val="Textosinformato"/>
    <w:uiPriority w:val="99"/>
    <w:semiHidden/>
    <w:rsid w:val="00A122DB"/>
    <w:rPr>
      <w:rFonts w:ascii="Consolas" w:hAnsi="Consolas"/>
      <w:szCs w:val="21"/>
    </w:rPr>
  </w:style>
  <w:style w:type="character" w:styleId="Textodelmarcadordeposicin">
    <w:name w:val="Placeholder Text"/>
    <w:basedOn w:val="Fuentedeprrafopredeter"/>
    <w:uiPriority w:val="99"/>
    <w:semiHidden/>
    <w:rsid w:val="00A122DB"/>
    <w:rPr>
      <w:color w:val="595959" w:themeColor="text1" w:themeTint="A6"/>
    </w:rPr>
  </w:style>
  <w:style w:type="character" w:styleId="Hipervnculo">
    <w:name w:val="Hyperlink"/>
    <w:basedOn w:val="Fuentedeprrafopredeter"/>
    <w:uiPriority w:val="99"/>
    <w:unhideWhenUsed/>
    <w:rsid w:val="00DC4AE7"/>
    <w:rPr>
      <w:color w:val="467886" w:themeColor="hyperlink"/>
      <w:u w:val="single"/>
    </w:rPr>
  </w:style>
  <w:style w:type="character" w:styleId="Mencinsinresolver">
    <w:name w:val="Unresolved Mention"/>
    <w:basedOn w:val="Fuentedeprrafopredeter"/>
    <w:uiPriority w:val="99"/>
    <w:semiHidden/>
    <w:unhideWhenUsed/>
    <w:rsid w:val="00231733"/>
    <w:rPr>
      <w:color w:val="605E5C"/>
      <w:shd w:val="clear" w:color="auto" w:fill="E1DFDD"/>
    </w:rPr>
  </w:style>
  <w:style w:type="character" w:customStyle="1" w:styleId="Ttulo4Car">
    <w:name w:val="Título 4 Car"/>
    <w:aliases w:val="Sub título 3 Car"/>
    <w:basedOn w:val="Fuentedeprrafopredeter"/>
    <w:link w:val="Ttulo4"/>
    <w:uiPriority w:val="4"/>
    <w:rsid w:val="00574793"/>
    <w:rPr>
      <w:rFonts w:ascii="Times New Roman" w:eastAsiaTheme="majorEastAsia" w:hAnsi="Times New Roman" w:cstheme="majorBidi"/>
      <w:b/>
      <w:bCs/>
      <w:iCs/>
      <w:color w:val="000000" w:themeColor="accent1" w:themeShade="BF"/>
      <w:sz w:val="28"/>
      <w:lang w:val="es-DO"/>
    </w:rPr>
  </w:style>
  <w:style w:type="paragraph" w:styleId="Revisin">
    <w:name w:val="Revision"/>
    <w:hidden/>
    <w:uiPriority w:val="99"/>
    <w:semiHidden/>
    <w:rsid w:val="00FB3B8F"/>
    <w:pPr>
      <w:spacing w:before="0" w:after="0" w:line="240" w:lineRule="auto"/>
    </w:pPr>
    <w:rPr>
      <w:rFonts w:ascii="Times New Roman" w:hAnsi="Times New Roman"/>
    </w:rPr>
  </w:style>
  <w:style w:type="character" w:customStyle="1" w:styleId="Ttulo7Car">
    <w:name w:val="Título 7 Car"/>
    <w:basedOn w:val="Fuentedeprrafopredeter"/>
    <w:link w:val="Ttulo7"/>
    <w:uiPriority w:val="4"/>
    <w:semiHidden/>
    <w:rsid w:val="00362D91"/>
    <w:rPr>
      <w:rFonts w:asciiTheme="majorHAnsi" w:eastAsiaTheme="majorEastAsia" w:hAnsiTheme="majorHAnsi" w:cstheme="majorBidi"/>
      <w:i/>
      <w:iCs/>
      <w:color w:val="000000" w:themeColor="accent1" w:themeShade="7F"/>
      <w:lang w:val="es-DO"/>
    </w:rPr>
  </w:style>
  <w:style w:type="paragraph" w:styleId="Prrafodelista">
    <w:name w:val="List Paragraph"/>
    <w:basedOn w:val="Normal"/>
    <w:uiPriority w:val="1"/>
    <w:rsid w:val="00362D91"/>
    <w:pPr>
      <w:ind w:left="720"/>
      <w:contextualSpacing/>
    </w:pPr>
  </w:style>
  <w:style w:type="character" w:customStyle="1" w:styleId="ListaconvietasCar">
    <w:name w:val="Lista con viñetas Car"/>
    <w:basedOn w:val="Fuentedeprrafopredeter"/>
    <w:link w:val="Listaconvietas"/>
    <w:uiPriority w:val="7"/>
    <w:rsid w:val="00395E6E"/>
    <w:rPr>
      <w:rFonts w:ascii="Times New Roman" w:hAnsi="Times New Roman"/>
      <w:b/>
      <w:bCs/>
      <w:lang w:val="es-DO"/>
    </w:rPr>
  </w:style>
  <w:style w:type="character" w:customStyle="1" w:styleId="Estilo1Car">
    <w:name w:val="Estilo1 Car"/>
    <w:basedOn w:val="ListaconvietasCar"/>
    <w:link w:val="Estilo10"/>
    <w:rsid w:val="0013570C"/>
    <w:rPr>
      <w:rFonts w:ascii="Arial" w:hAnsi="Arial"/>
      <w:b/>
      <w:bCs/>
      <w:lang w:val="es-DO"/>
    </w:rPr>
  </w:style>
  <w:style w:type="paragraph" w:customStyle="1" w:styleId="Estilo2">
    <w:name w:val="Estilo2"/>
    <w:basedOn w:val="Listaconvietas"/>
    <w:autoRedefine/>
    <w:rsid w:val="00262E41"/>
  </w:style>
  <w:style w:type="character" w:styleId="Mencionar">
    <w:name w:val="Mention"/>
    <w:basedOn w:val="Fuentedeprrafopredeter"/>
    <w:uiPriority w:val="99"/>
    <w:unhideWhenUsed/>
    <w:rsid w:val="00B13593"/>
    <w:rPr>
      <w:color w:val="2B579A"/>
      <w:shd w:val="clear" w:color="auto" w:fill="E1DFDD"/>
    </w:rPr>
  </w:style>
  <w:style w:type="character" w:styleId="Fuerte">
    <w:name w:val="Strong"/>
    <w:basedOn w:val="Fuentedeprrafopredeter"/>
    <w:uiPriority w:val="22"/>
    <w:qFormat/>
    <w:rsid w:val="00636EEC"/>
    <w:rPr>
      <w:b/>
      <w:bCs/>
    </w:rPr>
  </w:style>
  <w:style w:type="character" w:styleId="Hipervnculovisitado">
    <w:name w:val="FollowedHyperlink"/>
    <w:basedOn w:val="Fuentedeprrafopredeter"/>
    <w:uiPriority w:val="99"/>
    <w:semiHidden/>
    <w:unhideWhenUsed/>
    <w:rsid w:val="007D2232"/>
    <w:rPr>
      <w:color w:val="96607D" w:themeColor="followedHyperlink"/>
      <w:u w:val="single"/>
    </w:rPr>
  </w:style>
  <w:style w:type="paragraph" w:styleId="NormalWeb">
    <w:name w:val="Normal (Web)"/>
    <w:basedOn w:val="Normal"/>
    <w:uiPriority w:val="99"/>
    <w:semiHidden/>
    <w:unhideWhenUsed/>
    <w:rsid w:val="00137017"/>
    <w:rPr>
      <w:rFonts w:cs="Times New Roman"/>
      <w:szCs w:val="24"/>
    </w:rPr>
  </w:style>
  <w:style w:type="paragraph" w:styleId="Textoindependiente">
    <w:name w:val="Body Text"/>
    <w:basedOn w:val="Normal"/>
    <w:link w:val="TextoindependienteCar"/>
    <w:uiPriority w:val="1"/>
    <w:unhideWhenUsed/>
    <w:rsid w:val="006031B2"/>
    <w:pPr>
      <w:spacing w:after="120"/>
    </w:pPr>
  </w:style>
  <w:style w:type="character" w:customStyle="1" w:styleId="TextoindependienteCar">
    <w:name w:val="Texto independiente Car"/>
    <w:basedOn w:val="Fuentedeprrafopredeter"/>
    <w:link w:val="Textoindependiente"/>
    <w:uiPriority w:val="1"/>
    <w:rsid w:val="006031B2"/>
    <w:rPr>
      <w:rFonts w:ascii="Times New Roman" w:hAnsi="Times New Roman"/>
      <w:sz w:val="24"/>
      <w:lang w:val="es-DO"/>
    </w:rPr>
  </w:style>
  <w:style w:type="paragraph" w:customStyle="1" w:styleId="TableParagraph">
    <w:name w:val="Table Paragraph"/>
    <w:basedOn w:val="Normal"/>
    <w:uiPriority w:val="1"/>
    <w:qFormat/>
    <w:rsid w:val="006031B2"/>
    <w:pPr>
      <w:widowControl w:val="0"/>
      <w:autoSpaceDE w:val="0"/>
      <w:autoSpaceDN w:val="0"/>
      <w:spacing w:before="105" w:after="0"/>
    </w:pPr>
    <w:rPr>
      <w:rFonts w:ascii="Arial MT" w:eastAsia="Arial MT" w:hAnsi="Arial MT" w:cs="Arial MT"/>
      <w:color w:val="auto"/>
      <w:lang w:val="es-ES" w:eastAsia="en-US"/>
    </w:rPr>
  </w:style>
  <w:style w:type="paragraph" w:customStyle="1" w:styleId="my-2">
    <w:name w:val="my-2"/>
    <w:basedOn w:val="Normal"/>
    <w:rsid w:val="00320E8A"/>
    <w:pPr>
      <w:spacing w:before="100" w:beforeAutospacing="1" w:after="100" w:afterAutospacing="1"/>
    </w:pPr>
    <w:rPr>
      <w:rFonts w:eastAsia="Times New Roman" w:cs="Times New Roman"/>
      <w:color w:val="auto"/>
      <w:szCs w:val="24"/>
      <w:lang w:val="es-US" w:eastAsia="es-US"/>
    </w:rPr>
  </w:style>
  <w:style w:type="table" w:styleId="Tablaconcuadrculaclara">
    <w:name w:val="Grid Table Light"/>
    <w:basedOn w:val="Tablanormal"/>
    <w:uiPriority w:val="45"/>
    <w:rsid w:val="00AF25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4">
    <w:name w:val="toc 4"/>
    <w:basedOn w:val="Normal"/>
    <w:next w:val="Normal"/>
    <w:autoRedefine/>
    <w:uiPriority w:val="39"/>
    <w:unhideWhenUsed/>
    <w:rsid w:val="00510BBF"/>
    <w:pPr>
      <w:spacing w:after="100" w:line="278" w:lineRule="auto"/>
      <w:ind w:left="720"/>
    </w:pPr>
    <w:rPr>
      <w:rFonts w:asciiTheme="minorHAnsi" w:hAnsiTheme="minorHAnsi"/>
      <w:color w:val="auto"/>
      <w:kern w:val="2"/>
      <w:szCs w:val="24"/>
      <w:lang w:val="es-US" w:eastAsia="es-US"/>
      <w14:ligatures w14:val="standardContextual"/>
    </w:rPr>
  </w:style>
  <w:style w:type="paragraph" w:styleId="TDC5">
    <w:name w:val="toc 5"/>
    <w:basedOn w:val="Normal"/>
    <w:next w:val="Normal"/>
    <w:autoRedefine/>
    <w:uiPriority w:val="39"/>
    <w:unhideWhenUsed/>
    <w:rsid w:val="00510BBF"/>
    <w:pPr>
      <w:spacing w:after="100" w:line="278" w:lineRule="auto"/>
      <w:ind w:left="960"/>
    </w:pPr>
    <w:rPr>
      <w:rFonts w:asciiTheme="minorHAnsi" w:hAnsiTheme="minorHAnsi"/>
      <w:color w:val="auto"/>
      <w:kern w:val="2"/>
      <w:szCs w:val="24"/>
      <w:lang w:val="es-US" w:eastAsia="es-US"/>
      <w14:ligatures w14:val="standardContextual"/>
    </w:rPr>
  </w:style>
  <w:style w:type="paragraph" w:styleId="TDC6">
    <w:name w:val="toc 6"/>
    <w:basedOn w:val="Normal"/>
    <w:next w:val="Normal"/>
    <w:autoRedefine/>
    <w:uiPriority w:val="39"/>
    <w:unhideWhenUsed/>
    <w:rsid w:val="00510BBF"/>
    <w:pPr>
      <w:spacing w:after="100" w:line="278" w:lineRule="auto"/>
      <w:ind w:left="1200"/>
    </w:pPr>
    <w:rPr>
      <w:rFonts w:asciiTheme="minorHAnsi" w:hAnsiTheme="minorHAnsi"/>
      <w:color w:val="auto"/>
      <w:kern w:val="2"/>
      <w:szCs w:val="24"/>
      <w:lang w:val="es-US" w:eastAsia="es-US"/>
      <w14:ligatures w14:val="standardContextual"/>
    </w:rPr>
  </w:style>
  <w:style w:type="paragraph" w:styleId="TDC7">
    <w:name w:val="toc 7"/>
    <w:basedOn w:val="Normal"/>
    <w:next w:val="Normal"/>
    <w:autoRedefine/>
    <w:uiPriority w:val="39"/>
    <w:unhideWhenUsed/>
    <w:rsid w:val="00510BBF"/>
    <w:pPr>
      <w:spacing w:after="100" w:line="278" w:lineRule="auto"/>
      <w:ind w:left="1440"/>
    </w:pPr>
    <w:rPr>
      <w:rFonts w:asciiTheme="minorHAnsi" w:hAnsiTheme="minorHAnsi"/>
      <w:color w:val="auto"/>
      <w:kern w:val="2"/>
      <w:szCs w:val="24"/>
      <w:lang w:val="es-US" w:eastAsia="es-US"/>
      <w14:ligatures w14:val="standardContextual"/>
    </w:rPr>
  </w:style>
  <w:style w:type="paragraph" w:styleId="TDC8">
    <w:name w:val="toc 8"/>
    <w:basedOn w:val="Normal"/>
    <w:next w:val="Normal"/>
    <w:autoRedefine/>
    <w:uiPriority w:val="39"/>
    <w:unhideWhenUsed/>
    <w:rsid w:val="00510BBF"/>
    <w:pPr>
      <w:spacing w:after="100" w:line="278" w:lineRule="auto"/>
      <w:ind w:left="1680"/>
    </w:pPr>
    <w:rPr>
      <w:rFonts w:asciiTheme="minorHAnsi" w:hAnsiTheme="minorHAnsi"/>
      <w:color w:val="auto"/>
      <w:kern w:val="2"/>
      <w:szCs w:val="24"/>
      <w:lang w:val="es-US" w:eastAsia="es-US"/>
      <w14:ligatures w14:val="standardContextual"/>
    </w:rPr>
  </w:style>
  <w:style w:type="paragraph" w:styleId="TDC9">
    <w:name w:val="toc 9"/>
    <w:basedOn w:val="Normal"/>
    <w:next w:val="Normal"/>
    <w:autoRedefine/>
    <w:uiPriority w:val="39"/>
    <w:unhideWhenUsed/>
    <w:rsid w:val="00510BBF"/>
    <w:pPr>
      <w:spacing w:after="100" w:line="278" w:lineRule="auto"/>
      <w:ind w:left="1920"/>
    </w:pPr>
    <w:rPr>
      <w:rFonts w:asciiTheme="minorHAnsi" w:hAnsiTheme="minorHAnsi"/>
      <w:color w:val="auto"/>
      <w:kern w:val="2"/>
      <w:szCs w:val="24"/>
      <w:lang w:val="es-US" w:eastAsia="es-US"/>
      <w14:ligatures w14:val="standardContextual"/>
    </w:rPr>
  </w:style>
  <w:style w:type="table" w:styleId="Tablanormal1">
    <w:name w:val="Plain Table 1"/>
    <w:basedOn w:val="Tablanormal"/>
    <w:uiPriority w:val="40"/>
    <w:rsid w:val="00D07E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g-star-inserted">
    <w:name w:val="ng-star-inserted"/>
    <w:basedOn w:val="Normal"/>
    <w:rsid w:val="00B9178E"/>
    <w:pPr>
      <w:spacing w:before="100" w:beforeAutospacing="1" w:after="100" w:afterAutospacing="1"/>
    </w:pPr>
    <w:rPr>
      <w:rFonts w:eastAsia="Times New Roman" w:cs="Times New Roman"/>
      <w:color w:val="auto"/>
      <w:szCs w:val="24"/>
      <w:lang w:val="es-US" w:eastAsia="es-US"/>
    </w:rPr>
  </w:style>
  <w:style w:type="character" w:customStyle="1" w:styleId="ng-star-inserted1">
    <w:name w:val="ng-star-inserted1"/>
    <w:basedOn w:val="Fuentedeprrafopredeter"/>
    <w:rsid w:val="00B9178E"/>
  </w:style>
  <w:style w:type="table" w:styleId="Tablanormal2">
    <w:name w:val="Plain Table 2"/>
    <w:basedOn w:val="Tablanormal"/>
    <w:uiPriority w:val="42"/>
    <w:rsid w:val="006A45A5"/>
    <w:pPr>
      <w:spacing w:after="0" w:line="240" w:lineRule="auto"/>
    </w:pPr>
    <w:rPr>
      <w:rFonts w:asciiTheme="majorHAnsi" w:hAnsiTheme="majorHAnsi"/>
      <w:sz w:val="20"/>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Cuadrculaclara-nfasis1">
    <w:name w:val="Light Grid Accent 1"/>
    <w:basedOn w:val="Tablanormal"/>
    <w:uiPriority w:val="62"/>
    <w:rsid w:val="00AA6DED"/>
    <w:pPr>
      <w:spacing w:before="0" w:after="0" w:line="240" w:lineRule="auto"/>
    </w:pPr>
    <w:rPr>
      <w:color w:val="auto"/>
      <w:lang w:val="en-US" w:eastAsia="en-US"/>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shd w:val="clear" w:color="auto" w:fill="C0C0C0" w:themeFill="accent1" w:themeFillTint="3F"/>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shd w:val="clear" w:color="auto" w:fill="C0C0C0" w:themeFill="accent1" w:themeFillTint="3F"/>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Tabladelista1clara-nfasis1">
    <w:name w:val="List Table 1 Light Accent 1"/>
    <w:basedOn w:val="Tablanormal"/>
    <w:uiPriority w:val="46"/>
    <w:rsid w:val="00AA6DED"/>
    <w:pPr>
      <w:spacing w:after="0" w:line="240" w:lineRule="auto"/>
    </w:pPr>
    <w:tblPr>
      <w:tblStyleRowBandSize w:val="1"/>
      <w:tblStyleColBandSize w:val="1"/>
    </w:tblPr>
    <w:tblStylePr w:type="firstRow">
      <w:rPr>
        <w:b/>
        <w:bCs/>
      </w:rPr>
      <w:tblPr/>
      <w:tcPr>
        <w:tcBorders>
          <w:bottom w:val="single" w:sz="4" w:space="0" w:color="666666" w:themeColor="accent1" w:themeTint="99"/>
        </w:tcBorders>
      </w:tcPr>
    </w:tblStylePr>
    <w:tblStylePr w:type="lastRow">
      <w:rPr>
        <w:b/>
        <w:bCs/>
      </w:rPr>
      <w:tblPr/>
      <w:tcPr>
        <w:tcBorders>
          <w:top w:val="single" w:sz="4" w:space="0" w:color="666666" w:themeColor="accent1" w:themeTint="99"/>
        </w:tcBorders>
      </w:tcPr>
    </w:tblStylePr>
    <w:tblStylePr w:type="firstCol">
      <w:rPr>
        <w:b/>
        <w:bCs/>
      </w:rPr>
    </w:tblStylePr>
    <w:tblStylePr w:type="lastCol">
      <w:rPr>
        <w:b/>
        <w:bCs/>
      </w:rPr>
    </w:tblStylePr>
    <w:tblStylePr w:type="band1Vert">
      <w:tblPr/>
      <w:tcPr>
        <w:shd w:val="clear" w:color="auto" w:fill="CCCCCC" w:themeFill="accent1" w:themeFillTint="33"/>
      </w:tcPr>
    </w:tblStylePr>
    <w:tblStylePr w:type="band1Horz">
      <w:tblPr/>
      <w:tcPr>
        <w:shd w:val="clear" w:color="auto" w:fill="CCCCCC" w:themeFill="accent1" w:themeFillTint="33"/>
      </w:tcPr>
    </w:tblStylePr>
  </w:style>
  <w:style w:type="table" w:styleId="Tablaconcuadrcula1clara-nfasis1">
    <w:name w:val="Grid Table 1 Light Accent 1"/>
    <w:basedOn w:val="Tablanormal"/>
    <w:uiPriority w:val="46"/>
    <w:rsid w:val="00AA6DED"/>
    <w:pPr>
      <w:spacing w:after="0" w:line="240" w:lineRule="auto"/>
    </w:pPr>
    <w:tblPr>
      <w:tblStyleRowBandSize w:val="1"/>
      <w:tblStyleColBandSize w:val="1"/>
      <w:tblBorders>
        <w:top w:val="single" w:sz="4" w:space="0" w:color="999999" w:themeColor="accent1" w:themeTint="66"/>
        <w:left w:val="single" w:sz="4" w:space="0" w:color="999999" w:themeColor="accent1" w:themeTint="66"/>
        <w:bottom w:val="single" w:sz="4" w:space="0" w:color="999999" w:themeColor="accent1" w:themeTint="66"/>
        <w:right w:val="single" w:sz="4" w:space="0" w:color="999999" w:themeColor="accent1" w:themeTint="66"/>
        <w:insideH w:val="single" w:sz="4" w:space="0" w:color="999999" w:themeColor="accent1" w:themeTint="66"/>
        <w:insideV w:val="single" w:sz="4" w:space="0" w:color="999999" w:themeColor="accent1" w:themeTint="66"/>
      </w:tblBorders>
    </w:tblPr>
    <w:tblStylePr w:type="firstRow">
      <w:rPr>
        <w:b/>
        <w:bCs/>
      </w:rPr>
      <w:tblPr/>
      <w:tcPr>
        <w:tcBorders>
          <w:bottom w:val="single" w:sz="12" w:space="0" w:color="666666" w:themeColor="accent1" w:themeTint="99"/>
        </w:tcBorders>
      </w:tcPr>
    </w:tblStylePr>
    <w:tblStylePr w:type="lastRow">
      <w:rPr>
        <w:b/>
        <w:bCs/>
      </w:rPr>
      <w:tblPr/>
      <w:tcPr>
        <w:tcBorders>
          <w:top w:val="double" w:sz="2" w:space="0" w:color="666666" w:themeColor="accent1" w:themeTint="99"/>
        </w:tcBorders>
      </w:tcPr>
    </w:tblStylePr>
    <w:tblStylePr w:type="firstCol">
      <w:rPr>
        <w:b/>
        <w:bCs/>
      </w:rPr>
    </w:tblStylePr>
    <w:tblStylePr w:type="lastCol">
      <w:rPr>
        <w:b/>
        <w:bCs/>
      </w:rPr>
    </w:tblStylePr>
  </w:style>
  <w:style w:type="table" w:styleId="Tablaconcuadrcula3-nfasis1">
    <w:name w:val="Grid Table 3 Accent 1"/>
    <w:basedOn w:val="Tablanormal"/>
    <w:uiPriority w:val="48"/>
    <w:rsid w:val="00AA6DED"/>
    <w:pPr>
      <w:spacing w:after="0" w:line="240" w:lineRule="auto"/>
    </w:pPr>
    <w:tblPr>
      <w:tblStyleRowBandSize w:val="1"/>
      <w:tblStyleColBandSize w:val="1"/>
      <w:tblBorders>
        <w:top w:val="single" w:sz="4" w:space="0" w:color="666666" w:themeColor="accent1" w:themeTint="99"/>
        <w:left w:val="single" w:sz="4" w:space="0" w:color="666666" w:themeColor="accent1" w:themeTint="99"/>
        <w:bottom w:val="single" w:sz="4" w:space="0" w:color="666666" w:themeColor="accent1" w:themeTint="99"/>
        <w:right w:val="single" w:sz="4" w:space="0" w:color="666666" w:themeColor="accent1" w:themeTint="99"/>
        <w:insideH w:val="single" w:sz="4" w:space="0" w:color="666666" w:themeColor="accent1" w:themeTint="99"/>
        <w:insideV w:val="single" w:sz="4" w:space="0" w:color="66666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1" w:themeFillTint="33"/>
      </w:tcPr>
    </w:tblStylePr>
    <w:tblStylePr w:type="band1Horz">
      <w:tblPr/>
      <w:tcPr>
        <w:shd w:val="clear" w:color="auto" w:fill="CCCCCC" w:themeFill="accent1" w:themeFillTint="33"/>
      </w:tcPr>
    </w:tblStylePr>
    <w:tblStylePr w:type="neCell">
      <w:tblPr/>
      <w:tcPr>
        <w:tcBorders>
          <w:bottom w:val="single" w:sz="4" w:space="0" w:color="666666" w:themeColor="accent1" w:themeTint="99"/>
        </w:tcBorders>
      </w:tcPr>
    </w:tblStylePr>
    <w:tblStylePr w:type="nwCell">
      <w:tblPr/>
      <w:tcPr>
        <w:tcBorders>
          <w:bottom w:val="single" w:sz="4" w:space="0" w:color="666666" w:themeColor="accent1" w:themeTint="99"/>
        </w:tcBorders>
      </w:tcPr>
    </w:tblStylePr>
    <w:tblStylePr w:type="seCell">
      <w:tblPr/>
      <w:tcPr>
        <w:tcBorders>
          <w:top w:val="single" w:sz="4" w:space="0" w:color="666666" w:themeColor="accent1" w:themeTint="99"/>
        </w:tcBorders>
      </w:tcPr>
    </w:tblStylePr>
    <w:tblStylePr w:type="swCell">
      <w:tblPr/>
      <w:tcPr>
        <w:tcBorders>
          <w:top w:val="single" w:sz="4" w:space="0" w:color="666666" w:themeColor="accent1" w:themeTint="99"/>
        </w:tcBorders>
      </w:tcPr>
    </w:tblStylePr>
  </w:style>
  <w:style w:type="table" w:styleId="Tabladecuadrcula2">
    <w:name w:val="Grid Table 2"/>
    <w:basedOn w:val="Tablanormal"/>
    <w:uiPriority w:val="47"/>
    <w:rsid w:val="00AA6DE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3-nfasis2">
    <w:name w:val="Grid Table 3 Accent 2"/>
    <w:basedOn w:val="Tablanormal"/>
    <w:uiPriority w:val="48"/>
    <w:rsid w:val="00AA6DED"/>
    <w:pPr>
      <w:spacing w:after="0" w:line="240" w:lineRule="auto"/>
    </w:pPr>
    <w:tblPr>
      <w:tblStyleRowBandSize w:val="1"/>
      <w:tblStyleColBandSize w:val="1"/>
      <w:tblBorders>
        <w:top w:val="single" w:sz="4" w:space="0" w:color="666666" w:themeColor="accent2" w:themeTint="99"/>
        <w:left w:val="single" w:sz="4" w:space="0" w:color="666666" w:themeColor="accent2" w:themeTint="99"/>
        <w:bottom w:val="single" w:sz="4" w:space="0" w:color="666666" w:themeColor="accent2" w:themeTint="99"/>
        <w:right w:val="single" w:sz="4" w:space="0" w:color="666666" w:themeColor="accent2" w:themeTint="99"/>
        <w:insideH w:val="single" w:sz="4" w:space="0" w:color="666666" w:themeColor="accent2" w:themeTint="99"/>
        <w:insideV w:val="single" w:sz="4" w:space="0" w:color="66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2" w:themeFillTint="33"/>
      </w:tcPr>
    </w:tblStylePr>
    <w:tblStylePr w:type="band1Horz">
      <w:tblPr/>
      <w:tcPr>
        <w:shd w:val="clear" w:color="auto" w:fill="CCCCCC" w:themeFill="accent2" w:themeFillTint="33"/>
      </w:tcPr>
    </w:tblStylePr>
    <w:tblStylePr w:type="neCell">
      <w:tblPr/>
      <w:tcPr>
        <w:tcBorders>
          <w:bottom w:val="single" w:sz="4" w:space="0" w:color="666666" w:themeColor="accent2" w:themeTint="99"/>
        </w:tcBorders>
      </w:tcPr>
    </w:tblStylePr>
    <w:tblStylePr w:type="nwCell">
      <w:tblPr/>
      <w:tcPr>
        <w:tcBorders>
          <w:bottom w:val="single" w:sz="4" w:space="0" w:color="666666" w:themeColor="accent2" w:themeTint="99"/>
        </w:tcBorders>
      </w:tcPr>
    </w:tblStylePr>
    <w:tblStylePr w:type="seCell">
      <w:tblPr/>
      <w:tcPr>
        <w:tcBorders>
          <w:top w:val="single" w:sz="4" w:space="0" w:color="666666" w:themeColor="accent2" w:themeTint="99"/>
        </w:tcBorders>
      </w:tcPr>
    </w:tblStylePr>
    <w:tblStylePr w:type="swCell">
      <w:tblPr/>
      <w:tcPr>
        <w:tcBorders>
          <w:top w:val="single" w:sz="4" w:space="0" w:color="666666" w:themeColor="accent2" w:themeTint="99"/>
        </w:tcBorders>
      </w:tcPr>
    </w:tblStylePr>
  </w:style>
  <w:style w:type="table" w:styleId="Tablaconcuadrcula3-nfasis3">
    <w:name w:val="Grid Table 3 Accent 3"/>
    <w:basedOn w:val="Tablanormal"/>
    <w:uiPriority w:val="48"/>
    <w:rsid w:val="00AA6DED"/>
    <w:pPr>
      <w:spacing w:after="0" w:line="240" w:lineRule="auto"/>
    </w:pPr>
    <w:tblPr>
      <w:tblStyleRowBandSize w:val="1"/>
      <w:tblStyleColBandSize w:val="1"/>
      <w:tblBorders>
        <w:top w:val="single" w:sz="4" w:space="0" w:color="666666" w:themeColor="accent3" w:themeTint="99"/>
        <w:left w:val="single" w:sz="4" w:space="0" w:color="666666" w:themeColor="accent3" w:themeTint="99"/>
        <w:bottom w:val="single" w:sz="4" w:space="0" w:color="666666" w:themeColor="accent3" w:themeTint="99"/>
        <w:right w:val="single" w:sz="4" w:space="0" w:color="666666" w:themeColor="accent3" w:themeTint="99"/>
        <w:insideH w:val="single" w:sz="4" w:space="0" w:color="666666" w:themeColor="accent3" w:themeTint="99"/>
        <w:insideV w:val="single" w:sz="4" w:space="0" w:color="66666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3" w:themeFillTint="33"/>
      </w:tcPr>
    </w:tblStylePr>
    <w:tblStylePr w:type="band1Horz">
      <w:tblPr/>
      <w:tcPr>
        <w:shd w:val="clear" w:color="auto" w:fill="CCCCCC" w:themeFill="accent3" w:themeFillTint="33"/>
      </w:tcPr>
    </w:tblStylePr>
    <w:tblStylePr w:type="neCell">
      <w:tblPr/>
      <w:tcPr>
        <w:tcBorders>
          <w:bottom w:val="single" w:sz="4" w:space="0" w:color="666666" w:themeColor="accent3" w:themeTint="99"/>
        </w:tcBorders>
      </w:tcPr>
    </w:tblStylePr>
    <w:tblStylePr w:type="nwCell">
      <w:tblPr/>
      <w:tcPr>
        <w:tcBorders>
          <w:bottom w:val="single" w:sz="4" w:space="0" w:color="666666" w:themeColor="accent3" w:themeTint="99"/>
        </w:tcBorders>
      </w:tcPr>
    </w:tblStylePr>
    <w:tblStylePr w:type="seCell">
      <w:tblPr/>
      <w:tcPr>
        <w:tcBorders>
          <w:top w:val="single" w:sz="4" w:space="0" w:color="666666" w:themeColor="accent3" w:themeTint="99"/>
        </w:tcBorders>
      </w:tcPr>
    </w:tblStylePr>
    <w:tblStylePr w:type="swCell">
      <w:tblPr/>
      <w:tcPr>
        <w:tcBorders>
          <w:top w:val="single" w:sz="4" w:space="0" w:color="666666" w:themeColor="accent3" w:themeTint="99"/>
        </w:tcBorders>
      </w:tcPr>
    </w:tblStylePr>
  </w:style>
  <w:style w:type="table" w:styleId="Tablaconcuadrcula5oscura">
    <w:name w:val="Grid Table 5 Dark"/>
    <w:basedOn w:val="Tablanormal"/>
    <w:uiPriority w:val="50"/>
    <w:rsid w:val="00AA6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7concolores-nfasis1">
    <w:name w:val="Grid Table 7 Colorful Accent 1"/>
    <w:basedOn w:val="Tablanormal"/>
    <w:uiPriority w:val="52"/>
    <w:rsid w:val="00AA6DED"/>
    <w:pPr>
      <w:spacing w:after="0" w:line="240" w:lineRule="auto"/>
    </w:pPr>
    <w:rPr>
      <w:color w:val="000000" w:themeColor="accent1" w:themeShade="BF"/>
    </w:rPr>
    <w:tblPr>
      <w:tblStyleRowBandSize w:val="1"/>
      <w:tblStyleColBandSize w:val="1"/>
      <w:tblBorders>
        <w:top w:val="single" w:sz="4" w:space="0" w:color="666666" w:themeColor="accent1" w:themeTint="99"/>
        <w:left w:val="single" w:sz="4" w:space="0" w:color="666666" w:themeColor="accent1" w:themeTint="99"/>
        <w:bottom w:val="single" w:sz="4" w:space="0" w:color="666666" w:themeColor="accent1" w:themeTint="99"/>
        <w:right w:val="single" w:sz="4" w:space="0" w:color="666666" w:themeColor="accent1" w:themeTint="99"/>
        <w:insideH w:val="single" w:sz="4" w:space="0" w:color="666666" w:themeColor="accent1" w:themeTint="99"/>
        <w:insideV w:val="single" w:sz="4" w:space="0" w:color="66666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1" w:themeFillTint="33"/>
      </w:tcPr>
    </w:tblStylePr>
    <w:tblStylePr w:type="band1Horz">
      <w:tblPr/>
      <w:tcPr>
        <w:shd w:val="clear" w:color="auto" w:fill="CCCCCC" w:themeFill="accent1" w:themeFillTint="33"/>
      </w:tcPr>
    </w:tblStylePr>
    <w:tblStylePr w:type="neCell">
      <w:tblPr/>
      <w:tcPr>
        <w:tcBorders>
          <w:bottom w:val="single" w:sz="4" w:space="0" w:color="666666" w:themeColor="accent1" w:themeTint="99"/>
        </w:tcBorders>
      </w:tcPr>
    </w:tblStylePr>
    <w:tblStylePr w:type="nwCell">
      <w:tblPr/>
      <w:tcPr>
        <w:tcBorders>
          <w:bottom w:val="single" w:sz="4" w:space="0" w:color="666666" w:themeColor="accent1" w:themeTint="99"/>
        </w:tcBorders>
      </w:tcPr>
    </w:tblStylePr>
    <w:tblStylePr w:type="seCell">
      <w:tblPr/>
      <w:tcPr>
        <w:tcBorders>
          <w:top w:val="single" w:sz="4" w:space="0" w:color="666666" w:themeColor="accent1" w:themeTint="99"/>
        </w:tcBorders>
      </w:tcPr>
    </w:tblStylePr>
    <w:tblStylePr w:type="swCell">
      <w:tblPr/>
      <w:tcPr>
        <w:tcBorders>
          <w:top w:val="single" w:sz="4" w:space="0" w:color="666666" w:themeColor="accent1" w:themeTint="99"/>
        </w:tcBorders>
      </w:tcPr>
    </w:tblStylePr>
  </w:style>
  <w:style w:type="table" w:styleId="Tablaconcuadrcula7concolores-nfasis2">
    <w:name w:val="Grid Table 7 Colorful Accent 2"/>
    <w:basedOn w:val="Tablanormal"/>
    <w:uiPriority w:val="52"/>
    <w:rsid w:val="00AA6DED"/>
    <w:pPr>
      <w:spacing w:after="0" w:line="240" w:lineRule="auto"/>
    </w:pPr>
    <w:rPr>
      <w:color w:val="000000" w:themeColor="accent2" w:themeShade="BF"/>
    </w:rPr>
    <w:tblPr>
      <w:tblStyleRowBandSize w:val="1"/>
      <w:tblStyleColBandSize w:val="1"/>
      <w:tblBorders>
        <w:top w:val="single" w:sz="4" w:space="0" w:color="666666" w:themeColor="accent2" w:themeTint="99"/>
        <w:left w:val="single" w:sz="4" w:space="0" w:color="666666" w:themeColor="accent2" w:themeTint="99"/>
        <w:bottom w:val="single" w:sz="4" w:space="0" w:color="666666" w:themeColor="accent2" w:themeTint="99"/>
        <w:right w:val="single" w:sz="4" w:space="0" w:color="666666" w:themeColor="accent2" w:themeTint="99"/>
        <w:insideH w:val="single" w:sz="4" w:space="0" w:color="666666" w:themeColor="accent2" w:themeTint="99"/>
        <w:insideV w:val="single" w:sz="4" w:space="0" w:color="66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2" w:themeFillTint="33"/>
      </w:tcPr>
    </w:tblStylePr>
    <w:tblStylePr w:type="band1Horz">
      <w:tblPr/>
      <w:tcPr>
        <w:shd w:val="clear" w:color="auto" w:fill="CCCCCC" w:themeFill="accent2" w:themeFillTint="33"/>
      </w:tcPr>
    </w:tblStylePr>
    <w:tblStylePr w:type="neCell">
      <w:tblPr/>
      <w:tcPr>
        <w:tcBorders>
          <w:bottom w:val="single" w:sz="4" w:space="0" w:color="666666" w:themeColor="accent2" w:themeTint="99"/>
        </w:tcBorders>
      </w:tcPr>
    </w:tblStylePr>
    <w:tblStylePr w:type="nwCell">
      <w:tblPr/>
      <w:tcPr>
        <w:tcBorders>
          <w:bottom w:val="single" w:sz="4" w:space="0" w:color="666666" w:themeColor="accent2" w:themeTint="99"/>
        </w:tcBorders>
      </w:tcPr>
    </w:tblStylePr>
    <w:tblStylePr w:type="seCell">
      <w:tblPr/>
      <w:tcPr>
        <w:tcBorders>
          <w:top w:val="single" w:sz="4" w:space="0" w:color="666666" w:themeColor="accent2" w:themeTint="99"/>
        </w:tcBorders>
      </w:tcPr>
    </w:tblStylePr>
    <w:tblStylePr w:type="swCell">
      <w:tblPr/>
      <w:tcPr>
        <w:tcBorders>
          <w:top w:val="single" w:sz="4" w:space="0" w:color="666666" w:themeColor="accent2" w:themeTint="99"/>
        </w:tcBorders>
      </w:tcPr>
    </w:tblStylePr>
  </w:style>
  <w:style w:type="table" w:styleId="Tablaconcuadrcula7concolores-nfasis3">
    <w:name w:val="Grid Table 7 Colorful Accent 3"/>
    <w:basedOn w:val="Tablanormal"/>
    <w:uiPriority w:val="52"/>
    <w:rsid w:val="00AA6DED"/>
    <w:pPr>
      <w:spacing w:after="0" w:line="240" w:lineRule="auto"/>
    </w:pPr>
    <w:rPr>
      <w:color w:val="000000" w:themeColor="accent3" w:themeShade="BF"/>
    </w:rPr>
    <w:tblPr>
      <w:tblStyleRowBandSize w:val="1"/>
      <w:tblStyleColBandSize w:val="1"/>
      <w:tblBorders>
        <w:top w:val="single" w:sz="4" w:space="0" w:color="666666" w:themeColor="accent3" w:themeTint="99"/>
        <w:left w:val="single" w:sz="4" w:space="0" w:color="666666" w:themeColor="accent3" w:themeTint="99"/>
        <w:bottom w:val="single" w:sz="4" w:space="0" w:color="666666" w:themeColor="accent3" w:themeTint="99"/>
        <w:right w:val="single" w:sz="4" w:space="0" w:color="666666" w:themeColor="accent3" w:themeTint="99"/>
        <w:insideH w:val="single" w:sz="4" w:space="0" w:color="666666" w:themeColor="accent3" w:themeTint="99"/>
        <w:insideV w:val="single" w:sz="4" w:space="0" w:color="66666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3" w:themeFillTint="33"/>
      </w:tcPr>
    </w:tblStylePr>
    <w:tblStylePr w:type="band1Horz">
      <w:tblPr/>
      <w:tcPr>
        <w:shd w:val="clear" w:color="auto" w:fill="CCCCCC" w:themeFill="accent3" w:themeFillTint="33"/>
      </w:tcPr>
    </w:tblStylePr>
    <w:tblStylePr w:type="neCell">
      <w:tblPr/>
      <w:tcPr>
        <w:tcBorders>
          <w:bottom w:val="single" w:sz="4" w:space="0" w:color="666666" w:themeColor="accent3" w:themeTint="99"/>
        </w:tcBorders>
      </w:tcPr>
    </w:tblStylePr>
    <w:tblStylePr w:type="nwCell">
      <w:tblPr/>
      <w:tcPr>
        <w:tcBorders>
          <w:bottom w:val="single" w:sz="4" w:space="0" w:color="666666" w:themeColor="accent3" w:themeTint="99"/>
        </w:tcBorders>
      </w:tcPr>
    </w:tblStylePr>
    <w:tblStylePr w:type="seCell">
      <w:tblPr/>
      <w:tcPr>
        <w:tcBorders>
          <w:top w:val="single" w:sz="4" w:space="0" w:color="666666" w:themeColor="accent3" w:themeTint="99"/>
        </w:tcBorders>
      </w:tcPr>
    </w:tblStylePr>
    <w:tblStylePr w:type="swCell">
      <w:tblPr/>
      <w:tcPr>
        <w:tcBorders>
          <w:top w:val="single" w:sz="4" w:space="0" w:color="666666" w:themeColor="accent3" w:themeTint="99"/>
        </w:tcBorders>
      </w:tcPr>
    </w:tblStylePr>
  </w:style>
  <w:style w:type="table" w:styleId="Tablaconcuadrcula7concolores">
    <w:name w:val="Grid Table 7 Colorful"/>
    <w:basedOn w:val="Tablanormal"/>
    <w:uiPriority w:val="52"/>
    <w:rsid w:val="00AA6DE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4">
    <w:name w:val="Grid Table 7 Colorful Accent 4"/>
    <w:basedOn w:val="Tablanormal"/>
    <w:uiPriority w:val="52"/>
    <w:rsid w:val="00AA6DED"/>
    <w:pPr>
      <w:spacing w:after="0" w:line="240" w:lineRule="auto"/>
    </w:pPr>
    <w:rPr>
      <w:color w:val="0A1D30" w:themeColor="accent4" w:themeShade="BF"/>
    </w:rPr>
    <w:tblPr>
      <w:tblStyleRowBandSize w:val="1"/>
      <w:tblStyleColBandSize w:val="1"/>
      <w:tblBorders>
        <w:top w:val="single" w:sz="4" w:space="0" w:color="2C7FCE" w:themeColor="accent4" w:themeTint="99"/>
        <w:left w:val="single" w:sz="4" w:space="0" w:color="2C7FCE" w:themeColor="accent4" w:themeTint="99"/>
        <w:bottom w:val="single" w:sz="4" w:space="0" w:color="2C7FCE" w:themeColor="accent4" w:themeTint="99"/>
        <w:right w:val="single" w:sz="4" w:space="0" w:color="2C7FCE" w:themeColor="accent4" w:themeTint="99"/>
        <w:insideH w:val="single" w:sz="4" w:space="0" w:color="2C7FCE" w:themeColor="accent4" w:themeTint="99"/>
        <w:insideV w:val="single" w:sz="4" w:space="0" w:color="2C7FCE"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D4EF" w:themeFill="accent4" w:themeFillTint="33"/>
      </w:tcPr>
    </w:tblStylePr>
    <w:tblStylePr w:type="band1Horz">
      <w:tblPr/>
      <w:tcPr>
        <w:shd w:val="clear" w:color="auto" w:fill="B7D4EF" w:themeFill="accent4" w:themeFillTint="33"/>
      </w:tcPr>
    </w:tblStylePr>
    <w:tblStylePr w:type="neCell">
      <w:tblPr/>
      <w:tcPr>
        <w:tcBorders>
          <w:bottom w:val="single" w:sz="4" w:space="0" w:color="2C7FCE" w:themeColor="accent4" w:themeTint="99"/>
        </w:tcBorders>
      </w:tcPr>
    </w:tblStylePr>
    <w:tblStylePr w:type="nwCell">
      <w:tblPr/>
      <w:tcPr>
        <w:tcBorders>
          <w:bottom w:val="single" w:sz="4" w:space="0" w:color="2C7FCE" w:themeColor="accent4" w:themeTint="99"/>
        </w:tcBorders>
      </w:tcPr>
    </w:tblStylePr>
    <w:tblStylePr w:type="seCell">
      <w:tblPr/>
      <w:tcPr>
        <w:tcBorders>
          <w:top w:val="single" w:sz="4" w:space="0" w:color="2C7FCE" w:themeColor="accent4" w:themeTint="99"/>
        </w:tcBorders>
      </w:tcPr>
    </w:tblStylePr>
    <w:tblStylePr w:type="swCell">
      <w:tblPr/>
      <w:tcPr>
        <w:tcBorders>
          <w:top w:val="single" w:sz="4" w:space="0" w:color="2C7FCE" w:themeColor="accent4" w:themeTint="99"/>
        </w:tcBorders>
      </w:tcPr>
    </w:tblStylePr>
  </w:style>
  <w:style w:type="table" w:styleId="Tablaconcuadrcula6concolores-nfasis6">
    <w:name w:val="Grid Table 6 Colorful Accent 6"/>
    <w:basedOn w:val="Tablanormal"/>
    <w:uiPriority w:val="51"/>
    <w:rsid w:val="00AA6DED"/>
    <w:pPr>
      <w:spacing w:after="0" w:line="240" w:lineRule="auto"/>
    </w:pPr>
    <w:rPr>
      <w:color w:val="0A1D30" w:themeColor="accent6" w:themeShade="BF"/>
    </w:rPr>
    <w:tblPr>
      <w:tblStyleRowBandSize w:val="1"/>
      <w:tblStyleColBandSize w:val="1"/>
      <w:tblBorders>
        <w:top w:val="single" w:sz="4" w:space="0" w:color="2C7FCE" w:themeColor="accent6" w:themeTint="99"/>
        <w:left w:val="single" w:sz="4" w:space="0" w:color="2C7FCE" w:themeColor="accent6" w:themeTint="99"/>
        <w:bottom w:val="single" w:sz="4" w:space="0" w:color="2C7FCE" w:themeColor="accent6" w:themeTint="99"/>
        <w:right w:val="single" w:sz="4" w:space="0" w:color="2C7FCE" w:themeColor="accent6" w:themeTint="99"/>
        <w:insideH w:val="single" w:sz="4" w:space="0" w:color="2C7FCE" w:themeColor="accent6" w:themeTint="99"/>
        <w:insideV w:val="single" w:sz="4" w:space="0" w:color="2C7FCE" w:themeColor="accent6" w:themeTint="99"/>
      </w:tblBorders>
    </w:tblPr>
    <w:tblStylePr w:type="firstRow">
      <w:rPr>
        <w:b/>
        <w:bCs/>
      </w:rPr>
      <w:tblPr/>
      <w:tcPr>
        <w:tcBorders>
          <w:bottom w:val="single" w:sz="12" w:space="0" w:color="2C7FCE" w:themeColor="accent6" w:themeTint="99"/>
        </w:tcBorders>
      </w:tcPr>
    </w:tblStylePr>
    <w:tblStylePr w:type="lastRow">
      <w:rPr>
        <w:b/>
        <w:bCs/>
      </w:rPr>
      <w:tblPr/>
      <w:tcPr>
        <w:tcBorders>
          <w:top w:val="double" w:sz="4" w:space="0" w:color="2C7FCE" w:themeColor="accent6" w:themeTint="99"/>
        </w:tcBorders>
      </w:tcPr>
    </w:tblStylePr>
    <w:tblStylePr w:type="firstCol">
      <w:rPr>
        <w:b/>
        <w:bCs/>
      </w:rPr>
    </w:tblStylePr>
    <w:tblStylePr w:type="lastCol">
      <w:rPr>
        <w:b/>
        <w:bCs/>
      </w:rPr>
    </w:tblStylePr>
    <w:tblStylePr w:type="band1Vert">
      <w:tblPr/>
      <w:tcPr>
        <w:shd w:val="clear" w:color="auto" w:fill="B7D4EF" w:themeFill="accent6" w:themeFillTint="33"/>
      </w:tcPr>
    </w:tblStylePr>
    <w:tblStylePr w:type="band1Horz">
      <w:tblPr/>
      <w:tcPr>
        <w:shd w:val="clear" w:color="auto" w:fill="B7D4EF" w:themeFill="accent6" w:themeFillTint="33"/>
      </w:tcPr>
    </w:tblStylePr>
  </w:style>
  <w:style w:type="table" w:styleId="Tabladelista7concolores-nfasis4">
    <w:name w:val="List Table 7 Colorful Accent 4"/>
    <w:basedOn w:val="Tablanormal"/>
    <w:uiPriority w:val="52"/>
    <w:rsid w:val="00AA6DED"/>
    <w:pPr>
      <w:spacing w:after="0" w:line="240" w:lineRule="auto"/>
    </w:pPr>
    <w:rPr>
      <w:color w:val="0A1D3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E2841"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E2841"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E2841"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E2841" w:themeColor="accent4"/>
        </w:tcBorders>
        <w:shd w:val="clear" w:color="auto" w:fill="FFFFFF" w:themeFill="background1"/>
      </w:tcPr>
    </w:tblStylePr>
    <w:tblStylePr w:type="band1Vert">
      <w:tblPr/>
      <w:tcPr>
        <w:shd w:val="clear" w:color="auto" w:fill="B7D4EF" w:themeFill="accent4" w:themeFillTint="33"/>
      </w:tcPr>
    </w:tblStylePr>
    <w:tblStylePr w:type="band1Horz">
      <w:tblPr/>
      <w:tcPr>
        <w:shd w:val="clear" w:color="auto" w:fill="B7D4E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AA6DED"/>
    <w:pPr>
      <w:spacing w:after="0" w:line="240" w:lineRule="auto"/>
    </w:pPr>
    <w:rPr>
      <w:color w:val="0A1D3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E2841"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E2841"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E2841"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E2841" w:themeColor="accent6"/>
        </w:tcBorders>
        <w:shd w:val="clear" w:color="auto" w:fill="FFFFFF" w:themeFill="background1"/>
      </w:tcPr>
    </w:tblStylePr>
    <w:tblStylePr w:type="band1Vert">
      <w:tblPr/>
      <w:tcPr>
        <w:shd w:val="clear" w:color="auto" w:fill="B7D4EF" w:themeFill="accent6" w:themeFillTint="33"/>
      </w:tcPr>
    </w:tblStylePr>
    <w:tblStylePr w:type="band1Horz">
      <w:tblPr/>
      <w:tcPr>
        <w:shd w:val="clear" w:color="auto" w:fill="B7D4E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5">
    <w:name w:val="Plain Table 5"/>
    <w:basedOn w:val="Tablanormal"/>
    <w:uiPriority w:val="44"/>
    <w:rsid w:val="00AA6DE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3-nfasis4">
    <w:name w:val="Grid Table 3 Accent 4"/>
    <w:basedOn w:val="Tablanormal"/>
    <w:uiPriority w:val="48"/>
    <w:rsid w:val="00AA6DED"/>
    <w:pPr>
      <w:spacing w:after="0" w:line="240" w:lineRule="auto"/>
    </w:pPr>
    <w:tblPr>
      <w:tblStyleRowBandSize w:val="1"/>
      <w:tblStyleColBandSize w:val="1"/>
      <w:tblBorders>
        <w:top w:val="single" w:sz="4" w:space="0" w:color="2C7FCE" w:themeColor="accent4" w:themeTint="99"/>
        <w:left w:val="single" w:sz="4" w:space="0" w:color="2C7FCE" w:themeColor="accent4" w:themeTint="99"/>
        <w:bottom w:val="single" w:sz="4" w:space="0" w:color="2C7FCE" w:themeColor="accent4" w:themeTint="99"/>
        <w:right w:val="single" w:sz="4" w:space="0" w:color="2C7FCE" w:themeColor="accent4" w:themeTint="99"/>
        <w:insideH w:val="single" w:sz="4" w:space="0" w:color="2C7FCE" w:themeColor="accent4" w:themeTint="99"/>
        <w:insideV w:val="single" w:sz="4" w:space="0" w:color="2C7FCE"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D4EF" w:themeFill="accent4" w:themeFillTint="33"/>
      </w:tcPr>
    </w:tblStylePr>
    <w:tblStylePr w:type="band1Horz">
      <w:tblPr/>
      <w:tcPr>
        <w:shd w:val="clear" w:color="auto" w:fill="B7D4EF" w:themeFill="accent4" w:themeFillTint="33"/>
      </w:tcPr>
    </w:tblStylePr>
    <w:tblStylePr w:type="neCell">
      <w:tblPr/>
      <w:tcPr>
        <w:tcBorders>
          <w:bottom w:val="single" w:sz="4" w:space="0" w:color="2C7FCE" w:themeColor="accent4" w:themeTint="99"/>
        </w:tcBorders>
      </w:tcPr>
    </w:tblStylePr>
    <w:tblStylePr w:type="nwCell">
      <w:tblPr/>
      <w:tcPr>
        <w:tcBorders>
          <w:bottom w:val="single" w:sz="4" w:space="0" w:color="2C7FCE" w:themeColor="accent4" w:themeTint="99"/>
        </w:tcBorders>
      </w:tcPr>
    </w:tblStylePr>
    <w:tblStylePr w:type="seCell">
      <w:tblPr/>
      <w:tcPr>
        <w:tcBorders>
          <w:top w:val="single" w:sz="4" w:space="0" w:color="2C7FCE" w:themeColor="accent4" w:themeTint="99"/>
        </w:tcBorders>
      </w:tcPr>
    </w:tblStylePr>
    <w:tblStylePr w:type="swCell">
      <w:tblPr/>
      <w:tcPr>
        <w:tcBorders>
          <w:top w:val="single" w:sz="4" w:space="0" w:color="2C7FCE" w:themeColor="accent4" w:themeTint="99"/>
        </w:tcBorders>
      </w:tcPr>
    </w:tblStylePr>
  </w:style>
  <w:style w:type="table" w:styleId="Tablaconcuadrcula3-nfasis6">
    <w:name w:val="Grid Table 3 Accent 6"/>
    <w:basedOn w:val="Tablanormal"/>
    <w:uiPriority w:val="48"/>
    <w:rsid w:val="00AA6DED"/>
    <w:pPr>
      <w:spacing w:after="0" w:line="240" w:lineRule="auto"/>
    </w:pPr>
    <w:tblPr>
      <w:tblStyleRowBandSize w:val="1"/>
      <w:tblStyleColBandSize w:val="1"/>
      <w:tblBorders>
        <w:top w:val="single" w:sz="4" w:space="0" w:color="2C7FCE" w:themeColor="accent6" w:themeTint="99"/>
        <w:left w:val="single" w:sz="4" w:space="0" w:color="2C7FCE" w:themeColor="accent6" w:themeTint="99"/>
        <w:bottom w:val="single" w:sz="4" w:space="0" w:color="2C7FCE" w:themeColor="accent6" w:themeTint="99"/>
        <w:right w:val="single" w:sz="4" w:space="0" w:color="2C7FCE" w:themeColor="accent6" w:themeTint="99"/>
        <w:insideH w:val="single" w:sz="4" w:space="0" w:color="2C7FCE" w:themeColor="accent6" w:themeTint="99"/>
        <w:insideV w:val="single" w:sz="4" w:space="0" w:color="2C7FC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D4EF" w:themeFill="accent6" w:themeFillTint="33"/>
      </w:tcPr>
    </w:tblStylePr>
    <w:tblStylePr w:type="band1Horz">
      <w:tblPr/>
      <w:tcPr>
        <w:shd w:val="clear" w:color="auto" w:fill="B7D4EF" w:themeFill="accent6" w:themeFillTint="33"/>
      </w:tcPr>
    </w:tblStylePr>
    <w:tblStylePr w:type="neCell">
      <w:tblPr/>
      <w:tcPr>
        <w:tcBorders>
          <w:bottom w:val="single" w:sz="4" w:space="0" w:color="2C7FCE" w:themeColor="accent6" w:themeTint="99"/>
        </w:tcBorders>
      </w:tcPr>
    </w:tblStylePr>
    <w:tblStylePr w:type="nwCell">
      <w:tblPr/>
      <w:tcPr>
        <w:tcBorders>
          <w:bottom w:val="single" w:sz="4" w:space="0" w:color="2C7FCE" w:themeColor="accent6" w:themeTint="99"/>
        </w:tcBorders>
      </w:tcPr>
    </w:tblStylePr>
    <w:tblStylePr w:type="seCell">
      <w:tblPr/>
      <w:tcPr>
        <w:tcBorders>
          <w:top w:val="single" w:sz="4" w:space="0" w:color="2C7FCE" w:themeColor="accent6" w:themeTint="99"/>
        </w:tcBorders>
      </w:tcPr>
    </w:tblStylePr>
    <w:tblStylePr w:type="swCell">
      <w:tblPr/>
      <w:tcPr>
        <w:tcBorders>
          <w:top w:val="single" w:sz="4" w:space="0" w:color="2C7FCE" w:themeColor="accent6" w:themeTint="99"/>
        </w:tcBorders>
      </w:tcPr>
    </w:tblStylePr>
  </w:style>
  <w:style w:type="table" w:styleId="Tablaconcuadrcula2-nfasis4">
    <w:name w:val="Grid Table 2 Accent 4"/>
    <w:basedOn w:val="Tablanormal"/>
    <w:uiPriority w:val="47"/>
    <w:rsid w:val="00AA6DED"/>
    <w:pPr>
      <w:spacing w:after="0" w:line="240" w:lineRule="auto"/>
    </w:pPr>
    <w:tblPr>
      <w:tblStyleRowBandSize w:val="1"/>
      <w:tblStyleColBandSize w:val="1"/>
      <w:tblBorders>
        <w:top w:val="single" w:sz="2" w:space="0" w:color="2C7FCE" w:themeColor="accent4" w:themeTint="99"/>
        <w:bottom w:val="single" w:sz="2" w:space="0" w:color="2C7FCE" w:themeColor="accent4" w:themeTint="99"/>
        <w:insideH w:val="single" w:sz="2" w:space="0" w:color="2C7FCE" w:themeColor="accent4" w:themeTint="99"/>
        <w:insideV w:val="single" w:sz="2" w:space="0" w:color="2C7FCE" w:themeColor="accent4" w:themeTint="99"/>
      </w:tblBorders>
    </w:tblPr>
    <w:tblStylePr w:type="firstRow">
      <w:rPr>
        <w:b/>
        <w:bCs/>
      </w:rPr>
      <w:tblPr/>
      <w:tcPr>
        <w:tcBorders>
          <w:top w:val="nil"/>
          <w:bottom w:val="single" w:sz="12" w:space="0" w:color="2C7FCE" w:themeColor="accent4" w:themeTint="99"/>
          <w:insideH w:val="nil"/>
          <w:insideV w:val="nil"/>
        </w:tcBorders>
        <w:shd w:val="clear" w:color="auto" w:fill="FFFFFF" w:themeFill="background1"/>
      </w:tcPr>
    </w:tblStylePr>
    <w:tblStylePr w:type="lastRow">
      <w:rPr>
        <w:b/>
        <w:bCs/>
      </w:rPr>
      <w:tblPr/>
      <w:tcPr>
        <w:tcBorders>
          <w:top w:val="double" w:sz="2" w:space="0" w:color="2C7FCE"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D4EF" w:themeFill="accent4" w:themeFillTint="33"/>
      </w:tcPr>
    </w:tblStylePr>
    <w:tblStylePr w:type="band1Horz">
      <w:tblPr/>
      <w:tcPr>
        <w:shd w:val="clear" w:color="auto" w:fill="B7D4EF" w:themeFill="accent4" w:themeFillTint="33"/>
      </w:tcPr>
    </w:tblStylePr>
  </w:style>
  <w:style w:type="table" w:styleId="Tablaconcuadrcula1clara-nfasis4">
    <w:name w:val="Grid Table 1 Light Accent 4"/>
    <w:basedOn w:val="Tablanormal"/>
    <w:uiPriority w:val="46"/>
    <w:rsid w:val="00F65085"/>
    <w:pPr>
      <w:spacing w:after="0" w:line="240" w:lineRule="auto"/>
    </w:pPr>
    <w:tblPr>
      <w:tblStyleRowBandSize w:val="1"/>
      <w:tblStyleColBandSize w:val="1"/>
      <w:tblBorders>
        <w:top w:val="single" w:sz="4" w:space="0" w:color="70A9E0" w:themeColor="accent4" w:themeTint="66"/>
        <w:left w:val="single" w:sz="4" w:space="0" w:color="70A9E0" w:themeColor="accent4" w:themeTint="66"/>
        <w:bottom w:val="single" w:sz="4" w:space="0" w:color="70A9E0" w:themeColor="accent4" w:themeTint="66"/>
        <w:right w:val="single" w:sz="4" w:space="0" w:color="70A9E0" w:themeColor="accent4" w:themeTint="66"/>
        <w:insideH w:val="single" w:sz="4" w:space="0" w:color="70A9E0" w:themeColor="accent4" w:themeTint="66"/>
        <w:insideV w:val="single" w:sz="4" w:space="0" w:color="70A9E0" w:themeColor="accent4" w:themeTint="66"/>
      </w:tblBorders>
    </w:tblPr>
    <w:tblStylePr w:type="firstRow">
      <w:rPr>
        <w:b/>
        <w:bCs/>
      </w:rPr>
      <w:tblPr/>
      <w:tcPr>
        <w:tcBorders>
          <w:bottom w:val="single" w:sz="12" w:space="0" w:color="2C7FCE" w:themeColor="accent4" w:themeTint="99"/>
        </w:tcBorders>
      </w:tcPr>
    </w:tblStylePr>
    <w:tblStylePr w:type="lastRow">
      <w:rPr>
        <w:b/>
        <w:bCs/>
      </w:rPr>
      <w:tblPr/>
      <w:tcPr>
        <w:tcBorders>
          <w:top w:val="double" w:sz="2" w:space="0" w:color="2C7FCE" w:themeColor="accent4"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F65085"/>
    <w:pPr>
      <w:spacing w:after="0" w:line="240" w:lineRule="auto"/>
    </w:pPr>
    <w:tblPr>
      <w:tblStyleRowBandSize w:val="1"/>
      <w:tblStyleColBandSize w:val="1"/>
      <w:tblBorders>
        <w:top w:val="single" w:sz="4" w:space="0" w:color="70A9E0" w:themeColor="accent6" w:themeTint="66"/>
        <w:left w:val="single" w:sz="4" w:space="0" w:color="70A9E0" w:themeColor="accent6" w:themeTint="66"/>
        <w:bottom w:val="single" w:sz="4" w:space="0" w:color="70A9E0" w:themeColor="accent6" w:themeTint="66"/>
        <w:right w:val="single" w:sz="4" w:space="0" w:color="70A9E0" w:themeColor="accent6" w:themeTint="66"/>
        <w:insideH w:val="single" w:sz="4" w:space="0" w:color="70A9E0" w:themeColor="accent6" w:themeTint="66"/>
        <w:insideV w:val="single" w:sz="4" w:space="0" w:color="70A9E0" w:themeColor="accent6" w:themeTint="66"/>
      </w:tblBorders>
    </w:tblPr>
    <w:tblStylePr w:type="firstRow">
      <w:rPr>
        <w:b/>
        <w:bCs/>
      </w:rPr>
      <w:tblPr/>
      <w:tcPr>
        <w:tcBorders>
          <w:bottom w:val="single" w:sz="12" w:space="0" w:color="2C7FCE" w:themeColor="accent6" w:themeTint="99"/>
        </w:tcBorders>
      </w:tcPr>
    </w:tblStylePr>
    <w:tblStylePr w:type="lastRow">
      <w:rPr>
        <w:b/>
        <w:bCs/>
      </w:rPr>
      <w:tblPr/>
      <w:tcPr>
        <w:tcBorders>
          <w:top w:val="double" w:sz="2" w:space="0" w:color="2C7FCE" w:themeColor="accent6" w:themeTint="99"/>
        </w:tcBorders>
      </w:tcPr>
    </w:tblStylePr>
    <w:tblStylePr w:type="firstCol">
      <w:rPr>
        <w:b/>
        <w:bCs/>
      </w:rPr>
    </w:tblStylePr>
    <w:tblStylePr w:type="lastCol">
      <w:rPr>
        <w:b/>
        <w:bCs/>
      </w:rPr>
    </w:tblStylePr>
  </w:style>
  <w:style w:type="table" w:styleId="Tablaconcuadrcula5oscura-nfasis4">
    <w:name w:val="Grid Table 5 Dark Accent 4"/>
    <w:basedOn w:val="Tablanormal"/>
    <w:uiPriority w:val="50"/>
    <w:rsid w:val="00F6508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D4E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E2841"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E2841"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E2841"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E2841" w:themeFill="accent4"/>
      </w:tcPr>
    </w:tblStylePr>
    <w:tblStylePr w:type="band1Vert">
      <w:tblPr/>
      <w:tcPr>
        <w:shd w:val="clear" w:color="auto" w:fill="70A9E0" w:themeFill="accent4" w:themeFillTint="66"/>
      </w:tcPr>
    </w:tblStylePr>
    <w:tblStylePr w:type="band1Horz">
      <w:tblPr/>
      <w:tcPr>
        <w:shd w:val="clear" w:color="auto" w:fill="70A9E0" w:themeFill="accent4" w:themeFillTint="66"/>
      </w:tcPr>
    </w:tblStylePr>
  </w:style>
  <w:style w:type="table" w:styleId="Tabladelista6concolores-nfasis4">
    <w:name w:val="List Table 6 Colorful Accent 4"/>
    <w:basedOn w:val="Tablanormal"/>
    <w:uiPriority w:val="51"/>
    <w:rsid w:val="00F65085"/>
    <w:pPr>
      <w:spacing w:after="0" w:line="240" w:lineRule="auto"/>
    </w:pPr>
    <w:rPr>
      <w:color w:val="0A1D30" w:themeColor="accent4" w:themeShade="BF"/>
    </w:rPr>
    <w:tblPr>
      <w:tblStyleRowBandSize w:val="1"/>
      <w:tblStyleColBandSize w:val="1"/>
      <w:tblBorders>
        <w:top w:val="single" w:sz="4" w:space="0" w:color="0E2841" w:themeColor="accent4"/>
        <w:bottom w:val="single" w:sz="4" w:space="0" w:color="0E2841" w:themeColor="accent4"/>
      </w:tblBorders>
    </w:tblPr>
    <w:tblStylePr w:type="firstRow">
      <w:rPr>
        <w:b/>
        <w:bCs/>
      </w:rPr>
      <w:tblPr/>
      <w:tcPr>
        <w:tcBorders>
          <w:bottom w:val="single" w:sz="4" w:space="0" w:color="0E2841" w:themeColor="accent4"/>
        </w:tcBorders>
      </w:tcPr>
    </w:tblStylePr>
    <w:tblStylePr w:type="lastRow">
      <w:rPr>
        <w:b/>
        <w:bCs/>
      </w:rPr>
      <w:tblPr/>
      <w:tcPr>
        <w:tcBorders>
          <w:top w:val="double" w:sz="4" w:space="0" w:color="0E2841" w:themeColor="accent4"/>
        </w:tcBorders>
      </w:tcPr>
    </w:tblStylePr>
    <w:tblStylePr w:type="firstCol">
      <w:rPr>
        <w:b/>
        <w:bCs/>
      </w:rPr>
    </w:tblStylePr>
    <w:tblStylePr w:type="lastCol">
      <w:rPr>
        <w:b/>
        <w:bCs/>
      </w:rPr>
    </w:tblStylePr>
    <w:tblStylePr w:type="band1Vert">
      <w:tblPr/>
      <w:tcPr>
        <w:shd w:val="clear" w:color="auto" w:fill="B7D4EF" w:themeFill="accent4" w:themeFillTint="33"/>
      </w:tcPr>
    </w:tblStylePr>
    <w:tblStylePr w:type="band1Horz">
      <w:tblPr/>
      <w:tcPr>
        <w:shd w:val="clear" w:color="auto" w:fill="B7D4EF" w:themeFill="accent4" w:themeFillTint="33"/>
      </w:tcPr>
    </w:tblStylePr>
  </w:style>
  <w:style w:type="table" w:customStyle="1" w:styleId="TableNormal1">
    <w:name w:val="Table Normal1"/>
    <w:uiPriority w:val="2"/>
    <w:semiHidden/>
    <w:unhideWhenUsed/>
    <w:qFormat/>
    <w:rsid w:val="00D32665"/>
    <w:pPr>
      <w:widowControl w:val="0"/>
      <w:autoSpaceDE w:val="0"/>
      <w:autoSpaceDN w:val="0"/>
      <w:spacing w:before="0" w:after="0" w:line="240" w:lineRule="auto"/>
    </w:pPr>
    <w:rPr>
      <w:rFonts w:eastAsiaTheme="minorHAnsi"/>
      <w:color w:val="auto"/>
      <w:lang w:val="en-US" w:eastAsia="en-US"/>
    </w:rPr>
    <w:tblPr>
      <w:tblInd w:w="0" w:type="dxa"/>
      <w:tblCellMar>
        <w:top w:w="0" w:type="dxa"/>
        <w:left w:w="0" w:type="dxa"/>
        <w:bottom w:w="0" w:type="dxa"/>
        <w:right w:w="0" w:type="dxa"/>
      </w:tblCellMar>
    </w:tblPr>
  </w:style>
  <w:style w:type="paragraph" w:styleId="Listaconvietas2">
    <w:name w:val="List Bullet 2"/>
    <w:basedOn w:val="Normal"/>
    <w:uiPriority w:val="99"/>
    <w:unhideWhenUsed/>
    <w:rsid w:val="00D32665"/>
    <w:pPr>
      <w:numPr>
        <w:numId w:val="5"/>
      </w:numPr>
      <w:contextualSpacing/>
    </w:pPr>
  </w:style>
  <w:style w:type="table" w:styleId="Tablaconcuadrcula7concolores-nfasis6">
    <w:name w:val="Grid Table 7 Colorful Accent 6"/>
    <w:basedOn w:val="Tablanormal"/>
    <w:uiPriority w:val="52"/>
    <w:rsid w:val="00D32665"/>
    <w:pPr>
      <w:spacing w:after="0" w:line="240" w:lineRule="auto"/>
    </w:pPr>
    <w:rPr>
      <w:color w:val="0A1D30" w:themeColor="accent6" w:themeShade="BF"/>
    </w:rPr>
    <w:tblPr>
      <w:tblStyleRowBandSize w:val="1"/>
      <w:tblStyleColBandSize w:val="1"/>
      <w:tblBorders>
        <w:top w:val="single" w:sz="4" w:space="0" w:color="2C7FCE" w:themeColor="accent6" w:themeTint="99"/>
        <w:left w:val="single" w:sz="4" w:space="0" w:color="2C7FCE" w:themeColor="accent6" w:themeTint="99"/>
        <w:bottom w:val="single" w:sz="4" w:space="0" w:color="2C7FCE" w:themeColor="accent6" w:themeTint="99"/>
        <w:right w:val="single" w:sz="4" w:space="0" w:color="2C7FCE" w:themeColor="accent6" w:themeTint="99"/>
        <w:insideH w:val="single" w:sz="4" w:space="0" w:color="2C7FCE" w:themeColor="accent6" w:themeTint="99"/>
        <w:insideV w:val="single" w:sz="4" w:space="0" w:color="2C7FC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D4EF" w:themeFill="accent6" w:themeFillTint="33"/>
      </w:tcPr>
    </w:tblStylePr>
    <w:tblStylePr w:type="band1Horz">
      <w:tblPr/>
      <w:tcPr>
        <w:shd w:val="clear" w:color="auto" w:fill="B7D4EF" w:themeFill="accent6" w:themeFillTint="33"/>
      </w:tcPr>
    </w:tblStylePr>
    <w:tblStylePr w:type="neCell">
      <w:tblPr/>
      <w:tcPr>
        <w:tcBorders>
          <w:bottom w:val="single" w:sz="4" w:space="0" w:color="2C7FCE" w:themeColor="accent6" w:themeTint="99"/>
        </w:tcBorders>
      </w:tcPr>
    </w:tblStylePr>
    <w:tblStylePr w:type="nwCell">
      <w:tblPr/>
      <w:tcPr>
        <w:tcBorders>
          <w:bottom w:val="single" w:sz="4" w:space="0" w:color="2C7FCE" w:themeColor="accent6" w:themeTint="99"/>
        </w:tcBorders>
      </w:tcPr>
    </w:tblStylePr>
    <w:tblStylePr w:type="seCell">
      <w:tblPr/>
      <w:tcPr>
        <w:tcBorders>
          <w:top w:val="single" w:sz="4" w:space="0" w:color="2C7FCE" w:themeColor="accent6" w:themeTint="99"/>
        </w:tcBorders>
      </w:tcPr>
    </w:tblStylePr>
    <w:tblStylePr w:type="swCell">
      <w:tblPr/>
      <w:tcPr>
        <w:tcBorders>
          <w:top w:val="single" w:sz="4" w:space="0" w:color="2C7FCE" w:themeColor="accent6" w:themeTint="99"/>
        </w:tcBorders>
      </w:tcPr>
    </w:tblStylePr>
  </w:style>
  <w:style w:type="table" w:styleId="Tabladelista1clara-nfasis4">
    <w:name w:val="List Table 1 Light Accent 4"/>
    <w:basedOn w:val="Tablanormal"/>
    <w:uiPriority w:val="46"/>
    <w:rsid w:val="00D32665"/>
    <w:pPr>
      <w:spacing w:after="0" w:line="240" w:lineRule="auto"/>
    </w:pPr>
    <w:tblPr>
      <w:tblStyleRowBandSize w:val="1"/>
      <w:tblStyleColBandSize w:val="1"/>
    </w:tblPr>
    <w:tblStylePr w:type="firstRow">
      <w:rPr>
        <w:b/>
        <w:bCs/>
      </w:rPr>
      <w:tblPr/>
      <w:tcPr>
        <w:tcBorders>
          <w:bottom w:val="single" w:sz="4" w:space="0" w:color="2C7FCE" w:themeColor="accent4" w:themeTint="99"/>
        </w:tcBorders>
      </w:tcPr>
    </w:tblStylePr>
    <w:tblStylePr w:type="lastRow">
      <w:rPr>
        <w:b/>
        <w:bCs/>
      </w:rPr>
      <w:tblPr/>
      <w:tcPr>
        <w:tcBorders>
          <w:top w:val="single" w:sz="4" w:space="0" w:color="2C7FCE" w:themeColor="accent4" w:themeTint="99"/>
        </w:tcBorders>
      </w:tcPr>
    </w:tblStylePr>
    <w:tblStylePr w:type="firstCol">
      <w:rPr>
        <w:b/>
        <w:bCs/>
      </w:rPr>
    </w:tblStylePr>
    <w:tblStylePr w:type="lastCol">
      <w:rPr>
        <w:b/>
        <w:bCs/>
      </w:rPr>
    </w:tblStylePr>
    <w:tblStylePr w:type="band1Vert">
      <w:tblPr/>
      <w:tcPr>
        <w:shd w:val="clear" w:color="auto" w:fill="B7D4EF" w:themeFill="accent4" w:themeFillTint="33"/>
      </w:tcPr>
    </w:tblStylePr>
    <w:tblStylePr w:type="band1Horz">
      <w:tblPr/>
      <w:tcPr>
        <w:shd w:val="clear" w:color="auto" w:fill="B7D4EF" w:themeFill="accent4" w:themeFillTint="33"/>
      </w:tcPr>
    </w:tblStylePr>
  </w:style>
  <w:style w:type="table" w:customStyle="1" w:styleId="NormalGrid">
    <w:name w:val="Normal Grid"/>
    <w:basedOn w:val="Tablanormal"/>
    <w:uiPriority w:val="39"/>
    <w:rsid w:val="00412406"/>
    <w:pPr>
      <w:spacing w:before="0" w:after="0" w:line="240" w:lineRule="auto"/>
    </w:pPr>
    <w:rPr>
      <w:rFonts w:ascii="Georgia" w:eastAsiaTheme="minorHAnsi"/>
      <w:sz w:val="21"/>
    </w:rPr>
    <w:tblPr>
      <w:tblInd w:w="0" w:type="nil"/>
      <w:tblCellMar>
        <w:top w:w="80" w:type="dxa"/>
        <w:left w:w="160" w:type="dxa"/>
        <w:bottom w:w="80" w:type="dxa"/>
        <w:right w:w="160" w:type="dxa"/>
      </w:tblCellMar>
    </w:tblPr>
  </w:style>
  <w:style w:type="numbering" w:customStyle="1" w:styleId="EstiloA">
    <w:name w:val="Estilo A"/>
    <w:uiPriority w:val="99"/>
    <w:rsid w:val="009C54D1"/>
    <w:pPr>
      <w:numPr>
        <w:numId w:val="6"/>
      </w:numPr>
    </w:pPr>
  </w:style>
  <w:style w:type="paragraph" w:customStyle="1" w:styleId="Figuras">
    <w:name w:val="Figuras"/>
    <w:basedOn w:val="Descripcin"/>
    <w:link w:val="FigurasCar"/>
    <w:autoRedefine/>
    <w:qFormat/>
    <w:rsid w:val="005A541C"/>
    <w:pPr>
      <w:spacing w:after="0"/>
      <w:ind w:firstLine="0"/>
      <w:jc w:val="left"/>
    </w:pPr>
    <w:rPr>
      <w:b/>
      <w:bCs/>
      <w:i w:val="0"/>
      <w:iCs w:val="0"/>
    </w:rPr>
  </w:style>
  <w:style w:type="character" w:customStyle="1" w:styleId="FigurasCar">
    <w:name w:val="Figuras Car"/>
    <w:basedOn w:val="Ttulo2Car"/>
    <w:link w:val="Figuras"/>
    <w:rsid w:val="005A541C"/>
    <w:rPr>
      <w:rFonts w:ascii="Times New Roman" w:eastAsiaTheme="majorEastAsia" w:hAnsi="Times New Roman" w:cstheme="majorBidi"/>
      <w:b/>
      <w:bCs/>
      <w:color w:val="000000" w:themeColor="accent1"/>
      <w:spacing w:val="-2"/>
      <w:sz w:val="36"/>
      <w:szCs w:val="18"/>
      <w:lang w:val="es-DO"/>
    </w:rPr>
  </w:style>
  <w:style w:type="paragraph" w:customStyle="1" w:styleId="NotaFuente">
    <w:name w:val="Nota Fuente"/>
    <w:basedOn w:val="Descripcin"/>
    <w:link w:val="NotaFuenteCar"/>
    <w:autoRedefine/>
    <w:rsid w:val="00B578E9"/>
    <w:pPr>
      <w:spacing w:after="0"/>
      <w:ind w:firstLine="0"/>
    </w:pPr>
    <w:rPr>
      <w:i w:val="0"/>
      <w:color w:val="auto"/>
    </w:rPr>
  </w:style>
  <w:style w:type="character" w:customStyle="1" w:styleId="DescripcinCar">
    <w:name w:val="Descripción Car"/>
    <w:basedOn w:val="Fuentedeprrafopredeter"/>
    <w:link w:val="Descripcin"/>
    <w:uiPriority w:val="2"/>
    <w:rsid w:val="00B578E9"/>
    <w:rPr>
      <w:rFonts w:ascii="Georgia" w:hAnsi="Georgia"/>
      <w:i/>
      <w:iCs/>
      <w:szCs w:val="18"/>
      <w:lang w:val="es-DO"/>
    </w:rPr>
  </w:style>
  <w:style w:type="character" w:customStyle="1" w:styleId="NotaFuenteCar">
    <w:name w:val="Nota Fuente Car"/>
    <w:basedOn w:val="DescripcinCar"/>
    <w:link w:val="NotaFuente"/>
    <w:rsid w:val="00B578E9"/>
    <w:rPr>
      <w:rFonts w:ascii="Georgia" w:hAnsi="Georgia"/>
      <w:i w:val="0"/>
      <w:iCs/>
      <w:color w:val="auto"/>
      <w:szCs w:val="18"/>
      <w:lang w:val="es-DO"/>
    </w:rPr>
  </w:style>
  <w:style w:type="character" w:styleId="Refdenotaalfinal">
    <w:name w:val="endnote reference"/>
    <w:basedOn w:val="Fuentedeprrafopredeter"/>
    <w:uiPriority w:val="99"/>
    <w:semiHidden/>
    <w:unhideWhenUsed/>
    <w:rsid w:val="00E413F1"/>
    <w:rPr>
      <w:vertAlign w:val="superscript"/>
    </w:rPr>
  </w:style>
  <w:style w:type="paragraph" w:styleId="Tabladeilustraciones">
    <w:name w:val="table of figures"/>
    <w:basedOn w:val="Normal"/>
    <w:next w:val="Normal"/>
    <w:uiPriority w:val="99"/>
    <w:unhideWhenUsed/>
    <w:rsid w:val="002B2E56"/>
    <w:pPr>
      <w:spacing w:after="0"/>
    </w:pPr>
  </w:style>
  <w:style w:type="table" w:styleId="Tabladelista6concolores-nfasis3">
    <w:name w:val="List Table 6 Colorful Accent 3"/>
    <w:basedOn w:val="Tablanormal"/>
    <w:uiPriority w:val="51"/>
    <w:rsid w:val="009262F5"/>
    <w:pPr>
      <w:spacing w:after="0" w:line="240" w:lineRule="auto"/>
    </w:pPr>
    <w:rPr>
      <w:color w:val="000000" w:themeColor="accent3" w:themeShade="BF"/>
    </w:rPr>
    <w:tblPr>
      <w:tblStyleRowBandSize w:val="1"/>
      <w:tblStyleColBandSize w:val="1"/>
      <w:tblBorders>
        <w:top w:val="single" w:sz="4" w:space="0" w:color="000000" w:themeColor="accent3"/>
        <w:bottom w:val="single" w:sz="4" w:space="0" w:color="000000" w:themeColor="accent3"/>
      </w:tblBorders>
    </w:tblPr>
    <w:tblStylePr w:type="firstRow">
      <w:rPr>
        <w:b/>
        <w:bCs/>
      </w:rPr>
      <w:tblPr/>
      <w:tcPr>
        <w:tcBorders>
          <w:bottom w:val="single" w:sz="4" w:space="0" w:color="000000" w:themeColor="accent3"/>
        </w:tcBorders>
      </w:tcPr>
    </w:tblStylePr>
    <w:tblStylePr w:type="lastRow">
      <w:rPr>
        <w:b/>
        <w:bCs/>
      </w:rPr>
      <w:tblPr/>
      <w:tcPr>
        <w:tcBorders>
          <w:top w:val="double" w:sz="4" w:space="0" w:color="000000" w:themeColor="accent3"/>
        </w:tcBorders>
      </w:tcPr>
    </w:tblStylePr>
    <w:tblStylePr w:type="firstCol">
      <w:rPr>
        <w:b/>
        <w:bCs/>
      </w:rPr>
    </w:tblStylePr>
    <w:tblStylePr w:type="lastCol">
      <w:rPr>
        <w:b/>
        <w:bCs/>
      </w:rPr>
    </w:tblStylePr>
    <w:tblStylePr w:type="band1Vert">
      <w:tblPr/>
      <w:tcPr>
        <w:shd w:val="clear" w:color="auto" w:fill="CCCCCC" w:themeFill="accent3" w:themeFillTint="33"/>
      </w:tcPr>
    </w:tblStylePr>
    <w:tblStylePr w:type="band1Horz">
      <w:tblPr/>
      <w:tcPr>
        <w:shd w:val="clear" w:color="auto" w:fill="CCCCCC" w:themeFill="accent3" w:themeFillTint="33"/>
      </w:tcPr>
    </w:tblStylePr>
  </w:style>
  <w:style w:type="numbering" w:customStyle="1" w:styleId="Estilo1">
    <w:name w:val="Estilo 1"/>
    <w:uiPriority w:val="99"/>
    <w:rsid w:val="00BB70D7"/>
    <w:pPr>
      <w:numPr>
        <w:numId w:val="9"/>
      </w:numPr>
    </w:pPr>
  </w:style>
  <w:style w:type="table" w:styleId="Tablanormal3">
    <w:name w:val="Plain Table 3"/>
    <w:basedOn w:val="Tablanormal"/>
    <w:uiPriority w:val="42"/>
    <w:rsid w:val="00607869"/>
    <w:pPr>
      <w:spacing w:after="0" w:line="240" w:lineRule="auto"/>
    </w:pPr>
    <w:rPr>
      <w:sz w:val="20"/>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nfasis">
    <w:name w:val="Emphasis"/>
    <w:basedOn w:val="Fuentedeprrafopredeter"/>
    <w:uiPriority w:val="20"/>
    <w:qFormat/>
    <w:rsid w:val="00F24833"/>
    <w:rPr>
      <w:i/>
      <w:iCs/>
    </w:rPr>
  </w:style>
  <w:style w:type="character" w:customStyle="1" w:styleId="inline-block">
    <w:name w:val="inline-block"/>
    <w:basedOn w:val="Fuentedeprrafopredeter"/>
    <w:rsid w:val="009F2A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4">
      <w:bodyDiv w:val="1"/>
      <w:marLeft w:val="0"/>
      <w:marRight w:val="0"/>
      <w:marTop w:val="0"/>
      <w:marBottom w:val="0"/>
      <w:divBdr>
        <w:top w:val="none" w:sz="0" w:space="0" w:color="auto"/>
        <w:left w:val="none" w:sz="0" w:space="0" w:color="auto"/>
        <w:bottom w:val="none" w:sz="0" w:space="0" w:color="auto"/>
        <w:right w:val="none" w:sz="0" w:space="0" w:color="auto"/>
      </w:divBdr>
    </w:div>
    <w:div w:id="665231">
      <w:bodyDiv w:val="1"/>
      <w:marLeft w:val="0"/>
      <w:marRight w:val="0"/>
      <w:marTop w:val="0"/>
      <w:marBottom w:val="0"/>
      <w:divBdr>
        <w:top w:val="none" w:sz="0" w:space="0" w:color="auto"/>
        <w:left w:val="none" w:sz="0" w:space="0" w:color="auto"/>
        <w:bottom w:val="none" w:sz="0" w:space="0" w:color="auto"/>
        <w:right w:val="none" w:sz="0" w:space="0" w:color="auto"/>
      </w:divBdr>
    </w:div>
    <w:div w:id="1125505">
      <w:bodyDiv w:val="1"/>
      <w:marLeft w:val="0"/>
      <w:marRight w:val="0"/>
      <w:marTop w:val="0"/>
      <w:marBottom w:val="0"/>
      <w:divBdr>
        <w:top w:val="none" w:sz="0" w:space="0" w:color="auto"/>
        <w:left w:val="none" w:sz="0" w:space="0" w:color="auto"/>
        <w:bottom w:val="none" w:sz="0" w:space="0" w:color="auto"/>
        <w:right w:val="none" w:sz="0" w:space="0" w:color="auto"/>
      </w:divBdr>
    </w:div>
    <w:div w:id="2366521">
      <w:bodyDiv w:val="1"/>
      <w:marLeft w:val="0"/>
      <w:marRight w:val="0"/>
      <w:marTop w:val="0"/>
      <w:marBottom w:val="0"/>
      <w:divBdr>
        <w:top w:val="none" w:sz="0" w:space="0" w:color="auto"/>
        <w:left w:val="none" w:sz="0" w:space="0" w:color="auto"/>
        <w:bottom w:val="none" w:sz="0" w:space="0" w:color="auto"/>
        <w:right w:val="none" w:sz="0" w:space="0" w:color="auto"/>
      </w:divBdr>
    </w:div>
    <w:div w:id="2707837">
      <w:bodyDiv w:val="1"/>
      <w:marLeft w:val="0"/>
      <w:marRight w:val="0"/>
      <w:marTop w:val="0"/>
      <w:marBottom w:val="0"/>
      <w:divBdr>
        <w:top w:val="none" w:sz="0" w:space="0" w:color="auto"/>
        <w:left w:val="none" w:sz="0" w:space="0" w:color="auto"/>
        <w:bottom w:val="none" w:sz="0" w:space="0" w:color="auto"/>
        <w:right w:val="none" w:sz="0" w:space="0" w:color="auto"/>
      </w:divBdr>
    </w:div>
    <w:div w:id="3168781">
      <w:bodyDiv w:val="1"/>
      <w:marLeft w:val="0"/>
      <w:marRight w:val="0"/>
      <w:marTop w:val="0"/>
      <w:marBottom w:val="0"/>
      <w:divBdr>
        <w:top w:val="none" w:sz="0" w:space="0" w:color="auto"/>
        <w:left w:val="none" w:sz="0" w:space="0" w:color="auto"/>
        <w:bottom w:val="none" w:sz="0" w:space="0" w:color="auto"/>
        <w:right w:val="none" w:sz="0" w:space="0" w:color="auto"/>
      </w:divBdr>
    </w:div>
    <w:div w:id="3478466">
      <w:bodyDiv w:val="1"/>
      <w:marLeft w:val="0"/>
      <w:marRight w:val="0"/>
      <w:marTop w:val="0"/>
      <w:marBottom w:val="0"/>
      <w:divBdr>
        <w:top w:val="none" w:sz="0" w:space="0" w:color="auto"/>
        <w:left w:val="none" w:sz="0" w:space="0" w:color="auto"/>
        <w:bottom w:val="none" w:sz="0" w:space="0" w:color="auto"/>
        <w:right w:val="none" w:sz="0" w:space="0" w:color="auto"/>
      </w:divBdr>
    </w:div>
    <w:div w:id="3483185">
      <w:bodyDiv w:val="1"/>
      <w:marLeft w:val="0"/>
      <w:marRight w:val="0"/>
      <w:marTop w:val="0"/>
      <w:marBottom w:val="0"/>
      <w:divBdr>
        <w:top w:val="none" w:sz="0" w:space="0" w:color="auto"/>
        <w:left w:val="none" w:sz="0" w:space="0" w:color="auto"/>
        <w:bottom w:val="none" w:sz="0" w:space="0" w:color="auto"/>
        <w:right w:val="none" w:sz="0" w:space="0" w:color="auto"/>
      </w:divBdr>
    </w:div>
    <w:div w:id="4208195">
      <w:bodyDiv w:val="1"/>
      <w:marLeft w:val="0"/>
      <w:marRight w:val="0"/>
      <w:marTop w:val="0"/>
      <w:marBottom w:val="0"/>
      <w:divBdr>
        <w:top w:val="none" w:sz="0" w:space="0" w:color="auto"/>
        <w:left w:val="none" w:sz="0" w:space="0" w:color="auto"/>
        <w:bottom w:val="none" w:sz="0" w:space="0" w:color="auto"/>
        <w:right w:val="none" w:sz="0" w:space="0" w:color="auto"/>
      </w:divBdr>
    </w:div>
    <w:div w:id="4944577">
      <w:bodyDiv w:val="1"/>
      <w:marLeft w:val="0"/>
      <w:marRight w:val="0"/>
      <w:marTop w:val="0"/>
      <w:marBottom w:val="0"/>
      <w:divBdr>
        <w:top w:val="none" w:sz="0" w:space="0" w:color="auto"/>
        <w:left w:val="none" w:sz="0" w:space="0" w:color="auto"/>
        <w:bottom w:val="none" w:sz="0" w:space="0" w:color="auto"/>
        <w:right w:val="none" w:sz="0" w:space="0" w:color="auto"/>
      </w:divBdr>
    </w:div>
    <w:div w:id="5208468">
      <w:bodyDiv w:val="1"/>
      <w:marLeft w:val="0"/>
      <w:marRight w:val="0"/>
      <w:marTop w:val="0"/>
      <w:marBottom w:val="0"/>
      <w:divBdr>
        <w:top w:val="none" w:sz="0" w:space="0" w:color="auto"/>
        <w:left w:val="none" w:sz="0" w:space="0" w:color="auto"/>
        <w:bottom w:val="none" w:sz="0" w:space="0" w:color="auto"/>
        <w:right w:val="none" w:sz="0" w:space="0" w:color="auto"/>
      </w:divBdr>
    </w:div>
    <w:div w:id="5598257">
      <w:bodyDiv w:val="1"/>
      <w:marLeft w:val="0"/>
      <w:marRight w:val="0"/>
      <w:marTop w:val="0"/>
      <w:marBottom w:val="0"/>
      <w:divBdr>
        <w:top w:val="none" w:sz="0" w:space="0" w:color="auto"/>
        <w:left w:val="none" w:sz="0" w:space="0" w:color="auto"/>
        <w:bottom w:val="none" w:sz="0" w:space="0" w:color="auto"/>
        <w:right w:val="none" w:sz="0" w:space="0" w:color="auto"/>
      </w:divBdr>
    </w:div>
    <w:div w:id="6489906">
      <w:bodyDiv w:val="1"/>
      <w:marLeft w:val="0"/>
      <w:marRight w:val="0"/>
      <w:marTop w:val="0"/>
      <w:marBottom w:val="0"/>
      <w:divBdr>
        <w:top w:val="none" w:sz="0" w:space="0" w:color="auto"/>
        <w:left w:val="none" w:sz="0" w:space="0" w:color="auto"/>
        <w:bottom w:val="none" w:sz="0" w:space="0" w:color="auto"/>
        <w:right w:val="none" w:sz="0" w:space="0" w:color="auto"/>
      </w:divBdr>
    </w:div>
    <w:div w:id="6560656">
      <w:bodyDiv w:val="1"/>
      <w:marLeft w:val="0"/>
      <w:marRight w:val="0"/>
      <w:marTop w:val="0"/>
      <w:marBottom w:val="0"/>
      <w:divBdr>
        <w:top w:val="none" w:sz="0" w:space="0" w:color="auto"/>
        <w:left w:val="none" w:sz="0" w:space="0" w:color="auto"/>
        <w:bottom w:val="none" w:sz="0" w:space="0" w:color="auto"/>
        <w:right w:val="none" w:sz="0" w:space="0" w:color="auto"/>
      </w:divBdr>
    </w:div>
    <w:div w:id="7564695">
      <w:bodyDiv w:val="1"/>
      <w:marLeft w:val="0"/>
      <w:marRight w:val="0"/>
      <w:marTop w:val="0"/>
      <w:marBottom w:val="0"/>
      <w:divBdr>
        <w:top w:val="none" w:sz="0" w:space="0" w:color="auto"/>
        <w:left w:val="none" w:sz="0" w:space="0" w:color="auto"/>
        <w:bottom w:val="none" w:sz="0" w:space="0" w:color="auto"/>
        <w:right w:val="none" w:sz="0" w:space="0" w:color="auto"/>
      </w:divBdr>
    </w:div>
    <w:div w:id="7954957">
      <w:bodyDiv w:val="1"/>
      <w:marLeft w:val="0"/>
      <w:marRight w:val="0"/>
      <w:marTop w:val="0"/>
      <w:marBottom w:val="0"/>
      <w:divBdr>
        <w:top w:val="none" w:sz="0" w:space="0" w:color="auto"/>
        <w:left w:val="none" w:sz="0" w:space="0" w:color="auto"/>
        <w:bottom w:val="none" w:sz="0" w:space="0" w:color="auto"/>
        <w:right w:val="none" w:sz="0" w:space="0" w:color="auto"/>
      </w:divBdr>
    </w:div>
    <w:div w:id="8486488">
      <w:bodyDiv w:val="1"/>
      <w:marLeft w:val="0"/>
      <w:marRight w:val="0"/>
      <w:marTop w:val="0"/>
      <w:marBottom w:val="0"/>
      <w:divBdr>
        <w:top w:val="none" w:sz="0" w:space="0" w:color="auto"/>
        <w:left w:val="none" w:sz="0" w:space="0" w:color="auto"/>
        <w:bottom w:val="none" w:sz="0" w:space="0" w:color="auto"/>
        <w:right w:val="none" w:sz="0" w:space="0" w:color="auto"/>
      </w:divBdr>
    </w:div>
    <w:div w:id="8526835">
      <w:bodyDiv w:val="1"/>
      <w:marLeft w:val="0"/>
      <w:marRight w:val="0"/>
      <w:marTop w:val="0"/>
      <w:marBottom w:val="0"/>
      <w:divBdr>
        <w:top w:val="none" w:sz="0" w:space="0" w:color="auto"/>
        <w:left w:val="none" w:sz="0" w:space="0" w:color="auto"/>
        <w:bottom w:val="none" w:sz="0" w:space="0" w:color="auto"/>
        <w:right w:val="none" w:sz="0" w:space="0" w:color="auto"/>
      </w:divBdr>
    </w:div>
    <w:div w:id="9453688">
      <w:bodyDiv w:val="1"/>
      <w:marLeft w:val="0"/>
      <w:marRight w:val="0"/>
      <w:marTop w:val="0"/>
      <w:marBottom w:val="0"/>
      <w:divBdr>
        <w:top w:val="none" w:sz="0" w:space="0" w:color="auto"/>
        <w:left w:val="none" w:sz="0" w:space="0" w:color="auto"/>
        <w:bottom w:val="none" w:sz="0" w:space="0" w:color="auto"/>
        <w:right w:val="none" w:sz="0" w:space="0" w:color="auto"/>
      </w:divBdr>
    </w:div>
    <w:div w:id="9844719">
      <w:bodyDiv w:val="1"/>
      <w:marLeft w:val="0"/>
      <w:marRight w:val="0"/>
      <w:marTop w:val="0"/>
      <w:marBottom w:val="0"/>
      <w:divBdr>
        <w:top w:val="none" w:sz="0" w:space="0" w:color="auto"/>
        <w:left w:val="none" w:sz="0" w:space="0" w:color="auto"/>
        <w:bottom w:val="none" w:sz="0" w:space="0" w:color="auto"/>
        <w:right w:val="none" w:sz="0" w:space="0" w:color="auto"/>
      </w:divBdr>
    </w:div>
    <w:div w:id="9916319">
      <w:bodyDiv w:val="1"/>
      <w:marLeft w:val="0"/>
      <w:marRight w:val="0"/>
      <w:marTop w:val="0"/>
      <w:marBottom w:val="0"/>
      <w:divBdr>
        <w:top w:val="none" w:sz="0" w:space="0" w:color="auto"/>
        <w:left w:val="none" w:sz="0" w:space="0" w:color="auto"/>
        <w:bottom w:val="none" w:sz="0" w:space="0" w:color="auto"/>
        <w:right w:val="none" w:sz="0" w:space="0" w:color="auto"/>
      </w:divBdr>
    </w:div>
    <w:div w:id="9991247">
      <w:bodyDiv w:val="1"/>
      <w:marLeft w:val="0"/>
      <w:marRight w:val="0"/>
      <w:marTop w:val="0"/>
      <w:marBottom w:val="0"/>
      <w:divBdr>
        <w:top w:val="none" w:sz="0" w:space="0" w:color="auto"/>
        <w:left w:val="none" w:sz="0" w:space="0" w:color="auto"/>
        <w:bottom w:val="none" w:sz="0" w:space="0" w:color="auto"/>
        <w:right w:val="none" w:sz="0" w:space="0" w:color="auto"/>
      </w:divBdr>
    </w:div>
    <w:div w:id="10036039">
      <w:bodyDiv w:val="1"/>
      <w:marLeft w:val="0"/>
      <w:marRight w:val="0"/>
      <w:marTop w:val="0"/>
      <w:marBottom w:val="0"/>
      <w:divBdr>
        <w:top w:val="none" w:sz="0" w:space="0" w:color="auto"/>
        <w:left w:val="none" w:sz="0" w:space="0" w:color="auto"/>
        <w:bottom w:val="none" w:sz="0" w:space="0" w:color="auto"/>
        <w:right w:val="none" w:sz="0" w:space="0" w:color="auto"/>
      </w:divBdr>
    </w:div>
    <w:div w:id="10497361">
      <w:bodyDiv w:val="1"/>
      <w:marLeft w:val="0"/>
      <w:marRight w:val="0"/>
      <w:marTop w:val="0"/>
      <w:marBottom w:val="0"/>
      <w:divBdr>
        <w:top w:val="none" w:sz="0" w:space="0" w:color="auto"/>
        <w:left w:val="none" w:sz="0" w:space="0" w:color="auto"/>
        <w:bottom w:val="none" w:sz="0" w:space="0" w:color="auto"/>
        <w:right w:val="none" w:sz="0" w:space="0" w:color="auto"/>
      </w:divBdr>
    </w:div>
    <w:div w:id="10497523">
      <w:bodyDiv w:val="1"/>
      <w:marLeft w:val="0"/>
      <w:marRight w:val="0"/>
      <w:marTop w:val="0"/>
      <w:marBottom w:val="0"/>
      <w:divBdr>
        <w:top w:val="none" w:sz="0" w:space="0" w:color="auto"/>
        <w:left w:val="none" w:sz="0" w:space="0" w:color="auto"/>
        <w:bottom w:val="none" w:sz="0" w:space="0" w:color="auto"/>
        <w:right w:val="none" w:sz="0" w:space="0" w:color="auto"/>
      </w:divBdr>
    </w:div>
    <w:div w:id="10767213">
      <w:bodyDiv w:val="1"/>
      <w:marLeft w:val="0"/>
      <w:marRight w:val="0"/>
      <w:marTop w:val="0"/>
      <w:marBottom w:val="0"/>
      <w:divBdr>
        <w:top w:val="none" w:sz="0" w:space="0" w:color="auto"/>
        <w:left w:val="none" w:sz="0" w:space="0" w:color="auto"/>
        <w:bottom w:val="none" w:sz="0" w:space="0" w:color="auto"/>
        <w:right w:val="none" w:sz="0" w:space="0" w:color="auto"/>
      </w:divBdr>
    </w:div>
    <w:div w:id="11079377">
      <w:bodyDiv w:val="1"/>
      <w:marLeft w:val="0"/>
      <w:marRight w:val="0"/>
      <w:marTop w:val="0"/>
      <w:marBottom w:val="0"/>
      <w:divBdr>
        <w:top w:val="none" w:sz="0" w:space="0" w:color="auto"/>
        <w:left w:val="none" w:sz="0" w:space="0" w:color="auto"/>
        <w:bottom w:val="none" w:sz="0" w:space="0" w:color="auto"/>
        <w:right w:val="none" w:sz="0" w:space="0" w:color="auto"/>
      </w:divBdr>
    </w:div>
    <w:div w:id="11491649">
      <w:bodyDiv w:val="1"/>
      <w:marLeft w:val="0"/>
      <w:marRight w:val="0"/>
      <w:marTop w:val="0"/>
      <w:marBottom w:val="0"/>
      <w:divBdr>
        <w:top w:val="none" w:sz="0" w:space="0" w:color="auto"/>
        <w:left w:val="none" w:sz="0" w:space="0" w:color="auto"/>
        <w:bottom w:val="none" w:sz="0" w:space="0" w:color="auto"/>
        <w:right w:val="none" w:sz="0" w:space="0" w:color="auto"/>
      </w:divBdr>
    </w:div>
    <w:div w:id="11497422">
      <w:bodyDiv w:val="1"/>
      <w:marLeft w:val="0"/>
      <w:marRight w:val="0"/>
      <w:marTop w:val="0"/>
      <w:marBottom w:val="0"/>
      <w:divBdr>
        <w:top w:val="none" w:sz="0" w:space="0" w:color="auto"/>
        <w:left w:val="none" w:sz="0" w:space="0" w:color="auto"/>
        <w:bottom w:val="none" w:sz="0" w:space="0" w:color="auto"/>
        <w:right w:val="none" w:sz="0" w:space="0" w:color="auto"/>
      </w:divBdr>
    </w:div>
    <w:div w:id="11811178">
      <w:bodyDiv w:val="1"/>
      <w:marLeft w:val="0"/>
      <w:marRight w:val="0"/>
      <w:marTop w:val="0"/>
      <w:marBottom w:val="0"/>
      <w:divBdr>
        <w:top w:val="none" w:sz="0" w:space="0" w:color="auto"/>
        <w:left w:val="none" w:sz="0" w:space="0" w:color="auto"/>
        <w:bottom w:val="none" w:sz="0" w:space="0" w:color="auto"/>
        <w:right w:val="none" w:sz="0" w:space="0" w:color="auto"/>
      </w:divBdr>
    </w:div>
    <w:div w:id="12270034">
      <w:bodyDiv w:val="1"/>
      <w:marLeft w:val="0"/>
      <w:marRight w:val="0"/>
      <w:marTop w:val="0"/>
      <w:marBottom w:val="0"/>
      <w:divBdr>
        <w:top w:val="none" w:sz="0" w:space="0" w:color="auto"/>
        <w:left w:val="none" w:sz="0" w:space="0" w:color="auto"/>
        <w:bottom w:val="none" w:sz="0" w:space="0" w:color="auto"/>
        <w:right w:val="none" w:sz="0" w:space="0" w:color="auto"/>
      </w:divBdr>
    </w:div>
    <w:div w:id="12536919">
      <w:bodyDiv w:val="1"/>
      <w:marLeft w:val="0"/>
      <w:marRight w:val="0"/>
      <w:marTop w:val="0"/>
      <w:marBottom w:val="0"/>
      <w:divBdr>
        <w:top w:val="none" w:sz="0" w:space="0" w:color="auto"/>
        <w:left w:val="none" w:sz="0" w:space="0" w:color="auto"/>
        <w:bottom w:val="none" w:sz="0" w:space="0" w:color="auto"/>
        <w:right w:val="none" w:sz="0" w:space="0" w:color="auto"/>
      </w:divBdr>
    </w:div>
    <w:div w:id="12653140">
      <w:bodyDiv w:val="1"/>
      <w:marLeft w:val="0"/>
      <w:marRight w:val="0"/>
      <w:marTop w:val="0"/>
      <w:marBottom w:val="0"/>
      <w:divBdr>
        <w:top w:val="none" w:sz="0" w:space="0" w:color="auto"/>
        <w:left w:val="none" w:sz="0" w:space="0" w:color="auto"/>
        <w:bottom w:val="none" w:sz="0" w:space="0" w:color="auto"/>
        <w:right w:val="none" w:sz="0" w:space="0" w:color="auto"/>
      </w:divBdr>
    </w:div>
    <w:div w:id="12659805">
      <w:bodyDiv w:val="1"/>
      <w:marLeft w:val="0"/>
      <w:marRight w:val="0"/>
      <w:marTop w:val="0"/>
      <w:marBottom w:val="0"/>
      <w:divBdr>
        <w:top w:val="none" w:sz="0" w:space="0" w:color="auto"/>
        <w:left w:val="none" w:sz="0" w:space="0" w:color="auto"/>
        <w:bottom w:val="none" w:sz="0" w:space="0" w:color="auto"/>
        <w:right w:val="none" w:sz="0" w:space="0" w:color="auto"/>
      </w:divBdr>
    </w:div>
    <w:div w:id="14235543">
      <w:bodyDiv w:val="1"/>
      <w:marLeft w:val="0"/>
      <w:marRight w:val="0"/>
      <w:marTop w:val="0"/>
      <w:marBottom w:val="0"/>
      <w:divBdr>
        <w:top w:val="none" w:sz="0" w:space="0" w:color="auto"/>
        <w:left w:val="none" w:sz="0" w:space="0" w:color="auto"/>
        <w:bottom w:val="none" w:sz="0" w:space="0" w:color="auto"/>
        <w:right w:val="none" w:sz="0" w:space="0" w:color="auto"/>
      </w:divBdr>
    </w:div>
    <w:div w:id="15009831">
      <w:bodyDiv w:val="1"/>
      <w:marLeft w:val="0"/>
      <w:marRight w:val="0"/>
      <w:marTop w:val="0"/>
      <w:marBottom w:val="0"/>
      <w:divBdr>
        <w:top w:val="none" w:sz="0" w:space="0" w:color="auto"/>
        <w:left w:val="none" w:sz="0" w:space="0" w:color="auto"/>
        <w:bottom w:val="none" w:sz="0" w:space="0" w:color="auto"/>
        <w:right w:val="none" w:sz="0" w:space="0" w:color="auto"/>
      </w:divBdr>
    </w:div>
    <w:div w:id="15692096">
      <w:bodyDiv w:val="1"/>
      <w:marLeft w:val="0"/>
      <w:marRight w:val="0"/>
      <w:marTop w:val="0"/>
      <w:marBottom w:val="0"/>
      <w:divBdr>
        <w:top w:val="none" w:sz="0" w:space="0" w:color="auto"/>
        <w:left w:val="none" w:sz="0" w:space="0" w:color="auto"/>
        <w:bottom w:val="none" w:sz="0" w:space="0" w:color="auto"/>
        <w:right w:val="none" w:sz="0" w:space="0" w:color="auto"/>
      </w:divBdr>
    </w:div>
    <w:div w:id="15737919">
      <w:bodyDiv w:val="1"/>
      <w:marLeft w:val="0"/>
      <w:marRight w:val="0"/>
      <w:marTop w:val="0"/>
      <w:marBottom w:val="0"/>
      <w:divBdr>
        <w:top w:val="none" w:sz="0" w:space="0" w:color="auto"/>
        <w:left w:val="none" w:sz="0" w:space="0" w:color="auto"/>
        <w:bottom w:val="none" w:sz="0" w:space="0" w:color="auto"/>
        <w:right w:val="none" w:sz="0" w:space="0" w:color="auto"/>
      </w:divBdr>
    </w:div>
    <w:div w:id="15884218">
      <w:bodyDiv w:val="1"/>
      <w:marLeft w:val="0"/>
      <w:marRight w:val="0"/>
      <w:marTop w:val="0"/>
      <w:marBottom w:val="0"/>
      <w:divBdr>
        <w:top w:val="none" w:sz="0" w:space="0" w:color="auto"/>
        <w:left w:val="none" w:sz="0" w:space="0" w:color="auto"/>
        <w:bottom w:val="none" w:sz="0" w:space="0" w:color="auto"/>
        <w:right w:val="none" w:sz="0" w:space="0" w:color="auto"/>
      </w:divBdr>
    </w:div>
    <w:div w:id="15928403">
      <w:bodyDiv w:val="1"/>
      <w:marLeft w:val="0"/>
      <w:marRight w:val="0"/>
      <w:marTop w:val="0"/>
      <w:marBottom w:val="0"/>
      <w:divBdr>
        <w:top w:val="none" w:sz="0" w:space="0" w:color="auto"/>
        <w:left w:val="none" w:sz="0" w:space="0" w:color="auto"/>
        <w:bottom w:val="none" w:sz="0" w:space="0" w:color="auto"/>
        <w:right w:val="none" w:sz="0" w:space="0" w:color="auto"/>
      </w:divBdr>
    </w:div>
    <w:div w:id="16546033">
      <w:bodyDiv w:val="1"/>
      <w:marLeft w:val="0"/>
      <w:marRight w:val="0"/>
      <w:marTop w:val="0"/>
      <w:marBottom w:val="0"/>
      <w:divBdr>
        <w:top w:val="none" w:sz="0" w:space="0" w:color="auto"/>
        <w:left w:val="none" w:sz="0" w:space="0" w:color="auto"/>
        <w:bottom w:val="none" w:sz="0" w:space="0" w:color="auto"/>
        <w:right w:val="none" w:sz="0" w:space="0" w:color="auto"/>
      </w:divBdr>
    </w:div>
    <w:div w:id="16547498">
      <w:bodyDiv w:val="1"/>
      <w:marLeft w:val="0"/>
      <w:marRight w:val="0"/>
      <w:marTop w:val="0"/>
      <w:marBottom w:val="0"/>
      <w:divBdr>
        <w:top w:val="none" w:sz="0" w:space="0" w:color="auto"/>
        <w:left w:val="none" w:sz="0" w:space="0" w:color="auto"/>
        <w:bottom w:val="none" w:sz="0" w:space="0" w:color="auto"/>
        <w:right w:val="none" w:sz="0" w:space="0" w:color="auto"/>
      </w:divBdr>
    </w:div>
    <w:div w:id="17053310">
      <w:bodyDiv w:val="1"/>
      <w:marLeft w:val="0"/>
      <w:marRight w:val="0"/>
      <w:marTop w:val="0"/>
      <w:marBottom w:val="0"/>
      <w:divBdr>
        <w:top w:val="none" w:sz="0" w:space="0" w:color="auto"/>
        <w:left w:val="none" w:sz="0" w:space="0" w:color="auto"/>
        <w:bottom w:val="none" w:sz="0" w:space="0" w:color="auto"/>
        <w:right w:val="none" w:sz="0" w:space="0" w:color="auto"/>
      </w:divBdr>
    </w:div>
    <w:div w:id="17194937">
      <w:bodyDiv w:val="1"/>
      <w:marLeft w:val="0"/>
      <w:marRight w:val="0"/>
      <w:marTop w:val="0"/>
      <w:marBottom w:val="0"/>
      <w:divBdr>
        <w:top w:val="none" w:sz="0" w:space="0" w:color="auto"/>
        <w:left w:val="none" w:sz="0" w:space="0" w:color="auto"/>
        <w:bottom w:val="none" w:sz="0" w:space="0" w:color="auto"/>
        <w:right w:val="none" w:sz="0" w:space="0" w:color="auto"/>
      </w:divBdr>
    </w:div>
    <w:div w:id="17391241">
      <w:bodyDiv w:val="1"/>
      <w:marLeft w:val="0"/>
      <w:marRight w:val="0"/>
      <w:marTop w:val="0"/>
      <w:marBottom w:val="0"/>
      <w:divBdr>
        <w:top w:val="none" w:sz="0" w:space="0" w:color="auto"/>
        <w:left w:val="none" w:sz="0" w:space="0" w:color="auto"/>
        <w:bottom w:val="none" w:sz="0" w:space="0" w:color="auto"/>
        <w:right w:val="none" w:sz="0" w:space="0" w:color="auto"/>
      </w:divBdr>
    </w:div>
    <w:div w:id="17582687">
      <w:bodyDiv w:val="1"/>
      <w:marLeft w:val="0"/>
      <w:marRight w:val="0"/>
      <w:marTop w:val="0"/>
      <w:marBottom w:val="0"/>
      <w:divBdr>
        <w:top w:val="none" w:sz="0" w:space="0" w:color="auto"/>
        <w:left w:val="none" w:sz="0" w:space="0" w:color="auto"/>
        <w:bottom w:val="none" w:sz="0" w:space="0" w:color="auto"/>
        <w:right w:val="none" w:sz="0" w:space="0" w:color="auto"/>
      </w:divBdr>
    </w:div>
    <w:div w:id="18316177">
      <w:bodyDiv w:val="1"/>
      <w:marLeft w:val="0"/>
      <w:marRight w:val="0"/>
      <w:marTop w:val="0"/>
      <w:marBottom w:val="0"/>
      <w:divBdr>
        <w:top w:val="none" w:sz="0" w:space="0" w:color="auto"/>
        <w:left w:val="none" w:sz="0" w:space="0" w:color="auto"/>
        <w:bottom w:val="none" w:sz="0" w:space="0" w:color="auto"/>
        <w:right w:val="none" w:sz="0" w:space="0" w:color="auto"/>
      </w:divBdr>
    </w:div>
    <w:div w:id="18630421">
      <w:bodyDiv w:val="1"/>
      <w:marLeft w:val="0"/>
      <w:marRight w:val="0"/>
      <w:marTop w:val="0"/>
      <w:marBottom w:val="0"/>
      <w:divBdr>
        <w:top w:val="none" w:sz="0" w:space="0" w:color="auto"/>
        <w:left w:val="none" w:sz="0" w:space="0" w:color="auto"/>
        <w:bottom w:val="none" w:sz="0" w:space="0" w:color="auto"/>
        <w:right w:val="none" w:sz="0" w:space="0" w:color="auto"/>
      </w:divBdr>
    </w:div>
    <w:div w:id="19090624">
      <w:bodyDiv w:val="1"/>
      <w:marLeft w:val="0"/>
      <w:marRight w:val="0"/>
      <w:marTop w:val="0"/>
      <w:marBottom w:val="0"/>
      <w:divBdr>
        <w:top w:val="none" w:sz="0" w:space="0" w:color="auto"/>
        <w:left w:val="none" w:sz="0" w:space="0" w:color="auto"/>
        <w:bottom w:val="none" w:sz="0" w:space="0" w:color="auto"/>
        <w:right w:val="none" w:sz="0" w:space="0" w:color="auto"/>
      </w:divBdr>
    </w:div>
    <w:div w:id="19475081">
      <w:bodyDiv w:val="1"/>
      <w:marLeft w:val="0"/>
      <w:marRight w:val="0"/>
      <w:marTop w:val="0"/>
      <w:marBottom w:val="0"/>
      <w:divBdr>
        <w:top w:val="none" w:sz="0" w:space="0" w:color="auto"/>
        <w:left w:val="none" w:sz="0" w:space="0" w:color="auto"/>
        <w:bottom w:val="none" w:sz="0" w:space="0" w:color="auto"/>
        <w:right w:val="none" w:sz="0" w:space="0" w:color="auto"/>
      </w:divBdr>
    </w:div>
    <w:div w:id="20013918">
      <w:bodyDiv w:val="1"/>
      <w:marLeft w:val="0"/>
      <w:marRight w:val="0"/>
      <w:marTop w:val="0"/>
      <w:marBottom w:val="0"/>
      <w:divBdr>
        <w:top w:val="none" w:sz="0" w:space="0" w:color="auto"/>
        <w:left w:val="none" w:sz="0" w:space="0" w:color="auto"/>
        <w:bottom w:val="none" w:sz="0" w:space="0" w:color="auto"/>
        <w:right w:val="none" w:sz="0" w:space="0" w:color="auto"/>
      </w:divBdr>
    </w:div>
    <w:div w:id="20323098">
      <w:bodyDiv w:val="1"/>
      <w:marLeft w:val="0"/>
      <w:marRight w:val="0"/>
      <w:marTop w:val="0"/>
      <w:marBottom w:val="0"/>
      <w:divBdr>
        <w:top w:val="none" w:sz="0" w:space="0" w:color="auto"/>
        <w:left w:val="none" w:sz="0" w:space="0" w:color="auto"/>
        <w:bottom w:val="none" w:sz="0" w:space="0" w:color="auto"/>
        <w:right w:val="none" w:sz="0" w:space="0" w:color="auto"/>
      </w:divBdr>
    </w:div>
    <w:div w:id="21171475">
      <w:bodyDiv w:val="1"/>
      <w:marLeft w:val="0"/>
      <w:marRight w:val="0"/>
      <w:marTop w:val="0"/>
      <w:marBottom w:val="0"/>
      <w:divBdr>
        <w:top w:val="none" w:sz="0" w:space="0" w:color="auto"/>
        <w:left w:val="none" w:sz="0" w:space="0" w:color="auto"/>
        <w:bottom w:val="none" w:sz="0" w:space="0" w:color="auto"/>
        <w:right w:val="none" w:sz="0" w:space="0" w:color="auto"/>
      </w:divBdr>
    </w:div>
    <w:div w:id="21371051">
      <w:bodyDiv w:val="1"/>
      <w:marLeft w:val="0"/>
      <w:marRight w:val="0"/>
      <w:marTop w:val="0"/>
      <w:marBottom w:val="0"/>
      <w:divBdr>
        <w:top w:val="none" w:sz="0" w:space="0" w:color="auto"/>
        <w:left w:val="none" w:sz="0" w:space="0" w:color="auto"/>
        <w:bottom w:val="none" w:sz="0" w:space="0" w:color="auto"/>
        <w:right w:val="none" w:sz="0" w:space="0" w:color="auto"/>
      </w:divBdr>
    </w:div>
    <w:div w:id="21395451">
      <w:bodyDiv w:val="1"/>
      <w:marLeft w:val="0"/>
      <w:marRight w:val="0"/>
      <w:marTop w:val="0"/>
      <w:marBottom w:val="0"/>
      <w:divBdr>
        <w:top w:val="none" w:sz="0" w:space="0" w:color="auto"/>
        <w:left w:val="none" w:sz="0" w:space="0" w:color="auto"/>
        <w:bottom w:val="none" w:sz="0" w:space="0" w:color="auto"/>
        <w:right w:val="none" w:sz="0" w:space="0" w:color="auto"/>
      </w:divBdr>
    </w:div>
    <w:div w:id="21633448">
      <w:bodyDiv w:val="1"/>
      <w:marLeft w:val="0"/>
      <w:marRight w:val="0"/>
      <w:marTop w:val="0"/>
      <w:marBottom w:val="0"/>
      <w:divBdr>
        <w:top w:val="none" w:sz="0" w:space="0" w:color="auto"/>
        <w:left w:val="none" w:sz="0" w:space="0" w:color="auto"/>
        <w:bottom w:val="none" w:sz="0" w:space="0" w:color="auto"/>
        <w:right w:val="none" w:sz="0" w:space="0" w:color="auto"/>
      </w:divBdr>
    </w:div>
    <w:div w:id="21637461">
      <w:bodyDiv w:val="1"/>
      <w:marLeft w:val="0"/>
      <w:marRight w:val="0"/>
      <w:marTop w:val="0"/>
      <w:marBottom w:val="0"/>
      <w:divBdr>
        <w:top w:val="none" w:sz="0" w:space="0" w:color="auto"/>
        <w:left w:val="none" w:sz="0" w:space="0" w:color="auto"/>
        <w:bottom w:val="none" w:sz="0" w:space="0" w:color="auto"/>
        <w:right w:val="none" w:sz="0" w:space="0" w:color="auto"/>
      </w:divBdr>
    </w:div>
    <w:div w:id="21784474">
      <w:bodyDiv w:val="1"/>
      <w:marLeft w:val="0"/>
      <w:marRight w:val="0"/>
      <w:marTop w:val="0"/>
      <w:marBottom w:val="0"/>
      <w:divBdr>
        <w:top w:val="none" w:sz="0" w:space="0" w:color="auto"/>
        <w:left w:val="none" w:sz="0" w:space="0" w:color="auto"/>
        <w:bottom w:val="none" w:sz="0" w:space="0" w:color="auto"/>
        <w:right w:val="none" w:sz="0" w:space="0" w:color="auto"/>
      </w:divBdr>
    </w:div>
    <w:div w:id="21827777">
      <w:bodyDiv w:val="1"/>
      <w:marLeft w:val="0"/>
      <w:marRight w:val="0"/>
      <w:marTop w:val="0"/>
      <w:marBottom w:val="0"/>
      <w:divBdr>
        <w:top w:val="none" w:sz="0" w:space="0" w:color="auto"/>
        <w:left w:val="none" w:sz="0" w:space="0" w:color="auto"/>
        <w:bottom w:val="none" w:sz="0" w:space="0" w:color="auto"/>
        <w:right w:val="none" w:sz="0" w:space="0" w:color="auto"/>
      </w:divBdr>
    </w:div>
    <w:div w:id="21901811">
      <w:bodyDiv w:val="1"/>
      <w:marLeft w:val="0"/>
      <w:marRight w:val="0"/>
      <w:marTop w:val="0"/>
      <w:marBottom w:val="0"/>
      <w:divBdr>
        <w:top w:val="none" w:sz="0" w:space="0" w:color="auto"/>
        <w:left w:val="none" w:sz="0" w:space="0" w:color="auto"/>
        <w:bottom w:val="none" w:sz="0" w:space="0" w:color="auto"/>
        <w:right w:val="none" w:sz="0" w:space="0" w:color="auto"/>
      </w:divBdr>
    </w:div>
    <w:div w:id="22217402">
      <w:bodyDiv w:val="1"/>
      <w:marLeft w:val="0"/>
      <w:marRight w:val="0"/>
      <w:marTop w:val="0"/>
      <w:marBottom w:val="0"/>
      <w:divBdr>
        <w:top w:val="none" w:sz="0" w:space="0" w:color="auto"/>
        <w:left w:val="none" w:sz="0" w:space="0" w:color="auto"/>
        <w:bottom w:val="none" w:sz="0" w:space="0" w:color="auto"/>
        <w:right w:val="none" w:sz="0" w:space="0" w:color="auto"/>
      </w:divBdr>
    </w:div>
    <w:div w:id="22294645">
      <w:bodyDiv w:val="1"/>
      <w:marLeft w:val="0"/>
      <w:marRight w:val="0"/>
      <w:marTop w:val="0"/>
      <w:marBottom w:val="0"/>
      <w:divBdr>
        <w:top w:val="none" w:sz="0" w:space="0" w:color="auto"/>
        <w:left w:val="none" w:sz="0" w:space="0" w:color="auto"/>
        <w:bottom w:val="none" w:sz="0" w:space="0" w:color="auto"/>
        <w:right w:val="none" w:sz="0" w:space="0" w:color="auto"/>
      </w:divBdr>
    </w:div>
    <w:div w:id="22637676">
      <w:bodyDiv w:val="1"/>
      <w:marLeft w:val="0"/>
      <w:marRight w:val="0"/>
      <w:marTop w:val="0"/>
      <w:marBottom w:val="0"/>
      <w:divBdr>
        <w:top w:val="none" w:sz="0" w:space="0" w:color="auto"/>
        <w:left w:val="none" w:sz="0" w:space="0" w:color="auto"/>
        <w:bottom w:val="none" w:sz="0" w:space="0" w:color="auto"/>
        <w:right w:val="none" w:sz="0" w:space="0" w:color="auto"/>
      </w:divBdr>
    </w:div>
    <w:div w:id="22750205">
      <w:bodyDiv w:val="1"/>
      <w:marLeft w:val="0"/>
      <w:marRight w:val="0"/>
      <w:marTop w:val="0"/>
      <w:marBottom w:val="0"/>
      <w:divBdr>
        <w:top w:val="none" w:sz="0" w:space="0" w:color="auto"/>
        <w:left w:val="none" w:sz="0" w:space="0" w:color="auto"/>
        <w:bottom w:val="none" w:sz="0" w:space="0" w:color="auto"/>
        <w:right w:val="none" w:sz="0" w:space="0" w:color="auto"/>
      </w:divBdr>
    </w:div>
    <w:div w:id="23602212">
      <w:bodyDiv w:val="1"/>
      <w:marLeft w:val="0"/>
      <w:marRight w:val="0"/>
      <w:marTop w:val="0"/>
      <w:marBottom w:val="0"/>
      <w:divBdr>
        <w:top w:val="none" w:sz="0" w:space="0" w:color="auto"/>
        <w:left w:val="none" w:sz="0" w:space="0" w:color="auto"/>
        <w:bottom w:val="none" w:sz="0" w:space="0" w:color="auto"/>
        <w:right w:val="none" w:sz="0" w:space="0" w:color="auto"/>
      </w:divBdr>
    </w:div>
    <w:div w:id="23791801">
      <w:bodyDiv w:val="1"/>
      <w:marLeft w:val="0"/>
      <w:marRight w:val="0"/>
      <w:marTop w:val="0"/>
      <w:marBottom w:val="0"/>
      <w:divBdr>
        <w:top w:val="none" w:sz="0" w:space="0" w:color="auto"/>
        <w:left w:val="none" w:sz="0" w:space="0" w:color="auto"/>
        <w:bottom w:val="none" w:sz="0" w:space="0" w:color="auto"/>
        <w:right w:val="none" w:sz="0" w:space="0" w:color="auto"/>
      </w:divBdr>
    </w:div>
    <w:div w:id="23799494">
      <w:bodyDiv w:val="1"/>
      <w:marLeft w:val="0"/>
      <w:marRight w:val="0"/>
      <w:marTop w:val="0"/>
      <w:marBottom w:val="0"/>
      <w:divBdr>
        <w:top w:val="none" w:sz="0" w:space="0" w:color="auto"/>
        <w:left w:val="none" w:sz="0" w:space="0" w:color="auto"/>
        <w:bottom w:val="none" w:sz="0" w:space="0" w:color="auto"/>
        <w:right w:val="none" w:sz="0" w:space="0" w:color="auto"/>
      </w:divBdr>
    </w:div>
    <w:div w:id="23866918">
      <w:bodyDiv w:val="1"/>
      <w:marLeft w:val="0"/>
      <w:marRight w:val="0"/>
      <w:marTop w:val="0"/>
      <w:marBottom w:val="0"/>
      <w:divBdr>
        <w:top w:val="none" w:sz="0" w:space="0" w:color="auto"/>
        <w:left w:val="none" w:sz="0" w:space="0" w:color="auto"/>
        <w:bottom w:val="none" w:sz="0" w:space="0" w:color="auto"/>
        <w:right w:val="none" w:sz="0" w:space="0" w:color="auto"/>
      </w:divBdr>
    </w:div>
    <w:div w:id="23869114">
      <w:bodyDiv w:val="1"/>
      <w:marLeft w:val="0"/>
      <w:marRight w:val="0"/>
      <w:marTop w:val="0"/>
      <w:marBottom w:val="0"/>
      <w:divBdr>
        <w:top w:val="none" w:sz="0" w:space="0" w:color="auto"/>
        <w:left w:val="none" w:sz="0" w:space="0" w:color="auto"/>
        <w:bottom w:val="none" w:sz="0" w:space="0" w:color="auto"/>
        <w:right w:val="none" w:sz="0" w:space="0" w:color="auto"/>
      </w:divBdr>
    </w:div>
    <w:div w:id="24445362">
      <w:bodyDiv w:val="1"/>
      <w:marLeft w:val="0"/>
      <w:marRight w:val="0"/>
      <w:marTop w:val="0"/>
      <w:marBottom w:val="0"/>
      <w:divBdr>
        <w:top w:val="none" w:sz="0" w:space="0" w:color="auto"/>
        <w:left w:val="none" w:sz="0" w:space="0" w:color="auto"/>
        <w:bottom w:val="none" w:sz="0" w:space="0" w:color="auto"/>
        <w:right w:val="none" w:sz="0" w:space="0" w:color="auto"/>
      </w:divBdr>
    </w:div>
    <w:div w:id="24795906">
      <w:bodyDiv w:val="1"/>
      <w:marLeft w:val="0"/>
      <w:marRight w:val="0"/>
      <w:marTop w:val="0"/>
      <w:marBottom w:val="0"/>
      <w:divBdr>
        <w:top w:val="none" w:sz="0" w:space="0" w:color="auto"/>
        <w:left w:val="none" w:sz="0" w:space="0" w:color="auto"/>
        <w:bottom w:val="none" w:sz="0" w:space="0" w:color="auto"/>
        <w:right w:val="none" w:sz="0" w:space="0" w:color="auto"/>
      </w:divBdr>
    </w:div>
    <w:div w:id="25562820">
      <w:bodyDiv w:val="1"/>
      <w:marLeft w:val="0"/>
      <w:marRight w:val="0"/>
      <w:marTop w:val="0"/>
      <w:marBottom w:val="0"/>
      <w:divBdr>
        <w:top w:val="none" w:sz="0" w:space="0" w:color="auto"/>
        <w:left w:val="none" w:sz="0" w:space="0" w:color="auto"/>
        <w:bottom w:val="none" w:sz="0" w:space="0" w:color="auto"/>
        <w:right w:val="none" w:sz="0" w:space="0" w:color="auto"/>
      </w:divBdr>
    </w:div>
    <w:div w:id="25567569">
      <w:bodyDiv w:val="1"/>
      <w:marLeft w:val="0"/>
      <w:marRight w:val="0"/>
      <w:marTop w:val="0"/>
      <w:marBottom w:val="0"/>
      <w:divBdr>
        <w:top w:val="none" w:sz="0" w:space="0" w:color="auto"/>
        <w:left w:val="none" w:sz="0" w:space="0" w:color="auto"/>
        <w:bottom w:val="none" w:sz="0" w:space="0" w:color="auto"/>
        <w:right w:val="none" w:sz="0" w:space="0" w:color="auto"/>
      </w:divBdr>
    </w:div>
    <w:div w:id="25911418">
      <w:bodyDiv w:val="1"/>
      <w:marLeft w:val="0"/>
      <w:marRight w:val="0"/>
      <w:marTop w:val="0"/>
      <w:marBottom w:val="0"/>
      <w:divBdr>
        <w:top w:val="none" w:sz="0" w:space="0" w:color="auto"/>
        <w:left w:val="none" w:sz="0" w:space="0" w:color="auto"/>
        <w:bottom w:val="none" w:sz="0" w:space="0" w:color="auto"/>
        <w:right w:val="none" w:sz="0" w:space="0" w:color="auto"/>
      </w:divBdr>
    </w:div>
    <w:div w:id="25914349">
      <w:bodyDiv w:val="1"/>
      <w:marLeft w:val="0"/>
      <w:marRight w:val="0"/>
      <w:marTop w:val="0"/>
      <w:marBottom w:val="0"/>
      <w:divBdr>
        <w:top w:val="none" w:sz="0" w:space="0" w:color="auto"/>
        <w:left w:val="none" w:sz="0" w:space="0" w:color="auto"/>
        <w:bottom w:val="none" w:sz="0" w:space="0" w:color="auto"/>
        <w:right w:val="none" w:sz="0" w:space="0" w:color="auto"/>
      </w:divBdr>
    </w:div>
    <w:div w:id="27145853">
      <w:bodyDiv w:val="1"/>
      <w:marLeft w:val="0"/>
      <w:marRight w:val="0"/>
      <w:marTop w:val="0"/>
      <w:marBottom w:val="0"/>
      <w:divBdr>
        <w:top w:val="none" w:sz="0" w:space="0" w:color="auto"/>
        <w:left w:val="none" w:sz="0" w:space="0" w:color="auto"/>
        <w:bottom w:val="none" w:sz="0" w:space="0" w:color="auto"/>
        <w:right w:val="none" w:sz="0" w:space="0" w:color="auto"/>
      </w:divBdr>
    </w:div>
    <w:div w:id="27531218">
      <w:bodyDiv w:val="1"/>
      <w:marLeft w:val="0"/>
      <w:marRight w:val="0"/>
      <w:marTop w:val="0"/>
      <w:marBottom w:val="0"/>
      <w:divBdr>
        <w:top w:val="none" w:sz="0" w:space="0" w:color="auto"/>
        <w:left w:val="none" w:sz="0" w:space="0" w:color="auto"/>
        <w:bottom w:val="none" w:sz="0" w:space="0" w:color="auto"/>
        <w:right w:val="none" w:sz="0" w:space="0" w:color="auto"/>
      </w:divBdr>
    </w:div>
    <w:div w:id="28188682">
      <w:bodyDiv w:val="1"/>
      <w:marLeft w:val="0"/>
      <w:marRight w:val="0"/>
      <w:marTop w:val="0"/>
      <w:marBottom w:val="0"/>
      <w:divBdr>
        <w:top w:val="none" w:sz="0" w:space="0" w:color="auto"/>
        <w:left w:val="none" w:sz="0" w:space="0" w:color="auto"/>
        <w:bottom w:val="none" w:sz="0" w:space="0" w:color="auto"/>
        <w:right w:val="none" w:sz="0" w:space="0" w:color="auto"/>
      </w:divBdr>
    </w:div>
    <w:div w:id="28722583">
      <w:bodyDiv w:val="1"/>
      <w:marLeft w:val="0"/>
      <w:marRight w:val="0"/>
      <w:marTop w:val="0"/>
      <w:marBottom w:val="0"/>
      <w:divBdr>
        <w:top w:val="none" w:sz="0" w:space="0" w:color="auto"/>
        <w:left w:val="none" w:sz="0" w:space="0" w:color="auto"/>
        <w:bottom w:val="none" w:sz="0" w:space="0" w:color="auto"/>
        <w:right w:val="none" w:sz="0" w:space="0" w:color="auto"/>
      </w:divBdr>
    </w:div>
    <w:div w:id="28729161">
      <w:bodyDiv w:val="1"/>
      <w:marLeft w:val="0"/>
      <w:marRight w:val="0"/>
      <w:marTop w:val="0"/>
      <w:marBottom w:val="0"/>
      <w:divBdr>
        <w:top w:val="none" w:sz="0" w:space="0" w:color="auto"/>
        <w:left w:val="none" w:sz="0" w:space="0" w:color="auto"/>
        <w:bottom w:val="none" w:sz="0" w:space="0" w:color="auto"/>
        <w:right w:val="none" w:sz="0" w:space="0" w:color="auto"/>
      </w:divBdr>
    </w:div>
    <w:div w:id="28844727">
      <w:bodyDiv w:val="1"/>
      <w:marLeft w:val="0"/>
      <w:marRight w:val="0"/>
      <w:marTop w:val="0"/>
      <w:marBottom w:val="0"/>
      <w:divBdr>
        <w:top w:val="none" w:sz="0" w:space="0" w:color="auto"/>
        <w:left w:val="none" w:sz="0" w:space="0" w:color="auto"/>
        <w:bottom w:val="none" w:sz="0" w:space="0" w:color="auto"/>
        <w:right w:val="none" w:sz="0" w:space="0" w:color="auto"/>
      </w:divBdr>
    </w:div>
    <w:div w:id="29234947">
      <w:bodyDiv w:val="1"/>
      <w:marLeft w:val="0"/>
      <w:marRight w:val="0"/>
      <w:marTop w:val="0"/>
      <w:marBottom w:val="0"/>
      <w:divBdr>
        <w:top w:val="none" w:sz="0" w:space="0" w:color="auto"/>
        <w:left w:val="none" w:sz="0" w:space="0" w:color="auto"/>
        <w:bottom w:val="none" w:sz="0" w:space="0" w:color="auto"/>
        <w:right w:val="none" w:sz="0" w:space="0" w:color="auto"/>
      </w:divBdr>
    </w:div>
    <w:div w:id="29574001">
      <w:bodyDiv w:val="1"/>
      <w:marLeft w:val="0"/>
      <w:marRight w:val="0"/>
      <w:marTop w:val="0"/>
      <w:marBottom w:val="0"/>
      <w:divBdr>
        <w:top w:val="none" w:sz="0" w:space="0" w:color="auto"/>
        <w:left w:val="none" w:sz="0" w:space="0" w:color="auto"/>
        <w:bottom w:val="none" w:sz="0" w:space="0" w:color="auto"/>
        <w:right w:val="none" w:sz="0" w:space="0" w:color="auto"/>
      </w:divBdr>
    </w:div>
    <w:div w:id="29695575">
      <w:bodyDiv w:val="1"/>
      <w:marLeft w:val="0"/>
      <w:marRight w:val="0"/>
      <w:marTop w:val="0"/>
      <w:marBottom w:val="0"/>
      <w:divBdr>
        <w:top w:val="none" w:sz="0" w:space="0" w:color="auto"/>
        <w:left w:val="none" w:sz="0" w:space="0" w:color="auto"/>
        <w:bottom w:val="none" w:sz="0" w:space="0" w:color="auto"/>
        <w:right w:val="none" w:sz="0" w:space="0" w:color="auto"/>
      </w:divBdr>
    </w:div>
    <w:div w:id="30154624">
      <w:bodyDiv w:val="1"/>
      <w:marLeft w:val="0"/>
      <w:marRight w:val="0"/>
      <w:marTop w:val="0"/>
      <w:marBottom w:val="0"/>
      <w:divBdr>
        <w:top w:val="none" w:sz="0" w:space="0" w:color="auto"/>
        <w:left w:val="none" w:sz="0" w:space="0" w:color="auto"/>
        <w:bottom w:val="none" w:sz="0" w:space="0" w:color="auto"/>
        <w:right w:val="none" w:sz="0" w:space="0" w:color="auto"/>
      </w:divBdr>
    </w:div>
    <w:div w:id="30544351">
      <w:bodyDiv w:val="1"/>
      <w:marLeft w:val="0"/>
      <w:marRight w:val="0"/>
      <w:marTop w:val="0"/>
      <w:marBottom w:val="0"/>
      <w:divBdr>
        <w:top w:val="none" w:sz="0" w:space="0" w:color="auto"/>
        <w:left w:val="none" w:sz="0" w:space="0" w:color="auto"/>
        <w:bottom w:val="none" w:sz="0" w:space="0" w:color="auto"/>
        <w:right w:val="none" w:sz="0" w:space="0" w:color="auto"/>
      </w:divBdr>
    </w:div>
    <w:div w:id="30888075">
      <w:bodyDiv w:val="1"/>
      <w:marLeft w:val="0"/>
      <w:marRight w:val="0"/>
      <w:marTop w:val="0"/>
      <w:marBottom w:val="0"/>
      <w:divBdr>
        <w:top w:val="none" w:sz="0" w:space="0" w:color="auto"/>
        <w:left w:val="none" w:sz="0" w:space="0" w:color="auto"/>
        <w:bottom w:val="none" w:sz="0" w:space="0" w:color="auto"/>
        <w:right w:val="none" w:sz="0" w:space="0" w:color="auto"/>
      </w:divBdr>
    </w:div>
    <w:div w:id="31467094">
      <w:bodyDiv w:val="1"/>
      <w:marLeft w:val="0"/>
      <w:marRight w:val="0"/>
      <w:marTop w:val="0"/>
      <w:marBottom w:val="0"/>
      <w:divBdr>
        <w:top w:val="none" w:sz="0" w:space="0" w:color="auto"/>
        <w:left w:val="none" w:sz="0" w:space="0" w:color="auto"/>
        <w:bottom w:val="none" w:sz="0" w:space="0" w:color="auto"/>
        <w:right w:val="none" w:sz="0" w:space="0" w:color="auto"/>
      </w:divBdr>
    </w:div>
    <w:div w:id="31536164">
      <w:bodyDiv w:val="1"/>
      <w:marLeft w:val="0"/>
      <w:marRight w:val="0"/>
      <w:marTop w:val="0"/>
      <w:marBottom w:val="0"/>
      <w:divBdr>
        <w:top w:val="none" w:sz="0" w:space="0" w:color="auto"/>
        <w:left w:val="none" w:sz="0" w:space="0" w:color="auto"/>
        <w:bottom w:val="none" w:sz="0" w:space="0" w:color="auto"/>
        <w:right w:val="none" w:sz="0" w:space="0" w:color="auto"/>
      </w:divBdr>
    </w:div>
    <w:div w:id="31538724">
      <w:bodyDiv w:val="1"/>
      <w:marLeft w:val="0"/>
      <w:marRight w:val="0"/>
      <w:marTop w:val="0"/>
      <w:marBottom w:val="0"/>
      <w:divBdr>
        <w:top w:val="none" w:sz="0" w:space="0" w:color="auto"/>
        <w:left w:val="none" w:sz="0" w:space="0" w:color="auto"/>
        <w:bottom w:val="none" w:sz="0" w:space="0" w:color="auto"/>
        <w:right w:val="none" w:sz="0" w:space="0" w:color="auto"/>
      </w:divBdr>
    </w:div>
    <w:div w:id="32578992">
      <w:bodyDiv w:val="1"/>
      <w:marLeft w:val="0"/>
      <w:marRight w:val="0"/>
      <w:marTop w:val="0"/>
      <w:marBottom w:val="0"/>
      <w:divBdr>
        <w:top w:val="none" w:sz="0" w:space="0" w:color="auto"/>
        <w:left w:val="none" w:sz="0" w:space="0" w:color="auto"/>
        <w:bottom w:val="none" w:sz="0" w:space="0" w:color="auto"/>
        <w:right w:val="none" w:sz="0" w:space="0" w:color="auto"/>
      </w:divBdr>
    </w:div>
    <w:div w:id="32661000">
      <w:bodyDiv w:val="1"/>
      <w:marLeft w:val="0"/>
      <w:marRight w:val="0"/>
      <w:marTop w:val="0"/>
      <w:marBottom w:val="0"/>
      <w:divBdr>
        <w:top w:val="none" w:sz="0" w:space="0" w:color="auto"/>
        <w:left w:val="none" w:sz="0" w:space="0" w:color="auto"/>
        <w:bottom w:val="none" w:sz="0" w:space="0" w:color="auto"/>
        <w:right w:val="none" w:sz="0" w:space="0" w:color="auto"/>
      </w:divBdr>
    </w:div>
    <w:div w:id="33770382">
      <w:bodyDiv w:val="1"/>
      <w:marLeft w:val="0"/>
      <w:marRight w:val="0"/>
      <w:marTop w:val="0"/>
      <w:marBottom w:val="0"/>
      <w:divBdr>
        <w:top w:val="none" w:sz="0" w:space="0" w:color="auto"/>
        <w:left w:val="none" w:sz="0" w:space="0" w:color="auto"/>
        <w:bottom w:val="none" w:sz="0" w:space="0" w:color="auto"/>
        <w:right w:val="none" w:sz="0" w:space="0" w:color="auto"/>
      </w:divBdr>
    </w:div>
    <w:div w:id="33777644">
      <w:bodyDiv w:val="1"/>
      <w:marLeft w:val="0"/>
      <w:marRight w:val="0"/>
      <w:marTop w:val="0"/>
      <w:marBottom w:val="0"/>
      <w:divBdr>
        <w:top w:val="none" w:sz="0" w:space="0" w:color="auto"/>
        <w:left w:val="none" w:sz="0" w:space="0" w:color="auto"/>
        <w:bottom w:val="none" w:sz="0" w:space="0" w:color="auto"/>
        <w:right w:val="none" w:sz="0" w:space="0" w:color="auto"/>
      </w:divBdr>
    </w:div>
    <w:div w:id="33892332">
      <w:bodyDiv w:val="1"/>
      <w:marLeft w:val="0"/>
      <w:marRight w:val="0"/>
      <w:marTop w:val="0"/>
      <w:marBottom w:val="0"/>
      <w:divBdr>
        <w:top w:val="none" w:sz="0" w:space="0" w:color="auto"/>
        <w:left w:val="none" w:sz="0" w:space="0" w:color="auto"/>
        <w:bottom w:val="none" w:sz="0" w:space="0" w:color="auto"/>
        <w:right w:val="none" w:sz="0" w:space="0" w:color="auto"/>
      </w:divBdr>
    </w:div>
    <w:div w:id="33971008">
      <w:bodyDiv w:val="1"/>
      <w:marLeft w:val="0"/>
      <w:marRight w:val="0"/>
      <w:marTop w:val="0"/>
      <w:marBottom w:val="0"/>
      <w:divBdr>
        <w:top w:val="none" w:sz="0" w:space="0" w:color="auto"/>
        <w:left w:val="none" w:sz="0" w:space="0" w:color="auto"/>
        <w:bottom w:val="none" w:sz="0" w:space="0" w:color="auto"/>
        <w:right w:val="none" w:sz="0" w:space="0" w:color="auto"/>
      </w:divBdr>
    </w:div>
    <w:div w:id="34892873">
      <w:bodyDiv w:val="1"/>
      <w:marLeft w:val="0"/>
      <w:marRight w:val="0"/>
      <w:marTop w:val="0"/>
      <w:marBottom w:val="0"/>
      <w:divBdr>
        <w:top w:val="none" w:sz="0" w:space="0" w:color="auto"/>
        <w:left w:val="none" w:sz="0" w:space="0" w:color="auto"/>
        <w:bottom w:val="none" w:sz="0" w:space="0" w:color="auto"/>
        <w:right w:val="none" w:sz="0" w:space="0" w:color="auto"/>
      </w:divBdr>
    </w:div>
    <w:div w:id="35201421">
      <w:bodyDiv w:val="1"/>
      <w:marLeft w:val="0"/>
      <w:marRight w:val="0"/>
      <w:marTop w:val="0"/>
      <w:marBottom w:val="0"/>
      <w:divBdr>
        <w:top w:val="none" w:sz="0" w:space="0" w:color="auto"/>
        <w:left w:val="none" w:sz="0" w:space="0" w:color="auto"/>
        <w:bottom w:val="none" w:sz="0" w:space="0" w:color="auto"/>
        <w:right w:val="none" w:sz="0" w:space="0" w:color="auto"/>
      </w:divBdr>
    </w:div>
    <w:div w:id="35741904">
      <w:bodyDiv w:val="1"/>
      <w:marLeft w:val="0"/>
      <w:marRight w:val="0"/>
      <w:marTop w:val="0"/>
      <w:marBottom w:val="0"/>
      <w:divBdr>
        <w:top w:val="none" w:sz="0" w:space="0" w:color="auto"/>
        <w:left w:val="none" w:sz="0" w:space="0" w:color="auto"/>
        <w:bottom w:val="none" w:sz="0" w:space="0" w:color="auto"/>
        <w:right w:val="none" w:sz="0" w:space="0" w:color="auto"/>
      </w:divBdr>
    </w:div>
    <w:div w:id="37122580">
      <w:bodyDiv w:val="1"/>
      <w:marLeft w:val="0"/>
      <w:marRight w:val="0"/>
      <w:marTop w:val="0"/>
      <w:marBottom w:val="0"/>
      <w:divBdr>
        <w:top w:val="none" w:sz="0" w:space="0" w:color="auto"/>
        <w:left w:val="none" w:sz="0" w:space="0" w:color="auto"/>
        <w:bottom w:val="none" w:sz="0" w:space="0" w:color="auto"/>
        <w:right w:val="none" w:sz="0" w:space="0" w:color="auto"/>
      </w:divBdr>
    </w:div>
    <w:div w:id="37240217">
      <w:bodyDiv w:val="1"/>
      <w:marLeft w:val="0"/>
      <w:marRight w:val="0"/>
      <w:marTop w:val="0"/>
      <w:marBottom w:val="0"/>
      <w:divBdr>
        <w:top w:val="none" w:sz="0" w:space="0" w:color="auto"/>
        <w:left w:val="none" w:sz="0" w:space="0" w:color="auto"/>
        <w:bottom w:val="none" w:sz="0" w:space="0" w:color="auto"/>
        <w:right w:val="none" w:sz="0" w:space="0" w:color="auto"/>
      </w:divBdr>
    </w:div>
    <w:div w:id="37512773">
      <w:bodyDiv w:val="1"/>
      <w:marLeft w:val="0"/>
      <w:marRight w:val="0"/>
      <w:marTop w:val="0"/>
      <w:marBottom w:val="0"/>
      <w:divBdr>
        <w:top w:val="none" w:sz="0" w:space="0" w:color="auto"/>
        <w:left w:val="none" w:sz="0" w:space="0" w:color="auto"/>
        <w:bottom w:val="none" w:sz="0" w:space="0" w:color="auto"/>
        <w:right w:val="none" w:sz="0" w:space="0" w:color="auto"/>
      </w:divBdr>
    </w:div>
    <w:div w:id="37709567">
      <w:bodyDiv w:val="1"/>
      <w:marLeft w:val="0"/>
      <w:marRight w:val="0"/>
      <w:marTop w:val="0"/>
      <w:marBottom w:val="0"/>
      <w:divBdr>
        <w:top w:val="none" w:sz="0" w:space="0" w:color="auto"/>
        <w:left w:val="none" w:sz="0" w:space="0" w:color="auto"/>
        <w:bottom w:val="none" w:sz="0" w:space="0" w:color="auto"/>
        <w:right w:val="none" w:sz="0" w:space="0" w:color="auto"/>
      </w:divBdr>
    </w:div>
    <w:div w:id="37819600">
      <w:bodyDiv w:val="1"/>
      <w:marLeft w:val="0"/>
      <w:marRight w:val="0"/>
      <w:marTop w:val="0"/>
      <w:marBottom w:val="0"/>
      <w:divBdr>
        <w:top w:val="none" w:sz="0" w:space="0" w:color="auto"/>
        <w:left w:val="none" w:sz="0" w:space="0" w:color="auto"/>
        <w:bottom w:val="none" w:sz="0" w:space="0" w:color="auto"/>
        <w:right w:val="none" w:sz="0" w:space="0" w:color="auto"/>
      </w:divBdr>
    </w:div>
    <w:div w:id="38172790">
      <w:bodyDiv w:val="1"/>
      <w:marLeft w:val="0"/>
      <w:marRight w:val="0"/>
      <w:marTop w:val="0"/>
      <w:marBottom w:val="0"/>
      <w:divBdr>
        <w:top w:val="none" w:sz="0" w:space="0" w:color="auto"/>
        <w:left w:val="none" w:sz="0" w:space="0" w:color="auto"/>
        <w:bottom w:val="none" w:sz="0" w:space="0" w:color="auto"/>
        <w:right w:val="none" w:sz="0" w:space="0" w:color="auto"/>
      </w:divBdr>
    </w:div>
    <w:div w:id="38284398">
      <w:bodyDiv w:val="1"/>
      <w:marLeft w:val="0"/>
      <w:marRight w:val="0"/>
      <w:marTop w:val="0"/>
      <w:marBottom w:val="0"/>
      <w:divBdr>
        <w:top w:val="none" w:sz="0" w:space="0" w:color="auto"/>
        <w:left w:val="none" w:sz="0" w:space="0" w:color="auto"/>
        <w:bottom w:val="none" w:sz="0" w:space="0" w:color="auto"/>
        <w:right w:val="none" w:sz="0" w:space="0" w:color="auto"/>
      </w:divBdr>
    </w:div>
    <w:div w:id="38408588">
      <w:bodyDiv w:val="1"/>
      <w:marLeft w:val="0"/>
      <w:marRight w:val="0"/>
      <w:marTop w:val="0"/>
      <w:marBottom w:val="0"/>
      <w:divBdr>
        <w:top w:val="none" w:sz="0" w:space="0" w:color="auto"/>
        <w:left w:val="none" w:sz="0" w:space="0" w:color="auto"/>
        <w:bottom w:val="none" w:sz="0" w:space="0" w:color="auto"/>
        <w:right w:val="none" w:sz="0" w:space="0" w:color="auto"/>
      </w:divBdr>
    </w:div>
    <w:div w:id="38823125">
      <w:bodyDiv w:val="1"/>
      <w:marLeft w:val="0"/>
      <w:marRight w:val="0"/>
      <w:marTop w:val="0"/>
      <w:marBottom w:val="0"/>
      <w:divBdr>
        <w:top w:val="none" w:sz="0" w:space="0" w:color="auto"/>
        <w:left w:val="none" w:sz="0" w:space="0" w:color="auto"/>
        <w:bottom w:val="none" w:sz="0" w:space="0" w:color="auto"/>
        <w:right w:val="none" w:sz="0" w:space="0" w:color="auto"/>
      </w:divBdr>
    </w:div>
    <w:div w:id="38826754">
      <w:bodyDiv w:val="1"/>
      <w:marLeft w:val="0"/>
      <w:marRight w:val="0"/>
      <w:marTop w:val="0"/>
      <w:marBottom w:val="0"/>
      <w:divBdr>
        <w:top w:val="none" w:sz="0" w:space="0" w:color="auto"/>
        <w:left w:val="none" w:sz="0" w:space="0" w:color="auto"/>
        <w:bottom w:val="none" w:sz="0" w:space="0" w:color="auto"/>
        <w:right w:val="none" w:sz="0" w:space="0" w:color="auto"/>
      </w:divBdr>
    </w:div>
    <w:div w:id="39015231">
      <w:bodyDiv w:val="1"/>
      <w:marLeft w:val="0"/>
      <w:marRight w:val="0"/>
      <w:marTop w:val="0"/>
      <w:marBottom w:val="0"/>
      <w:divBdr>
        <w:top w:val="none" w:sz="0" w:space="0" w:color="auto"/>
        <w:left w:val="none" w:sz="0" w:space="0" w:color="auto"/>
        <w:bottom w:val="none" w:sz="0" w:space="0" w:color="auto"/>
        <w:right w:val="none" w:sz="0" w:space="0" w:color="auto"/>
      </w:divBdr>
    </w:div>
    <w:div w:id="39329700">
      <w:bodyDiv w:val="1"/>
      <w:marLeft w:val="0"/>
      <w:marRight w:val="0"/>
      <w:marTop w:val="0"/>
      <w:marBottom w:val="0"/>
      <w:divBdr>
        <w:top w:val="none" w:sz="0" w:space="0" w:color="auto"/>
        <w:left w:val="none" w:sz="0" w:space="0" w:color="auto"/>
        <w:bottom w:val="none" w:sz="0" w:space="0" w:color="auto"/>
        <w:right w:val="none" w:sz="0" w:space="0" w:color="auto"/>
      </w:divBdr>
    </w:div>
    <w:div w:id="39591948">
      <w:bodyDiv w:val="1"/>
      <w:marLeft w:val="0"/>
      <w:marRight w:val="0"/>
      <w:marTop w:val="0"/>
      <w:marBottom w:val="0"/>
      <w:divBdr>
        <w:top w:val="none" w:sz="0" w:space="0" w:color="auto"/>
        <w:left w:val="none" w:sz="0" w:space="0" w:color="auto"/>
        <w:bottom w:val="none" w:sz="0" w:space="0" w:color="auto"/>
        <w:right w:val="none" w:sz="0" w:space="0" w:color="auto"/>
      </w:divBdr>
    </w:div>
    <w:div w:id="40331420">
      <w:bodyDiv w:val="1"/>
      <w:marLeft w:val="0"/>
      <w:marRight w:val="0"/>
      <w:marTop w:val="0"/>
      <w:marBottom w:val="0"/>
      <w:divBdr>
        <w:top w:val="none" w:sz="0" w:space="0" w:color="auto"/>
        <w:left w:val="none" w:sz="0" w:space="0" w:color="auto"/>
        <w:bottom w:val="none" w:sz="0" w:space="0" w:color="auto"/>
        <w:right w:val="none" w:sz="0" w:space="0" w:color="auto"/>
      </w:divBdr>
    </w:div>
    <w:div w:id="41515253">
      <w:bodyDiv w:val="1"/>
      <w:marLeft w:val="0"/>
      <w:marRight w:val="0"/>
      <w:marTop w:val="0"/>
      <w:marBottom w:val="0"/>
      <w:divBdr>
        <w:top w:val="none" w:sz="0" w:space="0" w:color="auto"/>
        <w:left w:val="none" w:sz="0" w:space="0" w:color="auto"/>
        <w:bottom w:val="none" w:sz="0" w:space="0" w:color="auto"/>
        <w:right w:val="none" w:sz="0" w:space="0" w:color="auto"/>
      </w:divBdr>
    </w:div>
    <w:div w:id="41516658">
      <w:bodyDiv w:val="1"/>
      <w:marLeft w:val="0"/>
      <w:marRight w:val="0"/>
      <w:marTop w:val="0"/>
      <w:marBottom w:val="0"/>
      <w:divBdr>
        <w:top w:val="none" w:sz="0" w:space="0" w:color="auto"/>
        <w:left w:val="none" w:sz="0" w:space="0" w:color="auto"/>
        <w:bottom w:val="none" w:sz="0" w:space="0" w:color="auto"/>
        <w:right w:val="none" w:sz="0" w:space="0" w:color="auto"/>
      </w:divBdr>
    </w:div>
    <w:div w:id="42099855">
      <w:bodyDiv w:val="1"/>
      <w:marLeft w:val="0"/>
      <w:marRight w:val="0"/>
      <w:marTop w:val="0"/>
      <w:marBottom w:val="0"/>
      <w:divBdr>
        <w:top w:val="none" w:sz="0" w:space="0" w:color="auto"/>
        <w:left w:val="none" w:sz="0" w:space="0" w:color="auto"/>
        <w:bottom w:val="none" w:sz="0" w:space="0" w:color="auto"/>
        <w:right w:val="none" w:sz="0" w:space="0" w:color="auto"/>
      </w:divBdr>
    </w:div>
    <w:div w:id="42213397">
      <w:bodyDiv w:val="1"/>
      <w:marLeft w:val="0"/>
      <w:marRight w:val="0"/>
      <w:marTop w:val="0"/>
      <w:marBottom w:val="0"/>
      <w:divBdr>
        <w:top w:val="none" w:sz="0" w:space="0" w:color="auto"/>
        <w:left w:val="none" w:sz="0" w:space="0" w:color="auto"/>
        <w:bottom w:val="none" w:sz="0" w:space="0" w:color="auto"/>
        <w:right w:val="none" w:sz="0" w:space="0" w:color="auto"/>
      </w:divBdr>
    </w:div>
    <w:div w:id="42218891">
      <w:bodyDiv w:val="1"/>
      <w:marLeft w:val="0"/>
      <w:marRight w:val="0"/>
      <w:marTop w:val="0"/>
      <w:marBottom w:val="0"/>
      <w:divBdr>
        <w:top w:val="none" w:sz="0" w:space="0" w:color="auto"/>
        <w:left w:val="none" w:sz="0" w:space="0" w:color="auto"/>
        <w:bottom w:val="none" w:sz="0" w:space="0" w:color="auto"/>
        <w:right w:val="none" w:sz="0" w:space="0" w:color="auto"/>
      </w:divBdr>
    </w:div>
    <w:div w:id="42558233">
      <w:bodyDiv w:val="1"/>
      <w:marLeft w:val="0"/>
      <w:marRight w:val="0"/>
      <w:marTop w:val="0"/>
      <w:marBottom w:val="0"/>
      <w:divBdr>
        <w:top w:val="none" w:sz="0" w:space="0" w:color="auto"/>
        <w:left w:val="none" w:sz="0" w:space="0" w:color="auto"/>
        <w:bottom w:val="none" w:sz="0" w:space="0" w:color="auto"/>
        <w:right w:val="none" w:sz="0" w:space="0" w:color="auto"/>
      </w:divBdr>
    </w:div>
    <w:div w:id="42561164">
      <w:bodyDiv w:val="1"/>
      <w:marLeft w:val="0"/>
      <w:marRight w:val="0"/>
      <w:marTop w:val="0"/>
      <w:marBottom w:val="0"/>
      <w:divBdr>
        <w:top w:val="none" w:sz="0" w:space="0" w:color="auto"/>
        <w:left w:val="none" w:sz="0" w:space="0" w:color="auto"/>
        <w:bottom w:val="none" w:sz="0" w:space="0" w:color="auto"/>
        <w:right w:val="none" w:sz="0" w:space="0" w:color="auto"/>
      </w:divBdr>
    </w:div>
    <w:div w:id="42994519">
      <w:bodyDiv w:val="1"/>
      <w:marLeft w:val="0"/>
      <w:marRight w:val="0"/>
      <w:marTop w:val="0"/>
      <w:marBottom w:val="0"/>
      <w:divBdr>
        <w:top w:val="none" w:sz="0" w:space="0" w:color="auto"/>
        <w:left w:val="none" w:sz="0" w:space="0" w:color="auto"/>
        <w:bottom w:val="none" w:sz="0" w:space="0" w:color="auto"/>
        <w:right w:val="none" w:sz="0" w:space="0" w:color="auto"/>
      </w:divBdr>
    </w:div>
    <w:div w:id="43020072">
      <w:bodyDiv w:val="1"/>
      <w:marLeft w:val="0"/>
      <w:marRight w:val="0"/>
      <w:marTop w:val="0"/>
      <w:marBottom w:val="0"/>
      <w:divBdr>
        <w:top w:val="none" w:sz="0" w:space="0" w:color="auto"/>
        <w:left w:val="none" w:sz="0" w:space="0" w:color="auto"/>
        <w:bottom w:val="none" w:sz="0" w:space="0" w:color="auto"/>
        <w:right w:val="none" w:sz="0" w:space="0" w:color="auto"/>
      </w:divBdr>
    </w:div>
    <w:div w:id="43525081">
      <w:bodyDiv w:val="1"/>
      <w:marLeft w:val="0"/>
      <w:marRight w:val="0"/>
      <w:marTop w:val="0"/>
      <w:marBottom w:val="0"/>
      <w:divBdr>
        <w:top w:val="none" w:sz="0" w:space="0" w:color="auto"/>
        <w:left w:val="none" w:sz="0" w:space="0" w:color="auto"/>
        <w:bottom w:val="none" w:sz="0" w:space="0" w:color="auto"/>
        <w:right w:val="none" w:sz="0" w:space="0" w:color="auto"/>
      </w:divBdr>
    </w:div>
    <w:div w:id="44447467">
      <w:bodyDiv w:val="1"/>
      <w:marLeft w:val="0"/>
      <w:marRight w:val="0"/>
      <w:marTop w:val="0"/>
      <w:marBottom w:val="0"/>
      <w:divBdr>
        <w:top w:val="none" w:sz="0" w:space="0" w:color="auto"/>
        <w:left w:val="none" w:sz="0" w:space="0" w:color="auto"/>
        <w:bottom w:val="none" w:sz="0" w:space="0" w:color="auto"/>
        <w:right w:val="none" w:sz="0" w:space="0" w:color="auto"/>
      </w:divBdr>
    </w:div>
    <w:div w:id="44764746">
      <w:bodyDiv w:val="1"/>
      <w:marLeft w:val="0"/>
      <w:marRight w:val="0"/>
      <w:marTop w:val="0"/>
      <w:marBottom w:val="0"/>
      <w:divBdr>
        <w:top w:val="none" w:sz="0" w:space="0" w:color="auto"/>
        <w:left w:val="none" w:sz="0" w:space="0" w:color="auto"/>
        <w:bottom w:val="none" w:sz="0" w:space="0" w:color="auto"/>
        <w:right w:val="none" w:sz="0" w:space="0" w:color="auto"/>
      </w:divBdr>
    </w:div>
    <w:div w:id="45183900">
      <w:bodyDiv w:val="1"/>
      <w:marLeft w:val="0"/>
      <w:marRight w:val="0"/>
      <w:marTop w:val="0"/>
      <w:marBottom w:val="0"/>
      <w:divBdr>
        <w:top w:val="none" w:sz="0" w:space="0" w:color="auto"/>
        <w:left w:val="none" w:sz="0" w:space="0" w:color="auto"/>
        <w:bottom w:val="none" w:sz="0" w:space="0" w:color="auto"/>
        <w:right w:val="none" w:sz="0" w:space="0" w:color="auto"/>
      </w:divBdr>
    </w:div>
    <w:div w:id="45298042">
      <w:bodyDiv w:val="1"/>
      <w:marLeft w:val="0"/>
      <w:marRight w:val="0"/>
      <w:marTop w:val="0"/>
      <w:marBottom w:val="0"/>
      <w:divBdr>
        <w:top w:val="none" w:sz="0" w:space="0" w:color="auto"/>
        <w:left w:val="none" w:sz="0" w:space="0" w:color="auto"/>
        <w:bottom w:val="none" w:sz="0" w:space="0" w:color="auto"/>
        <w:right w:val="none" w:sz="0" w:space="0" w:color="auto"/>
      </w:divBdr>
    </w:div>
    <w:div w:id="45644723">
      <w:bodyDiv w:val="1"/>
      <w:marLeft w:val="0"/>
      <w:marRight w:val="0"/>
      <w:marTop w:val="0"/>
      <w:marBottom w:val="0"/>
      <w:divBdr>
        <w:top w:val="none" w:sz="0" w:space="0" w:color="auto"/>
        <w:left w:val="none" w:sz="0" w:space="0" w:color="auto"/>
        <w:bottom w:val="none" w:sz="0" w:space="0" w:color="auto"/>
        <w:right w:val="none" w:sz="0" w:space="0" w:color="auto"/>
      </w:divBdr>
    </w:div>
    <w:div w:id="46881576">
      <w:bodyDiv w:val="1"/>
      <w:marLeft w:val="0"/>
      <w:marRight w:val="0"/>
      <w:marTop w:val="0"/>
      <w:marBottom w:val="0"/>
      <w:divBdr>
        <w:top w:val="none" w:sz="0" w:space="0" w:color="auto"/>
        <w:left w:val="none" w:sz="0" w:space="0" w:color="auto"/>
        <w:bottom w:val="none" w:sz="0" w:space="0" w:color="auto"/>
        <w:right w:val="none" w:sz="0" w:space="0" w:color="auto"/>
      </w:divBdr>
    </w:div>
    <w:div w:id="47261728">
      <w:bodyDiv w:val="1"/>
      <w:marLeft w:val="0"/>
      <w:marRight w:val="0"/>
      <w:marTop w:val="0"/>
      <w:marBottom w:val="0"/>
      <w:divBdr>
        <w:top w:val="none" w:sz="0" w:space="0" w:color="auto"/>
        <w:left w:val="none" w:sz="0" w:space="0" w:color="auto"/>
        <w:bottom w:val="none" w:sz="0" w:space="0" w:color="auto"/>
        <w:right w:val="none" w:sz="0" w:space="0" w:color="auto"/>
      </w:divBdr>
    </w:div>
    <w:div w:id="47266853">
      <w:bodyDiv w:val="1"/>
      <w:marLeft w:val="0"/>
      <w:marRight w:val="0"/>
      <w:marTop w:val="0"/>
      <w:marBottom w:val="0"/>
      <w:divBdr>
        <w:top w:val="none" w:sz="0" w:space="0" w:color="auto"/>
        <w:left w:val="none" w:sz="0" w:space="0" w:color="auto"/>
        <w:bottom w:val="none" w:sz="0" w:space="0" w:color="auto"/>
        <w:right w:val="none" w:sz="0" w:space="0" w:color="auto"/>
      </w:divBdr>
    </w:div>
    <w:div w:id="48185692">
      <w:bodyDiv w:val="1"/>
      <w:marLeft w:val="0"/>
      <w:marRight w:val="0"/>
      <w:marTop w:val="0"/>
      <w:marBottom w:val="0"/>
      <w:divBdr>
        <w:top w:val="none" w:sz="0" w:space="0" w:color="auto"/>
        <w:left w:val="none" w:sz="0" w:space="0" w:color="auto"/>
        <w:bottom w:val="none" w:sz="0" w:space="0" w:color="auto"/>
        <w:right w:val="none" w:sz="0" w:space="0" w:color="auto"/>
      </w:divBdr>
    </w:div>
    <w:div w:id="48237834">
      <w:bodyDiv w:val="1"/>
      <w:marLeft w:val="0"/>
      <w:marRight w:val="0"/>
      <w:marTop w:val="0"/>
      <w:marBottom w:val="0"/>
      <w:divBdr>
        <w:top w:val="none" w:sz="0" w:space="0" w:color="auto"/>
        <w:left w:val="none" w:sz="0" w:space="0" w:color="auto"/>
        <w:bottom w:val="none" w:sz="0" w:space="0" w:color="auto"/>
        <w:right w:val="none" w:sz="0" w:space="0" w:color="auto"/>
      </w:divBdr>
    </w:div>
    <w:div w:id="48455634">
      <w:bodyDiv w:val="1"/>
      <w:marLeft w:val="0"/>
      <w:marRight w:val="0"/>
      <w:marTop w:val="0"/>
      <w:marBottom w:val="0"/>
      <w:divBdr>
        <w:top w:val="none" w:sz="0" w:space="0" w:color="auto"/>
        <w:left w:val="none" w:sz="0" w:space="0" w:color="auto"/>
        <w:bottom w:val="none" w:sz="0" w:space="0" w:color="auto"/>
        <w:right w:val="none" w:sz="0" w:space="0" w:color="auto"/>
      </w:divBdr>
    </w:div>
    <w:div w:id="48723257">
      <w:bodyDiv w:val="1"/>
      <w:marLeft w:val="0"/>
      <w:marRight w:val="0"/>
      <w:marTop w:val="0"/>
      <w:marBottom w:val="0"/>
      <w:divBdr>
        <w:top w:val="none" w:sz="0" w:space="0" w:color="auto"/>
        <w:left w:val="none" w:sz="0" w:space="0" w:color="auto"/>
        <w:bottom w:val="none" w:sz="0" w:space="0" w:color="auto"/>
        <w:right w:val="none" w:sz="0" w:space="0" w:color="auto"/>
      </w:divBdr>
    </w:div>
    <w:div w:id="49380174">
      <w:bodyDiv w:val="1"/>
      <w:marLeft w:val="0"/>
      <w:marRight w:val="0"/>
      <w:marTop w:val="0"/>
      <w:marBottom w:val="0"/>
      <w:divBdr>
        <w:top w:val="none" w:sz="0" w:space="0" w:color="auto"/>
        <w:left w:val="none" w:sz="0" w:space="0" w:color="auto"/>
        <w:bottom w:val="none" w:sz="0" w:space="0" w:color="auto"/>
        <w:right w:val="none" w:sz="0" w:space="0" w:color="auto"/>
      </w:divBdr>
    </w:div>
    <w:div w:id="49615712">
      <w:bodyDiv w:val="1"/>
      <w:marLeft w:val="0"/>
      <w:marRight w:val="0"/>
      <w:marTop w:val="0"/>
      <w:marBottom w:val="0"/>
      <w:divBdr>
        <w:top w:val="none" w:sz="0" w:space="0" w:color="auto"/>
        <w:left w:val="none" w:sz="0" w:space="0" w:color="auto"/>
        <w:bottom w:val="none" w:sz="0" w:space="0" w:color="auto"/>
        <w:right w:val="none" w:sz="0" w:space="0" w:color="auto"/>
      </w:divBdr>
    </w:div>
    <w:div w:id="50157811">
      <w:bodyDiv w:val="1"/>
      <w:marLeft w:val="0"/>
      <w:marRight w:val="0"/>
      <w:marTop w:val="0"/>
      <w:marBottom w:val="0"/>
      <w:divBdr>
        <w:top w:val="none" w:sz="0" w:space="0" w:color="auto"/>
        <w:left w:val="none" w:sz="0" w:space="0" w:color="auto"/>
        <w:bottom w:val="none" w:sz="0" w:space="0" w:color="auto"/>
        <w:right w:val="none" w:sz="0" w:space="0" w:color="auto"/>
      </w:divBdr>
    </w:div>
    <w:div w:id="50613395">
      <w:bodyDiv w:val="1"/>
      <w:marLeft w:val="0"/>
      <w:marRight w:val="0"/>
      <w:marTop w:val="0"/>
      <w:marBottom w:val="0"/>
      <w:divBdr>
        <w:top w:val="none" w:sz="0" w:space="0" w:color="auto"/>
        <w:left w:val="none" w:sz="0" w:space="0" w:color="auto"/>
        <w:bottom w:val="none" w:sz="0" w:space="0" w:color="auto"/>
        <w:right w:val="none" w:sz="0" w:space="0" w:color="auto"/>
      </w:divBdr>
    </w:div>
    <w:div w:id="50931050">
      <w:bodyDiv w:val="1"/>
      <w:marLeft w:val="0"/>
      <w:marRight w:val="0"/>
      <w:marTop w:val="0"/>
      <w:marBottom w:val="0"/>
      <w:divBdr>
        <w:top w:val="none" w:sz="0" w:space="0" w:color="auto"/>
        <w:left w:val="none" w:sz="0" w:space="0" w:color="auto"/>
        <w:bottom w:val="none" w:sz="0" w:space="0" w:color="auto"/>
        <w:right w:val="none" w:sz="0" w:space="0" w:color="auto"/>
      </w:divBdr>
    </w:div>
    <w:div w:id="51276962">
      <w:bodyDiv w:val="1"/>
      <w:marLeft w:val="0"/>
      <w:marRight w:val="0"/>
      <w:marTop w:val="0"/>
      <w:marBottom w:val="0"/>
      <w:divBdr>
        <w:top w:val="none" w:sz="0" w:space="0" w:color="auto"/>
        <w:left w:val="none" w:sz="0" w:space="0" w:color="auto"/>
        <w:bottom w:val="none" w:sz="0" w:space="0" w:color="auto"/>
        <w:right w:val="none" w:sz="0" w:space="0" w:color="auto"/>
      </w:divBdr>
    </w:div>
    <w:div w:id="52241530">
      <w:bodyDiv w:val="1"/>
      <w:marLeft w:val="0"/>
      <w:marRight w:val="0"/>
      <w:marTop w:val="0"/>
      <w:marBottom w:val="0"/>
      <w:divBdr>
        <w:top w:val="none" w:sz="0" w:space="0" w:color="auto"/>
        <w:left w:val="none" w:sz="0" w:space="0" w:color="auto"/>
        <w:bottom w:val="none" w:sz="0" w:space="0" w:color="auto"/>
        <w:right w:val="none" w:sz="0" w:space="0" w:color="auto"/>
      </w:divBdr>
    </w:div>
    <w:div w:id="52431955">
      <w:bodyDiv w:val="1"/>
      <w:marLeft w:val="0"/>
      <w:marRight w:val="0"/>
      <w:marTop w:val="0"/>
      <w:marBottom w:val="0"/>
      <w:divBdr>
        <w:top w:val="none" w:sz="0" w:space="0" w:color="auto"/>
        <w:left w:val="none" w:sz="0" w:space="0" w:color="auto"/>
        <w:bottom w:val="none" w:sz="0" w:space="0" w:color="auto"/>
        <w:right w:val="none" w:sz="0" w:space="0" w:color="auto"/>
      </w:divBdr>
    </w:div>
    <w:div w:id="53505181">
      <w:bodyDiv w:val="1"/>
      <w:marLeft w:val="0"/>
      <w:marRight w:val="0"/>
      <w:marTop w:val="0"/>
      <w:marBottom w:val="0"/>
      <w:divBdr>
        <w:top w:val="none" w:sz="0" w:space="0" w:color="auto"/>
        <w:left w:val="none" w:sz="0" w:space="0" w:color="auto"/>
        <w:bottom w:val="none" w:sz="0" w:space="0" w:color="auto"/>
        <w:right w:val="none" w:sz="0" w:space="0" w:color="auto"/>
      </w:divBdr>
    </w:div>
    <w:div w:id="53622523">
      <w:bodyDiv w:val="1"/>
      <w:marLeft w:val="0"/>
      <w:marRight w:val="0"/>
      <w:marTop w:val="0"/>
      <w:marBottom w:val="0"/>
      <w:divBdr>
        <w:top w:val="none" w:sz="0" w:space="0" w:color="auto"/>
        <w:left w:val="none" w:sz="0" w:space="0" w:color="auto"/>
        <w:bottom w:val="none" w:sz="0" w:space="0" w:color="auto"/>
        <w:right w:val="none" w:sz="0" w:space="0" w:color="auto"/>
      </w:divBdr>
    </w:div>
    <w:div w:id="53936757">
      <w:bodyDiv w:val="1"/>
      <w:marLeft w:val="0"/>
      <w:marRight w:val="0"/>
      <w:marTop w:val="0"/>
      <w:marBottom w:val="0"/>
      <w:divBdr>
        <w:top w:val="none" w:sz="0" w:space="0" w:color="auto"/>
        <w:left w:val="none" w:sz="0" w:space="0" w:color="auto"/>
        <w:bottom w:val="none" w:sz="0" w:space="0" w:color="auto"/>
        <w:right w:val="none" w:sz="0" w:space="0" w:color="auto"/>
      </w:divBdr>
    </w:div>
    <w:div w:id="54010056">
      <w:bodyDiv w:val="1"/>
      <w:marLeft w:val="0"/>
      <w:marRight w:val="0"/>
      <w:marTop w:val="0"/>
      <w:marBottom w:val="0"/>
      <w:divBdr>
        <w:top w:val="none" w:sz="0" w:space="0" w:color="auto"/>
        <w:left w:val="none" w:sz="0" w:space="0" w:color="auto"/>
        <w:bottom w:val="none" w:sz="0" w:space="0" w:color="auto"/>
        <w:right w:val="none" w:sz="0" w:space="0" w:color="auto"/>
      </w:divBdr>
      <w:divsChild>
        <w:div w:id="2089184013">
          <w:marLeft w:val="0"/>
          <w:marRight w:val="0"/>
          <w:marTop w:val="0"/>
          <w:marBottom w:val="0"/>
          <w:divBdr>
            <w:top w:val="none" w:sz="0" w:space="0" w:color="auto"/>
            <w:left w:val="none" w:sz="0" w:space="0" w:color="auto"/>
            <w:bottom w:val="none" w:sz="0" w:space="0" w:color="auto"/>
            <w:right w:val="none" w:sz="0" w:space="0" w:color="auto"/>
          </w:divBdr>
          <w:divsChild>
            <w:div w:id="285550761">
              <w:marLeft w:val="0"/>
              <w:marRight w:val="0"/>
              <w:marTop w:val="0"/>
              <w:marBottom w:val="0"/>
              <w:divBdr>
                <w:top w:val="none" w:sz="0" w:space="0" w:color="auto"/>
                <w:left w:val="none" w:sz="0" w:space="0" w:color="auto"/>
                <w:bottom w:val="none" w:sz="0" w:space="0" w:color="auto"/>
                <w:right w:val="none" w:sz="0" w:space="0" w:color="auto"/>
              </w:divBdr>
              <w:divsChild>
                <w:div w:id="1810324302">
                  <w:marLeft w:val="0"/>
                  <w:marRight w:val="0"/>
                  <w:marTop w:val="0"/>
                  <w:marBottom w:val="0"/>
                  <w:divBdr>
                    <w:top w:val="none" w:sz="0" w:space="0" w:color="auto"/>
                    <w:left w:val="none" w:sz="0" w:space="0" w:color="auto"/>
                    <w:bottom w:val="none" w:sz="0" w:space="0" w:color="auto"/>
                    <w:right w:val="none" w:sz="0" w:space="0" w:color="auto"/>
                  </w:divBdr>
                  <w:divsChild>
                    <w:div w:id="437986573">
                      <w:marLeft w:val="0"/>
                      <w:marRight w:val="0"/>
                      <w:marTop w:val="0"/>
                      <w:marBottom w:val="0"/>
                      <w:divBdr>
                        <w:top w:val="none" w:sz="0" w:space="0" w:color="auto"/>
                        <w:left w:val="none" w:sz="0" w:space="0" w:color="auto"/>
                        <w:bottom w:val="none" w:sz="0" w:space="0" w:color="auto"/>
                        <w:right w:val="none" w:sz="0" w:space="0" w:color="auto"/>
                      </w:divBdr>
                      <w:divsChild>
                        <w:div w:id="1707026429">
                          <w:marLeft w:val="0"/>
                          <w:marRight w:val="0"/>
                          <w:marTop w:val="0"/>
                          <w:marBottom w:val="0"/>
                          <w:divBdr>
                            <w:top w:val="none" w:sz="0" w:space="0" w:color="auto"/>
                            <w:left w:val="none" w:sz="0" w:space="0" w:color="auto"/>
                            <w:bottom w:val="none" w:sz="0" w:space="0" w:color="auto"/>
                            <w:right w:val="none" w:sz="0" w:space="0" w:color="auto"/>
                          </w:divBdr>
                          <w:divsChild>
                            <w:div w:id="155230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026170">
                  <w:marLeft w:val="0"/>
                  <w:marRight w:val="0"/>
                  <w:marTop w:val="0"/>
                  <w:marBottom w:val="0"/>
                  <w:divBdr>
                    <w:top w:val="none" w:sz="0" w:space="0" w:color="auto"/>
                    <w:left w:val="none" w:sz="0" w:space="0" w:color="auto"/>
                    <w:bottom w:val="none" w:sz="0" w:space="0" w:color="auto"/>
                    <w:right w:val="none" w:sz="0" w:space="0" w:color="auto"/>
                  </w:divBdr>
                  <w:divsChild>
                    <w:div w:id="953287384">
                      <w:marLeft w:val="0"/>
                      <w:marRight w:val="0"/>
                      <w:marTop w:val="0"/>
                      <w:marBottom w:val="0"/>
                      <w:divBdr>
                        <w:top w:val="none" w:sz="0" w:space="0" w:color="auto"/>
                        <w:left w:val="none" w:sz="0" w:space="0" w:color="auto"/>
                        <w:bottom w:val="none" w:sz="0" w:space="0" w:color="auto"/>
                        <w:right w:val="none" w:sz="0" w:space="0" w:color="auto"/>
                      </w:divBdr>
                      <w:divsChild>
                        <w:div w:id="615915827">
                          <w:marLeft w:val="0"/>
                          <w:marRight w:val="0"/>
                          <w:marTop w:val="0"/>
                          <w:marBottom w:val="0"/>
                          <w:divBdr>
                            <w:top w:val="none" w:sz="0" w:space="0" w:color="auto"/>
                            <w:left w:val="none" w:sz="0" w:space="0" w:color="auto"/>
                            <w:bottom w:val="none" w:sz="0" w:space="0" w:color="auto"/>
                            <w:right w:val="none" w:sz="0" w:space="0" w:color="auto"/>
                          </w:divBdr>
                          <w:divsChild>
                            <w:div w:id="58438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55201">
      <w:bodyDiv w:val="1"/>
      <w:marLeft w:val="0"/>
      <w:marRight w:val="0"/>
      <w:marTop w:val="0"/>
      <w:marBottom w:val="0"/>
      <w:divBdr>
        <w:top w:val="none" w:sz="0" w:space="0" w:color="auto"/>
        <w:left w:val="none" w:sz="0" w:space="0" w:color="auto"/>
        <w:bottom w:val="none" w:sz="0" w:space="0" w:color="auto"/>
        <w:right w:val="none" w:sz="0" w:space="0" w:color="auto"/>
      </w:divBdr>
    </w:div>
    <w:div w:id="54479051">
      <w:bodyDiv w:val="1"/>
      <w:marLeft w:val="0"/>
      <w:marRight w:val="0"/>
      <w:marTop w:val="0"/>
      <w:marBottom w:val="0"/>
      <w:divBdr>
        <w:top w:val="none" w:sz="0" w:space="0" w:color="auto"/>
        <w:left w:val="none" w:sz="0" w:space="0" w:color="auto"/>
        <w:bottom w:val="none" w:sz="0" w:space="0" w:color="auto"/>
        <w:right w:val="none" w:sz="0" w:space="0" w:color="auto"/>
      </w:divBdr>
    </w:div>
    <w:div w:id="54742108">
      <w:bodyDiv w:val="1"/>
      <w:marLeft w:val="0"/>
      <w:marRight w:val="0"/>
      <w:marTop w:val="0"/>
      <w:marBottom w:val="0"/>
      <w:divBdr>
        <w:top w:val="none" w:sz="0" w:space="0" w:color="auto"/>
        <w:left w:val="none" w:sz="0" w:space="0" w:color="auto"/>
        <w:bottom w:val="none" w:sz="0" w:space="0" w:color="auto"/>
        <w:right w:val="none" w:sz="0" w:space="0" w:color="auto"/>
      </w:divBdr>
    </w:div>
    <w:div w:id="54864811">
      <w:bodyDiv w:val="1"/>
      <w:marLeft w:val="0"/>
      <w:marRight w:val="0"/>
      <w:marTop w:val="0"/>
      <w:marBottom w:val="0"/>
      <w:divBdr>
        <w:top w:val="none" w:sz="0" w:space="0" w:color="auto"/>
        <w:left w:val="none" w:sz="0" w:space="0" w:color="auto"/>
        <w:bottom w:val="none" w:sz="0" w:space="0" w:color="auto"/>
        <w:right w:val="none" w:sz="0" w:space="0" w:color="auto"/>
      </w:divBdr>
    </w:div>
    <w:div w:id="55325054">
      <w:bodyDiv w:val="1"/>
      <w:marLeft w:val="0"/>
      <w:marRight w:val="0"/>
      <w:marTop w:val="0"/>
      <w:marBottom w:val="0"/>
      <w:divBdr>
        <w:top w:val="none" w:sz="0" w:space="0" w:color="auto"/>
        <w:left w:val="none" w:sz="0" w:space="0" w:color="auto"/>
        <w:bottom w:val="none" w:sz="0" w:space="0" w:color="auto"/>
        <w:right w:val="none" w:sz="0" w:space="0" w:color="auto"/>
      </w:divBdr>
    </w:div>
    <w:div w:id="56785359">
      <w:bodyDiv w:val="1"/>
      <w:marLeft w:val="0"/>
      <w:marRight w:val="0"/>
      <w:marTop w:val="0"/>
      <w:marBottom w:val="0"/>
      <w:divBdr>
        <w:top w:val="none" w:sz="0" w:space="0" w:color="auto"/>
        <w:left w:val="none" w:sz="0" w:space="0" w:color="auto"/>
        <w:bottom w:val="none" w:sz="0" w:space="0" w:color="auto"/>
        <w:right w:val="none" w:sz="0" w:space="0" w:color="auto"/>
      </w:divBdr>
    </w:div>
    <w:div w:id="56899513">
      <w:bodyDiv w:val="1"/>
      <w:marLeft w:val="0"/>
      <w:marRight w:val="0"/>
      <w:marTop w:val="0"/>
      <w:marBottom w:val="0"/>
      <w:divBdr>
        <w:top w:val="none" w:sz="0" w:space="0" w:color="auto"/>
        <w:left w:val="none" w:sz="0" w:space="0" w:color="auto"/>
        <w:bottom w:val="none" w:sz="0" w:space="0" w:color="auto"/>
        <w:right w:val="none" w:sz="0" w:space="0" w:color="auto"/>
      </w:divBdr>
    </w:div>
    <w:div w:id="57675063">
      <w:bodyDiv w:val="1"/>
      <w:marLeft w:val="0"/>
      <w:marRight w:val="0"/>
      <w:marTop w:val="0"/>
      <w:marBottom w:val="0"/>
      <w:divBdr>
        <w:top w:val="none" w:sz="0" w:space="0" w:color="auto"/>
        <w:left w:val="none" w:sz="0" w:space="0" w:color="auto"/>
        <w:bottom w:val="none" w:sz="0" w:space="0" w:color="auto"/>
        <w:right w:val="none" w:sz="0" w:space="0" w:color="auto"/>
      </w:divBdr>
    </w:div>
    <w:div w:id="57943344">
      <w:bodyDiv w:val="1"/>
      <w:marLeft w:val="0"/>
      <w:marRight w:val="0"/>
      <w:marTop w:val="0"/>
      <w:marBottom w:val="0"/>
      <w:divBdr>
        <w:top w:val="none" w:sz="0" w:space="0" w:color="auto"/>
        <w:left w:val="none" w:sz="0" w:space="0" w:color="auto"/>
        <w:bottom w:val="none" w:sz="0" w:space="0" w:color="auto"/>
        <w:right w:val="none" w:sz="0" w:space="0" w:color="auto"/>
      </w:divBdr>
    </w:div>
    <w:div w:id="58135053">
      <w:bodyDiv w:val="1"/>
      <w:marLeft w:val="0"/>
      <w:marRight w:val="0"/>
      <w:marTop w:val="0"/>
      <w:marBottom w:val="0"/>
      <w:divBdr>
        <w:top w:val="none" w:sz="0" w:space="0" w:color="auto"/>
        <w:left w:val="none" w:sz="0" w:space="0" w:color="auto"/>
        <w:bottom w:val="none" w:sz="0" w:space="0" w:color="auto"/>
        <w:right w:val="none" w:sz="0" w:space="0" w:color="auto"/>
      </w:divBdr>
    </w:div>
    <w:div w:id="58329277">
      <w:bodyDiv w:val="1"/>
      <w:marLeft w:val="0"/>
      <w:marRight w:val="0"/>
      <w:marTop w:val="0"/>
      <w:marBottom w:val="0"/>
      <w:divBdr>
        <w:top w:val="none" w:sz="0" w:space="0" w:color="auto"/>
        <w:left w:val="none" w:sz="0" w:space="0" w:color="auto"/>
        <w:bottom w:val="none" w:sz="0" w:space="0" w:color="auto"/>
        <w:right w:val="none" w:sz="0" w:space="0" w:color="auto"/>
      </w:divBdr>
    </w:div>
    <w:div w:id="58527265">
      <w:bodyDiv w:val="1"/>
      <w:marLeft w:val="0"/>
      <w:marRight w:val="0"/>
      <w:marTop w:val="0"/>
      <w:marBottom w:val="0"/>
      <w:divBdr>
        <w:top w:val="none" w:sz="0" w:space="0" w:color="auto"/>
        <w:left w:val="none" w:sz="0" w:space="0" w:color="auto"/>
        <w:bottom w:val="none" w:sz="0" w:space="0" w:color="auto"/>
        <w:right w:val="none" w:sz="0" w:space="0" w:color="auto"/>
      </w:divBdr>
    </w:div>
    <w:div w:id="58527358">
      <w:bodyDiv w:val="1"/>
      <w:marLeft w:val="0"/>
      <w:marRight w:val="0"/>
      <w:marTop w:val="0"/>
      <w:marBottom w:val="0"/>
      <w:divBdr>
        <w:top w:val="none" w:sz="0" w:space="0" w:color="auto"/>
        <w:left w:val="none" w:sz="0" w:space="0" w:color="auto"/>
        <w:bottom w:val="none" w:sz="0" w:space="0" w:color="auto"/>
        <w:right w:val="none" w:sz="0" w:space="0" w:color="auto"/>
      </w:divBdr>
    </w:div>
    <w:div w:id="58677120">
      <w:bodyDiv w:val="1"/>
      <w:marLeft w:val="0"/>
      <w:marRight w:val="0"/>
      <w:marTop w:val="0"/>
      <w:marBottom w:val="0"/>
      <w:divBdr>
        <w:top w:val="none" w:sz="0" w:space="0" w:color="auto"/>
        <w:left w:val="none" w:sz="0" w:space="0" w:color="auto"/>
        <w:bottom w:val="none" w:sz="0" w:space="0" w:color="auto"/>
        <w:right w:val="none" w:sz="0" w:space="0" w:color="auto"/>
      </w:divBdr>
    </w:div>
    <w:div w:id="58795282">
      <w:bodyDiv w:val="1"/>
      <w:marLeft w:val="0"/>
      <w:marRight w:val="0"/>
      <w:marTop w:val="0"/>
      <w:marBottom w:val="0"/>
      <w:divBdr>
        <w:top w:val="none" w:sz="0" w:space="0" w:color="auto"/>
        <w:left w:val="none" w:sz="0" w:space="0" w:color="auto"/>
        <w:bottom w:val="none" w:sz="0" w:space="0" w:color="auto"/>
        <w:right w:val="none" w:sz="0" w:space="0" w:color="auto"/>
      </w:divBdr>
    </w:div>
    <w:div w:id="59060011">
      <w:bodyDiv w:val="1"/>
      <w:marLeft w:val="0"/>
      <w:marRight w:val="0"/>
      <w:marTop w:val="0"/>
      <w:marBottom w:val="0"/>
      <w:divBdr>
        <w:top w:val="none" w:sz="0" w:space="0" w:color="auto"/>
        <w:left w:val="none" w:sz="0" w:space="0" w:color="auto"/>
        <w:bottom w:val="none" w:sz="0" w:space="0" w:color="auto"/>
        <w:right w:val="none" w:sz="0" w:space="0" w:color="auto"/>
      </w:divBdr>
    </w:div>
    <w:div w:id="60297753">
      <w:bodyDiv w:val="1"/>
      <w:marLeft w:val="0"/>
      <w:marRight w:val="0"/>
      <w:marTop w:val="0"/>
      <w:marBottom w:val="0"/>
      <w:divBdr>
        <w:top w:val="none" w:sz="0" w:space="0" w:color="auto"/>
        <w:left w:val="none" w:sz="0" w:space="0" w:color="auto"/>
        <w:bottom w:val="none" w:sz="0" w:space="0" w:color="auto"/>
        <w:right w:val="none" w:sz="0" w:space="0" w:color="auto"/>
      </w:divBdr>
    </w:div>
    <w:div w:id="60518021">
      <w:bodyDiv w:val="1"/>
      <w:marLeft w:val="0"/>
      <w:marRight w:val="0"/>
      <w:marTop w:val="0"/>
      <w:marBottom w:val="0"/>
      <w:divBdr>
        <w:top w:val="none" w:sz="0" w:space="0" w:color="auto"/>
        <w:left w:val="none" w:sz="0" w:space="0" w:color="auto"/>
        <w:bottom w:val="none" w:sz="0" w:space="0" w:color="auto"/>
        <w:right w:val="none" w:sz="0" w:space="0" w:color="auto"/>
      </w:divBdr>
    </w:div>
    <w:div w:id="61217924">
      <w:bodyDiv w:val="1"/>
      <w:marLeft w:val="0"/>
      <w:marRight w:val="0"/>
      <w:marTop w:val="0"/>
      <w:marBottom w:val="0"/>
      <w:divBdr>
        <w:top w:val="none" w:sz="0" w:space="0" w:color="auto"/>
        <w:left w:val="none" w:sz="0" w:space="0" w:color="auto"/>
        <w:bottom w:val="none" w:sz="0" w:space="0" w:color="auto"/>
        <w:right w:val="none" w:sz="0" w:space="0" w:color="auto"/>
      </w:divBdr>
    </w:div>
    <w:div w:id="62871970">
      <w:bodyDiv w:val="1"/>
      <w:marLeft w:val="0"/>
      <w:marRight w:val="0"/>
      <w:marTop w:val="0"/>
      <w:marBottom w:val="0"/>
      <w:divBdr>
        <w:top w:val="none" w:sz="0" w:space="0" w:color="auto"/>
        <w:left w:val="none" w:sz="0" w:space="0" w:color="auto"/>
        <w:bottom w:val="none" w:sz="0" w:space="0" w:color="auto"/>
        <w:right w:val="none" w:sz="0" w:space="0" w:color="auto"/>
      </w:divBdr>
    </w:div>
    <w:div w:id="62918487">
      <w:bodyDiv w:val="1"/>
      <w:marLeft w:val="0"/>
      <w:marRight w:val="0"/>
      <w:marTop w:val="0"/>
      <w:marBottom w:val="0"/>
      <w:divBdr>
        <w:top w:val="none" w:sz="0" w:space="0" w:color="auto"/>
        <w:left w:val="none" w:sz="0" w:space="0" w:color="auto"/>
        <w:bottom w:val="none" w:sz="0" w:space="0" w:color="auto"/>
        <w:right w:val="none" w:sz="0" w:space="0" w:color="auto"/>
      </w:divBdr>
    </w:div>
    <w:div w:id="63184567">
      <w:bodyDiv w:val="1"/>
      <w:marLeft w:val="0"/>
      <w:marRight w:val="0"/>
      <w:marTop w:val="0"/>
      <w:marBottom w:val="0"/>
      <w:divBdr>
        <w:top w:val="none" w:sz="0" w:space="0" w:color="auto"/>
        <w:left w:val="none" w:sz="0" w:space="0" w:color="auto"/>
        <w:bottom w:val="none" w:sz="0" w:space="0" w:color="auto"/>
        <w:right w:val="none" w:sz="0" w:space="0" w:color="auto"/>
      </w:divBdr>
    </w:div>
    <w:div w:id="63576740">
      <w:bodyDiv w:val="1"/>
      <w:marLeft w:val="0"/>
      <w:marRight w:val="0"/>
      <w:marTop w:val="0"/>
      <w:marBottom w:val="0"/>
      <w:divBdr>
        <w:top w:val="none" w:sz="0" w:space="0" w:color="auto"/>
        <w:left w:val="none" w:sz="0" w:space="0" w:color="auto"/>
        <w:bottom w:val="none" w:sz="0" w:space="0" w:color="auto"/>
        <w:right w:val="none" w:sz="0" w:space="0" w:color="auto"/>
      </w:divBdr>
    </w:div>
    <w:div w:id="63725865">
      <w:bodyDiv w:val="1"/>
      <w:marLeft w:val="0"/>
      <w:marRight w:val="0"/>
      <w:marTop w:val="0"/>
      <w:marBottom w:val="0"/>
      <w:divBdr>
        <w:top w:val="none" w:sz="0" w:space="0" w:color="auto"/>
        <w:left w:val="none" w:sz="0" w:space="0" w:color="auto"/>
        <w:bottom w:val="none" w:sz="0" w:space="0" w:color="auto"/>
        <w:right w:val="none" w:sz="0" w:space="0" w:color="auto"/>
      </w:divBdr>
    </w:div>
    <w:div w:id="63992054">
      <w:bodyDiv w:val="1"/>
      <w:marLeft w:val="0"/>
      <w:marRight w:val="0"/>
      <w:marTop w:val="0"/>
      <w:marBottom w:val="0"/>
      <w:divBdr>
        <w:top w:val="none" w:sz="0" w:space="0" w:color="auto"/>
        <w:left w:val="none" w:sz="0" w:space="0" w:color="auto"/>
        <w:bottom w:val="none" w:sz="0" w:space="0" w:color="auto"/>
        <w:right w:val="none" w:sz="0" w:space="0" w:color="auto"/>
      </w:divBdr>
    </w:div>
    <w:div w:id="64568958">
      <w:bodyDiv w:val="1"/>
      <w:marLeft w:val="0"/>
      <w:marRight w:val="0"/>
      <w:marTop w:val="0"/>
      <w:marBottom w:val="0"/>
      <w:divBdr>
        <w:top w:val="none" w:sz="0" w:space="0" w:color="auto"/>
        <w:left w:val="none" w:sz="0" w:space="0" w:color="auto"/>
        <w:bottom w:val="none" w:sz="0" w:space="0" w:color="auto"/>
        <w:right w:val="none" w:sz="0" w:space="0" w:color="auto"/>
      </w:divBdr>
    </w:div>
    <w:div w:id="64839638">
      <w:bodyDiv w:val="1"/>
      <w:marLeft w:val="0"/>
      <w:marRight w:val="0"/>
      <w:marTop w:val="0"/>
      <w:marBottom w:val="0"/>
      <w:divBdr>
        <w:top w:val="none" w:sz="0" w:space="0" w:color="auto"/>
        <w:left w:val="none" w:sz="0" w:space="0" w:color="auto"/>
        <w:bottom w:val="none" w:sz="0" w:space="0" w:color="auto"/>
        <w:right w:val="none" w:sz="0" w:space="0" w:color="auto"/>
      </w:divBdr>
    </w:div>
    <w:div w:id="65029902">
      <w:bodyDiv w:val="1"/>
      <w:marLeft w:val="0"/>
      <w:marRight w:val="0"/>
      <w:marTop w:val="0"/>
      <w:marBottom w:val="0"/>
      <w:divBdr>
        <w:top w:val="none" w:sz="0" w:space="0" w:color="auto"/>
        <w:left w:val="none" w:sz="0" w:space="0" w:color="auto"/>
        <w:bottom w:val="none" w:sz="0" w:space="0" w:color="auto"/>
        <w:right w:val="none" w:sz="0" w:space="0" w:color="auto"/>
      </w:divBdr>
    </w:div>
    <w:div w:id="65802579">
      <w:bodyDiv w:val="1"/>
      <w:marLeft w:val="0"/>
      <w:marRight w:val="0"/>
      <w:marTop w:val="0"/>
      <w:marBottom w:val="0"/>
      <w:divBdr>
        <w:top w:val="none" w:sz="0" w:space="0" w:color="auto"/>
        <w:left w:val="none" w:sz="0" w:space="0" w:color="auto"/>
        <w:bottom w:val="none" w:sz="0" w:space="0" w:color="auto"/>
        <w:right w:val="none" w:sz="0" w:space="0" w:color="auto"/>
      </w:divBdr>
    </w:div>
    <w:div w:id="65998109">
      <w:bodyDiv w:val="1"/>
      <w:marLeft w:val="0"/>
      <w:marRight w:val="0"/>
      <w:marTop w:val="0"/>
      <w:marBottom w:val="0"/>
      <w:divBdr>
        <w:top w:val="none" w:sz="0" w:space="0" w:color="auto"/>
        <w:left w:val="none" w:sz="0" w:space="0" w:color="auto"/>
        <w:bottom w:val="none" w:sz="0" w:space="0" w:color="auto"/>
        <w:right w:val="none" w:sz="0" w:space="0" w:color="auto"/>
      </w:divBdr>
    </w:div>
    <w:div w:id="66347126">
      <w:bodyDiv w:val="1"/>
      <w:marLeft w:val="0"/>
      <w:marRight w:val="0"/>
      <w:marTop w:val="0"/>
      <w:marBottom w:val="0"/>
      <w:divBdr>
        <w:top w:val="none" w:sz="0" w:space="0" w:color="auto"/>
        <w:left w:val="none" w:sz="0" w:space="0" w:color="auto"/>
        <w:bottom w:val="none" w:sz="0" w:space="0" w:color="auto"/>
        <w:right w:val="none" w:sz="0" w:space="0" w:color="auto"/>
      </w:divBdr>
    </w:div>
    <w:div w:id="66465104">
      <w:bodyDiv w:val="1"/>
      <w:marLeft w:val="0"/>
      <w:marRight w:val="0"/>
      <w:marTop w:val="0"/>
      <w:marBottom w:val="0"/>
      <w:divBdr>
        <w:top w:val="none" w:sz="0" w:space="0" w:color="auto"/>
        <w:left w:val="none" w:sz="0" w:space="0" w:color="auto"/>
        <w:bottom w:val="none" w:sz="0" w:space="0" w:color="auto"/>
        <w:right w:val="none" w:sz="0" w:space="0" w:color="auto"/>
      </w:divBdr>
    </w:div>
    <w:div w:id="66542635">
      <w:bodyDiv w:val="1"/>
      <w:marLeft w:val="0"/>
      <w:marRight w:val="0"/>
      <w:marTop w:val="0"/>
      <w:marBottom w:val="0"/>
      <w:divBdr>
        <w:top w:val="none" w:sz="0" w:space="0" w:color="auto"/>
        <w:left w:val="none" w:sz="0" w:space="0" w:color="auto"/>
        <w:bottom w:val="none" w:sz="0" w:space="0" w:color="auto"/>
        <w:right w:val="none" w:sz="0" w:space="0" w:color="auto"/>
      </w:divBdr>
    </w:div>
    <w:div w:id="67070438">
      <w:bodyDiv w:val="1"/>
      <w:marLeft w:val="0"/>
      <w:marRight w:val="0"/>
      <w:marTop w:val="0"/>
      <w:marBottom w:val="0"/>
      <w:divBdr>
        <w:top w:val="none" w:sz="0" w:space="0" w:color="auto"/>
        <w:left w:val="none" w:sz="0" w:space="0" w:color="auto"/>
        <w:bottom w:val="none" w:sz="0" w:space="0" w:color="auto"/>
        <w:right w:val="none" w:sz="0" w:space="0" w:color="auto"/>
      </w:divBdr>
    </w:div>
    <w:div w:id="67650939">
      <w:bodyDiv w:val="1"/>
      <w:marLeft w:val="0"/>
      <w:marRight w:val="0"/>
      <w:marTop w:val="0"/>
      <w:marBottom w:val="0"/>
      <w:divBdr>
        <w:top w:val="none" w:sz="0" w:space="0" w:color="auto"/>
        <w:left w:val="none" w:sz="0" w:space="0" w:color="auto"/>
        <w:bottom w:val="none" w:sz="0" w:space="0" w:color="auto"/>
        <w:right w:val="none" w:sz="0" w:space="0" w:color="auto"/>
      </w:divBdr>
    </w:div>
    <w:div w:id="67853012">
      <w:bodyDiv w:val="1"/>
      <w:marLeft w:val="0"/>
      <w:marRight w:val="0"/>
      <w:marTop w:val="0"/>
      <w:marBottom w:val="0"/>
      <w:divBdr>
        <w:top w:val="none" w:sz="0" w:space="0" w:color="auto"/>
        <w:left w:val="none" w:sz="0" w:space="0" w:color="auto"/>
        <w:bottom w:val="none" w:sz="0" w:space="0" w:color="auto"/>
        <w:right w:val="none" w:sz="0" w:space="0" w:color="auto"/>
      </w:divBdr>
    </w:div>
    <w:div w:id="67895534">
      <w:bodyDiv w:val="1"/>
      <w:marLeft w:val="0"/>
      <w:marRight w:val="0"/>
      <w:marTop w:val="0"/>
      <w:marBottom w:val="0"/>
      <w:divBdr>
        <w:top w:val="none" w:sz="0" w:space="0" w:color="auto"/>
        <w:left w:val="none" w:sz="0" w:space="0" w:color="auto"/>
        <w:bottom w:val="none" w:sz="0" w:space="0" w:color="auto"/>
        <w:right w:val="none" w:sz="0" w:space="0" w:color="auto"/>
      </w:divBdr>
    </w:div>
    <w:div w:id="68307896">
      <w:bodyDiv w:val="1"/>
      <w:marLeft w:val="0"/>
      <w:marRight w:val="0"/>
      <w:marTop w:val="0"/>
      <w:marBottom w:val="0"/>
      <w:divBdr>
        <w:top w:val="none" w:sz="0" w:space="0" w:color="auto"/>
        <w:left w:val="none" w:sz="0" w:space="0" w:color="auto"/>
        <w:bottom w:val="none" w:sz="0" w:space="0" w:color="auto"/>
        <w:right w:val="none" w:sz="0" w:space="0" w:color="auto"/>
      </w:divBdr>
    </w:div>
    <w:div w:id="68550928">
      <w:bodyDiv w:val="1"/>
      <w:marLeft w:val="0"/>
      <w:marRight w:val="0"/>
      <w:marTop w:val="0"/>
      <w:marBottom w:val="0"/>
      <w:divBdr>
        <w:top w:val="none" w:sz="0" w:space="0" w:color="auto"/>
        <w:left w:val="none" w:sz="0" w:space="0" w:color="auto"/>
        <w:bottom w:val="none" w:sz="0" w:space="0" w:color="auto"/>
        <w:right w:val="none" w:sz="0" w:space="0" w:color="auto"/>
      </w:divBdr>
    </w:div>
    <w:div w:id="68618705">
      <w:bodyDiv w:val="1"/>
      <w:marLeft w:val="0"/>
      <w:marRight w:val="0"/>
      <w:marTop w:val="0"/>
      <w:marBottom w:val="0"/>
      <w:divBdr>
        <w:top w:val="none" w:sz="0" w:space="0" w:color="auto"/>
        <w:left w:val="none" w:sz="0" w:space="0" w:color="auto"/>
        <w:bottom w:val="none" w:sz="0" w:space="0" w:color="auto"/>
        <w:right w:val="none" w:sz="0" w:space="0" w:color="auto"/>
      </w:divBdr>
    </w:div>
    <w:div w:id="69933466">
      <w:bodyDiv w:val="1"/>
      <w:marLeft w:val="0"/>
      <w:marRight w:val="0"/>
      <w:marTop w:val="0"/>
      <w:marBottom w:val="0"/>
      <w:divBdr>
        <w:top w:val="none" w:sz="0" w:space="0" w:color="auto"/>
        <w:left w:val="none" w:sz="0" w:space="0" w:color="auto"/>
        <w:bottom w:val="none" w:sz="0" w:space="0" w:color="auto"/>
        <w:right w:val="none" w:sz="0" w:space="0" w:color="auto"/>
      </w:divBdr>
    </w:div>
    <w:div w:id="70154034">
      <w:bodyDiv w:val="1"/>
      <w:marLeft w:val="0"/>
      <w:marRight w:val="0"/>
      <w:marTop w:val="0"/>
      <w:marBottom w:val="0"/>
      <w:divBdr>
        <w:top w:val="none" w:sz="0" w:space="0" w:color="auto"/>
        <w:left w:val="none" w:sz="0" w:space="0" w:color="auto"/>
        <w:bottom w:val="none" w:sz="0" w:space="0" w:color="auto"/>
        <w:right w:val="none" w:sz="0" w:space="0" w:color="auto"/>
      </w:divBdr>
    </w:div>
    <w:div w:id="70809217">
      <w:bodyDiv w:val="1"/>
      <w:marLeft w:val="0"/>
      <w:marRight w:val="0"/>
      <w:marTop w:val="0"/>
      <w:marBottom w:val="0"/>
      <w:divBdr>
        <w:top w:val="none" w:sz="0" w:space="0" w:color="auto"/>
        <w:left w:val="none" w:sz="0" w:space="0" w:color="auto"/>
        <w:bottom w:val="none" w:sz="0" w:space="0" w:color="auto"/>
        <w:right w:val="none" w:sz="0" w:space="0" w:color="auto"/>
      </w:divBdr>
    </w:div>
    <w:div w:id="72166562">
      <w:bodyDiv w:val="1"/>
      <w:marLeft w:val="0"/>
      <w:marRight w:val="0"/>
      <w:marTop w:val="0"/>
      <w:marBottom w:val="0"/>
      <w:divBdr>
        <w:top w:val="none" w:sz="0" w:space="0" w:color="auto"/>
        <w:left w:val="none" w:sz="0" w:space="0" w:color="auto"/>
        <w:bottom w:val="none" w:sz="0" w:space="0" w:color="auto"/>
        <w:right w:val="none" w:sz="0" w:space="0" w:color="auto"/>
      </w:divBdr>
    </w:div>
    <w:div w:id="72169463">
      <w:bodyDiv w:val="1"/>
      <w:marLeft w:val="0"/>
      <w:marRight w:val="0"/>
      <w:marTop w:val="0"/>
      <w:marBottom w:val="0"/>
      <w:divBdr>
        <w:top w:val="none" w:sz="0" w:space="0" w:color="auto"/>
        <w:left w:val="none" w:sz="0" w:space="0" w:color="auto"/>
        <w:bottom w:val="none" w:sz="0" w:space="0" w:color="auto"/>
        <w:right w:val="none" w:sz="0" w:space="0" w:color="auto"/>
      </w:divBdr>
    </w:div>
    <w:div w:id="72552174">
      <w:bodyDiv w:val="1"/>
      <w:marLeft w:val="0"/>
      <w:marRight w:val="0"/>
      <w:marTop w:val="0"/>
      <w:marBottom w:val="0"/>
      <w:divBdr>
        <w:top w:val="none" w:sz="0" w:space="0" w:color="auto"/>
        <w:left w:val="none" w:sz="0" w:space="0" w:color="auto"/>
        <w:bottom w:val="none" w:sz="0" w:space="0" w:color="auto"/>
        <w:right w:val="none" w:sz="0" w:space="0" w:color="auto"/>
      </w:divBdr>
    </w:div>
    <w:div w:id="72823509">
      <w:bodyDiv w:val="1"/>
      <w:marLeft w:val="0"/>
      <w:marRight w:val="0"/>
      <w:marTop w:val="0"/>
      <w:marBottom w:val="0"/>
      <w:divBdr>
        <w:top w:val="none" w:sz="0" w:space="0" w:color="auto"/>
        <w:left w:val="none" w:sz="0" w:space="0" w:color="auto"/>
        <w:bottom w:val="none" w:sz="0" w:space="0" w:color="auto"/>
        <w:right w:val="none" w:sz="0" w:space="0" w:color="auto"/>
      </w:divBdr>
    </w:div>
    <w:div w:id="73362582">
      <w:bodyDiv w:val="1"/>
      <w:marLeft w:val="0"/>
      <w:marRight w:val="0"/>
      <w:marTop w:val="0"/>
      <w:marBottom w:val="0"/>
      <w:divBdr>
        <w:top w:val="none" w:sz="0" w:space="0" w:color="auto"/>
        <w:left w:val="none" w:sz="0" w:space="0" w:color="auto"/>
        <w:bottom w:val="none" w:sz="0" w:space="0" w:color="auto"/>
        <w:right w:val="none" w:sz="0" w:space="0" w:color="auto"/>
      </w:divBdr>
    </w:div>
    <w:div w:id="73860288">
      <w:bodyDiv w:val="1"/>
      <w:marLeft w:val="0"/>
      <w:marRight w:val="0"/>
      <w:marTop w:val="0"/>
      <w:marBottom w:val="0"/>
      <w:divBdr>
        <w:top w:val="none" w:sz="0" w:space="0" w:color="auto"/>
        <w:left w:val="none" w:sz="0" w:space="0" w:color="auto"/>
        <w:bottom w:val="none" w:sz="0" w:space="0" w:color="auto"/>
        <w:right w:val="none" w:sz="0" w:space="0" w:color="auto"/>
      </w:divBdr>
    </w:div>
    <w:div w:id="74209064">
      <w:bodyDiv w:val="1"/>
      <w:marLeft w:val="0"/>
      <w:marRight w:val="0"/>
      <w:marTop w:val="0"/>
      <w:marBottom w:val="0"/>
      <w:divBdr>
        <w:top w:val="none" w:sz="0" w:space="0" w:color="auto"/>
        <w:left w:val="none" w:sz="0" w:space="0" w:color="auto"/>
        <w:bottom w:val="none" w:sz="0" w:space="0" w:color="auto"/>
        <w:right w:val="none" w:sz="0" w:space="0" w:color="auto"/>
      </w:divBdr>
    </w:div>
    <w:div w:id="74284197">
      <w:bodyDiv w:val="1"/>
      <w:marLeft w:val="0"/>
      <w:marRight w:val="0"/>
      <w:marTop w:val="0"/>
      <w:marBottom w:val="0"/>
      <w:divBdr>
        <w:top w:val="none" w:sz="0" w:space="0" w:color="auto"/>
        <w:left w:val="none" w:sz="0" w:space="0" w:color="auto"/>
        <w:bottom w:val="none" w:sz="0" w:space="0" w:color="auto"/>
        <w:right w:val="none" w:sz="0" w:space="0" w:color="auto"/>
      </w:divBdr>
    </w:div>
    <w:div w:id="74938739">
      <w:bodyDiv w:val="1"/>
      <w:marLeft w:val="0"/>
      <w:marRight w:val="0"/>
      <w:marTop w:val="0"/>
      <w:marBottom w:val="0"/>
      <w:divBdr>
        <w:top w:val="none" w:sz="0" w:space="0" w:color="auto"/>
        <w:left w:val="none" w:sz="0" w:space="0" w:color="auto"/>
        <w:bottom w:val="none" w:sz="0" w:space="0" w:color="auto"/>
        <w:right w:val="none" w:sz="0" w:space="0" w:color="auto"/>
      </w:divBdr>
    </w:div>
    <w:div w:id="74981552">
      <w:bodyDiv w:val="1"/>
      <w:marLeft w:val="0"/>
      <w:marRight w:val="0"/>
      <w:marTop w:val="0"/>
      <w:marBottom w:val="0"/>
      <w:divBdr>
        <w:top w:val="none" w:sz="0" w:space="0" w:color="auto"/>
        <w:left w:val="none" w:sz="0" w:space="0" w:color="auto"/>
        <w:bottom w:val="none" w:sz="0" w:space="0" w:color="auto"/>
        <w:right w:val="none" w:sz="0" w:space="0" w:color="auto"/>
      </w:divBdr>
    </w:div>
    <w:div w:id="75440768">
      <w:bodyDiv w:val="1"/>
      <w:marLeft w:val="0"/>
      <w:marRight w:val="0"/>
      <w:marTop w:val="0"/>
      <w:marBottom w:val="0"/>
      <w:divBdr>
        <w:top w:val="none" w:sz="0" w:space="0" w:color="auto"/>
        <w:left w:val="none" w:sz="0" w:space="0" w:color="auto"/>
        <w:bottom w:val="none" w:sz="0" w:space="0" w:color="auto"/>
        <w:right w:val="none" w:sz="0" w:space="0" w:color="auto"/>
      </w:divBdr>
    </w:div>
    <w:div w:id="76051487">
      <w:bodyDiv w:val="1"/>
      <w:marLeft w:val="0"/>
      <w:marRight w:val="0"/>
      <w:marTop w:val="0"/>
      <w:marBottom w:val="0"/>
      <w:divBdr>
        <w:top w:val="none" w:sz="0" w:space="0" w:color="auto"/>
        <w:left w:val="none" w:sz="0" w:space="0" w:color="auto"/>
        <w:bottom w:val="none" w:sz="0" w:space="0" w:color="auto"/>
        <w:right w:val="none" w:sz="0" w:space="0" w:color="auto"/>
      </w:divBdr>
    </w:div>
    <w:div w:id="76174790">
      <w:bodyDiv w:val="1"/>
      <w:marLeft w:val="0"/>
      <w:marRight w:val="0"/>
      <w:marTop w:val="0"/>
      <w:marBottom w:val="0"/>
      <w:divBdr>
        <w:top w:val="none" w:sz="0" w:space="0" w:color="auto"/>
        <w:left w:val="none" w:sz="0" w:space="0" w:color="auto"/>
        <w:bottom w:val="none" w:sz="0" w:space="0" w:color="auto"/>
        <w:right w:val="none" w:sz="0" w:space="0" w:color="auto"/>
      </w:divBdr>
    </w:div>
    <w:div w:id="76296347">
      <w:bodyDiv w:val="1"/>
      <w:marLeft w:val="0"/>
      <w:marRight w:val="0"/>
      <w:marTop w:val="0"/>
      <w:marBottom w:val="0"/>
      <w:divBdr>
        <w:top w:val="none" w:sz="0" w:space="0" w:color="auto"/>
        <w:left w:val="none" w:sz="0" w:space="0" w:color="auto"/>
        <w:bottom w:val="none" w:sz="0" w:space="0" w:color="auto"/>
        <w:right w:val="none" w:sz="0" w:space="0" w:color="auto"/>
      </w:divBdr>
    </w:div>
    <w:div w:id="76370261">
      <w:bodyDiv w:val="1"/>
      <w:marLeft w:val="0"/>
      <w:marRight w:val="0"/>
      <w:marTop w:val="0"/>
      <w:marBottom w:val="0"/>
      <w:divBdr>
        <w:top w:val="none" w:sz="0" w:space="0" w:color="auto"/>
        <w:left w:val="none" w:sz="0" w:space="0" w:color="auto"/>
        <w:bottom w:val="none" w:sz="0" w:space="0" w:color="auto"/>
        <w:right w:val="none" w:sz="0" w:space="0" w:color="auto"/>
      </w:divBdr>
    </w:div>
    <w:div w:id="78254486">
      <w:bodyDiv w:val="1"/>
      <w:marLeft w:val="0"/>
      <w:marRight w:val="0"/>
      <w:marTop w:val="0"/>
      <w:marBottom w:val="0"/>
      <w:divBdr>
        <w:top w:val="none" w:sz="0" w:space="0" w:color="auto"/>
        <w:left w:val="none" w:sz="0" w:space="0" w:color="auto"/>
        <w:bottom w:val="none" w:sz="0" w:space="0" w:color="auto"/>
        <w:right w:val="none" w:sz="0" w:space="0" w:color="auto"/>
      </w:divBdr>
    </w:div>
    <w:div w:id="78448297">
      <w:bodyDiv w:val="1"/>
      <w:marLeft w:val="0"/>
      <w:marRight w:val="0"/>
      <w:marTop w:val="0"/>
      <w:marBottom w:val="0"/>
      <w:divBdr>
        <w:top w:val="none" w:sz="0" w:space="0" w:color="auto"/>
        <w:left w:val="none" w:sz="0" w:space="0" w:color="auto"/>
        <w:bottom w:val="none" w:sz="0" w:space="0" w:color="auto"/>
        <w:right w:val="none" w:sz="0" w:space="0" w:color="auto"/>
      </w:divBdr>
    </w:div>
    <w:div w:id="78528270">
      <w:bodyDiv w:val="1"/>
      <w:marLeft w:val="0"/>
      <w:marRight w:val="0"/>
      <w:marTop w:val="0"/>
      <w:marBottom w:val="0"/>
      <w:divBdr>
        <w:top w:val="none" w:sz="0" w:space="0" w:color="auto"/>
        <w:left w:val="none" w:sz="0" w:space="0" w:color="auto"/>
        <w:bottom w:val="none" w:sz="0" w:space="0" w:color="auto"/>
        <w:right w:val="none" w:sz="0" w:space="0" w:color="auto"/>
      </w:divBdr>
    </w:div>
    <w:div w:id="78985339">
      <w:bodyDiv w:val="1"/>
      <w:marLeft w:val="0"/>
      <w:marRight w:val="0"/>
      <w:marTop w:val="0"/>
      <w:marBottom w:val="0"/>
      <w:divBdr>
        <w:top w:val="none" w:sz="0" w:space="0" w:color="auto"/>
        <w:left w:val="none" w:sz="0" w:space="0" w:color="auto"/>
        <w:bottom w:val="none" w:sz="0" w:space="0" w:color="auto"/>
        <w:right w:val="none" w:sz="0" w:space="0" w:color="auto"/>
      </w:divBdr>
    </w:div>
    <w:div w:id="80107736">
      <w:bodyDiv w:val="1"/>
      <w:marLeft w:val="0"/>
      <w:marRight w:val="0"/>
      <w:marTop w:val="0"/>
      <w:marBottom w:val="0"/>
      <w:divBdr>
        <w:top w:val="none" w:sz="0" w:space="0" w:color="auto"/>
        <w:left w:val="none" w:sz="0" w:space="0" w:color="auto"/>
        <w:bottom w:val="none" w:sz="0" w:space="0" w:color="auto"/>
        <w:right w:val="none" w:sz="0" w:space="0" w:color="auto"/>
      </w:divBdr>
    </w:div>
    <w:div w:id="80183256">
      <w:bodyDiv w:val="1"/>
      <w:marLeft w:val="0"/>
      <w:marRight w:val="0"/>
      <w:marTop w:val="0"/>
      <w:marBottom w:val="0"/>
      <w:divBdr>
        <w:top w:val="none" w:sz="0" w:space="0" w:color="auto"/>
        <w:left w:val="none" w:sz="0" w:space="0" w:color="auto"/>
        <w:bottom w:val="none" w:sz="0" w:space="0" w:color="auto"/>
        <w:right w:val="none" w:sz="0" w:space="0" w:color="auto"/>
      </w:divBdr>
    </w:div>
    <w:div w:id="80220300">
      <w:bodyDiv w:val="1"/>
      <w:marLeft w:val="0"/>
      <w:marRight w:val="0"/>
      <w:marTop w:val="0"/>
      <w:marBottom w:val="0"/>
      <w:divBdr>
        <w:top w:val="none" w:sz="0" w:space="0" w:color="auto"/>
        <w:left w:val="none" w:sz="0" w:space="0" w:color="auto"/>
        <w:bottom w:val="none" w:sz="0" w:space="0" w:color="auto"/>
        <w:right w:val="none" w:sz="0" w:space="0" w:color="auto"/>
      </w:divBdr>
    </w:div>
    <w:div w:id="80690066">
      <w:bodyDiv w:val="1"/>
      <w:marLeft w:val="0"/>
      <w:marRight w:val="0"/>
      <w:marTop w:val="0"/>
      <w:marBottom w:val="0"/>
      <w:divBdr>
        <w:top w:val="none" w:sz="0" w:space="0" w:color="auto"/>
        <w:left w:val="none" w:sz="0" w:space="0" w:color="auto"/>
        <w:bottom w:val="none" w:sz="0" w:space="0" w:color="auto"/>
        <w:right w:val="none" w:sz="0" w:space="0" w:color="auto"/>
      </w:divBdr>
    </w:div>
    <w:div w:id="80834592">
      <w:bodyDiv w:val="1"/>
      <w:marLeft w:val="0"/>
      <w:marRight w:val="0"/>
      <w:marTop w:val="0"/>
      <w:marBottom w:val="0"/>
      <w:divBdr>
        <w:top w:val="none" w:sz="0" w:space="0" w:color="auto"/>
        <w:left w:val="none" w:sz="0" w:space="0" w:color="auto"/>
        <w:bottom w:val="none" w:sz="0" w:space="0" w:color="auto"/>
        <w:right w:val="none" w:sz="0" w:space="0" w:color="auto"/>
      </w:divBdr>
    </w:div>
    <w:div w:id="81412106">
      <w:bodyDiv w:val="1"/>
      <w:marLeft w:val="0"/>
      <w:marRight w:val="0"/>
      <w:marTop w:val="0"/>
      <w:marBottom w:val="0"/>
      <w:divBdr>
        <w:top w:val="none" w:sz="0" w:space="0" w:color="auto"/>
        <w:left w:val="none" w:sz="0" w:space="0" w:color="auto"/>
        <w:bottom w:val="none" w:sz="0" w:space="0" w:color="auto"/>
        <w:right w:val="none" w:sz="0" w:space="0" w:color="auto"/>
      </w:divBdr>
    </w:div>
    <w:div w:id="81683800">
      <w:bodyDiv w:val="1"/>
      <w:marLeft w:val="0"/>
      <w:marRight w:val="0"/>
      <w:marTop w:val="0"/>
      <w:marBottom w:val="0"/>
      <w:divBdr>
        <w:top w:val="none" w:sz="0" w:space="0" w:color="auto"/>
        <w:left w:val="none" w:sz="0" w:space="0" w:color="auto"/>
        <w:bottom w:val="none" w:sz="0" w:space="0" w:color="auto"/>
        <w:right w:val="none" w:sz="0" w:space="0" w:color="auto"/>
      </w:divBdr>
    </w:div>
    <w:div w:id="82338515">
      <w:bodyDiv w:val="1"/>
      <w:marLeft w:val="0"/>
      <w:marRight w:val="0"/>
      <w:marTop w:val="0"/>
      <w:marBottom w:val="0"/>
      <w:divBdr>
        <w:top w:val="none" w:sz="0" w:space="0" w:color="auto"/>
        <w:left w:val="none" w:sz="0" w:space="0" w:color="auto"/>
        <w:bottom w:val="none" w:sz="0" w:space="0" w:color="auto"/>
        <w:right w:val="none" w:sz="0" w:space="0" w:color="auto"/>
      </w:divBdr>
    </w:div>
    <w:div w:id="84150869">
      <w:bodyDiv w:val="1"/>
      <w:marLeft w:val="0"/>
      <w:marRight w:val="0"/>
      <w:marTop w:val="0"/>
      <w:marBottom w:val="0"/>
      <w:divBdr>
        <w:top w:val="none" w:sz="0" w:space="0" w:color="auto"/>
        <w:left w:val="none" w:sz="0" w:space="0" w:color="auto"/>
        <w:bottom w:val="none" w:sz="0" w:space="0" w:color="auto"/>
        <w:right w:val="none" w:sz="0" w:space="0" w:color="auto"/>
      </w:divBdr>
    </w:div>
    <w:div w:id="84427361">
      <w:bodyDiv w:val="1"/>
      <w:marLeft w:val="0"/>
      <w:marRight w:val="0"/>
      <w:marTop w:val="0"/>
      <w:marBottom w:val="0"/>
      <w:divBdr>
        <w:top w:val="none" w:sz="0" w:space="0" w:color="auto"/>
        <w:left w:val="none" w:sz="0" w:space="0" w:color="auto"/>
        <w:bottom w:val="none" w:sz="0" w:space="0" w:color="auto"/>
        <w:right w:val="none" w:sz="0" w:space="0" w:color="auto"/>
      </w:divBdr>
    </w:div>
    <w:div w:id="85421451">
      <w:bodyDiv w:val="1"/>
      <w:marLeft w:val="0"/>
      <w:marRight w:val="0"/>
      <w:marTop w:val="0"/>
      <w:marBottom w:val="0"/>
      <w:divBdr>
        <w:top w:val="none" w:sz="0" w:space="0" w:color="auto"/>
        <w:left w:val="none" w:sz="0" w:space="0" w:color="auto"/>
        <w:bottom w:val="none" w:sz="0" w:space="0" w:color="auto"/>
        <w:right w:val="none" w:sz="0" w:space="0" w:color="auto"/>
      </w:divBdr>
    </w:div>
    <w:div w:id="85424070">
      <w:bodyDiv w:val="1"/>
      <w:marLeft w:val="0"/>
      <w:marRight w:val="0"/>
      <w:marTop w:val="0"/>
      <w:marBottom w:val="0"/>
      <w:divBdr>
        <w:top w:val="none" w:sz="0" w:space="0" w:color="auto"/>
        <w:left w:val="none" w:sz="0" w:space="0" w:color="auto"/>
        <w:bottom w:val="none" w:sz="0" w:space="0" w:color="auto"/>
        <w:right w:val="none" w:sz="0" w:space="0" w:color="auto"/>
      </w:divBdr>
    </w:div>
    <w:div w:id="85662054">
      <w:bodyDiv w:val="1"/>
      <w:marLeft w:val="0"/>
      <w:marRight w:val="0"/>
      <w:marTop w:val="0"/>
      <w:marBottom w:val="0"/>
      <w:divBdr>
        <w:top w:val="none" w:sz="0" w:space="0" w:color="auto"/>
        <w:left w:val="none" w:sz="0" w:space="0" w:color="auto"/>
        <w:bottom w:val="none" w:sz="0" w:space="0" w:color="auto"/>
        <w:right w:val="none" w:sz="0" w:space="0" w:color="auto"/>
      </w:divBdr>
    </w:div>
    <w:div w:id="85736926">
      <w:bodyDiv w:val="1"/>
      <w:marLeft w:val="0"/>
      <w:marRight w:val="0"/>
      <w:marTop w:val="0"/>
      <w:marBottom w:val="0"/>
      <w:divBdr>
        <w:top w:val="none" w:sz="0" w:space="0" w:color="auto"/>
        <w:left w:val="none" w:sz="0" w:space="0" w:color="auto"/>
        <w:bottom w:val="none" w:sz="0" w:space="0" w:color="auto"/>
        <w:right w:val="none" w:sz="0" w:space="0" w:color="auto"/>
      </w:divBdr>
    </w:div>
    <w:div w:id="85883272">
      <w:bodyDiv w:val="1"/>
      <w:marLeft w:val="0"/>
      <w:marRight w:val="0"/>
      <w:marTop w:val="0"/>
      <w:marBottom w:val="0"/>
      <w:divBdr>
        <w:top w:val="none" w:sz="0" w:space="0" w:color="auto"/>
        <w:left w:val="none" w:sz="0" w:space="0" w:color="auto"/>
        <w:bottom w:val="none" w:sz="0" w:space="0" w:color="auto"/>
        <w:right w:val="none" w:sz="0" w:space="0" w:color="auto"/>
      </w:divBdr>
    </w:div>
    <w:div w:id="86733238">
      <w:bodyDiv w:val="1"/>
      <w:marLeft w:val="0"/>
      <w:marRight w:val="0"/>
      <w:marTop w:val="0"/>
      <w:marBottom w:val="0"/>
      <w:divBdr>
        <w:top w:val="none" w:sz="0" w:space="0" w:color="auto"/>
        <w:left w:val="none" w:sz="0" w:space="0" w:color="auto"/>
        <w:bottom w:val="none" w:sz="0" w:space="0" w:color="auto"/>
        <w:right w:val="none" w:sz="0" w:space="0" w:color="auto"/>
      </w:divBdr>
    </w:div>
    <w:div w:id="86854343">
      <w:bodyDiv w:val="1"/>
      <w:marLeft w:val="0"/>
      <w:marRight w:val="0"/>
      <w:marTop w:val="0"/>
      <w:marBottom w:val="0"/>
      <w:divBdr>
        <w:top w:val="none" w:sz="0" w:space="0" w:color="auto"/>
        <w:left w:val="none" w:sz="0" w:space="0" w:color="auto"/>
        <w:bottom w:val="none" w:sz="0" w:space="0" w:color="auto"/>
        <w:right w:val="none" w:sz="0" w:space="0" w:color="auto"/>
      </w:divBdr>
    </w:div>
    <w:div w:id="87314651">
      <w:bodyDiv w:val="1"/>
      <w:marLeft w:val="0"/>
      <w:marRight w:val="0"/>
      <w:marTop w:val="0"/>
      <w:marBottom w:val="0"/>
      <w:divBdr>
        <w:top w:val="none" w:sz="0" w:space="0" w:color="auto"/>
        <w:left w:val="none" w:sz="0" w:space="0" w:color="auto"/>
        <w:bottom w:val="none" w:sz="0" w:space="0" w:color="auto"/>
        <w:right w:val="none" w:sz="0" w:space="0" w:color="auto"/>
      </w:divBdr>
    </w:div>
    <w:div w:id="87774921">
      <w:bodyDiv w:val="1"/>
      <w:marLeft w:val="0"/>
      <w:marRight w:val="0"/>
      <w:marTop w:val="0"/>
      <w:marBottom w:val="0"/>
      <w:divBdr>
        <w:top w:val="none" w:sz="0" w:space="0" w:color="auto"/>
        <w:left w:val="none" w:sz="0" w:space="0" w:color="auto"/>
        <w:bottom w:val="none" w:sz="0" w:space="0" w:color="auto"/>
        <w:right w:val="none" w:sz="0" w:space="0" w:color="auto"/>
      </w:divBdr>
    </w:div>
    <w:div w:id="87897344">
      <w:bodyDiv w:val="1"/>
      <w:marLeft w:val="0"/>
      <w:marRight w:val="0"/>
      <w:marTop w:val="0"/>
      <w:marBottom w:val="0"/>
      <w:divBdr>
        <w:top w:val="none" w:sz="0" w:space="0" w:color="auto"/>
        <w:left w:val="none" w:sz="0" w:space="0" w:color="auto"/>
        <w:bottom w:val="none" w:sz="0" w:space="0" w:color="auto"/>
        <w:right w:val="none" w:sz="0" w:space="0" w:color="auto"/>
      </w:divBdr>
    </w:div>
    <w:div w:id="88081819">
      <w:bodyDiv w:val="1"/>
      <w:marLeft w:val="0"/>
      <w:marRight w:val="0"/>
      <w:marTop w:val="0"/>
      <w:marBottom w:val="0"/>
      <w:divBdr>
        <w:top w:val="none" w:sz="0" w:space="0" w:color="auto"/>
        <w:left w:val="none" w:sz="0" w:space="0" w:color="auto"/>
        <w:bottom w:val="none" w:sz="0" w:space="0" w:color="auto"/>
        <w:right w:val="none" w:sz="0" w:space="0" w:color="auto"/>
      </w:divBdr>
    </w:div>
    <w:div w:id="89352092">
      <w:bodyDiv w:val="1"/>
      <w:marLeft w:val="0"/>
      <w:marRight w:val="0"/>
      <w:marTop w:val="0"/>
      <w:marBottom w:val="0"/>
      <w:divBdr>
        <w:top w:val="none" w:sz="0" w:space="0" w:color="auto"/>
        <w:left w:val="none" w:sz="0" w:space="0" w:color="auto"/>
        <w:bottom w:val="none" w:sz="0" w:space="0" w:color="auto"/>
        <w:right w:val="none" w:sz="0" w:space="0" w:color="auto"/>
      </w:divBdr>
    </w:div>
    <w:div w:id="89474446">
      <w:bodyDiv w:val="1"/>
      <w:marLeft w:val="0"/>
      <w:marRight w:val="0"/>
      <w:marTop w:val="0"/>
      <w:marBottom w:val="0"/>
      <w:divBdr>
        <w:top w:val="none" w:sz="0" w:space="0" w:color="auto"/>
        <w:left w:val="none" w:sz="0" w:space="0" w:color="auto"/>
        <w:bottom w:val="none" w:sz="0" w:space="0" w:color="auto"/>
        <w:right w:val="none" w:sz="0" w:space="0" w:color="auto"/>
      </w:divBdr>
      <w:divsChild>
        <w:div w:id="1209132">
          <w:marLeft w:val="0"/>
          <w:marRight w:val="0"/>
          <w:marTop w:val="0"/>
          <w:marBottom w:val="0"/>
          <w:divBdr>
            <w:top w:val="none" w:sz="0" w:space="0" w:color="auto"/>
            <w:left w:val="none" w:sz="0" w:space="0" w:color="auto"/>
            <w:bottom w:val="none" w:sz="0" w:space="0" w:color="auto"/>
            <w:right w:val="none" w:sz="0" w:space="0" w:color="auto"/>
          </w:divBdr>
          <w:divsChild>
            <w:div w:id="2138790828">
              <w:marLeft w:val="0"/>
              <w:marRight w:val="0"/>
              <w:marTop w:val="0"/>
              <w:marBottom w:val="0"/>
              <w:divBdr>
                <w:top w:val="none" w:sz="0" w:space="0" w:color="auto"/>
                <w:left w:val="none" w:sz="0" w:space="0" w:color="auto"/>
                <w:bottom w:val="none" w:sz="0" w:space="0" w:color="auto"/>
                <w:right w:val="none" w:sz="0" w:space="0" w:color="auto"/>
              </w:divBdr>
            </w:div>
          </w:divsChild>
        </w:div>
        <w:div w:id="260842703">
          <w:marLeft w:val="0"/>
          <w:marRight w:val="0"/>
          <w:marTop w:val="0"/>
          <w:marBottom w:val="0"/>
          <w:divBdr>
            <w:top w:val="none" w:sz="0" w:space="0" w:color="auto"/>
            <w:left w:val="none" w:sz="0" w:space="0" w:color="auto"/>
            <w:bottom w:val="none" w:sz="0" w:space="0" w:color="auto"/>
            <w:right w:val="none" w:sz="0" w:space="0" w:color="auto"/>
          </w:divBdr>
          <w:divsChild>
            <w:div w:id="2136561026">
              <w:marLeft w:val="0"/>
              <w:marRight w:val="0"/>
              <w:marTop w:val="0"/>
              <w:marBottom w:val="0"/>
              <w:divBdr>
                <w:top w:val="none" w:sz="0" w:space="0" w:color="auto"/>
                <w:left w:val="none" w:sz="0" w:space="0" w:color="auto"/>
                <w:bottom w:val="none" w:sz="0" w:space="0" w:color="auto"/>
                <w:right w:val="none" w:sz="0" w:space="0" w:color="auto"/>
              </w:divBdr>
            </w:div>
          </w:divsChild>
        </w:div>
        <w:div w:id="525095872">
          <w:marLeft w:val="0"/>
          <w:marRight w:val="0"/>
          <w:marTop w:val="0"/>
          <w:marBottom w:val="0"/>
          <w:divBdr>
            <w:top w:val="none" w:sz="0" w:space="0" w:color="auto"/>
            <w:left w:val="none" w:sz="0" w:space="0" w:color="auto"/>
            <w:bottom w:val="none" w:sz="0" w:space="0" w:color="auto"/>
            <w:right w:val="none" w:sz="0" w:space="0" w:color="auto"/>
          </w:divBdr>
          <w:divsChild>
            <w:div w:id="1036663139">
              <w:marLeft w:val="0"/>
              <w:marRight w:val="0"/>
              <w:marTop w:val="0"/>
              <w:marBottom w:val="0"/>
              <w:divBdr>
                <w:top w:val="none" w:sz="0" w:space="0" w:color="auto"/>
                <w:left w:val="none" w:sz="0" w:space="0" w:color="auto"/>
                <w:bottom w:val="none" w:sz="0" w:space="0" w:color="auto"/>
                <w:right w:val="none" w:sz="0" w:space="0" w:color="auto"/>
              </w:divBdr>
            </w:div>
          </w:divsChild>
        </w:div>
        <w:div w:id="998582979">
          <w:marLeft w:val="0"/>
          <w:marRight w:val="0"/>
          <w:marTop w:val="0"/>
          <w:marBottom w:val="0"/>
          <w:divBdr>
            <w:top w:val="none" w:sz="0" w:space="0" w:color="auto"/>
            <w:left w:val="none" w:sz="0" w:space="0" w:color="auto"/>
            <w:bottom w:val="none" w:sz="0" w:space="0" w:color="auto"/>
            <w:right w:val="none" w:sz="0" w:space="0" w:color="auto"/>
          </w:divBdr>
          <w:divsChild>
            <w:div w:id="459685257">
              <w:marLeft w:val="0"/>
              <w:marRight w:val="0"/>
              <w:marTop w:val="0"/>
              <w:marBottom w:val="0"/>
              <w:divBdr>
                <w:top w:val="none" w:sz="0" w:space="0" w:color="auto"/>
                <w:left w:val="none" w:sz="0" w:space="0" w:color="auto"/>
                <w:bottom w:val="none" w:sz="0" w:space="0" w:color="auto"/>
                <w:right w:val="none" w:sz="0" w:space="0" w:color="auto"/>
              </w:divBdr>
            </w:div>
          </w:divsChild>
        </w:div>
        <w:div w:id="1353652819">
          <w:marLeft w:val="0"/>
          <w:marRight w:val="0"/>
          <w:marTop w:val="0"/>
          <w:marBottom w:val="0"/>
          <w:divBdr>
            <w:top w:val="none" w:sz="0" w:space="0" w:color="auto"/>
            <w:left w:val="none" w:sz="0" w:space="0" w:color="auto"/>
            <w:bottom w:val="none" w:sz="0" w:space="0" w:color="auto"/>
            <w:right w:val="none" w:sz="0" w:space="0" w:color="auto"/>
          </w:divBdr>
          <w:divsChild>
            <w:div w:id="214403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9834">
      <w:bodyDiv w:val="1"/>
      <w:marLeft w:val="0"/>
      <w:marRight w:val="0"/>
      <w:marTop w:val="0"/>
      <w:marBottom w:val="0"/>
      <w:divBdr>
        <w:top w:val="none" w:sz="0" w:space="0" w:color="auto"/>
        <w:left w:val="none" w:sz="0" w:space="0" w:color="auto"/>
        <w:bottom w:val="none" w:sz="0" w:space="0" w:color="auto"/>
        <w:right w:val="none" w:sz="0" w:space="0" w:color="auto"/>
      </w:divBdr>
    </w:div>
    <w:div w:id="90200116">
      <w:bodyDiv w:val="1"/>
      <w:marLeft w:val="0"/>
      <w:marRight w:val="0"/>
      <w:marTop w:val="0"/>
      <w:marBottom w:val="0"/>
      <w:divBdr>
        <w:top w:val="none" w:sz="0" w:space="0" w:color="auto"/>
        <w:left w:val="none" w:sz="0" w:space="0" w:color="auto"/>
        <w:bottom w:val="none" w:sz="0" w:space="0" w:color="auto"/>
        <w:right w:val="none" w:sz="0" w:space="0" w:color="auto"/>
      </w:divBdr>
    </w:div>
    <w:div w:id="90589256">
      <w:bodyDiv w:val="1"/>
      <w:marLeft w:val="0"/>
      <w:marRight w:val="0"/>
      <w:marTop w:val="0"/>
      <w:marBottom w:val="0"/>
      <w:divBdr>
        <w:top w:val="none" w:sz="0" w:space="0" w:color="auto"/>
        <w:left w:val="none" w:sz="0" w:space="0" w:color="auto"/>
        <w:bottom w:val="none" w:sz="0" w:space="0" w:color="auto"/>
        <w:right w:val="none" w:sz="0" w:space="0" w:color="auto"/>
      </w:divBdr>
    </w:div>
    <w:div w:id="91244781">
      <w:bodyDiv w:val="1"/>
      <w:marLeft w:val="0"/>
      <w:marRight w:val="0"/>
      <w:marTop w:val="0"/>
      <w:marBottom w:val="0"/>
      <w:divBdr>
        <w:top w:val="none" w:sz="0" w:space="0" w:color="auto"/>
        <w:left w:val="none" w:sz="0" w:space="0" w:color="auto"/>
        <w:bottom w:val="none" w:sz="0" w:space="0" w:color="auto"/>
        <w:right w:val="none" w:sz="0" w:space="0" w:color="auto"/>
      </w:divBdr>
    </w:div>
    <w:div w:id="91636287">
      <w:bodyDiv w:val="1"/>
      <w:marLeft w:val="0"/>
      <w:marRight w:val="0"/>
      <w:marTop w:val="0"/>
      <w:marBottom w:val="0"/>
      <w:divBdr>
        <w:top w:val="none" w:sz="0" w:space="0" w:color="auto"/>
        <w:left w:val="none" w:sz="0" w:space="0" w:color="auto"/>
        <w:bottom w:val="none" w:sz="0" w:space="0" w:color="auto"/>
        <w:right w:val="none" w:sz="0" w:space="0" w:color="auto"/>
      </w:divBdr>
    </w:div>
    <w:div w:id="91898857">
      <w:bodyDiv w:val="1"/>
      <w:marLeft w:val="0"/>
      <w:marRight w:val="0"/>
      <w:marTop w:val="0"/>
      <w:marBottom w:val="0"/>
      <w:divBdr>
        <w:top w:val="none" w:sz="0" w:space="0" w:color="auto"/>
        <w:left w:val="none" w:sz="0" w:space="0" w:color="auto"/>
        <w:bottom w:val="none" w:sz="0" w:space="0" w:color="auto"/>
        <w:right w:val="none" w:sz="0" w:space="0" w:color="auto"/>
      </w:divBdr>
    </w:div>
    <w:div w:id="92240498">
      <w:bodyDiv w:val="1"/>
      <w:marLeft w:val="0"/>
      <w:marRight w:val="0"/>
      <w:marTop w:val="0"/>
      <w:marBottom w:val="0"/>
      <w:divBdr>
        <w:top w:val="none" w:sz="0" w:space="0" w:color="auto"/>
        <w:left w:val="none" w:sz="0" w:space="0" w:color="auto"/>
        <w:bottom w:val="none" w:sz="0" w:space="0" w:color="auto"/>
        <w:right w:val="none" w:sz="0" w:space="0" w:color="auto"/>
      </w:divBdr>
    </w:div>
    <w:div w:id="93719149">
      <w:bodyDiv w:val="1"/>
      <w:marLeft w:val="0"/>
      <w:marRight w:val="0"/>
      <w:marTop w:val="0"/>
      <w:marBottom w:val="0"/>
      <w:divBdr>
        <w:top w:val="none" w:sz="0" w:space="0" w:color="auto"/>
        <w:left w:val="none" w:sz="0" w:space="0" w:color="auto"/>
        <w:bottom w:val="none" w:sz="0" w:space="0" w:color="auto"/>
        <w:right w:val="none" w:sz="0" w:space="0" w:color="auto"/>
      </w:divBdr>
    </w:div>
    <w:div w:id="93792267">
      <w:bodyDiv w:val="1"/>
      <w:marLeft w:val="0"/>
      <w:marRight w:val="0"/>
      <w:marTop w:val="0"/>
      <w:marBottom w:val="0"/>
      <w:divBdr>
        <w:top w:val="none" w:sz="0" w:space="0" w:color="auto"/>
        <w:left w:val="none" w:sz="0" w:space="0" w:color="auto"/>
        <w:bottom w:val="none" w:sz="0" w:space="0" w:color="auto"/>
        <w:right w:val="none" w:sz="0" w:space="0" w:color="auto"/>
      </w:divBdr>
    </w:div>
    <w:div w:id="93794575">
      <w:bodyDiv w:val="1"/>
      <w:marLeft w:val="0"/>
      <w:marRight w:val="0"/>
      <w:marTop w:val="0"/>
      <w:marBottom w:val="0"/>
      <w:divBdr>
        <w:top w:val="none" w:sz="0" w:space="0" w:color="auto"/>
        <w:left w:val="none" w:sz="0" w:space="0" w:color="auto"/>
        <w:bottom w:val="none" w:sz="0" w:space="0" w:color="auto"/>
        <w:right w:val="none" w:sz="0" w:space="0" w:color="auto"/>
      </w:divBdr>
    </w:div>
    <w:div w:id="93866188">
      <w:bodyDiv w:val="1"/>
      <w:marLeft w:val="0"/>
      <w:marRight w:val="0"/>
      <w:marTop w:val="0"/>
      <w:marBottom w:val="0"/>
      <w:divBdr>
        <w:top w:val="none" w:sz="0" w:space="0" w:color="auto"/>
        <w:left w:val="none" w:sz="0" w:space="0" w:color="auto"/>
        <w:bottom w:val="none" w:sz="0" w:space="0" w:color="auto"/>
        <w:right w:val="none" w:sz="0" w:space="0" w:color="auto"/>
      </w:divBdr>
    </w:div>
    <w:div w:id="94055616">
      <w:bodyDiv w:val="1"/>
      <w:marLeft w:val="0"/>
      <w:marRight w:val="0"/>
      <w:marTop w:val="0"/>
      <w:marBottom w:val="0"/>
      <w:divBdr>
        <w:top w:val="none" w:sz="0" w:space="0" w:color="auto"/>
        <w:left w:val="none" w:sz="0" w:space="0" w:color="auto"/>
        <w:bottom w:val="none" w:sz="0" w:space="0" w:color="auto"/>
        <w:right w:val="none" w:sz="0" w:space="0" w:color="auto"/>
      </w:divBdr>
    </w:div>
    <w:div w:id="94372810">
      <w:bodyDiv w:val="1"/>
      <w:marLeft w:val="0"/>
      <w:marRight w:val="0"/>
      <w:marTop w:val="0"/>
      <w:marBottom w:val="0"/>
      <w:divBdr>
        <w:top w:val="none" w:sz="0" w:space="0" w:color="auto"/>
        <w:left w:val="none" w:sz="0" w:space="0" w:color="auto"/>
        <w:bottom w:val="none" w:sz="0" w:space="0" w:color="auto"/>
        <w:right w:val="none" w:sz="0" w:space="0" w:color="auto"/>
      </w:divBdr>
    </w:div>
    <w:div w:id="95097875">
      <w:bodyDiv w:val="1"/>
      <w:marLeft w:val="0"/>
      <w:marRight w:val="0"/>
      <w:marTop w:val="0"/>
      <w:marBottom w:val="0"/>
      <w:divBdr>
        <w:top w:val="none" w:sz="0" w:space="0" w:color="auto"/>
        <w:left w:val="none" w:sz="0" w:space="0" w:color="auto"/>
        <w:bottom w:val="none" w:sz="0" w:space="0" w:color="auto"/>
        <w:right w:val="none" w:sz="0" w:space="0" w:color="auto"/>
      </w:divBdr>
    </w:div>
    <w:div w:id="95297188">
      <w:bodyDiv w:val="1"/>
      <w:marLeft w:val="0"/>
      <w:marRight w:val="0"/>
      <w:marTop w:val="0"/>
      <w:marBottom w:val="0"/>
      <w:divBdr>
        <w:top w:val="none" w:sz="0" w:space="0" w:color="auto"/>
        <w:left w:val="none" w:sz="0" w:space="0" w:color="auto"/>
        <w:bottom w:val="none" w:sz="0" w:space="0" w:color="auto"/>
        <w:right w:val="none" w:sz="0" w:space="0" w:color="auto"/>
      </w:divBdr>
    </w:div>
    <w:div w:id="95834424">
      <w:bodyDiv w:val="1"/>
      <w:marLeft w:val="0"/>
      <w:marRight w:val="0"/>
      <w:marTop w:val="0"/>
      <w:marBottom w:val="0"/>
      <w:divBdr>
        <w:top w:val="none" w:sz="0" w:space="0" w:color="auto"/>
        <w:left w:val="none" w:sz="0" w:space="0" w:color="auto"/>
        <w:bottom w:val="none" w:sz="0" w:space="0" w:color="auto"/>
        <w:right w:val="none" w:sz="0" w:space="0" w:color="auto"/>
      </w:divBdr>
    </w:div>
    <w:div w:id="96029565">
      <w:bodyDiv w:val="1"/>
      <w:marLeft w:val="0"/>
      <w:marRight w:val="0"/>
      <w:marTop w:val="0"/>
      <w:marBottom w:val="0"/>
      <w:divBdr>
        <w:top w:val="none" w:sz="0" w:space="0" w:color="auto"/>
        <w:left w:val="none" w:sz="0" w:space="0" w:color="auto"/>
        <w:bottom w:val="none" w:sz="0" w:space="0" w:color="auto"/>
        <w:right w:val="none" w:sz="0" w:space="0" w:color="auto"/>
      </w:divBdr>
    </w:div>
    <w:div w:id="96801816">
      <w:bodyDiv w:val="1"/>
      <w:marLeft w:val="0"/>
      <w:marRight w:val="0"/>
      <w:marTop w:val="0"/>
      <w:marBottom w:val="0"/>
      <w:divBdr>
        <w:top w:val="none" w:sz="0" w:space="0" w:color="auto"/>
        <w:left w:val="none" w:sz="0" w:space="0" w:color="auto"/>
        <w:bottom w:val="none" w:sz="0" w:space="0" w:color="auto"/>
        <w:right w:val="none" w:sz="0" w:space="0" w:color="auto"/>
      </w:divBdr>
    </w:div>
    <w:div w:id="97261317">
      <w:bodyDiv w:val="1"/>
      <w:marLeft w:val="0"/>
      <w:marRight w:val="0"/>
      <w:marTop w:val="0"/>
      <w:marBottom w:val="0"/>
      <w:divBdr>
        <w:top w:val="none" w:sz="0" w:space="0" w:color="auto"/>
        <w:left w:val="none" w:sz="0" w:space="0" w:color="auto"/>
        <w:bottom w:val="none" w:sz="0" w:space="0" w:color="auto"/>
        <w:right w:val="none" w:sz="0" w:space="0" w:color="auto"/>
      </w:divBdr>
    </w:div>
    <w:div w:id="98333362">
      <w:bodyDiv w:val="1"/>
      <w:marLeft w:val="0"/>
      <w:marRight w:val="0"/>
      <w:marTop w:val="0"/>
      <w:marBottom w:val="0"/>
      <w:divBdr>
        <w:top w:val="none" w:sz="0" w:space="0" w:color="auto"/>
        <w:left w:val="none" w:sz="0" w:space="0" w:color="auto"/>
        <w:bottom w:val="none" w:sz="0" w:space="0" w:color="auto"/>
        <w:right w:val="none" w:sz="0" w:space="0" w:color="auto"/>
      </w:divBdr>
    </w:div>
    <w:div w:id="98448088">
      <w:bodyDiv w:val="1"/>
      <w:marLeft w:val="0"/>
      <w:marRight w:val="0"/>
      <w:marTop w:val="0"/>
      <w:marBottom w:val="0"/>
      <w:divBdr>
        <w:top w:val="none" w:sz="0" w:space="0" w:color="auto"/>
        <w:left w:val="none" w:sz="0" w:space="0" w:color="auto"/>
        <w:bottom w:val="none" w:sz="0" w:space="0" w:color="auto"/>
        <w:right w:val="none" w:sz="0" w:space="0" w:color="auto"/>
      </w:divBdr>
    </w:div>
    <w:div w:id="98569881">
      <w:bodyDiv w:val="1"/>
      <w:marLeft w:val="0"/>
      <w:marRight w:val="0"/>
      <w:marTop w:val="0"/>
      <w:marBottom w:val="0"/>
      <w:divBdr>
        <w:top w:val="none" w:sz="0" w:space="0" w:color="auto"/>
        <w:left w:val="none" w:sz="0" w:space="0" w:color="auto"/>
        <w:bottom w:val="none" w:sz="0" w:space="0" w:color="auto"/>
        <w:right w:val="none" w:sz="0" w:space="0" w:color="auto"/>
      </w:divBdr>
    </w:div>
    <w:div w:id="99180899">
      <w:bodyDiv w:val="1"/>
      <w:marLeft w:val="0"/>
      <w:marRight w:val="0"/>
      <w:marTop w:val="0"/>
      <w:marBottom w:val="0"/>
      <w:divBdr>
        <w:top w:val="none" w:sz="0" w:space="0" w:color="auto"/>
        <w:left w:val="none" w:sz="0" w:space="0" w:color="auto"/>
        <w:bottom w:val="none" w:sz="0" w:space="0" w:color="auto"/>
        <w:right w:val="none" w:sz="0" w:space="0" w:color="auto"/>
      </w:divBdr>
    </w:div>
    <w:div w:id="99884862">
      <w:bodyDiv w:val="1"/>
      <w:marLeft w:val="0"/>
      <w:marRight w:val="0"/>
      <w:marTop w:val="0"/>
      <w:marBottom w:val="0"/>
      <w:divBdr>
        <w:top w:val="none" w:sz="0" w:space="0" w:color="auto"/>
        <w:left w:val="none" w:sz="0" w:space="0" w:color="auto"/>
        <w:bottom w:val="none" w:sz="0" w:space="0" w:color="auto"/>
        <w:right w:val="none" w:sz="0" w:space="0" w:color="auto"/>
      </w:divBdr>
    </w:div>
    <w:div w:id="100229273">
      <w:bodyDiv w:val="1"/>
      <w:marLeft w:val="0"/>
      <w:marRight w:val="0"/>
      <w:marTop w:val="0"/>
      <w:marBottom w:val="0"/>
      <w:divBdr>
        <w:top w:val="none" w:sz="0" w:space="0" w:color="auto"/>
        <w:left w:val="none" w:sz="0" w:space="0" w:color="auto"/>
        <w:bottom w:val="none" w:sz="0" w:space="0" w:color="auto"/>
        <w:right w:val="none" w:sz="0" w:space="0" w:color="auto"/>
      </w:divBdr>
    </w:div>
    <w:div w:id="100414039">
      <w:bodyDiv w:val="1"/>
      <w:marLeft w:val="0"/>
      <w:marRight w:val="0"/>
      <w:marTop w:val="0"/>
      <w:marBottom w:val="0"/>
      <w:divBdr>
        <w:top w:val="none" w:sz="0" w:space="0" w:color="auto"/>
        <w:left w:val="none" w:sz="0" w:space="0" w:color="auto"/>
        <w:bottom w:val="none" w:sz="0" w:space="0" w:color="auto"/>
        <w:right w:val="none" w:sz="0" w:space="0" w:color="auto"/>
      </w:divBdr>
    </w:div>
    <w:div w:id="101270149">
      <w:bodyDiv w:val="1"/>
      <w:marLeft w:val="0"/>
      <w:marRight w:val="0"/>
      <w:marTop w:val="0"/>
      <w:marBottom w:val="0"/>
      <w:divBdr>
        <w:top w:val="none" w:sz="0" w:space="0" w:color="auto"/>
        <w:left w:val="none" w:sz="0" w:space="0" w:color="auto"/>
        <w:bottom w:val="none" w:sz="0" w:space="0" w:color="auto"/>
        <w:right w:val="none" w:sz="0" w:space="0" w:color="auto"/>
      </w:divBdr>
    </w:div>
    <w:div w:id="104740564">
      <w:bodyDiv w:val="1"/>
      <w:marLeft w:val="0"/>
      <w:marRight w:val="0"/>
      <w:marTop w:val="0"/>
      <w:marBottom w:val="0"/>
      <w:divBdr>
        <w:top w:val="none" w:sz="0" w:space="0" w:color="auto"/>
        <w:left w:val="none" w:sz="0" w:space="0" w:color="auto"/>
        <w:bottom w:val="none" w:sz="0" w:space="0" w:color="auto"/>
        <w:right w:val="none" w:sz="0" w:space="0" w:color="auto"/>
      </w:divBdr>
    </w:div>
    <w:div w:id="105269462">
      <w:bodyDiv w:val="1"/>
      <w:marLeft w:val="0"/>
      <w:marRight w:val="0"/>
      <w:marTop w:val="0"/>
      <w:marBottom w:val="0"/>
      <w:divBdr>
        <w:top w:val="none" w:sz="0" w:space="0" w:color="auto"/>
        <w:left w:val="none" w:sz="0" w:space="0" w:color="auto"/>
        <w:bottom w:val="none" w:sz="0" w:space="0" w:color="auto"/>
        <w:right w:val="none" w:sz="0" w:space="0" w:color="auto"/>
      </w:divBdr>
    </w:div>
    <w:div w:id="105320234">
      <w:bodyDiv w:val="1"/>
      <w:marLeft w:val="0"/>
      <w:marRight w:val="0"/>
      <w:marTop w:val="0"/>
      <w:marBottom w:val="0"/>
      <w:divBdr>
        <w:top w:val="none" w:sz="0" w:space="0" w:color="auto"/>
        <w:left w:val="none" w:sz="0" w:space="0" w:color="auto"/>
        <w:bottom w:val="none" w:sz="0" w:space="0" w:color="auto"/>
        <w:right w:val="none" w:sz="0" w:space="0" w:color="auto"/>
      </w:divBdr>
    </w:div>
    <w:div w:id="105858880">
      <w:bodyDiv w:val="1"/>
      <w:marLeft w:val="0"/>
      <w:marRight w:val="0"/>
      <w:marTop w:val="0"/>
      <w:marBottom w:val="0"/>
      <w:divBdr>
        <w:top w:val="none" w:sz="0" w:space="0" w:color="auto"/>
        <w:left w:val="none" w:sz="0" w:space="0" w:color="auto"/>
        <w:bottom w:val="none" w:sz="0" w:space="0" w:color="auto"/>
        <w:right w:val="none" w:sz="0" w:space="0" w:color="auto"/>
      </w:divBdr>
    </w:div>
    <w:div w:id="106168334">
      <w:bodyDiv w:val="1"/>
      <w:marLeft w:val="0"/>
      <w:marRight w:val="0"/>
      <w:marTop w:val="0"/>
      <w:marBottom w:val="0"/>
      <w:divBdr>
        <w:top w:val="none" w:sz="0" w:space="0" w:color="auto"/>
        <w:left w:val="none" w:sz="0" w:space="0" w:color="auto"/>
        <w:bottom w:val="none" w:sz="0" w:space="0" w:color="auto"/>
        <w:right w:val="none" w:sz="0" w:space="0" w:color="auto"/>
      </w:divBdr>
    </w:div>
    <w:div w:id="106244076">
      <w:bodyDiv w:val="1"/>
      <w:marLeft w:val="0"/>
      <w:marRight w:val="0"/>
      <w:marTop w:val="0"/>
      <w:marBottom w:val="0"/>
      <w:divBdr>
        <w:top w:val="none" w:sz="0" w:space="0" w:color="auto"/>
        <w:left w:val="none" w:sz="0" w:space="0" w:color="auto"/>
        <w:bottom w:val="none" w:sz="0" w:space="0" w:color="auto"/>
        <w:right w:val="none" w:sz="0" w:space="0" w:color="auto"/>
      </w:divBdr>
    </w:div>
    <w:div w:id="106508825">
      <w:bodyDiv w:val="1"/>
      <w:marLeft w:val="0"/>
      <w:marRight w:val="0"/>
      <w:marTop w:val="0"/>
      <w:marBottom w:val="0"/>
      <w:divBdr>
        <w:top w:val="none" w:sz="0" w:space="0" w:color="auto"/>
        <w:left w:val="none" w:sz="0" w:space="0" w:color="auto"/>
        <w:bottom w:val="none" w:sz="0" w:space="0" w:color="auto"/>
        <w:right w:val="none" w:sz="0" w:space="0" w:color="auto"/>
      </w:divBdr>
    </w:div>
    <w:div w:id="106631264">
      <w:bodyDiv w:val="1"/>
      <w:marLeft w:val="0"/>
      <w:marRight w:val="0"/>
      <w:marTop w:val="0"/>
      <w:marBottom w:val="0"/>
      <w:divBdr>
        <w:top w:val="none" w:sz="0" w:space="0" w:color="auto"/>
        <w:left w:val="none" w:sz="0" w:space="0" w:color="auto"/>
        <w:bottom w:val="none" w:sz="0" w:space="0" w:color="auto"/>
        <w:right w:val="none" w:sz="0" w:space="0" w:color="auto"/>
      </w:divBdr>
    </w:div>
    <w:div w:id="106892785">
      <w:bodyDiv w:val="1"/>
      <w:marLeft w:val="0"/>
      <w:marRight w:val="0"/>
      <w:marTop w:val="0"/>
      <w:marBottom w:val="0"/>
      <w:divBdr>
        <w:top w:val="none" w:sz="0" w:space="0" w:color="auto"/>
        <w:left w:val="none" w:sz="0" w:space="0" w:color="auto"/>
        <w:bottom w:val="none" w:sz="0" w:space="0" w:color="auto"/>
        <w:right w:val="none" w:sz="0" w:space="0" w:color="auto"/>
      </w:divBdr>
    </w:div>
    <w:div w:id="106967924">
      <w:bodyDiv w:val="1"/>
      <w:marLeft w:val="0"/>
      <w:marRight w:val="0"/>
      <w:marTop w:val="0"/>
      <w:marBottom w:val="0"/>
      <w:divBdr>
        <w:top w:val="none" w:sz="0" w:space="0" w:color="auto"/>
        <w:left w:val="none" w:sz="0" w:space="0" w:color="auto"/>
        <w:bottom w:val="none" w:sz="0" w:space="0" w:color="auto"/>
        <w:right w:val="none" w:sz="0" w:space="0" w:color="auto"/>
      </w:divBdr>
    </w:div>
    <w:div w:id="107314670">
      <w:bodyDiv w:val="1"/>
      <w:marLeft w:val="0"/>
      <w:marRight w:val="0"/>
      <w:marTop w:val="0"/>
      <w:marBottom w:val="0"/>
      <w:divBdr>
        <w:top w:val="none" w:sz="0" w:space="0" w:color="auto"/>
        <w:left w:val="none" w:sz="0" w:space="0" w:color="auto"/>
        <w:bottom w:val="none" w:sz="0" w:space="0" w:color="auto"/>
        <w:right w:val="none" w:sz="0" w:space="0" w:color="auto"/>
      </w:divBdr>
    </w:div>
    <w:div w:id="107702404">
      <w:bodyDiv w:val="1"/>
      <w:marLeft w:val="0"/>
      <w:marRight w:val="0"/>
      <w:marTop w:val="0"/>
      <w:marBottom w:val="0"/>
      <w:divBdr>
        <w:top w:val="none" w:sz="0" w:space="0" w:color="auto"/>
        <w:left w:val="none" w:sz="0" w:space="0" w:color="auto"/>
        <w:bottom w:val="none" w:sz="0" w:space="0" w:color="auto"/>
        <w:right w:val="none" w:sz="0" w:space="0" w:color="auto"/>
      </w:divBdr>
    </w:div>
    <w:div w:id="107706541">
      <w:bodyDiv w:val="1"/>
      <w:marLeft w:val="0"/>
      <w:marRight w:val="0"/>
      <w:marTop w:val="0"/>
      <w:marBottom w:val="0"/>
      <w:divBdr>
        <w:top w:val="none" w:sz="0" w:space="0" w:color="auto"/>
        <w:left w:val="none" w:sz="0" w:space="0" w:color="auto"/>
        <w:bottom w:val="none" w:sz="0" w:space="0" w:color="auto"/>
        <w:right w:val="none" w:sz="0" w:space="0" w:color="auto"/>
      </w:divBdr>
    </w:div>
    <w:div w:id="108398565">
      <w:bodyDiv w:val="1"/>
      <w:marLeft w:val="0"/>
      <w:marRight w:val="0"/>
      <w:marTop w:val="0"/>
      <w:marBottom w:val="0"/>
      <w:divBdr>
        <w:top w:val="none" w:sz="0" w:space="0" w:color="auto"/>
        <w:left w:val="none" w:sz="0" w:space="0" w:color="auto"/>
        <w:bottom w:val="none" w:sz="0" w:space="0" w:color="auto"/>
        <w:right w:val="none" w:sz="0" w:space="0" w:color="auto"/>
      </w:divBdr>
    </w:div>
    <w:div w:id="108667175">
      <w:bodyDiv w:val="1"/>
      <w:marLeft w:val="0"/>
      <w:marRight w:val="0"/>
      <w:marTop w:val="0"/>
      <w:marBottom w:val="0"/>
      <w:divBdr>
        <w:top w:val="none" w:sz="0" w:space="0" w:color="auto"/>
        <w:left w:val="none" w:sz="0" w:space="0" w:color="auto"/>
        <w:bottom w:val="none" w:sz="0" w:space="0" w:color="auto"/>
        <w:right w:val="none" w:sz="0" w:space="0" w:color="auto"/>
      </w:divBdr>
    </w:div>
    <w:div w:id="108669229">
      <w:bodyDiv w:val="1"/>
      <w:marLeft w:val="0"/>
      <w:marRight w:val="0"/>
      <w:marTop w:val="0"/>
      <w:marBottom w:val="0"/>
      <w:divBdr>
        <w:top w:val="none" w:sz="0" w:space="0" w:color="auto"/>
        <w:left w:val="none" w:sz="0" w:space="0" w:color="auto"/>
        <w:bottom w:val="none" w:sz="0" w:space="0" w:color="auto"/>
        <w:right w:val="none" w:sz="0" w:space="0" w:color="auto"/>
      </w:divBdr>
    </w:div>
    <w:div w:id="108743162">
      <w:bodyDiv w:val="1"/>
      <w:marLeft w:val="0"/>
      <w:marRight w:val="0"/>
      <w:marTop w:val="0"/>
      <w:marBottom w:val="0"/>
      <w:divBdr>
        <w:top w:val="none" w:sz="0" w:space="0" w:color="auto"/>
        <w:left w:val="none" w:sz="0" w:space="0" w:color="auto"/>
        <w:bottom w:val="none" w:sz="0" w:space="0" w:color="auto"/>
        <w:right w:val="none" w:sz="0" w:space="0" w:color="auto"/>
      </w:divBdr>
    </w:div>
    <w:div w:id="109205392">
      <w:bodyDiv w:val="1"/>
      <w:marLeft w:val="0"/>
      <w:marRight w:val="0"/>
      <w:marTop w:val="0"/>
      <w:marBottom w:val="0"/>
      <w:divBdr>
        <w:top w:val="none" w:sz="0" w:space="0" w:color="auto"/>
        <w:left w:val="none" w:sz="0" w:space="0" w:color="auto"/>
        <w:bottom w:val="none" w:sz="0" w:space="0" w:color="auto"/>
        <w:right w:val="none" w:sz="0" w:space="0" w:color="auto"/>
      </w:divBdr>
    </w:div>
    <w:div w:id="110128996">
      <w:bodyDiv w:val="1"/>
      <w:marLeft w:val="0"/>
      <w:marRight w:val="0"/>
      <w:marTop w:val="0"/>
      <w:marBottom w:val="0"/>
      <w:divBdr>
        <w:top w:val="none" w:sz="0" w:space="0" w:color="auto"/>
        <w:left w:val="none" w:sz="0" w:space="0" w:color="auto"/>
        <w:bottom w:val="none" w:sz="0" w:space="0" w:color="auto"/>
        <w:right w:val="none" w:sz="0" w:space="0" w:color="auto"/>
      </w:divBdr>
    </w:div>
    <w:div w:id="110367281">
      <w:bodyDiv w:val="1"/>
      <w:marLeft w:val="0"/>
      <w:marRight w:val="0"/>
      <w:marTop w:val="0"/>
      <w:marBottom w:val="0"/>
      <w:divBdr>
        <w:top w:val="none" w:sz="0" w:space="0" w:color="auto"/>
        <w:left w:val="none" w:sz="0" w:space="0" w:color="auto"/>
        <w:bottom w:val="none" w:sz="0" w:space="0" w:color="auto"/>
        <w:right w:val="none" w:sz="0" w:space="0" w:color="auto"/>
      </w:divBdr>
    </w:div>
    <w:div w:id="110520647">
      <w:bodyDiv w:val="1"/>
      <w:marLeft w:val="0"/>
      <w:marRight w:val="0"/>
      <w:marTop w:val="0"/>
      <w:marBottom w:val="0"/>
      <w:divBdr>
        <w:top w:val="none" w:sz="0" w:space="0" w:color="auto"/>
        <w:left w:val="none" w:sz="0" w:space="0" w:color="auto"/>
        <w:bottom w:val="none" w:sz="0" w:space="0" w:color="auto"/>
        <w:right w:val="none" w:sz="0" w:space="0" w:color="auto"/>
      </w:divBdr>
    </w:div>
    <w:div w:id="110635171">
      <w:bodyDiv w:val="1"/>
      <w:marLeft w:val="0"/>
      <w:marRight w:val="0"/>
      <w:marTop w:val="0"/>
      <w:marBottom w:val="0"/>
      <w:divBdr>
        <w:top w:val="none" w:sz="0" w:space="0" w:color="auto"/>
        <w:left w:val="none" w:sz="0" w:space="0" w:color="auto"/>
        <w:bottom w:val="none" w:sz="0" w:space="0" w:color="auto"/>
        <w:right w:val="none" w:sz="0" w:space="0" w:color="auto"/>
      </w:divBdr>
    </w:div>
    <w:div w:id="111173060">
      <w:bodyDiv w:val="1"/>
      <w:marLeft w:val="0"/>
      <w:marRight w:val="0"/>
      <w:marTop w:val="0"/>
      <w:marBottom w:val="0"/>
      <w:divBdr>
        <w:top w:val="none" w:sz="0" w:space="0" w:color="auto"/>
        <w:left w:val="none" w:sz="0" w:space="0" w:color="auto"/>
        <w:bottom w:val="none" w:sz="0" w:space="0" w:color="auto"/>
        <w:right w:val="none" w:sz="0" w:space="0" w:color="auto"/>
      </w:divBdr>
    </w:div>
    <w:div w:id="111174694">
      <w:bodyDiv w:val="1"/>
      <w:marLeft w:val="0"/>
      <w:marRight w:val="0"/>
      <w:marTop w:val="0"/>
      <w:marBottom w:val="0"/>
      <w:divBdr>
        <w:top w:val="none" w:sz="0" w:space="0" w:color="auto"/>
        <w:left w:val="none" w:sz="0" w:space="0" w:color="auto"/>
        <w:bottom w:val="none" w:sz="0" w:space="0" w:color="auto"/>
        <w:right w:val="none" w:sz="0" w:space="0" w:color="auto"/>
      </w:divBdr>
    </w:div>
    <w:div w:id="111678895">
      <w:bodyDiv w:val="1"/>
      <w:marLeft w:val="0"/>
      <w:marRight w:val="0"/>
      <w:marTop w:val="0"/>
      <w:marBottom w:val="0"/>
      <w:divBdr>
        <w:top w:val="none" w:sz="0" w:space="0" w:color="auto"/>
        <w:left w:val="none" w:sz="0" w:space="0" w:color="auto"/>
        <w:bottom w:val="none" w:sz="0" w:space="0" w:color="auto"/>
        <w:right w:val="none" w:sz="0" w:space="0" w:color="auto"/>
      </w:divBdr>
    </w:div>
    <w:div w:id="112752407">
      <w:bodyDiv w:val="1"/>
      <w:marLeft w:val="0"/>
      <w:marRight w:val="0"/>
      <w:marTop w:val="0"/>
      <w:marBottom w:val="0"/>
      <w:divBdr>
        <w:top w:val="none" w:sz="0" w:space="0" w:color="auto"/>
        <w:left w:val="none" w:sz="0" w:space="0" w:color="auto"/>
        <w:bottom w:val="none" w:sz="0" w:space="0" w:color="auto"/>
        <w:right w:val="none" w:sz="0" w:space="0" w:color="auto"/>
      </w:divBdr>
    </w:div>
    <w:div w:id="112792857">
      <w:bodyDiv w:val="1"/>
      <w:marLeft w:val="0"/>
      <w:marRight w:val="0"/>
      <w:marTop w:val="0"/>
      <w:marBottom w:val="0"/>
      <w:divBdr>
        <w:top w:val="none" w:sz="0" w:space="0" w:color="auto"/>
        <w:left w:val="none" w:sz="0" w:space="0" w:color="auto"/>
        <w:bottom w:val="none" w:sz="0" w:space="0" w:color="auto"/>
        <w:right w:val="none" w:sz="0" w:space="0" w:color="auto"/>
      </w:divBdr>
    </w:div>
    <w:div w:id="113134154">
      <w:bodyDiv w:val="1"/>
      <w:marLeft w:val="0"/>
      <w:marRight w:val="0"/>
      <w:marTop w:val="0"/>
      <w:marBottom w:val="0"/>
      <w:divBdr>
        <w:top w:val="none" w:sz="0" w:space="0" w:color="auto"/>
        <w:left w:val="none" w:sz="0" w:space="0" w:color="auto"/>
        <w:bottom w:val="none" w:sz="0" w:space="0" w:color="auto"/>
        <w:right w:val="none" w:sz="0" w:space="0" w:color="auto"/>
      </w:divBdr>
    </w:div>
    <w:div w:id="114829781">
      <w:bodyDiv w:val="1"/>
      <w:marLeft w:val="0"/>
      <w:marRight w:val="0"/>
      <w:marTop w:val="0"/>
      <w:marBottom w:val="0"/>
      <w:divBdr>
        <w:top w:val="none" w:sz="0" w:space="0" w:color="auto"/>
        <w:left w:val="none" w:sz="0" w:space="0" w:color="auto"/>
        <w:bottom w:val="none" w:sz="0" w:space="0" w:color="auto"/>
        <w:right w:val="none" w:sz="0" w:space="0" w:color="auto"/>
      </w:divBdr>
    </w:div>
    <w:div w:id="114832699">
      <w:bodyDiv w:val="1"/>
      <w:marLeft w:val="0"/>
      <w:marRight w:val="0"/>
      <w:marTop w:val="0"/>
      <w:marBottom w:val="0"/>
      <w:divBdr>
        <w:top w:val="none" w:sz="0" w:space="0" w:color="auto"/>
        <w:left w:val="none" w:sz="0" w:space="0" w:color="auto"/>
        <w:bottom w:val="none" w:sz="0" w:space="0" w:color="auto"/>
        <w:right w:val="none" w:sz="0" w:space="0" w:color="auto"/>
      </w:divBdr>
    </w:div>
    <w:div w:id="115292927">
      <w:bodyDiv w:val="1"/>
      <w:marLeft w:val="0"/>
      <w:marRight w:val="0"/>
      <w:marTop w:val="0"/>
      <w:marBottom w:val="0"/>
      <w:divBdr>
        <w:top w:val="none" w:sz="0" w:space="0" w:color="auto"/>
        <w:left w:val="none" w:sz="0" w:space="0" w:color="auto"/>
        <w:bottom w:val="none" w:sz="0" w:space="0" w:color="auto"/>
        <w:right w:val="none" w:sz="0" w:space="0" w:color="auto"/>
      </w:divBdr>
    </w:div>
    <w:div w:id="115413305">
      <w:bodyDiv w:val="1"/>
      <w:marLeft w:val="0"/>
      <w:marRight w:val="0"/>
      <w:marTop w:val="0"/>
      <w:marBottom w:val="0"/>
      <w:divBdr>
        <w:top w:val="none" w:sz="0" w:space="0" w:color="auto"/>
        <w:left w:val="none" w:sz="0" w:space="0" w:color="auto"/>
        <w:bottom w:val="none" w:sz="0" w:space="0" w:color="auto"/>
        <w:right w:val="none" w:sz="0" w:space="0" w:color="auto"/>
      </w:divBdr>
    </w:div>
    <w:div w:id="115419112">
      <w:bodyDiv w:val="1"/>
      <w:marLeft w:val="0"/>
      <w:marRight w:val="0"/>
      <w:marTop w:val="0"/>
      <w:marBottom w:val="0"/>
      <w:divBdr>
        <w:top w:val="none" w:sz="0" w:space="0" w:color="auto"/>
        <w:left w:val="none" w:sz="0" w:space="0" w:color="auto"/>
        <w:bottom w:val="none" w:sz="0" w:space="0" w:color="auto"/>
        <w:right w:val="none" w:sz="0" w:space="0" w:color="auto"/>
      </w:divBdr>
    </w:div>
    <w:div w:id="115487217">
      <w:bodyDiv w:val="1"/>
      <w:marLeft w:val="0"/>
      <w:marRight w:val="0"/>
      <w:marTop w:val="0"/>
      <w:marBottom w:val="0"/>
      <w:divBdr>
        <w:top w:val="none" w:sz="0" w:space="0" w:color="auto"/>
        <w:left w:val="none" w:sz="0" w:space="0" w:color="auto"/>
        <w:bottom w:val="none" w:sz="0" w:space="0" w:color="auto"/>
        <w:right w:val="none" w:sz="0" w:space="0" w:color="auto"/>
      </w:divBdr>
    </w:div>
    <w:div w:id="116261850">
      <w:bodyDiv w:val="1"/>
      <w:marLeft w:val="0"/>
      <w:marRight w:val="0"/>
      <w:marTop w:val="0"/>
      <w:marBottom w:val="0"/>
      <w:divBdr>
        <w:top w:val="none" w:sz="0" w:space="0" w:color="auto"/>
        <w:left w:val="none" w:sz="0" w:space="0" w:color="auto"/>
        <w:bottom w:val="none" w:sz="0" w:space="0" w:color="auto"/>
        <w:right w:val="none" w:sz="0" w:space="0" w:color="auto"/>
      </w:divBdr>
    </w:div>
    <w:div w:id="116678370">
      <w:bodyDiv w:val="1"/>
      <w:marLeft w:val="0"/>
      <w:marRight w:val="0"/>
      <w:marTop w:val="0"/>
      <w:marBottom w:val="0"/>
      <w:divBdr>
        <w:top w:val="none" w:sz="0" w:space="0" w:color="auto"/>
        <w:left w:val="none" w:sz="0" w:space="0" w:color="auto"/>
        <w:bottom w:val="none" w:sz="0" w:space="0" w:color="auto"/>
        <w:right w:val="none" w:sz="0" w:space="0" w:color="auto"/>
      </w:divBdr>
    </w:div>
    <w:div w:id="116997321">
      <w:bodyDiv w:val="1"/>
      <w:marLeft w:val="0"/>
      <w:marRight w:val="0"/>
      <w:marTop w:val="0"/>
      <w:marBottom w:val="0"/>
      <w:divBdr>
        <w:top w:val="none" w:sz="0" w:space="0" w:color="auto"/>
        <w:left w:val="none" w:sz="0" w:space="0" w:color="auto"/>
        <w:bottom w:val="none" w:sz="0" w:space="0" w:color="auto"/>
        <w:right w:val="none" w:sz="0" w:space="0" w:color="auto"/>
      </w:divBdr>
    </w:div>
    <w:div w:id="117383642">
      <w:bodyDiv w:val="1"/>
      <w:marLeft w:val="0"/>
      <w:marRight w:val="0"/>
      <w:marTop w:val="0"/>
      <w:marBottom w:val="0"/>
      <w:divBdr>
        <w:top w:val="none" w:sz="0" w:space="0" w:color="auto"/>
        <w:left w:val="none" w:sz="0" w:space="0" w:color="auto"/>
        <w:bottom w:val="none" w:sz="0" w:space="0" w:color="auto"/>
        <w:right w:val="none" w:sz="0" w:space="0" w:color="auto"/>
      </w:divBdr>
    </w:div>
    <w:div w:id="118034598">
      <w:bodyDiv w:val="1"/>
      <w:marLeft w:val="0"/>
      <w:marRight w:val="0"/>
      <w:marTop w:val="0"/>
      <w:marBottom w:val="0"/>
      <w:divBdr>
        <w:top w:val="none" w:sz="0" w:space="0" w:color="auto"/>
        <w:left w:val="none" w:sz="0" w:space="0" w:color="auto"/>
        <w:bottom w:val="none" w:sz="0" w:space="0" w:color="auto"/>
        <w:right w:val="none" w:sz="0" w:space="0" w:color="auto"/>
      </w:divBdr>
    </w:div>
    <w:div w:id="118573392">
      <w:bodyDiv w:val="1"/>
      <w:marLeft w:val="0"/>
      <w:marRight w:val="0"/>
      <w:marTop w:val="0"/>
      <w:marBottom w:val="0"/>
      <w:divBdr>
        <w:top w:val="none" w:sz="0" w:space="0" w:color="auto"/>
        <w:left w:val="none" w:sz="0" w:space="0" w:color="auto"/>
        <w:bottom w:val="none" w:sz="0" w:space="0" w:color="auto"/>
        <w:right w:val="none" w:sz="0" w:space="0" w:color="auto"/>
      </w:divBdr>
    </w:div>
    <w:div w:id="119958815">
      <w:bodyDiv w:val="1"/>
      <w:marLeft w:val="0"/>
      <w:marRight w:val="0"/>
      <w:marTop w:val="0"/>
      <w:marBottom w:val="0"/>
      <w:divBdr>
        <w:top w:val="none" w:sz="0" w:space="0" w:color="auto"/>
        <w:left w:val="none" w:sz="0" w:space="0" w:color="auto"/>
        <w:bottom w:val="none" w:sz="0" w:space="0" w:color="auto"/>
        <w:right w:val="none" w:sz="0" w:space="0" w:color="auto"/>
      </w:divBdr>
    </w:div>
    <w:div w:id="120731480">
      <w:bodyDiv w:val="1"/>
      <w:marLeft w:val="0"/>
      <w:marRight w:val="0"/>
      <w:marTop w:val="0"/>
      <w:marBottom w:val="0"/>
      <w:divBdr>
        <w:top w:val="none" w:sz="0" w:space="0" w:color="auto"/>
        <w:left w:val="none" w:sz="0" w:space="0" w:color="auto"/>
        <w:bottom w:val="none" w:sz="0" w:space="0" w:color="auto"/>
        <w:right w:val="none" w:sz="0" w:space="0" w:color="auto"/>
      </w:divBdr>
    </w:div>
    <w:div w:id="120808542">
      <w:bodyDiv w:val="1"/>
      <w:marLeft w:val="0"/>
      <w:marRight w:val="0"/>
      <w:marTop w:val="0"/>
      <w:marBottom w:val="0"/>
      <w:divBdr>
        <w:top w:val="none" w:sz="0" w:space="0" w:color="auto"/>
        <w:left w:val="none" w:sz="0" w:space="0" w:color="auto"/>
        <w:bottom w:val="none" w:sz="0" w:space="0" w:color="auto"/>
        <w:right w:val="none" w:sz="0" w:space="0" w:color="auto"/>
      </w:divBdr>
    </w:div>
    <w:div w:id="120850066">
      <w:bodyDiv w:val="1"/>
      <w:marLeft w:val="0"/>
      <w:marRight w:val="0"/>
      <w:marTop w:val="0"/>
      <w:marBottom w:val="0"/>
      <w:divBdr>
        <w:top w:val="none" w:sz="0" w:space="0" w:color="auto"/>
        <w:left w:val="none" w:sz="0" w:space="0" w:color="auto"/>
        <w:bottom w:val="none" w:sz="0" w:space="0" w:color="auto"/>
        <w:right w:val="none" w:sz="0" w:space="0" w:color="auto"/>
      </w:divBdr>
    </w:div>
    <w:div w:id="121195089">
      <w:bodyDiv w:val="1"/>
      <w:marLeft w:val="0"/>
      <w:marRight w:val="0"/>
      <w:marTop w:val="0"/>
      <w:marBottom w:val="0"/>
      <w:divBdr>
        <w:top w:val="none" w:sz="0" w:space="0" w:color="auto"/>
        <w:left w:val="none" w:sz="0" w:space="0" w:color="auto"/>
        <w:bottom w:val="none" w:sz="0" w:space="0" w:color="auto"/>
        <w:right w:val="none" w:sz="0" w:space="0" w:color="auto"/>
      </w:divBdr>
    </w:div>
    <w:div w:id="121196579">
      <w:bodyDiv w:val="1"/>
      <w:marLeft w:val="0"/>
      <w:marRight w:val="0"/>
      <w:marTop w:val="0"/>
      <w:marBottom w:val="0"/>
      <w:divBdr>
        <w:top w:val="none" w:sz="0" w:space="0" w:color="auto"/>
        <w:left w:val="none" w:sz="0" w:space="0" w:color="auto"/>
        <w:bottom w:val="none" w:sz="0" w:space="0" w:color="auto"/>
        <w:right w:val="none" w:sz="0" w:space="0" w:color="auto"/>
      </w:divBdr>
    </w:div>
    <w:div w:id="121265529">
      <w:bodyDiv w:val="1"/>
      <w:marLeft w:val="0"/>
      <w:marRight w:val="0"/>
      <w:marTop w:val="0"/>
      <w:marBottom w:val="0"/>
      <w:divBdr>
        <w:top w:val="none" w:sz="0" w:space="0" w:color="auto"/>
        <w:left w:val="none" w:sz="0" w:space="0" w:color="auto"/>
        <w:bottom w:val="none" w:sz="0" w:space="0" w:color="auto"/>
        <w:right w:val="none" w:sz="0" w:space="0" w:color="auto"/>
      </w:divBdr>
    </w:div>
    <w:div w:id="121310802">
      <w:bodyDiv w:val="1"/>
      <w:marLeft w:val="0"/>
      <w:marRight w:val="0"/>
      <w:marTop w:val="0"/>
      <w:marBottom w:val="0"/>
      <w:divBdr>
        <w:top w:val="none" w:sz="0" w:space="0" w:color="auto"/>
        <w:left w:val="none" w:sz="0" w:space="0" w:color="auto"/>
        <w:bottom w:val="none" w:sz="0" w:space="0" w:color="auto"/>
        <w:right w:val="none" w:sz="0" w:space="0" w:color="auto"/>
      </w:divBdr>
    </w:div>
    <w:div w:id="121534039">
      <w:bodyDiv w:val="1"/>
      <w:marLeft w:val="0"/>
      <w:marRight w:val="0"/>
      <w:marTop w:val="0"/>
      <w:marBottom w:val="0"/>
      <w:divBdr>
        <w:top w:val="none" w:sz="0" w:space="0" w:color="auto"/>
        <w:left w:val="none" w:sz="0" w:space="0" w:color="auto"/>
        <w:bottom w:val="none" w:sz="0" w:space="0" w:color="auto"/>
        <w:right w:val="none" w:sz="0" w:space="0" w:color="auto"/>
      </w:divBdr>
    </w:div>
    <w:div w:id="121923579">
      <w:bodyDiv w:val="1"/>
      <w:marLeft w:val="0"/>
      <w:marRight w:val="0"/>
      <w:marTop w:val="0"/>
      <w:marBottom w:val="0"/>
      <w:divBdr>
        <w:top w:val="none" w:sz="0" w:space="0" w:color="auto"/>
        <w:left w:val="none" w:sz="0" w:space="0" w:color="auto"/>
        <w:bottom w:val="none" w:sz="0" w:space="0" w:color="auto"/>
        <w:right w:val="none" w:sz="0" w:space="0" w:color="auto"/>
      </w:divBdr>
    </w:div>
    <w:div w:id="122234437">
      <w:bodyDiv w:val="1"/>
      <w:marLeft w:val="0"/>
      <w:marRight w:val="0"/>
      <w:marTop w:val="0"/>
      <w:marBottom w:val="0"/>
      <w:divBdr>
        <w:top w:val="none" w:sz="0" w:space="0" w:color="auto"/>
        <w:left w:val="none" w:sz="0" w:space="0" w:color="auto"/>
        <w:bottom w:val="none" w:sz="0" w:space="0" w:color="auto"/>
        <w:right w:val="none" w:sz="0" w:space="0" w:color="auto"/>
      </w:divBdr>
    </w:div>
    <w:div w:id="122620690">
      <w:bodyDiv w:val="1"/>
      <w:marLeft w:val="0"/>
      <w:marRight w:val="0"/>
      <w:marTop w:val="0"/>
      <w:marBottom w:val="0"/>
      <w:divBdr>
        <w:top w:val="none" w:sz="0" w:space="0" w:color="auto"/>
        <w:left w:val="none" w:sz="0" w:space="0" w:color="auto"/>
        <w:bottom w:val="none" w:sz="0" w:space="0" w:color="auto"/>
        <w:right w:val="none" w:sz="0" w:space="0" w:color="auto"/>
      </w:divBdr>
    </w:div>
    <w:div w:id="122818904">
      <w:bodyDiv w:val="1"/>
      <w:marLeft w:val="0"/>
      <w:marRight w:val="0"/>
      <w:marTop w:val="0"/>
      <w:marBottom w:val="0"/>
      <w:divBdr>
        <w:top w:val="none" w:sz="0" w:space="0" w:color="auto"/>
        <w:left w:val="none" w:sz="0" w:space="0" w:color="auto"/>
        <w:bottom w:val="none" w:sz="0" w:space="0" w:color="auto"/>
        <w:right w:val="none" w:sz="0" w:space="0" w:color="auto"/>
      </w:divBdr>
    </w:div>
    <w:div w:id="122889811">
      <w:bodyDiv w:val="1"/>
      <w:marLeft w:val="0"/>
      <w:marRight w:val="0"/>
      <w:marTop w:val="0"/>
      <w:marBottom w:val="0"/>
      <w:divBdr>
        <w:top w:val="none" w:sz="0" w:space="0" w:color="auto"/>
        <w:left w:val="none" w:sz="0" w:space="0" w:color="auto"/>
        <w:bottom w:val="none" w:sz="0" w:space="0" w:color="auto"/>
        <w:right w:val="none" w:sz="0" w:space="0" w:color="auto"/>
      </w:divBdr>
    </w:div>
    <w:div w:id="123013687">
      <w:bodyDiv w:val="1"/>
      <w:marLeft w:val="0"/>
      <w:marRight w:val="0"/>
      <w:marTop w:val="0"/>
      <w:marBottom w:val="0"/>
      <w:divBdr>
        <w:top w:val="none" w:sz="0" w:space="0" w:color="auto"/>
        <w:left w:val="none" w:sz="0" w:space="0" w:color="auto"/>
        <w:bottom w:val="none" w:sz="0" w:space="0" w:color="auto"/>
        <w:right w:val="none" w:sz="0" w:space="0" w:color="auto"/>
      </w:divBdr>
    </w:div>
    <w:div w:id="123469955">
      <w:bodyDiv w:val="1"/>
      <w:marLeft w:val="0"/>
      <w:marRight w:val="0"/>
      <w:marTop w:val="0"/>
      <w:marBottom w:val="0"/>
      <w:divBdr>
        <w:top w:val="none" w:sz="0" w:space="0" w:color="auto"/>
        <w:left w:val="none" w:sz="0" w:space="0" w:color="auto"/>
        <w:bottom w:val="none" w:sz="0" w:space="0" w:color="auto"/>
        <w:right w:val="none" w:sz="0" w:space="0" w:color="auto"/>
      </w:divBdr>
    </w:div>
    <w:div w:id="123622251">
      <w:bodyDiv w:val="1"/>
      <w:marLeft w:val="0"/>
      <w:marRight w:val="0"/>
      <w:marTop w:val="0"/>
      <w:marBottom w:val="0"/>
      <w:divBdr>
        <w:top w:val="none" w:sz="0" w:space="0" w:color="auto"/>
        <w:left w:val="none" w:sz="0" w:space="0" w:color="auto"/>
        <w:bottom w:val="none" w:sz="0" w:space="0" w:color="auto"/>
        <w:right w:val="none" w:sz="0" w:space="0" w:color="auto"/>
      </w:divBdr>
    </w:div>
    <w:div w:id="123935890">
      <w:bodyDiv w:val="1"/>
      <w:marLeft w:val="0"/>
      <w:marRight w:val="0"/>
      <w:marTop w:val="0"/>
      <w:marBottom w:val="0"/>
      <w:divBdr>
        <w:top w:val="none" w:sz="0" w:space="0" w:color="auto"/>
        <w:left w:val="none" w:sz="0" w:space="0" w:color="auto"/>
        <w:bottom w:val="none" w:sz="0" w:space="0" w:color="auto"/>
        <w:right w:val="none" w:sz="0" w:space="0" w:color="auto"/>
      </w:divBdr>
    </w:div>
    <w:div w:id="124129901">
      <w:bodyDiv w:val="1"/>
      <w:marLeft w:val="0"/>
      <w:marRight w:val="0"/>
      <w:marTop w:val="0"/>
      <w:marBottom w:val="0"/>
      <w:divBdr>
        <w:top w:val="none" w:sz="0" w:space="0" w:color="auto"/>
        <w:left w:val="none" w:sz="0" w:space="0" w:color="auto"/>
        <w:bottom w:val="none" w:sz="0" w:space="0" w:color="auto"/>
        <w:right w:val="none" w:sz="0" w:space="0" w:color="auto"/>
      </w:divBdr>
    </w:div>
    <w:div w:id="125243094">
      <w:bodyDiv w:val="1"/>
      <w:marLeft w:val="0"/>
      <w:marRight w:val="0"/>
      <w:marTop w:val="0"/>
      <w:marBottom w:val="0"/>
      <w:divBdr>
        <w:top w:val="none" w:sz="0" w:space="0" w:color="auto"/>
        <w:left w:val="none" w:sz="0" w:space="0" w:color="auto"/>
        <w:bottom w:val="none" w:sz="0" w:space="0" w:color="auto"/>
        <w:right w:val="none" w:sz="0" w:space="0" w:color="auto"/>
      </w:divBdr>
    </w:div>
    <w:div w:id="126320445">
      <w:bodyDiv w:val="1"/>
      <w:marLeft w:val="0"/>
      <w:marRight w:val="0"/>
      <w:marTop w:val="0"/>
      <w:marBottom w:val="0"/>
      <w:divBdr>
        <w:top w:val="none" w:sz="0" w:space="0" w:color="auto"/>
        <w:left w:val="none" w:sz="0" w:space="0" w:color="auto"/>
        <w:bottom w:val="none" w:sz="0" w:space="0" w:color="auto"/>
        <w:right w:val="none" w:sz="0" w:space="0" w:color="auto"/>
      </w:divBdr>
    </w:div>
    <w:div w:id="126358283">
      <w:bodyDiv w:val="1"/>
      <w:marLeft w:val="0"/>
      <w:marRight w:val="0"/>
      <w:marTop w:val="0"/>
      <w:marBottom w:val="0"/>
      <w:divBdr>
        <w:top w:val="none" w:sz="0" w:space="0" w:color="auto"/>
        <w:left w:val="none" w:sz="0" w:space="0" w:color="auto"/>
        <w:bottom w:val="none" w:sz="0" w:space="0" w:color="auto"/>
        <w:right w:val="none" w:sz="0" w:space="0" w:color="auto"/>
      </w:divBdr>
    </w:div>
    <w:div w:id="126513375">
      <w:bodyDiv w:val="1"/>
      <w:marLeft w:val="0"/>
      <w:marRight w:val="0"/>
      <w:marTop w:val="0"/>
      <w:marBottom w:val="0"/>
      <w:divBdr>
        <w:top w:val="none" w:sz="0" w:space="0" w:color="auto"/>
        <w:left w:val="none" w:sz="0" w:space="0" w:color="auto"/>
        <w:bottom w:val="none" w:sz="0" w:space="0" w:color="auto"/>
        <w:right w:val="none" w:sz="0" w:space="0" w:color="auto"/>
      </w:divBdr>
    </w:div>
    <w:div w:id="126551370">
      <w:bodyDiv w:val="1"/>
      <w:marLeft w:val="0"/>
      <w:marRight w:val="0"/>
      <w:marTop w:val="0"/>
      <w:marBottom w:val="0"/>
      <w:divBdr>
        <w:top w:val="none" w:sz="0" w:space="0" w:color="auto"/>
        <w:left w:val="none" w:sz="0" w:space="0" w:color="auto"/>
        <w:bottom w:val="none" w:sz="0" w:space="0" w:color="auto"/>
        <w:right w:val="none" w:sz="0" w:space="0" w:color="auto"/>
      </w:divBdr>
    </w:div>
    <w:div w:id="127089813">
      <w:bodyDiv w:val="1"/>
      <w:marLeft w:val="0"/>
      <w:marRight w:val="0"/>
      <w:marTop w:val="0"/>
      <w:marBottom w:val="0"/>
      <w:divBdr>
        <w:top w:val="none" w:sz="0" w:space="0" w:color="auto"/>
        <w:left w:val="none" w:sz="0" w:space="0" w:color="auto"/>
        <w:bottom w:val="none" w:sz="0" w:space="0" w:color="auto"/>
        <w:right w:val="none" w:sz="0" w:space="0" w:color="auto"/>
      </w:divBdr>
    </w:div>
    <w:div w:id="127091477">
      <w:bodyDiv w:val="1"/>
      <w:marLeft w:val="0"/>
      <w:marRight w:val="0"/>
      <w:marTop w:val="0"/>
      <w:marBottom w:val="0"/>
      <w:divBdr>
        <w:top w:val="none" w:sz="0" w:space="0" w:color="auto"/>
        <w:left w:val="none" w:sz="0" w:space="0" w:color="auto"/>
        <w:bottom w:val="none" w:sz="0" w:space="0" w:color="auto"/>
        <w:right w:val="none" w:sz="0" w:space="0" w:color="auto"/>
      </w:divBdr>
    </w:div>
    <w:div w:id="127479205">
      <w:bodyDiv w:val="1"/>
      <w:marLeft w:val="0"/>
      <w:marRight w:val="0"/>
      <w:marTop w:val="0"/>
      <w:marBottom w:val="0"/>
      <w:divBdr>
        <w:top w:val="none" w:sz="0" w:space="0" w:color="auto"/>
        <w:left w:val="none" w:sz="0" w:space="0" w:color="auto"/>
        <w:bottom w:val="none" w:sz="0" w:space="0" w:color="auto"/>
        <w:right w:val="none" w:sz="0" w:space="0" w:color="auto"/>
      </w:divBdr>
    </w:div>
    <w:div w:id="127630330">
      <w:bodyDiv w:val="1"/>
      <w:marLeft w:val="0"/>
      <w:marRight w:val="0"/>
      <w:marTop w:val="0"/>
      <w:marBottom w:val="0"/>
      <w:divBdr>
        <w:top w:val="none" w:sz="0" w:space="0" w:color="auto"/>
        <w:left w:val="none" w:sz="0" w:space="0" w:color="auto"/>
        <w:bottom w:val="none" w:sz="0" w:space="0" w:color="auto"/>
        <w:right w:val="none" w:sz="0" w:space="0" w:color="auto"/>
      </w:divBdr>
    </w:div>
    <w:div w:id="127867914">
      <w:bodyDiv w:val="1"/>
      <w:marLeft w:val="0"/>
      <w:marRight w:val="0"/>
      <w:marTop w:val="0"/>
      <w:marBottom w:val="0"/>
      <w:divBdr>
        <w:top w:val="none" w:sz="0" w:space="0" w:color="auto"/>
        <w:left w:val="none" w:sz="0" w:space="0" w:color="auto"/>
        <w:bottom w:val="none" w:sz="0" w:space="0" w:color="auto"/>
        <w:right w:val="none" w:sz="0" w:space="0" w:color="auto"/>
      </w:divBdr>
    </w:div>
    <w:div w:id="128058878">
      <w:bodyDiv w:val="1"/>
      <w:marLeft w:val="0"/>
      <w:marRight w:val="0"/>
      <w:marTop w:val="0"/>
      <w:marBottom w:val="0"/>
      <w:divBdr>
        <w:top w:val="none" w:sz="0" w:space="0" w:color="auto"/>
        <w:left w:val="none" w:sz="0" w:space="0" w:color="auto"/>
        <w:bottom w:val="none" w:sz="0" w:space="0" w:color="auto"/>
        <w:right w:val="none" w:sz="0" w:space="0" w:color="auto"/>
      </w:divBdr>
    </w:div>
    <w:div w:id="128791369">
      <w:bodyDiv w:val="1"/>
      <w:marLeft w:val="0"/>
      <w:marRight w:val="0"/>
      <w:marTop w:val="0"/>
      <w:marBottom w:val="0"/>
      <w:divBdr>
        <w:top w:val="none" w:sz="0" w:space="0" w:color="auto"/>
        <w:left w:val="none" w:sz="0" w:space="0" w:color="auto"/>
        <w:bottom w:val="none" w:sz="0" w:space="0" w:color="auto"/>
        <w:right w:val="none" w:sz="0" w:space="0" w:color="auto"/>
      </w:divBdr>
    </w:div>
    <w:div w:id="129053238">
      <w:bodyDiv w:val="1"/>
      <w:marLeft w:val="0"/>
      <w:marRight w:val="0"/>
      <w:marTop w:val="0"/>
      <w:marBottom w:val="0"/>
      <w:divBdr>
        <w:top w:val="none" w:sz="0" w:space="0" w:color="auto"/>
        <w:left w:val="none" w:sz="0" w:space="0" w:color="auto"/>
        <w:bottom w:val="none" w:sz="0" w:space="0" w:color="auto"/>
        <w:right w:val="none" w:sz="0" w:space="0" w:color="auto"/>
      </w:divBdr>
    </w:div>
    <w:div w:id="129060851">
      <w:bodyDiv w:val="1"/>
      <w:marLeft w:val="0"/>
      <w:marRight w:val="0"/>
      <w:marTop w:val="0"/>
      <w:marBottom w:val="0"/>
      <w:divBdr>
        <w:top w:val="none" w:sz="0" w:space="0" w:color="auto"/>
        <w:left w:val="none" w:sz="0" w:space="0" w:color="auto"/>
        <w:bottom w:val="none" w:sz="0" w:space="0" w:color="auto"/>
        <w:right w:val="none" w:sz="0" w:space="0" w:color="auto"/>
      </w:divBdr>
    </w:div>
    <w:div w:id="129441697">
      <w:bodyDiv w:val="1"/>
      <w:marLeft w:val="0"/>
      <w:marRight w:val="0"/>
      <w:marTop w:val="0"/>
      <w:marBottom w:val="0"/>
      <w:divBdr>
        <w:top w:val="none" w:sz="0" w:space="0" w:color="auto"/>
        <w:left w:val="none" w:sz="0" w:space="0" w:color="auto"/>
        <w:bottom w:val="none" w:sz="0" w:space="0" w:color="auto"/>
        <w:right w:val="none" w:sz="0" w:space="0" w:color="auto"/>
      </w:divBdr>
    </w:div>
    <w:div w:id="130754927">
      <w:bodyDiv w:val="1"/>
      <w:marLeft w:val="0"/>
      <w:marRight w:val="0"/>
      <w:marTop w:val="0"/>
      <w:marBottom w:val="0"/>
      <w:divBdr>
        <w:top w:val="none" w:sz="0" w:space="0" w:color="auto"/>
        <w:left w:val="none" w:sz="0" w:space="0" w:color="auto"/>
        <w:bottom w:val="none" w:sz="0" w:space="0" w:color="auto"/>
        <w:right w:val="none" w:sz="0" w:space="0" w:color="auto"/>
      </w:divBdr>
    </w:div>
    <w:div w:id="131221090">
      <w:bodyDiv w:val="1"/>
      <w:marLeft w:val="0"/>
      <w:marRight w:val="0"/>
      <w:marTop w:val="0"/>
      <w:marBottom w:val="0"/>
      <w:divBdr>
        <w:top w:val="none" w:sz="0" w:space="0" w:color="auto"/>
        <w:left w:val="none" w:sz="0" w:space="0" w:color="auto"/>
        <w:bottom w:val="none" w:sz="0" w:space="0" w:color="auto"/>
        <w:right w:val="none" w:sz="0" w:space="0" w:color="auto"/>
      </w:divBdr>
    </w:div>
    <w:div w:id="131748933">
      <w:bodyDiv w:val="1"/>
      <w:marLeft w:val="0"/>
      <w:marRight w:val="0"/>
      <w:marTop w:val="0"/>
      <w:marBottom w:val="0"/>
      <w:divBdr>
        <w:top w:val="none" w:sz="0" w:space="0" w:color="auto"/>
        <w:left w:val="none" w:sz="0" w:space="0" w:color="auto"/>
        <w:bottom w:val="none" w:sz="0" w:space="0" w:color="auto"/>
        <w:right w:val="none" w:sz="0" w:space="0" w:color="auto"/>
      </w:divBdr>
    </w:div>
    <w:div w:id="131797057">
      <w:bodyDiv w:val="1"/>
      <w:marLeft w:val="0"/>
      <w:marRight w:val="0"/>
      <w:marTop w:val="0"/>
      <w:marBottom w:val="0"/>
      <w:divBdr>
        <w:top w:val="none" w:sz="0" w:space="0" w:color="auto"/>
        <w:left w:val="none" w:sz="0" w:space="0" w:color="auto"/>
        <w:bottom w:val="none" w:sz="0" w:space="0" w:color="auto"/>
        <w:right w:val="none" w:sz="0" w:space="0" w:color="auto"/>
      </w:divBdr>
    </w:div>
    <w:div w:id="132186728">
      <w:bodyDiv w:val="1"/>
      <w:marLeft w:val="0"/>
      <w:marRight w:val="0"/>
      <w:marTop w:val="0"/>
      <w:marBottom w:val="0"/>
      <w:divBdr>
        <w:top w:val="none" w:sz="0" w:space="0" w:color="auto"/>
        <w:left w:val="none" w:sz="0" w:space="0" w:color="auto"/>
        <w:bottom w:val="none" w:sz="0" w:space="0" w:color="auto"/>
        <w:right w:val="none" w:sz="0" w:space="0" w:color="auto"/>
      </w:divBdr>
    </w:div>
    <w:div w:id="133060111">
      <w:bodyDiv w:val="1"/>
      <w:marLeft w:val="0"/>
      <w:marRight w:val="0"/>
      <w:marTop w:val="0"/>
      <w:marBottom w:val="0"/>
      <w:divBdr>
        <w:top w:val="none" w:sz="0" w:space="0" w:color="auto"/>
        <w:left w:val="none" w:sz="0" w:space="0" w:color="auto"/>
        <w:bottom w:val="none" w:sz="0" w:space="0" w:color="auto"/>
        <w:right w:val="none" w:sz="0" w:space="0" w:color="auto"/>
      </w:divBdr>
    </w:div>
    <w:div w:id="133255153">
      <w:bodyDiv w:val="1"/>
      <w:marLeft w:val="0"/>
      <w:marRight w:val="0"/>
      <w:marTop w:val="0"/>
      <w:marBottom w:val="0"/>
      <w:divBdr>
        <w:top w:val="none" w:sz="0" w:space="0" w:color="auto"/>
        <w:left w:val="none" w:sz="0" w:space="0" w:color="auto"/>
        <w:bottom w:val="none" w:sz="0" w:space="0" w:color="auto"/>
        <w:right w:val="none" w:sz="0" w:space="0" w:color="auto"/>
      </w:divBdr>
    </w:div>
    <w:div w:id="133301760">
      <w:bodyDiv w:val="1"/>
      <w:marLeft w:val="0"/>
      <w:marRight w:val="0"/>
      <w:marTop w:val="0"/>
      <w:marBottom w:val="0"/>
      <w:divBdr>
        <w:top w:val="none" w:sz="0" w:space="0" w:color="auto"/>
        <w:left w:val="none" w:sz="0" w:space="0" w:color="auto"/>
        <w:bottom w:val="none" w:sz="0" w:space="0" w:color="auto"/>
        <w:right w:val="none" w:sz="0" w:space="0" w:color="auto"/>
      </w:divBdr>
    </w:div>
    <w:div w:id="133958731">
      <w:bodyDiv w:val="1"/>
      <w:marLeft w:val="0"/>
      <w:marRight w:val="0"/>
      <w:marTop w:val="0"/>
      <w:marBottom w:val="0"/>
      <w:divBdr>
        <w:top w:val="none" w:sz="0" w:space="0" w:color="auto"/>
        <w:left w:val="none" w:sz="0" w:space="0" w:color="auto"/>
        <w:bottom w:val="none" w:sz="0" w:space="0" w:color="auto"/>
        <w:right w:val="none" w:sz="0" w:space="0" w:color="auto"/>
      </w:divBdr>
    </w:div>
    <w:div w:id="135488495">
      <w:bodyDiv w:val="1"/>
      <w:marLeft w:val="0"/>
      <w:marRight w:val="0"/>
      <w:marTop w:val="0"/>
      <w:marBottom w:val="0"/>
      <w:divBdr>
        <w:top w:val="none" w:sz="0" w:space="0" w:color="auto"/>
        <w:left w:val="none" w:sz="0" w:space="0" w:color="auto"/>
        <w:bottom w:val="none" w:sz="0" w:space="0" w:color="auto"/>
        <w:right w:val="none" w:sz="0" w:space="0" w:color="auto"/>
      </w:divBdr>
    </w:div>
    <w:div w:id="135533903">
      <w:bodyDiv w:val="1"/>
      <w:marLeft w:val="0"/>
      <w:marRight w:val="0"/>
      <w:marTop w:val="0"/>
      <w:marBottom w:val="0"/>
      <w:divBdr>
        <w:top w:val="none" w:sz="0" w:space="0" w:color="auto"/>
        <w:left w:val="none" w:sz="0" w:space="0" w:color="auto"/>
        <w:bottom w:val="none" w:sz="0" w:space="0" w:color="auto"/>
        <w:right w:val="none" w:sz="0" w:space="0" w:color="auto"/>
      </w:divBdr>
    </w:div>
    <w:div w:id="135951955">
      <w:bodyDiv w:val="1"/>
      <w:marLeft w:val="0"/>
      <w:marRight w:val="0"/>
      <w:marTop w:val="0"/>
      <w:marBottom w:val="0"/>
      <w:divBdr>
        <w:top w:val="none" w:sz="0" w:space="0" w:color="auto"/>
        <w:left w:val="none" w:sz="0" w:space="0" w:color="auto"/>
        <w:bottom w:val="none" w:sz="0" w:space="0" w:color="auto"/>
        <w:right w:val="none" w:sz="0" w:space="0" w:color="auto"/>
      </w:divBdr>
    </w:div>
    <w:div w:id="136073000">
      <w:bodyDiv w:val="1"/>
      <w:marLeft w:val="0"/>
      <w:marRight w:val="0"/>
      <w:marTop w:val="0"/>
      <w:marBottom w:val="0"/>
      <w:divBdr>
        <w:top w:val="none" w:sz="0" w:space="0" w:color="auto"/>
        <w:left w:val="none" w:sz="0" w:space="0" w:color="auto"/>
        <w:bottom w:val="none" w:sz="0" w:space="0" w:color="auto"/>
        <w:right w:val="none" w:sz="0" w:space="0" w:color="auto"/>
      </w:divBdr>
    </w:div>
    <w:div w:id="136193024">
      <w:bodyDiv w:val="1"/>
      <w:marLeft w:val="0"/>
      <w:marRight w:val="0"/>
      <w:marTop w:val="0"/>
      <w:marBottom w:val="0"/>
      <w:divBdr>
        <w:top w:val="none" w:sz="0" w:space="0" w:color="auto"/>
        <w:left w:val="none" w:sz="0" w:space="0" w:color="auto"/>
        <w:bottom w:val="none" w:sz="0" w:space="0" w:color="auto"/>
        <w:right w:val="none" w:sz="0" w:space="0" w:color="auto"/>
      </w:divBdr>
    </w:div>
    <w:div w:id="136723954">
      <w:bodyDiv w:val="1"/>
      <w:marLeft w:val="0"/>
      <w:marRight w:val="0"/>
      <w:marTop w:val="0"/>
      <w:marBottom w:val="0"/>
      <w:divBdr>
        <w:top w:val="none" w:sz="0" w:space="0" w:color="auto"/>
        <w:left w:val="none" w:sz="0" w:space="0" w:color="auto"/>
        <w:bottom w:val="none" w:sz="0" w:space="0" w:color="auto"/>
        <w:right w:val="none" w:sz="0" w:space="0" w:color="auto"/>
      </w:divBdr>
    </w:div>
    <w:div w:id="136917979">
      <w:bodyDiv w:val="1"/>
      <w:marLeft w:val="0"/>
      <w:marRight w:val="0"/>
      <w:marTop w:val="0"/>
      <w:marBottom w:val="0"/>
      <w:divBdr>
        <w:top w:val="none" w:sz="0" w:space="0" w:color="auto"/>
        <w:left w:val="none" w:sz="0" w:space="0" w:color="auto"/>
        <w:bottom w:val="none" w:sz="0" w:space="0" w:color="auto"/>
        <w:right w:val="none" w:sz="0" w:space="0" w:color="auto"/>
      </w:divBdr>
    </w:div>
    <w:div w:id="136995081">
      <w:bodyDiv w:val="1"/>
      <w:marLeft w:val="0"/>
      <w:marRight w:val="0"/>
      <w:marTop w:val="0"/>
      <w:marBottom w:val="0"/>
      <w:divBdr>
        <w:top w:val="none" w:sz="0" w:space="0" w:color="auto"/>
        <w:left w:val="none" w:sz="0" w:space="0" w:color="auto"/>
        <w:bottom w:val="none" w:sz="0" w:space="0" w:color="auto"/>
        <w:right w:val="none" w:sz="0" w:space="0" w:color="auto"/>
      </w:divBdr>
    </w:div>
    <w:div w:id="137456668">
      <w:bodyDiv w:val="1"/>
      <w:marLeft w:val="0"/>
      <w:marRight w:val="0"/>
      <w:marTop w:val="0"/>
      <w:marBottom w:val="0"/>
      <w:divBdr>
        <w:top w:val="none" w:sz="0" w:space="0" w:color="auto"/>
        <w:left w:val="none" w:sz="0" w:space="0" w:color="auto"/>
        <w:bottom w:val="none" w:sz="0" w:space="0" w:color="auto"/>
        <w:right w:val="none" w:sz="0" w:space="0" w:color="auto"/>
      </w:divBdr>
    </w:div>
    <w:div w:id="137497311">
      <w:bodyDiv w:val="1"/>
      <w:marLeft w:val="0"/>
      <w:marRight w:val="0"/>
      <w:marTop w:val="0"/>
      <w:marBottom w:val="0"/>
      <w:divBdr>
        <w:top w:val="none" w:sz="0" w:space="0" w:color="auto"/>
        <w:left w:val="none" w:sz="0" w:space="0" w:color="auto"/>
        <w:bottom w:val="none" w:sz="0" w:space="0" w:color="auto"/>
        <w:right w:val="none" w:sz="0" w:space="0" w:color="auto"/>
      </w:divBdr>
    </w:div>
    <w:div w:id="137697999">
      <w:bodyDiv w:val="1"/>
      <w:marLeft w:val="0"/>
      <w:marRight w:val="0"/>
      <w:marTop w:val="0"/>
      <w:marBottom w:val="0"/>
      <w:divBdr>
        <w:top w:val="none" w:sz="0" w:space="0" w:color="auto"/>
        <w:left w:val="none" w:sz="0" w:space="0" w:color="auto"/>
        <w:bottom w:val="none" w:sz="0" w:space="0" w:color="auto"/>
        <w:right w:val="none" w:sz="0" w:space="0" w:color="auto"/>
      </w:divBdr>
    </w:div>
    <w:div w:id="137918865">
      <w:bodyDiv w:val="1"/>
      <w:marLeft w:val="0"/>
      <w:marRight w:val="0"/>
      <w:marTop w:val="0"/>
      <w:marBottom w:val="0"/>
      <w:divBdr>
        <w:top w:val="none" w:sz="0" w:space="0" w:color="auto"/>
        <w:left w:val="none" w:sz="0" w:space="0" w:color="auto"/>
        <w:bottom w:val="none" w:sz="0" w:space="0" w:color="auto"/>
        <w:right w:val="none" w:sz="0" w:space="0" w:color="auto"/>
      </w:divBdr>
    </w:div>
    <w:div w:id="137919076">
      <w:bodyDiv w:val="1"/>
      <w:marLeft w:val="0"/>
      <w:marRight w:val="0"/>
      <w:marTop w:val="0"/>
      <w:marBottom w:val="0"/>
      <w:divBdr>
        <w:top w:val="none" w:sz="0" w:space="0" w:color="auto"/>
        <w:left w:val="none" w:sz="0" w:space="0" w:color="auto"/>
        <w:bottom w:val="none" w:sz="0" w:space="0" w:color="auto"/>
        <w:right w:val="none" w:sz="0" w:space="0" w:color="auto"/>
      </w:divBdr>
    </w:div>
    <w:div w:id="138033109">
      <w:bodyDiv w:val="1"/>
      <w:marLeft w:val="0"/>
      <w:marRight w:val="0"/>
      <w:marTop w:val="0"/>
      <w:marBottom w:val="0"/>
      <w:divBdr>
        <w:top w:val="none" w:sz="0" w:space="0" w:color="auto"/>
        <w:left w:val="none" w:sz="0" w:space="0" w:color="auto"/>
        <w:bottom w:val="none" w:sz="0" w:space="0" w:color="auto"/>
        <w:right w:val="none" w:sz="0" w:space="0" w:color="auto"/>
      </w:divBdr>
    </w:div>
    <w:div w:id="138228912">
      <w:bodyDiv w:val="1"/>
      <w:marLeft w:val="0"/>
      <w:marRight w:val="0"/>
      <w:marTop w:val="0"/>
      <w:marBottom w:val="0"/>
      <w:divBdr>
        <w:top w:val="none" w:sz="0" w:space="0" w:color="auto"/>
        <w:left w:val="none" w:sz="0" w:space="0" w:color="auto"/>
        <w:bottom w:val="none" w:sz="0" w:space="0" w:color="auto"/>
        <w:right w:val="none" w:sz="0" w:space="0" w:color="auto"/>
      </w:divBdr>
    </w:div>
    <w:div w:id="138694213">
      <w:bodyDiv w:val="1"/>
      <w:marLeft w:val="0"/>
      <w:marRight w:val="0"/>
      <w:marTop w:val="0"/>
      <w:marBottom w:val="0"/>
      <w:divBdr>
        <w:top w:val="none" w:sz="0" w:space="0" w:color="auto"/>
        <w:left w:val="none" w:sz="0" w:space="0" w:color="auto"/>
        <w:bottom w:val="none" w:sz="0" w:space="0" w:color="auto"/>
        <w:right w:val="none" w:sz="0" w:space="0" w:color="auto"/>
      </w:divBdr>
    </w:div>
    <w:div w:id="138962193">
      <w:bodyDiv w:val="1"/>
      <w:marLeft w:val="0"/>
      <w:marRight w:val="0"/>
      <w:marTop w:val="0"/>
      <w:marBottom w:val="0"/>
      <w:divBdr>
        <w:top w:val="none" w:sz="0" w:space="0" w:color="auto"/>
        <w:left w:val="none" w:sz="0" w:space="0" w:color="auto"/>
        <w:bottom w:val="none" w:sz="0" w:space="0" w:color="auto"/>
        <w:right w:val="none" w:sz="0" w:space="0" w:color="auto"/>
      </w:divBdr>
    </w:div>
    <w:div w:id="139005361">
      <w:bodyDiv w:val="1"/>
      <w:marLeft w:val="0"/>
      <w:marRight w:val="0"/>
      <w:marTop w:val="0"/>
      <w:marBottom w:val="0"/>
      <w:divBdr>
        <w:top w:val="none" w:sz="0" w:space="0" w:color="auto"/>
        <w:left w:val="none" w:sz="0" w:space="0" w:color="auto"/>
        <w:bottom w:val="none" w:sz="0" w:space="0" w:color="auto"/>
        <w:right w:val="none" w:sz="0" w:space="0" w:color="auto"/>
      </w:divBdr>
    </w:div>
    <w:div w:id="139348535">
      <w:bodyDiv w:val="1"/>
      <w:marLeft w:val="0"/>
      <w:marRight w:val="0"/>
      <w:marTop w:val="0"/>
      <w:marBottom w:val="0"/>
      <w:divBdr>
        <w:top w:val="none" w:sz="0" w:space="0" w:color="auto"/>
        <w:left w:val="none" w:sz="0" w:space="0" w:color="auto"/>
        <w:bottom w:val="none" w:sz="0" w:space="0" w:color="auto"/>
        <w:right w:val="none" w:sz="0" w:space="0" w:color="auto"/>
      </w:divBdr>
    </w:div>
    <w:div w:id="140584767">
      <w:bodyDiv w:val="1"/>
      <w:marLeft w:val="0"/>
      <w:marRight w:val="0"/>
      <w:marTop w:val="0"/>
      <w:marBottom w:val="0"/>
      <w:divBdr>
        <w:top w:val="none" w:sz="0" w:space="0" w:color="auto"/>
        <w:left w:val="none" w:sz="0" w:space="0" w:color="auto"/>
        <w:bottom w:val="none" w:sz="0" w:space="0" w:color="auto"/>
        <w:right w:val="none" w:sz="0" w:space="0" w:color="auto"/>
      </w:divBdr>
    </w:div>
    <w:div w:id="140733771">
      <w:bodyDiv w:val="1"/>
      <w:marLeft w:val="0"/>
      <w:marRight w:val="0"/>
      <w:marTop w:val="0"/>
      <w:marBottom w:val="0"/>
      <w:divBdr>
        <w:top w:val="none" w:sz="0" w:space="0" w:color="auto"/>
        <w:left w:val="none" w:sz="0" w:space="0" w:color="auto"/>
        <w:bottom w:val="none" w:sz="0" w:space="0" w:color="auto"/>
        <w:right w:val="none" w:sz="0" w:space="0" w:color="auto"/>
      </w:divBdr>
    </w:div>
    <w:div w:id="140849545">
      <w:bodyDiv w:val="1"/>
      <w:marLeft w:val="0"/>
      <w:marRight w:val="0"/>
      <w:marTop w:val="0"/>
      <w:marBottom w:val="0"/>
      <w:divBdr>
        <w:top w:val="none" w:sz="0" w:space="0" w:color="auto"/>
        <w:left w:val="none" w:sz="0" w:space="0" w:color="auto"/>
        <w:bottom w:val="none" w:sz="0" w:space="0" w:color="auto"/>
        <w:right w:val="none" w:sz="0" w:space="0" w:color="auto"/>
      </w:divBdr>
    </w:div>
    <w:div w:id="141122513">
      <w:bodyDiv w:val="1"/>
      <w:marLeft w:val="0"/>
      <w:marRight w:val="0"/>
      <w:marTop w:val="0"/>
      <w:marBottom w:val="0"/>
      <w:divBdr>
        <w:top w:val="none" w:sz="0" w:space="0" w:color="auto"/>
        <w:left w:val="none" w:sz="0" w:space="0" w:color="auto"/>
        <w:bottom w:val="none" w:sz="0" w:space="0" w:color="auto"/>
        <w:right w:val="none" w:sz="0" w:space="0" w:color="auto"/>
      </w:divBdr>
    </w:div>
    <w:div w:id="141238561">
      <w:bodyDiv w:val="1"/>
      <w:marLeft w:val="0"/>
      <w:marRight w:val="0"/>
      <w:marTop w:val="0"/>
      <w:marBottom w:val="0"/>
      <w:divBdr>
        <w:top w:val="none" w:sz="0" w:space="0" w:color="auto"/>
        <w:left w:val="none" w:sz="0" w:space="0" w:color="auto"/>
        <w:bottom w:val="none" w:sz="0" w:space="0" w:color="auto"/>
        <w:right w:val="none" w:sz="0" w:space="0" w:color="auto"/>
      </w:divBdr>
    </w:div>
    <w:div w:id="142091687">
      <w:bodyDiv w:val="1"/>
      <w:marLeft w:val="0"/>
      <w:marRight w:val="0"/>
      <w:marTop w:val="0"/>
      <w:marBottom w:val="0"/>
      <w:divBdr>
        <w:top w:val="none" w:sz="0" w:space="0" w:color="auto"/>
        <w:left w:val="none" w:sz="0" w:space="0" w:color="auto"/>
        <w:bottom w:val="none" w:sz="0" w:space="0" w:color="auto"/>
        <w:right w:val="none" w:sz="0" w:space="0" w:color="auto"/>
      </w:divBdr>
    </w:div>
    <w:div w:id="142700685">
      <w:bodyDiv w:val="1"/>
      <w:marLeft w:val="0"/>
      <w:marRight w:val="0"/>
      <w:marTop w:val="0"/>
      <w:marBottom w:val="0"/>
      <w:divBdr>
        <w:top w:val="none" w:sz="0" w:space="0" w:color="auto"/>
        <w:left w:val="none" w:sz="0" w:space="0" w:color="auto"/>
        <w:bottom w:val="none" w:sz="0" w:space="0" w:color="auto"/>
        <w:right w:val="none" w:sz="0" w:space="0" w:color="auto"/>
      </w:divBdr>
    </w:div>
    <w:div w:id="142898114">
      <w:bodyDiv w:val="1"/>
      <w:marLeft w:val="0"/>
      <w:marRight w:val="0"/>
      <w:marTop w:val="0"/>
      <w:marBottom w:val="0"/>
      <w:divBdr>
        <w:top w:val="none" w:sz="0" w:space="0" w:color="auto"/>
        <w:left w:val="none" w:sz="0" w:space="0" w:color="auto"/>
        <w:bottom w:val="none" w:sz="0" w:space="0" w:color="auto"/>
        <w:right w:val="none" w:sz="0" w:space="0" w:color="auto"/>
      </w:divBdr>
    </w:div>
    <w:div w:id="143469752">
      <w:bodyDiv w:val="1"/>
      <w:marLeft w:val="0"/>
      <w:marRight w:val="0"/>
      <w:marTop w:val="0"/>
      <w:marBottom w:val="0"/>
      <w:divBdr>
        <w:top w:val="none" w:sz="0" w:space="0" w:color="auto"/>
        <w:left w:val="none" w:sz="0" w:space="0" w:color="auto"/>
        <w:bottom w:val="none" w:sz="0" w:space="0" w:color="auto"/>
        <w:right w:val="none" w:sz="0" w:space="0" w:color="auto"/>
      </w:divBdr>
    </w:div>
    <w:div w:id="143815739">
      <w:bodyDiv w:val="1"/>
      <w:marLeft w:val="0"/>
      <w:marRight w:val="0"/>
      <w:marTop w:val="0"/>
      <w:marBottom w:val="0"/>
      <w:divBdr>
        <w:top w:val="none" w:sz="0" w:space="0" w:color="auto"/>
        <w:left w:val="none" w:sz="0" w:space="0" w:color="auto"/>
        <w:bottom w:val="none" w:sz="0" w:space="0" w:color="auto"/>
        <w:right w:val="none" w:sz="0" w:space="0" w:color="auto"/>
      </w:divBdr>
    </w:div>
    <w:div w:id="143933076">
      <w:bodyDiv w:val="1"/>
      <w:marLeft w:val="0"/>
      <w:marRight w:val="0"/>
      <w:marTop w:val="0"/>
      <w:marBottom w:val="0"/>
      <w:divBdr>
        <w:top w:val="none" w:sz="0" w:space="0" w:color="auto"/>
        <w:left w:val="none" w:sz="0" w:space="0" w:color="auto"/>
        <w:bottom w:val="none" w:sz="0" w:space="0" w:color="auto"/>
        <w:right w:val="none" w:sz="0" w:space="0" w:color="auto"/>
      </w:divBdr>
    </w:div>
    <w:div w:id="144664033">
      <w:bodyDiv w:val="1"/>
      <w:marLeft w:val="0"/>
      <w:marRight w:val="0"/>
      <w:marTop w:val="0"/>
      <w:marBottom w:val="0"/>
      <w:divBdr>
        <w:top w:val="none" w:sz="0" w:space="0" w:color="auto"/>
        <w:left w:val="none" w:sz="0" w:space="0" w:color="auto"/>
        <w:bottom w:val="none" w:sz="0" w:space="0" w:color="auto"/>
        <w:right w:val="none" w:sz="0" w:space="0" w:color="auto"/>
      </w:divBdr>
    </w:div>
    <w:div w:id="145166886">
      <w:bodyDiv w:val="1"/>
      <w:marLeft w:val="0"/>
      <w:marRight w:val="0"/>
      <w:marTop w:val="0"/>
      <w:marBottom w:val="0"/>
      <w:divBdr>
        <w:top w:val="none" w:sz="0" w:space="0" w:color="auto"/>
        <w:left w:val="none" w:sz="0" w:space="0" w:color="auto"/>
        <w:bottom w:val="none" w:sz="0" w:space="0" w:color="auto"/>
        <w:right w:val="none" w:sz="0" w:space="0" w:color="auto"/>
      </w:divBdr>
    </w:div>
    <w:div w:id="146870112">
      <w:bodyDiv w:val="1"/>
      <w:marLeft w:val="0"/>
      <w:marRight w:val="0"/>
      <w:marTop w:val="0"/>
      <w:marBottom w:val="0"/>
      <w:divBdr>
        <w:top w:val="none" w:sz="0" w:space="0" w:color="auto"/>
        <w:left w:val="none" w:sz="0" w:space="0" w:color="auto"/>
        <w:bottom w:val="none" w:sz="0" w:space="0" w:color="auto"/>
        <w:right w:val="none" w:sz="0" w:space="0" w:color="auto"/>
      </w:divBdr>
    </w:div>
    <w:div w:id="146870740">
      <w:bodyDiv w:val="1"/>
      <w:marLeft w:val="0"/>
      <w:marRight w:val="0"/>
      <w:marTop w:val="0"/>
      <w:marBottom w:val="0"/>
      <w:divBdr>
        <w:top w:val="none" w:sz="0" w:space="0" w:color="auto"/>
        <w:left w:val="none" w:sz="0" w:space="0" w:color="auto"/>
        <w:bottom w:val="none" w:sz="0" w:space="0" w:color="auto"/>
        <w:right w:val="none" w:sz="0" w:space="0" w:color="auto"/>
      </w:divBdr>
    </w:div>
    <w:div w:id="147675876">
      <w:bodyDiv w:val="1"/>
      <w:marLeft w:val="0"/>
      <w:marRight w:val="0"/>
      <w:marTop w:val="0"/>
      <w:marBottom w:val="0"/>
      <w:divBdr>
        <w:top w:val="none" w:sz="0" w:space="0" w:color="auto"/>
        <w:left w:val="none" w:sz="0" w:space="0" w:color="auto"/>
        <w:bottom w:val="none" w:sz="0" w:space="0" w:color="auto"/>
        <w:right w:val="none" w:sz="0" w:space="0" w:color="auto"/>
      </w:divBdr>
    </w:div>
    <w:div w:id="147985360">
      <w:bodyDiv w:val="1"/>
      <w:marLeft w:val="0"/>
      <w:marRight w:val="0"/>
      <w:marTop w:val="0"/>
      <w:marBottom w:val="0"/>
      <w:divBdr>
        <w:top w:val="none" w:sz="0" w:space="0" w:color="auto"/>
        <w:left w:val="none" w:sz="0" w:space="0" w:color="auto"/>
        <w:bottom w:val="none" w:sz="0" w:space="0" w:color="auto"/>
        <w:right w:val="none" w:sz="0" w:space="0" w:color="auto"/>
      </w:divBdr>
    </w:div>
    <w:div w:id="149056479">
      <w:bodyDiv w:val="1"/>
      <w:marLeft w:val="0"/>
      <w:marRight w:val="0"/>
      <w:marTop w:val="0"/>
      <w:marBottom w:val="0"/>
      <w:divBdr>
        <w:top w:val="none" w:sz="0" w:space="0" w:color="auto"/>
        <w:left w:val="none" w:sz="0" w:space="0" w:color="auto"/>
        <w:bottom w:val="none" w:sz="0" w:space="0" w:color="auto"/>
        <w:right w:val="none" w:sz="0" w:space="0" w:color="auto"/>
      </w:divBdr>
    </w:div>
    <w:div w:id="149904964">
      <w:bodyDiv w:val="1"/>
      <w:marLeft w:val="0"/>
      <w:marRight w:val="0"/>
      <w:marTop w:val="0"/>
      <w:marBottom w:val="0"/>
      <w:divBdr>
        <w:top w:val="none" w:sz="0" w:space="0" w:color="auto"/>
        <w:left w:val="none" w:sz="0" w:space="0" w:color="auto"/>
        <w:bottom w:val="none" w:sz="0" w:space="0" w:color="auto"/>
        <w:right w:val="none" w:sz="0" w:space="0" w:color="auto"/>
      </w:divBdr>
    </w:div>
    <w:div w:id="150486914">
      <w:bodyDiv w:val="1"/>
      <w:marLeft w:val="0"/>
      <w:marRight w:val="0"/>
      <w:marTop w:val="0"/>
      <w:marBottom w:val="0"/>
      <w:divBdr>
        <w:top w:val="none" w:sz="0" w:space="0" w:color="auto"/>
        <w:left w:val="none" w:sz="0" w:space="0" w:color="auto"/>
        <w:bottom w:val="none" w:sz="0" w:space="0" w:color="auto"/>
        <w:right w:val="none" w:sz="0" w:space="0" w:color="auto"/>
      </w:divBdr>
    </w:div>
    <w:div w:id="150566671">
      <w:bodyDiv w:val="1"/>
      <w:marLeft w:val="0"/>
      <w:marRight w:val="0"/>
      <w:marTop w:val="0"/>
      <w:marBottom w:val="0"/>
      <w:divBdr>
        <w:top w:val="none" w:sz="0" w:space="0" w:color="auto"/>
        <w:left w:val="none" w:sz="0" w:space="0" w:color="auto"/>
        <w:bottom w:val="none" w:sz="0" w:space="0" w:color="auto"/>
        <w:right w:val="none" w:sz="0" w:space="0" w:color="auto"/>
      </w:divBdr>
    </w:div>
    <w:div w:id="151024628">
      <w:bodyDiv w:val="1"/>
      <w:marLeft w:val="0"/>
      <w:marRight w:val="0"/>
      <w:marTop w:val="0"/>
      <w:marBottom w:val="0"/>
      <w:divBdr>
        <w:top w:val="none" w:sz="0" w:space="0" w:color="auto"/>
        <w:left w:val="none" w:sz="0" w:space="0" w:color="auto"/>
        <w:bottom w:val="none" w:sz="0" w:space="0" w:color="auto"/>
        <w:right w:val="none" w:sz="0" w:space="0" w:color="auto"/>
      </w:divBdr>
    </w:div>
    <w:div w:id="151264412">
      <w:bodyDiv w:val="1"/>
      <w:marLeft w:val="0"/>
      <w:marRight w:val="0"/>
      <w:marTop w:val="0"/>
      <w:marBottom w:val="0"/>
      <w:divBdr>
        <w:top w:val="none" w:sz="0" w:space="0" w:color="auto"/>
        <w:left w:val="none" w:sz="0" w:space="0" w:color="auto"/>
        <w:bottom w:val="none" w:sz="0" w:space="0" w:color="auto"/>
        <w:right w:val="none" w:sz="0" w:space="0" w:color="auto"/>
      </w:divBdr>
    </w:div>
    <w:div w:id="151600181">
      <w:bodyDiv w:val="1"/>
      <w:marLeft w:val="0"/>
      <w:marRight w:val="0"/>
      <w:marTop w:val="0"/>
      <w:marBottom w:val="0"/>
      <w:divBdr>
        <w:top w:val="none" w:sz="0" w:space="0" w:color="auto"/>
        <w:left w:val="none" w:sz="0" w:space="0" w:color="auto"/>
        <w:bottom w:val="none" w:sz="0" w:space="0" w:color="auto"/>
        <w:right w:val="none" w:sz="0" w:space="0" w:color="auto"/>
      </w:divBdr>
    </w:div>
    <w:div w:id="151719082">
      <w:bodyDiv w:val="1"/>
      <w:marLeft w:val="0"/>
      <w:marRight w:val="0"/>
      <w:marTop w:val="0"/>
      <w:marBottom w:val="0"/>
      <w:divBdr>
        <w:top w:val="none" w:sz="0" w:space="0" w:color="auto"/>
        <w:left w:val="none" w:sz="0" w:space="0" w:color="auto"/>
        <w:bottom w:val="none" w:sz="0" w:space="0" w:color="auto"/>
        <w:right w:val="none" w:sz="0" w:space="0" w:color="auto"/>
      </w:divBdr>
    </w:div>
    <w:div w:id="151721824">
      <w:bodyDiv w:val="1"/>
      <w:marLeft w:val="0"/>
      <w:marRight w:val="0"/>
      <w:marTop w:val="0"/>
      <w:marBottom w:val="0"/>
      <w:divBdr>
        <w:top w:val="none" w:sz="0" w:space="0" w:color="auto"/>
        <w:left w:val="none" w:sz="0" w:space="0" w:color="auto"/>
        <w:bottom w:val="none" w:sz="0" w:space="0" w:color="auto"/>
        <w:right w:val="none" w:sz="0" w:space="0" w:color="auto"/>
      </w:divBdr>
    </w:div>
    <w:div w:id="151800005">
      <w:bodyDiv w:val="1"/>
      <w:marLeft w:val="0"/>
      <w:marRight w:val="0"/>
      <w:marTop w:val="0"/>
      <w:marBottom w:val="0"/>
      <w:divBdr>
        <w:top w:val="none" w:sz="0" w:space="0" w:color="auto"/>
        <w:left w:val="none" w:sz="0" w:space="0" w:color="auto"/>
        <w:bottom w:val="none" w:sz="0" w:space="0" w:color="auto"/>
        <w:right w:val="none" w:sz="0" w:space="0" w:color="auto"/>
      </w:divBdr>
    </w:div>
    <w:div w:id="151875989">
      <w:bodyDiv w:val="1"/>
      <w:marLeft w:val="0"/>
      <w:marRight w:val="0"/>
      <w:marTop w:val="0"/>
      <w:marBottom w:val="0"/>
      <w:divBdr>
        <w:top w:val="none" w:sz="0" w:space="0" w:color="auto"/>
        <w:left w:val="none" w:sz="0" w:space="0" w:color="auto"/>
        <w:bottom w:val="none" w:sz="0" w:space="0" w:color="auto"/>
        <w:right w:val="none" w:sz="0" w:space="0" w:color="auto"/>
      </w:divBdr>
    </w:div>
    <w:div w:id="151988792">
      <w:bodyDiv w:val="1"/>
      <w:marLeft w:val="0"/>
      <w:marRight w:val="0"/>
      <w:marTop w:val="0"/>
      <w:marBottom w:val="0"/>
      <w:divBdr>
        <w:top w:val="none" w:sz="0" w:space="0" w:color="auto"/>
        <w:left w:val="none" w:sz="0" w:space="0" w:color="auto"/>
        <w:bottom w:val="none" w:sz="0" w:space="0" w:color="auto"/>
        <w:right w:val="none" w:sz="0" w:space="0" w:color="auto"/>
      </w:divBdr>
    </w:div>
    <w:div w:id="151993773">
      <w:bodyDiv w:val="1"/>
      <w:marLeft w:val="0"/>
      <w:marRight w:val="0"/>
      <w:marTop w:val="0"/>
      <w:marBottom w:val="0"/>
      <w:divBdr>
        <w:top w:val="none" w:sz="0" w:space="0" w:color="auto"/>
        <w:left w:val="none" w:sz="0" w:space="0" w:color="auto"/>
        <w:bottom w:val="none" w:sz="0" w:space="0" w:color="auto"/>
        <w:right w:val="none" w:sz="0" w:space="0" w:color="auto"/>
      </w:divBdr>
    </w:div>
    <w:div w:id="152567958">
      <w:bodyDiv w:val="1"/>
      <w:marLeft w:val="0"/>
      <w:marRight w:val="0"/>
      <w:marTop w:val="0"/>
      <w:marBottom w:val="0"/>
      <w:divBdr>
        <w:top w:val="none" w:sz="0" w:space="0" w:color="auto"/>
        <w:left w:val="none" w:sz="0" w:space="0" w:color="auto"/>
        <w:bottom w:val="none" w:sz="0" w:space="0" w:color="auto"/>
        <w:right w:val="none" w:sz="0" w:space="0" w:color="auto"/>
      </w:divBdr>
    </w:div>
    <w:div w:id="152572208">
      <w:bodyDiv w:val="1"/>
      <w:marLeft w:val="0"/>
      <w:marRight w:val="0"/>
      <w:marTop w:val="0"/>
      <w:marBottom w:val="0"/>
      <w:divBdr>
        <w:top w:val="none" w:sz="0" w:space="0" w:color="auto"/>
        <w:left w:val="none" w:sz="0" w:space="0" w:color="auto"/>
        <w:bottom w:val="none" w:sz="0" w:space="0" w:color="auto"/>
        <w:right w:val="none" w:sz="0" w:space="0" w:color="auto"/>
      </w:divBdr>
    </w:div>
    <w:div w:id="152719181">
      <w:bodyDiv w:val="1"/>
      <w:marLeft w:val="0"/>
      <w:marRight w:val="0"/>
      <w:marTop w:val="0"/>
      <w:marBottom w:val="0"/>
      <w:divBdr>
        <w:top w:val="none" w:sz="0" w:space="0" w:color="auto"/>
        <w:left w:val="none" w:sz="0" w:space="0" w:color="auto"/>
        <w:bottom w:val="none" w:sz="0" w:space="0" w:color="auto"/>
        <w:right w:val="none" w:sz="0" w:space="0" w:color="auto"/>
      </w:divBdr>
    </w:div>
    <w:div w:id="152962400">
      <w:bodyDiv w:val="1"/>
      <w:marLeft w:val="0"/>
      <w:marRight w:val="0"/>
      <w:marTop w:val="0"/>
      <w:marBottom w:val="0"/>
      <w:divBdr>
        <w:top w:val="none" w:sz="0" w:space="0" w:color="auto"/>
        <w:left w:val="none" w:sz="0" w:space="0" w:color="auto"/>
        <w:bottom w:val="none" w:sz="0" w:space="0" w:color="auto"/>
        <w:right w:val="none" w:sz="0" w:space="0" w:color="auto"/>
      </w:divBdr>
    </w:div>
    <w:div w:id="154149272">
      <w:bodyDiv w:val="1"/>
      <w:marLeft w:val="0"/>
      <w:marRight w:val="0"/>
      <w:marTop w:val="0"/>
      <w:marBottom w:val="0"/>
      <w:divBdr>
        <w:top w:val="none" w:sz="0" w:space="0" w:color="auto"/>
        <w:left w:val="none" w:sz="0" w:space="0" w:color="auto"/>
        <w:bottom w:val="none" w:sz="0" w:space="0" w:color="auto"/>
        <w:right w:val="none" w:sz="0" w:space="0" w:color="auto"/>
      </w:divBdr>
    </w:div>
    <w:div w:id="154223794">
      <w:bodyDiv w:val="1"/>
      <w:marLeft w:val="0"/>
      <w:marRight w:val="0"/>
      <w:marTop w:val="0"/>
      <w:marBottom w:val="0"/>
      <w:divBdr>
        <w:top w:val="none" w:sz="0" w:space="0" w:color="auto"/>
        <w:left w:val="none" w:sz="0" w:space="0" w:color="auto"/>
        <w:bottom w:val="none" w:sz="0" w:space="0" w:color="auto"/>
        <w:right w:val="none" w:sz="0" w:space="0" w:color="auto"/>
      </w:divBdr>
    </w:div>
    <w:div w:id="155732162">
      <w:bodyDiv w:val="1"/>
      <w:marLeft w:val="0"/>
      <w:marRight w:val="0"/>
      <w:marTop w:val="0"/>
      <w:marBottom w:val="0"/>
      <w:divBdr>
        <w:top w:val="none" w:sz="0" w:space="0" w:color="auto"/>
        <w:left w:val="none" w:sz="0" w:space="0" w:color="auto"/>
        <w:bottom w:val="none" w:sz="0" w:space="0" w:color="auto"/>
        <w:right w:val="none" w:sz="0" w:space="0" w:color="auto"/>
      </w:divBdr>
    </w:div>
    <w:div w:id="156003244">
      <w:bodyDiv w:val="1"/>
      <w:marLeft w:val="0"/>
      <w:marRight w:val="0"/>
      <w:marTop w:val="0"/>
      <w:marBottom w:val="0"/>
      <w:divBdr>
        <w:top w:val="none" w:sz="0" w:space="0" w:color="auto"/>
        <w:left w:val="none" w:sz="0" w:space="0" w:color="auto"/>
        <w:bottom w:val="none" w:sz="0" w:space="0" w:color="auto"/>
        <w:right w:val="none" w:sz="0" w:space="0" w:color="auto"/>
      </w:divBdr>
    </w:div>
    <w:div w:id="157501730">
      <w:bodyDiv w:val="1"/>
      <w:marLeft w:val="0"/>
      <w:marRight w:val="0"/>
      <w:marTop w:val="0"/>
      <w:marBottom w:val="0"/>
      <w:divBdr>
        <w:top w:val="none" w:sz="0" w:space="0" w:color="auto"/>
        <w:left w:val="none" w:sz="0" w:space="0" w:color="auto"/>
        <w:bottom w:val="none" w:sz="0" w:space="0" w:color="auto"/>
        <w:right w:val="none" w:sz="0" w:space="0" w:color="auto"/>
      </w:divBdr>
    </w:div>
    <w:div w:id="157842464">
      <w:bodyDiv w:val="1"/>
      <w:marLeft w:val="0"/>
      <w:marRight w:val="0"/>
      <w:marTop w:val="0"/>
      <w:marBottom w:val="0"/>
      <w:divBdr>
        <w:top w:val="none" w:sz="0" w:space="0" w:color="auto"/>
        <w:left w:val="none" w:sz="0" w:space="0" w:color="auto"/>
        <w:bottom w:val="none" w:sz="0" w:space="0" w:color="auto"/>
        <w:right w:val="none" w:sz="0" w:space="0" w:color="auto"/>
      </w:divBdr>
    </w:div>
    <w:div w:id="158086872">
      <w:bodyDiv w:val="1"/>
      <w:marLeft w:val="0"/>
      <w:marRight w:val="0"/>
      <w:marTop w:val="0"/>
      <w:marBottom w:val="0"/>
      <w:divBdr>
        <w:top w:val="none" w:sz="0" w:space="0" w:color="auto"/>
        <w:left w:val="none" w:sz="0" w:space="0" w:color="auto"/>
        <w:bottom w:val="none" w:sz="0" w:space="0" w:color="auto"/>
        <w:right w:val="none" w:sz="0" w:space="0" w:color="auto"/>
      </w:divBdr>
    </w:div>
    <w:div w:id="158229789">
      <w:bodyDiv w:val="1"/>
      <w:marLeft w:val="0"/>
      <w:marRight w:val="0"/>
      <w:marTop w:val="0"/>
      <w:marBottom w:val="0"/>
      <w:divBdr>
        <w:top w:val="none" w:sz="0" w:space="0" w:color="auto"/>
        <w:left w:val="none" w:sz="0" w:space="0" w:color="auto"/>
        <w:bottom w:val="none" w:sz="0" w:space="0" w:color="auto"/>
        <w:right w:val="none" w:sz="0" w:space="0" w:color="auto"/>
      </w:divBdr>
    </w:div>
    <w:div w:id="158883892">
      <w:bodyDiv w:val="1"/>
      <w:marLeft w:val="0"/>
      <w:marRight w:val="0"/>
      <w:marTop w:val="0"/>
      <w:marBottom w:val="0"/>
      <w:divBdr>
        <w:top w:val="none" w:sz="0" w:space="0" w:color="auto"/>
        <w:left w:val="none" w:sz="0" w:space="0" w:color="auto"/>
        <w:bottom w:val="none" w:sz="0" w:space="0" w:color="auto"/>
        <w:right w:val="none" w:sz="0" w:space="0" w:color="auto"/>
      </w:divBdr>
    </w:div>
    <w:div w:id="160508938">
      <w:bodyDiv w:val="1"/>
      <w:marLeft w:val="0"/>
      <w:marRight w:val="0"/>
      <w:marTop w:val="0"/>
      <w:marBottom w:val="0"/>
      <w:divBdr>
        <w:top w:val="none" w:sz="0" w:space="0" w:color="auto"/>
        <w:left w:val="none" w:sz="0" w:space="0" w:color="auto"/>
        <w:bottom w:val="none" w:sz="0" w:space="0" w:color="auto"/>
        <w:right w:val="none" w:sz="0" w:space="0" w:color="auto"/>
      </w:divBdr>
    </w:div>
    <w:div w:id="161313186">
      <w:bodyDiv w:val="1"/>
      <w:marLeft w:val="0"/>
      <w:marRight w:val="0"/>
      <w:marTop w:val="0"/>
      <w:marBottom w:val="0"/>
      <w:divBdr>
        <w:top w:val="none" w:sz="0" w:space="0" w:color="auto"/>
        <w:left w:val="none" w:sz="0" w:space="0" w:color="auto"/>
        <w:bottom w:val="none" w:sz="0" w:space="0" w:color="auto"/>
        <w:right w:val="none" w:sz="0" w:space="0" w:color="auto"/>
      </w:divBdr>
    </w:div>
    <w:div w:id="161702853">
      <w:bodyDiv w:val="1"/>
      <w:marLeft w:val="0"/>
      <w:marRight w:val="0"/>
      <w:marTop w:val="0"/>
      <w:marBottom w:val="0"/>
      <w:divBdr>
        <w:top w:val="none" w:sz="0" w:space="0" w:color="auto"/>
        <w:left w:val="none" w:sz="0" w:space="0" w:color="auto"/>
        <w:bottom w:val="none" w:sz="0" w:space="0" w:color="auto"/>
        <w:right w:val="none" w:sz="0" w:space="0" w:color="auto"/>
      </w:divBdr>
    </w:div>
    <w:div w:id="161749826">
      <w:bodyDiv w:val="1"/>
      <w:marLeft w:val="0"/>
      <w:marRight w:val="0"/>
      <w:marTop w:val="0"/>
      <w:marBottom w:val="0"/>
      <w:divBdr>
        <w:top w:val="none" w:sz="0" w:space="0" w:color="auto"/>
        <w:left w:val="none" w:sz="0" w:space="0" w:color="auto"/>
        <w:bottom w:val="none" w:sz="0" w:space="0" w:color="auto"/>
        <w:right w:val="none" w:sz="0" w:space="0" w:color="auto"/>
      </w:divBdr>
    </w:div>
    <w:div w:id="162017301">
      <w:bodyDiv w:val="1"/>
      <w:marLeft w:val="0"/>
      <w:marRight w:val="0"/>
      <w:marTop w:val="0"/>
      <w:marBottom w:val="0"/>
      <w:divBdr>
        <w:top w:val="none" w:sz="0" w:space="0" w:color="auto"/>
        <w:left w:val="none" w:sz="0" w:space="0" w:color="auto"/>
        <w:bottom w:val="none" w:sz="0" w:space="0" w:color="auto"/>
        <w:right w:val="none" w:sz="0" w:space="0" w:color="auto"/>
      </w:divBdr>
    </w:div>
    <w:div w:id="162278347">
      <w:bodyDiv w:val="1"/>
      <w:marLeft w:val="0"/>
      <w:marRight w:val="0"/>
      <w:marTop w:val="0"/>
      <w:marBottom w:val="0"/>
      <w:divBdr>
        <w:top w:val="none" w:sz="0" w:space="0" w:color="auto"/>
        <w:left w:val="none" w:sz="0" w:space="0" w:color="auto"/>
        <w:bottom w:val="none" w:sz="0" w:space="0" w:color="auto"/>
        <w:right w:val="none" w:sz="0" w:space="0" w:color="auto"/>
      </w:divBdr>
    </w:div>
    <w:div w:id="162404611">
      <w:bodyDiv w:val="1"/>
      <w:marLeft w:val="0"/>
      <w:marRight w:val="0"/>
      <w:marTop w:val="0"/>
      <w:marBottom w:val="0"/>
      <w:divBdr>
        <w:top w:val="none" w:sz="0" w:space="0" w:color="auto"/>
        <w:left w:val="none" w:sz="0" w:space="0" w:color="auto"/>
        <w:bottom w:val="none" w:sz="0" w:space="0" w:color="auto"/>
        <w:right w:val="none" w:sz="0" w:space="0" w:color="auto"/>
      </w:divBdr>
    </w:div>
    <w:div w:id="162671508">
      <w:bodyDiv w:val="1"/>
      <w:marLeft w:val="0"/>
      <w:marRight w:val="0"/>
      <w:marTop w:val="0"/>
      <w:marBottom w:val="0"/>
      <w:divBdr>
        <w:top w:val="none" w:sz="0" w:space="0" w:color="auto"/>
        <w:left w:val="none" w:sz="0" w:space="0" w:color="auto"/>
        <w:bottom w:val="none" w:sz="0" w:space="0" w:color="auto"/>
        <w:right w:val="none" w:sz="0" w:space="0" w:color="auto"/>
      </w:divBdr>
    </w:div>
    <w:div w:id="162746165">
      <w:bodyDiv w:val="1"/>
      <w:marLeft w:val="0"/>
      <w:marRight w:val="0"/>
      <w:marTop w:val="0"/>
      <w:marBottom w:val="0"/>
      <w:divBdr>
        <w:top w:val="none" w:sz="0" w:space="0" w:color="auto"/>
        <w:left w:val="none" w:sz="0" w:space="0" w:color="auto"/>
        <w:bottom w:val="none" w:sz="0" w:space="0" w:color="auto"/>
        <w:right w:val="none" w:sz="0" w:space="0" w:color="auto"/>
      </w:divBdr>
    </w:div>
    <w:div w:id="163281771">
      <w:bodyDiv w:val="1"/>
      <w:marLeft w:val="0"/>
      <w:marRight w:val="0"/>
      <w:marTop w:val="0"/>
      <w:marBottom w:val="0"/>
      <w:divBdr>
        <w:top w:val="none" w:sz="0" w:space="0" w:color="auto"/>
        <w:left w:val="none" w:sz="0" w:space="0" w:color="auto"/>
        <w:bottom w:val="none" w:sz="0" w:space="0" w:color="auto"/>
        <w:right w:val="none" w:sz="0" w:space="0" w:color="auto"/>
      </w:divBdr>
    </w:div>
    <w:div w:id="163282483">
      <w:bodyDiv w:val="1"/>
      <w:marLeft w:val="0"/>
      <w:marRight w:val="0"/>
      <w:marTop w:val="0"/>
      <w:marBottom w:val="0"/>
      <w:divBdr>
        <w:top w:val="none" w:sz="0" w:space="0" w:color="auto"/>
        <w:left w:val="none" w:sz="0" w:space="0" w:color="auto"/>
        <w:bottom w:val="none" w:sz="0" w:space="0" w:color="auto"/>
        <w:right w:val="none" w:sz="0" w:space="0" w:color="auto"/>
      </w:divBdr>
    </w:div>
    <w:div w:id="164563730">
      <w:bodyDiv w:val="1"/>
      <w:marLeft w:val="0"/>
      <w:marRight w:val="0"/>
      <w:marTop w:val="0"/>
      <w:marBottom w:val="0"/>
      <w:divBdr>
        <w:top w:val="none" w:sz="0" w:space="0" w:color="auto"/>
        <w:left w:val="none" w:sz="0" w:space="0" w:color="auto"/>
        <w:bottom w:val="none" w:sz="0" w:space="0" w:color="auto"/>
        <w:right w:val="none" w:sz="0" w:space="0" w:color="auto"/>
      </w:divBdr>
    </w:div>
    <w:div w:id="165294841">
      <w:bodyDiv w:val="1"/>
      <w:marLeft w:val="0"/>
      <w:marRight w:val="0"/>
      <w:marTop w:val="0"/>
      <w:marBottom w:val="0"/>
      <w:divBdr>
        <w:top w:val="none" w:sz="0" w:space="0" w:color="auto"/>
        <w:left w:val="none" w:sz="0" w:space="0" w:color="auto"/>
        <w:bottom w:val="none" w:sz="0" w:space="0" w:color="auto"/>
        <w:right w:val="none" w:sz="0" w:space="0" w:color="auto"/>
      </w:divBdr>
    </w:div>
    <w:div w:id="165950262">
      <w:bodyDiv w:val="1"/>
      <w:marLeft w:val="0"/>
      <w:marRight w:val="0"/>
      <w:marTop w:val="0"/>
      <w:marBottom w:val="0"/>
      <w:divBdr>
        <w:top w:val="none" w:sz="0" w:space="0" w:color="auto"/>
        <w:left w:val="none" w:sz="0" w:space="0" w:color="auto"/>
        <w:bottom w:val="none" w:sz="0" w:space="0" w:color="auto"/>
        <w:right w:val="none" w:sz="0" w:space="0" w:color="auto"/>
      </w:divBdr>
    </w:div>
    <w:div w:id="166987919">
      <w:bodyDiv w:val="1"/>
      <w:marLeft w:val="0"/>
      <w:marRight w:val="0"/>
      <w:marTop w:val="0"/>
      <w:marBottom w:val="0"/>
      <w:divBdr>
        <w:top w:val="none" w:sz="0" w:space="0" w:color="auto"/>
        <w:left w:val="none" w:sz="0" w:space="0" w:color="auto"/>
        <w:bottom w:val="none" w:sz="0" w:space="0" w:color="auto"/>
        <w:right w:val="none" w:sz="0" w:space="0" w:color="auto"/>
      </w:divBdr>
    </w:div>
    <w:div w:id="167016828">
      <w:bodyDiv w:val="1"/>
      <w:marLeft w:val="0"/>
      <w:marRight w:val="0"/>
      <w:marTop w:val="0"/>
      <w:marBottom w:val="0"/>
      <w:divBdr>
        <w:top w:val="none" w:sz="0" w:space="0" w:color="auto"/>
        <w:left w:val="none" w:sz="0" w:space="0" w:color="auto"/>
        <w:bottom w:val="none" w:sz="0" w:space="0" w:color="auto"/>
        <w:right w:val="none" w:sz="0" w:space="0" w:color="auto"/>
      </w:divBdr>
    </w:div>
    <w:div w:id="167062363">
      <w:bodyDiv w:val="1"/>
      <w:marLeft w:val="0"/>
      <w:marRight w:val="0"/>
      <w:marTop w:val="0"/>
      <w:marBottom w:val="0"/>
      <w:divBdr>
        <w:top w:val="none" w:sz="0" w:space="0" w:color="auto"/>
        <w:left w:val="none" w:sz="0" w:space="0" w:color="auto"/>
        <w:bottom w:val="none" w:sz="0" w:space="0" w:color="auto"/>
        <w:right w:val="none" w:sz="0" w:space="0" w:color="auto"/>
      </w:divBdr>
    </w:div>
    <w:div w:id="167259849">
      <w:bodyDiv w:val="1"/>
      <w:marLeft w:val="0"/>
      <w:marRight w:val="0"/>
      <w:marTop w:val="0"/>
      <w:marBottom w:val="0"/>
      <w:divBdr>
        <w:top w:val="none" w:sz="0" w:space="0" w:color="auto"/>
        <w:left w:val="none" w:sz="0" w:space="0" w:color="auto"/>
        <w:bottom w:val="none" w:sz="0" w:space="0" w:color="auto"/>
        <w:right w:val="none" w:sz="0" w:space="0" w:color="auto"/>
      </w:divBdr>
    </w:div>
    <w:div w:id="169222228">
      <w:bodyDiv w:val="1"/>
      <w:marLeft w:val="0"/>
      <w:marRight w:val="0"/>
      <w:marTop w:val="0"/>
      <w:marBottom w:val="0"/>
      <w:divBdr>
        <w:top w:val="none" w:sz="0" w:space="0" w:color="auto"/>
        <w:left w:val="none" w:sz="0" w:space="0" w:color="auto"/>
        <w:bottom w:val="none" w:sz="0" w:space="0" w:color="auto"/>
        <w:right w:val="none" w:sz="0" w:space="0" w:color="auto"/>
      </w:divBdr>
    </w:div>
    <w:div w:id="170415024">
      <w:bodyDiv w:val="1"/>
      <w:marLeft w:val="0"/>
      <w:marRight w:val="0"/>
      <w:marTop w:val="0"/>
      <w:marBottom w:val="0"/>
      <w:divBdr>
        <w:top w:val="none" w:sz="0" w:space="0" w:color="auto"/>
        <w:left w:val="none" w:sz="0" w:space="0" w:color="auto"/>
        <w:bottom w:val="none" w:sz="0" w:space="0" w:color="auto"/>
        <w:right w:val="none" w:sz="0" w:space="0" w:color="auto"/>
      </w:divBdr>
    </w:div>
    <w:div w:id="171377576">
      <w:bodyDiv w:val="1"/>
      <w:marLeft w:val="0"/>
      <w:marRight w:val="0"/>
      <w:marTop w:val="0"/>
      <w:marBottom w:val="0"/>
      <w:divBdr>
        <w:top w:val="none" w:sz="0" w:space="0" w:color="auto"/>
        <w:left w:val="none" w:sz="0" w:space="0" w:color="auto"/>
        <w:bottom w:val="none" w:sz="0" w:space="0" w:color="auto"/>
        <w:right w:val="none" w:sz="0" w:space="0" w:color="auto"/>
      </w:divBdr>
    </w:div>
    <w:div w:id="171574894">
      <w:bodyDiv w:val="1"/>
      <w:marLeft w:val="0"/>
      <w:marRight w:val="0"/>
      <w:marTop w:val="0"/>
      <w:marBottom w:val="0"/>
      <w:divBdr>
        <w:top w:val="none" w:sz="0" w:space="0" w:color="auto"/>
        <w:left w:val="none" w:sz="0" w:space="0" w:color="auto"/>
        <w:bottom w:val="none" w:sz="0" w:space="0" w:color="auto"/>
        <w:right w:val="none" w:sz="0" w:space="0" w:color="auto"/>
      </w:divBdr>
    </w:div>
    <w:div w:id="172113393">
      <w:bodyDiv w:val="1"/>
      <w:marLeft w:val="0"/>
      <w:marRight w:val="0"/>
      <w:marTop w:val="0"/>
      <w:marBottom w:val="0"/>
      <w:divBdr>
        <w:top w:val="none" w:sz="0" w:space="0" w:color="auto"/>
        <w:left w:val="none" w:sz="0" w:space="0" w:color="auto"/>
        <w:bottom w:val="none" w:sz="0" w:space="0" w:color="auto"/>
        <w:right w:val="none" w:sz="0" w:space="0" w:color="auto"/>
      </w:divBdr>
    </w:div>
    <w:div w:id="173227239">
      <w:bodyDiv w:val="1"/>
      <w:marLeft w:val="0"/>
      <w:marRight w:val="0"/>
      <w:marTop w:val="0"/>
      <w:marBottom w:val="0"/>
      <w:divBdr>
        <w:top w:val="none" w:sz="0" w:space="0" w:color="auto"/>
        <w:left w:val="none" w:sz="0" w:space="0" w:color="auto"/>
        <w:bottom w:val="none" w:sz="0" w:space="0" w:color="auto"/>
        <w:right w:val="none" w:sz="0" w:space="0" w:color="auto"/>
      </w:divBdr>
    </w:div>
    <w:div w:id="173761452">
      <w:bodyDiv w:val="1"/>
      <w:marLeft w:val="0"/>
      <w:marRight w:val="0"/>
      <w:marTop w:val="0"/>
      <w:marBottom w:val="0"/>
      <w:divBdr>
        <w:top w:val="none" w:sz="0" w:space="0" w:color="auto"/>
        <w:left w:val="none" w:sz="0" w:space="0" w:color="auto"/>
        <w:bottom w:val="none" w:sz="0" w:space="0" w:color="auto"/>
        <w:right w:val="none" w:sz="0" w:space="0" w:color="auto"/>
      </w:divBdr>
    </w:div>
    <w:div w:id="173884552">
      <w:bodyDiv w:val="1"/>
      <w:marLeft w:val="0"/>
      <w:marRight w:val="0"/>
      <w:marTop w:val="0"/>
      <w:marBottom w:val="0"/>
      <w:divBdr>
        <w:top w:val="none" w:sz="0" w:space="0" w:color="auto"/>
        <w:left w:val="none" w:sz="0" w:space="0" w:color="auto"/>
        <w:bottom w:val="none" w:sz="0" w:space="0" w:color="auto"/>
        <w:right w:val="none" w:sz="0" w:space="0" w:color="auto"/>
      </w:divBdr>
    </w:div>
    <w:div w:id="174348494">
      <w:bodyDiv w:val="1"/>
      <w:marLeft w:val="0"/>
      <w:marRight w:val="0"/>
      <w:marTop w:val="0"/>
      <w:marBottom w:val="0"/>
      <w:divBdr>
        <w:top w:val="none" w:sz="0" w:space="0" w:color="auto"/>
        <w:left w:val="none" w:sz="0" w:space="0" w:color="auto"/>
        <w:bottom w:val="none" w:sz="0" w:space="0" w:color="auto"/>
        <w:right w:val="none" w:sz="0" w:space="0" w:color="auto"/>
      </w:divBdr>
    </w:div>
    <w:div w:id="174805680">
      <w:bodyDiv w:val="1"/>
      <w:marLeft w:val="0"/>
      <w:marRight w:val="0"/>
      <w:marTop w:val="0"/>
      <w:marBottom w:val="0"/>
      <w:divBdr>
        <w:top w:val="none" w:sz="0" w:space="0" w:color="auto"/>
        <w:left w:val="none" w:sz="0" w:space="0" w:color="auto"/>
        <w:bottom w:val="none" w:sz="0" w:space="0" w:color="auto"/>
        <w:right w:val="none" w:sz="0" w:space="0" w:color="auto"/>
      </w:divBdr>
    </w:div>
    <w:div w:id="175048696">
      <w:bodyDiv w:val="1"/>
      <w:marLeft w:val="0"/>
      <w:marRight w:val="0"/>
      <w:marTop w:val="0"/>
      <w:marBottom w:val="0"/>
      <w:divBdr>
        <w:top w:val="none" w:sz="0" w:space="0" w:color="auto"/>
        <w:left w:val="none" w:sz="0" w:space="0" w:color="auto"/>
        <w:bottom w:val="none" w:sz="0" w:space="0" w:color="auto"/>
        <w:right w:val="none" w:sz="0" w:space="0" w:color="auto"/>
      </w:divBdr>
    </w:div>
    <w:div w:id="175079193">
      <w:bodyDiv w:val="1"/>
      <w:marLeft w:val="0"/>
      <w:marRight w:val="0"/>
      <w:marTop w:val="0"/>
      <w:marBottom w:val="0"/>
      <w:divBdr>
        <w:top w:val="none" w:sz="0" w:space="0" w:color="auto"/>
        <w:left w:val="none" w:sz="0" w:space="0" w:color="auto"/>
        <w:bottom w:val="none" w:sz="0" w:space="0" w:color="auto"/>
        <w:right w:val="none" w:sz="0" w:space="0" w:color="auto"/>
      </w:divBdr>
    </w:div>
    <w:div w:id="175582976">
      <w:bodyDiv w:val="1"/>
      <w:marLeft w:val="0"/>
      <w:marRight w:val="0"/>
      <w:marTop w:val="0"/>
      <w:marBottom w:val="0"/>
      <w:divBdr>
        <w:top w:val="none" w:sz="0" w:space="0" w:color="auto"/>
        <w:left w:val="none" w:sz="0" w:space="0" w:color="auto"/>
        <w:bottom w:val="none" w:sz="0" w:space="0" w:color="auto"/>
        <w:right w:val="none" w:sz="0" w:space="0" w:color="auto"/>
      </w:divBdr>
    </w:div>
    <w:div w:id="175924555">
      <w:bodyDiv w:val="1"/>
      <w:marLeft w:val="0"/>
      <w:marRight w:val="0"/>
      <w:marTop w:val="0"/>
      <w:marBottom w:val="0"/>
      <w:divBdr>
        <w:top w:val="none" w:sz="0" w:space="0" w:color="auto"/>
        <w:left w:val="none" w:sz="0" w:space="0" w:color="auto"/>
        <w:bottom w:val="none" w:sz="0" w:space="0" w:color="auto"/>
        <w:right w:val="none" w:sz="0" w:space="0" w:color="auto"/>
      </w:divBdr>
    </w:div>
    <w:div w:id="176190563">
      <w:bodyDiv w:val="1"/>
      <w:marLeft w:val="0"/>
      <w:marRight w:val="0"/>
      <w:marTop w:val="0"/>
      <w:marBottom w:val="0"/>
      <w:divBdr>
        <w:top w:val="none" w:sz="0" w:space="0" w:color="auto"/>
        <w:left w:val="none" w:sz="0" w:space="0" w:color="auto"/>
        <w:bottom w:val="none" w:sz="0" w:space="0" w:color="auto"/>
        <w:right w:val="none" w:sz="0" w:space="0" w:color="auto"/>
      </w:divBdr>
    </w:div>
    <w:div w:id="177084748">
      <w:bodyDiv w:val="1"/>
      <w:marLeft w:val="0"/>
      <w:marRight w:val="0"/>
      <w:marTop w:val="0"/>
      <w:marBottom w:val="0"/>
      <w:divBdr>
        <w:top w:val="none" w:sz="0" w:space="0" w:color="auto"/>
        <w:left w:val="none" w:sz="0" w:space="0" w:color="auto"/>
        <w:bottom w:val="none" w:sz="0" w:space="0" w:color="auto"/>
        <w:right w:val="none" w:sz="0" w:space="0" w:color="auto"/>
      </w:divBdr>
    </w:div>
    <w:div w:id="177349529">
      <w:bodyDiv w:val="1"/>
      <w:marLeft w:val="0"/>
      <w:marRight w:val="0"/>
      <w:marTop w:val="0"/>
      <w:marBottom w:val="0"/>
      <w:divBdr>
        <w:top w:val="none" w:sz="0" w:space="0" w:color="auto"/>
        <w:left w:val="none" w:sz="0" w:space="0" w:color="auto"/>
        <w:bottom w:val="none" w:sz="0" w:space="0" w:color="auto"/>
        <w:right w:val="none" w:sz="0" w:space="0" w:color="auto"/>
      </w:divBdr>
    </w:div>
    <w:div w:id="178204566">
      <w:bodyDiv w:val="1"/>
      <w:marLeft w:val="0"/>
      <w:marRight w:val="0"/>
      <w:marTop w:val="0"/>
      <w:marBottom w:val="0"/>
      <w:divBdr>
        <w:top w:val="none" w:sz="0" w:space="0" w:color="auto"/>
        <w:left w:val="none" w:sz="0" w:space="0" w:color="auto"/>
        <w:bottom w:val="none" w:sz="0" w:space="0" w:color="auto"/>
        <w:right w:val="none" w:sz="0" w:space="0" w:color="auto"/>
      </w:divBdr>
    </w:div>
    <w:div w:id="178664786">
      <w:bodyDiv w:val="1"/>
      <w:marLeft w:val="0"/>
      <w:marRight w:val="0"/>
      <w:marTop w:val="0"/>
      <w:marBottom w:val="0"/>
      <w:divBdr>
        <w:top w:val="none" w:sz="0" w:space="0" w:color="auto"/>
        <w:left w:val="none" w:sz="0" w:space="0" w:color="auto"/>
        <w:bottom w:val="none" w:sz="0" w:space="0" w:color="auto"/>
        <w:right w:val="none" w:sz="0" w:space="0" w:color="auto"/>
      </w:divBdr>
    </w:div>
    <w:div w:id="179248535">
      <w:bodyDiv w:val="1"/>
      <w:marLeft w:val="0"/>
      <w:marRight w:val="0"/>
      <w:marTop w:val="0"/>
      <w:marBottom w:val="0"/>
      <w:divBdr>
        <w:top w:val="none" w:sz="0" w:space="0" w:color="auto"/>
        <w:left w:val="none" w:sz="0" w:space="0" w:color="auto"/>
        <w:bottom w:val="none" w:sz="0" w:space="0" w:color="auto"/>
        <w:right w:val="none" w:sz="0" w:space="0" w:color="auto"/>
      </w:divBdr>
    </w:div>
    <w:div w:id="179665024">
      <w:bodyDiv w:val="1"/>
      <w:marLeft w:val="0"/>
      <w:marRight w:val="0"/>
      <w:marTop w:val="0"/>
      <w:marBottom w:val="0"/>
      <w:divBdr>
        <w:top w:val="none" w:sz="0" w:space="0" w:color="auto"/>
        <w:left w:val="none" w:sz="0" w:space="0" w:color="auto"/>
        <w:bottom w:val="none" w:sz="0" w:space="0" w:color="auto"/>
        <w:right w:val="none" w:sz="0" w:space="0" w:color="auto"/>
      </w:divBdr>
    </w:div>
    <w:div w:id="180120977">
      <w:bodyDiv w:val="1"/>
      <w:marLeft w:val="0"/>
      <w:marRight w:val="0"/>
      <w:marTop w:val="0"/>
      <w:marBottom w:val="0"/>
      <w:divBdr>
        <w:top w:val="none" w:sz="0" w:space="0" w:color="auto"/>
        <w:left w:val="none" w:sz="0" w:space="0" w:color="auto"/>
        <w:bottom w:val="none" w:sz="0" w:space="0" w:color="auto"/>
        <w:right w:val="none" w:sz="0" w:space="0" w:color="auto"/>
      </w:divBdr>
    </w:div>
    <w:div w:id="180826139">
      <w:bodyDiv w:val="1"/>
      <w:marLeft w:val="0"/>
      <w:marRight w:val="0"/>
      <w:marTop w:val="0"/>
      <w:marBottom w:val="0"/>
      <w:divBdr>
        <w:top w:val="none" w:sz="0" w:space="0" w:color="auto"/>
        <w:left w:val="none" w:sz="0" w:space="0" w:color="auto"/>
        <w:bottom w:val="none" w:sz="0" w:space="0" w:color="auto"/>
        <w:right w:val="none" w:sz="0" w:space="0" w:color="auto"/>
      </w:divBdr>
    </w:div>
    <w:div w:id="181171824">
      <w:bodyDiv w:val="1"/>
      <w:marLeft w:val="0"/>
      <w:marRight w:val="0"/>
      <w:marTop w:val="0"/>
      <w:marBottom w:val="0"/>
      <w:divBdr>
        <w:top w:val="none" w:sz="0" w:space="0" w:color="auto"/>
        <w:left w:val="none" w:sz="0" w:space="0" w:color="auto"/>
        <w:bottom w:val="none" w:sz="0" w:space="0" w:color="auto"/>
        <w:right w:val="none" w:sz="0" w:space="0" w:color="auto"/>
      </w:divBdr>
    </w:div>
    <w:div w:id="181628527">
      <w:bodyDiv w:val="1"/>
      <w:marLeft w:val="0"/>
      <w:marRight w:val="0"/>
      <w:marTop w:val="0"/>
      <w:marBottom w:val="0"/>
      <w:divBdr>
        <w:top w:val="none" w:sz="0" w:space="0" w:color="auto"/>
        <w:left w:val="none" w:sz="0" w:space="0" w:color="auto"/>
        <w:bottom w:val="none" w:sz="0" w:space="0" w:color="auto"/>
        <w:right w:val="none" w:sz="0" w:space="0" w:color="auto"/>
      </w:divBdr>
    </w:div>
    <w:div w:id="181820314">
      <w:bodyDiv w:val="1"/>
      <w:marLeft w:val="0"/>
      <w:marRight w:val="0"/>
      <w:marTop w:val="0"/>
      <w:marBottom w:val="0"/>
      <w:divBdr>
        <w:top w:val="none" w:sz="0" w:space="0" w:color="auto"/>
        <w:left w:val="none" w:sz="0" w:space="0" w:color="auto"/>
        <w:bottom w:val="none" w:sz="0" w:space="0" w:color="auto"/>
        <w:right w:val="none" w:sz="0" w:space="0" w:color="auto"/>
      </w:divBdr>
      <w:divsChild>
        <w:div w:id="806777457">
          <w:marLeft w:val="0"/>
          <w:marRight w:val="0"/>
          <w:marTop w:val="0"/>
          <w:marBottom w:val="0"/>
          <w:divBdr>
            <w:top w:val="none" w:sz="0" w:space="0" w:color="auto"/>
            <w:left w:val="none" w:sz="0" w:space="0" w:color="auto"/>
            <w:bottom w:val="none" w:sz="0" w:space="0" w:color="auto"/>
            <w:right w:val="none" w:sz="0" w:space="0" w:color="auto"/>
          </w:divBdr>
          <w:divsChild>
            <w:div w:id="1242058973">
              <w:marLeft w:val="0"/>
              <w:marRight w:val="0"/>
              <w:marTop w:val="0"/>
              <w:marBottom w:val="0"/>
              <w:divBdr>
                <w:top w:val="none" w:sz="0" w:space="0" w:color="auto"/>
                <w:left w:val="none" w:sz="0" w:space="0" w:color="auto"/>
                <w:bottom w:val="none" w:sz="0" w:space="0" w:color="auto"/>
                <w:right w:val="none" w:sz="0" w:space="0" w:color="auto"/>
              </w:divBdr>
              <w:divsChild>
                <w:div w:id="133452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19528">
      <w:bodyDiv w:val="1"/>
      <w:marLeft w:val="0"/>
      <w:marRight w:val="0"/>
      <w:marTop w:val="0"/>
      <w:marBottom w:val="0"/>
      <w:divBdr>
        <w:top w:val="none" w:sz="0" w:space="0" w:color="auto"/>
        <w:left w:val="none" w:sz="0" w:space="0" w:color="auto"/>
        <w:bottom w:val="none" w:sz="0" w:space="0" w:color="auto"/>
        <w:right w:val="none" w:sz="0" w:space="0" w:color="auto"/>
      </w:divBdr>
    </w:div>
    <w:div w:id="182716806">
      <w:bodyDiv w:val="1"/>
      <w:marLeft w:val="0"/>
      <w:marRight w:val="0"/>
      <w:marTop w:val="0"/>
      <w:marBottom w:val="0"/>
      <w:divBdr>
        <w:top w:val="none" w:sz="0" w:space="0" w:color="auto"/>
        <w:left w:val="none" w:sz="0" w:space="0" w:color="auto"/>
        <w:bottom w:val="none" w:sz="0" w:space="0" w:color="auto"/>
        <w:right w:val="none" w:sz="0" w:space="0" w:color="auto"/>
      </w:divBdr>
    </w:div>
    <w:div w:id="182744800">
      <w:bodyDiv w:val="1"/>
      <w:marLeft w:val="0"/>
      <w:marRight w:val="0"/>
      <w:marTop w:val="0"/>
      <w:marBottom w:val="0"/>
      <w:divBdr>
        <w:top w:val="none" w:sz="0" w:space="0" w:color="auto"/>
        <w:left w:val="none" w:sz="0" w:space="0" w:color="auto"/>
        <w:bottom w:val="none" w:sz="0" w:space="0" w:color="auto"/>
        <w:right w:val="none" w:sz="0" w:space="0" w:color="auto"/>
      </w:divBdr>
    </w:div>
    <w:div w:id="183641491">
      <w:bodyDiv w:val="1"/>
      <w:marLeft w:val="0"/>
      <w:marRight w:val="0"/>
      <w:marTop w:val="0"/>
      <w:marBottom w:val="0"/>
      <w:divBdr>
        <w:top w:val="none" w:sz="0" w:space="0" w:color="auto"/>
        <w:left w:val="none" w:sz="0" w:space="0" w:color="auto"/>
        <w:bottom w:val="none" w:sz="0" w:space="0" w:color="auto"/>
        <w:right w:val="none" w:sz="0" w:space="0" w:color="auto"/>
      </w:divBdr>
    </w:div>
    <w:div w:id="183787023">
      <w:bodyDiv w:val="1"/>
      <w:marLeft w:val="0"/>
      <w:marRight w:val="0"/>
      <w:marTop w:val="0"/>
      <w:marBottom w:val="0"/>
      <w:divBdr>
        <w:top w:val="none" w:sz="0" w:space="0" w:color="auto"/>
        <w:left w:val="none" w:sz="0" w:space="0" w:color="auto"/>
        <w:bottom w:val="none" w:sz="0" w:space="0" w:color="auto"/>
        <w:right w:val="none" w:sz="0" w:space="0" w:color="auto"/>
      </w:divBdr>
    </w:div>
    <w:div w:id="184484483">
      <w:bodyDiv w:val="1"/>
      <w:marLeft w:val="0"/>
      <w:marRight w:val="0"/>
      <w:marTop w:val="0"/>
      <w:marBottom w:val="0"/>
      <w:divBdr>
        <w:top w:val="none" w:sz="0" w:space="0" w:color="auto"/>
        <w:left w:val="none" w:sz="0" w:space="0" w:color="auto"/>
        <w:bottom w:val="none" w:sz="0" w:space="0" w:color="auto"/>
        <w:right w:val="none" w:sz="0" w:space="0" w:color="auto"/>
      </w:divBdr>
    </w:div>
    <w:div w:id="184751496">
      <w:bodyDiv w:val="1"/>
      <w:marLeft w:val="0"/>
      <w:marRight w:val="0"/>
      <w:marTop w:val="0"/>
      <w:marBottom w:val="0"/>
      <w:divBdr>
        <w:top w:val="none" w:sz="0" w:space="0" w:color="auto"/>
        <w:left w:val="none" w:sz="0" w:space="0" w:color="auto"/>
        <w:bottom w:val="none" w:sz="0" w:space="0" w:color="auto"/>
        <w:right w:val="none" w:sz="0" w:space="0" w:color="auto"/>
      </w:divBdr>
    </w:div>
    <w:div w:id="185219191">
      <w:bodyDiv w:val="1"/>
      <w:marLeft w:val="0"/>
      <w:marRight w:val="0"/>
      <w:marTop w:val="0"/>
      <w:marBottom w:val="0"/>
      <w:divBdr>
        <w:top w:val="none" w:sz="0" w:space="0" w:color="auto"/>
        <w:left w:val="none" w:sz="0" w:space="0" w:color="auto"/>
        <w:bottom w:val="none" w:sz="0" w:space="0" w:color="auto"/>
        <w:right w:val="none" w:sz="0" w:space="0" w:color="auto"/>
      </w:divBdr>
    </w:div>
    <w:div w:id="185557786">
      <w:bodyDiv w:val="1"/>
      <w:marLeft w:val="0"/>
      <w:marRight w:val="0"/>
      <w:marTop w:val="0"/>
      <w:marBottom w:val="0"/>
      <w:divBdr>
        <w:top w:val="none" w:sz="0" w:space="0" w:color="auto"/>
        <w:left w:val="none" w:sz="0" w:space="0" w:color="auto"/>
        <w:bottom w:val="none" w:sz="0" w:space="0" w:color="auto"/>
        <w:right w:val="none" w:sz="0" w:space="0" w:color="auto"/>
      </w:divBdr>
    </w:div>
    <w:div w:id="185949318">
      <w:bodyDiv w:val="1"/>
      <w:marLeft w:val="0"/>
      <w:marRight w:val="0"/>
      <w:marTop w:val="0"/>
      <w:marBottom w:val="0"/>
      <w:divBdr>
        <w:top w:val="none" w:sz="0" w:space="0" w:color="auto"/>
        <w:left w:val="none" w:sz="0" w:space="0" w:color="auto"/>
        <w:bottom w:val="none" w:sz="0" w:space="0" w:color="auto"/>
        <w:right w:val="none" w:sz="0" w:space="0" w:color="auto"/>
      </w:divBdr>
    </w:div>
    <w:div w:id="186064282">
      <w:bodyDiv w:val="1"/>
      <w:marLeft w:val="0"/>
      <w:marRight w:val="0"/>
      <w:marTop w:val="0"/>
      <w:marBottom w:val="0"/>
      <w:divBdr>
        <w:top w:val="none" w:sz="0" w:space="0" w:color="auto"/>
        <w:left w:val="none" w:sz="0" w:space="0" w:color="auto"/>
        <w:bottom w:val="none" w:sz="0" w:space="0" w:color="auto"/>
        <w:right w:val="none" w:sz="0" w:space="0" w:color="auto"/>
      </w:divBdr>
    </w:div>
    <w:div w:id="186524402">
      <w:bodyDiv w:val="1"/>
      <w:marLeft w:val="0"/>
      <w:marRight w:val="0"/>
      <w:marTop w:val="0"/>
      <w:marBottom w:val="0"/>
      <w:divBdr>
        <w:top w:val="none" w:sz="0" w:space="0" w:color="auto"/>
        <w:left w:val="none" w:sz="0" w:space="0" w:color="auto"/>
        <w:bottom w:val="none" w:sz="0" w:space="0" w:color="auto"/>
        <w:right w:val="none" w:sz="0" w:space="0" w:color="auto"/>
      </w:divBdr>
    </w:div>
    <w:div w:id="186673988">
      <w:bodyDiv w:val="1"/>
      <w:marLeft w:val="0"/>
      <w:marRight w:val="0"/>
      <w:marTop w:val="0"/>
      <w:marBottom w:val="0"/>
      <w:divBdr>
        <w:top w:val="none" w:sz="0" w:space="0" w:color="auto"/>
        <w:left w:val="none" w:sz="0" w:space="0" w:color="auto"/>
        <w:bottom w:val="none" w:sz="0" w:space="0" w:color="auto"/>
        <w:right w:val="none" w:sz="0" w:space="0" w:color="auto"/>
      </w:divBdr>
    </w:div>
    <w:div w:id="187332962">
      <w:bodyDiv w:val="1"/>
      <w:marLeft w:val="0"/>
      <w:marRight w:val="0"/>
      <w:marTop w:val="0"/>
      <w:marBottom w:val="0"/>
      <w:divBdr>
        <w:top w:val="none" w:sz="0" w:space="0" w:color="auto"/>
        <w:left w:val="none" w:sz="0" w:space="0" w:color="auto"/>
        <w:bottom w:val="none" w:sz="0" w:space="0" w:color="auto"/>
        <w:right w:val="none" w:sz="0" w:space="0" w:color="auto"/>
      </w:divBdr>
    </w:div>
    <w:div w:id="187572175">
      <w:bodyDiv w:val="1"/>
      <w:marLeft w:val="0"/>
      <w:marRight w:val="0"/>
      <w:marTop w:val="0"/>
      <w:marBottom w:val="0"/>
      <w:divBdr>
        <w:top w:val="none" w:sz="0" w:space="0" w:color="auto"/>
        <w:left w:val="none" w:sz="0" w:space="0" w:color="auto"/>
        <w:bottom w:val="none" w:sz="0" w:space="0" w:color="auto"/>
        <w:right w:val="none" w:sz="0" w:space="0" w:color="auto"/>
      </w:divBdr>
    </w:div>
    <w:div w:id="188295224">
      <w:bodyDiv w:val="1"/>
      <w:marLeft w:val="0"/>
      <w:marRight w:val="0"/>
      <w:marTop w:val="0"/>
      <w:marBottom w:val="0"/>
      <w:divBdr>
        <w:top w:val="none" w:sz="0" w:space="0" w:color="auto"/>
        <w:left w:val="none" w:sz="0" w:space="0" w:color="auto"/>
        <w:bottom w:val="none" w:sz="0" w:space="0" w:color="auto"/>
        <w:right w:val="none" w:sz="0" w:space="0" w:color="auto"/>
      </w:divBdr>
    </w:div>
    <w:div w:id="188301871">
      <w:bodyDiv w:val="1"/>
      <w:marLeft w:val="0"/>
      <w:marRight w:val="0"/>
      <w:marTop w:val="0"/>
      <w:marBottom w:val="0"/>
      <w:divBdr>
        <w:top w:val="none" w:sz="0" w:space="0" w:color="auto"/>
        <w:left w:val="none" w:sz="0" w:space="0" w:color="auto"/>
        <w:bottom w:val="none" w:sz="0" w:space="0" w:color="auto"/>
        <w:right w:val="none" w:sz="0" w:space="0" w:color="auto"/>
      </w:divBdr>
    </w:div>
    <w:div w:id="188378113">
      <w:bodyDiv w:val="1"/>
      <w:marLeft w:val="0"/>
      <w:marRight w:val="0"/>
      <w:marTop w:val="0"/>
      <w:marBottom w:val="0"/>
      <w:divBdr>
        <w:top w:val="none" w:sz="0" w:space="0" w:color="auto"/>
        <w:left w:val="none" w:sz="0" w:space="0" w:color="auto"/>
        <w:bottom w:val="none" w:sz="0" w:space="0" w:color="auto"/>
        <w:right w:val="none" w:sz="0" w:space="0" w:color="auto"/>
      </w:divBdr>
    </w:div>
    <w:div w:id="188614406">
      <w:bodyDiv w:val="1"/>
      <w:marLeft w:val="0"/>
      <w:marRight w:val="0"/>
      <w:marTop w:val="0"/>
      <w:marBottom w:val="0"/>
      <w:divBdr>
        <w:top w:val="none" w:sz="0" w:space="0" w:color="auto"/>
        <w:left w:val="none" w:sz="0" w:space="0" w:color="auto"/>
        <w:bottom w:val="none" w:sz="0" w:space="0" w:color="auto"/>
        <w:right w:val="none" w:sz="0" w:space="0" w:color="auto"/>
      </w:divBdr>
    </w:div>
    <w:div w:id="188952174">
      <w:bodyDiv w:val="1"/>
      <w:marLeft w:val="0"/>
      <w:marRight w:val="0"/>
      <w:marTop w:val="0"/>
      <w:marBottom w:val="0"/>
      <w:divBdr>
        <w:top w:val="none" w:sz="0" w:space="0" w:color="auto"/>
        <w:left w:val="none" w:sz="0" w:space="0" w:color="auto"/>
        <w:bottom w:val="none" w:sz="0" w:space="0" w:color="auto"/>
        <w:right w:val="none" w:sz="0" w:space="0" w:color="auto"/>
      </w:divBdr>
    </w:div>
    <w:div w:id="188958206">
      <w:bodyDiv w:val="1"/>
      <w:marLeft w:val="0"/>
      <w:marRight w:val="0"/>
      <w:marTop w:val="0"/>
      <w:marBottom w:val="0"/>
      <w:divBdr>
        <w:top w:val="none" w:sz="0" w:space="0" w:color="auto"/>
        <w:left w:val="none" w:sz="0" w:space="0" w:color="auto"/>
        <w:bottom w:val="none" w:sz="0" w:space="0" w:color="auto"/>
        <w:right w:val="none" w:sz="0" w:space="0" w:color="auto"/>
      </w:divBdr>
    </w:div>
    <w:div w:id="189223183">
      <w:bodyDiv w:val="1"/>
      <w:marLeft w:val="0"/>
      <w:marRight w:val="0"/>
      <w:marTop w:val="0"/>
      <w:marBottom w:val="0"/>
      <w:divBdr>
        <w:top w:val="none" w:sz="0" w:space="0" w:color="auto"/>
        <w:left w:val="none" w:sz="0" w:space="0" w:color="auto"/>
        <w:bottom w:val="none" w:sz="0" w:space="0" w:color="auto"/>
        <w:right w:val="none" w:sz="0" w:space="0" w:color="auto"/>
      </w:divBdr>
    </w:div>
    <w:div w:id="189756570">
      <w:bodyDiv w:val="1"/>
      <w:marLeft w:val="0"/>
      <w:marRight w:val="0"/>
      <w:marTop w:val="0"/>
      <w:marBottom w:val="0"/>
      <w:divBdr>
        <w:top w:val="none" w:sz="0" w:space="0" w:color="auto"/>
        <w:left w:val="none" w:sz="0" w:space="0" w:color="auto"/>
        <w:bottom w:val="none" w:sz="0" w:space="0" w:color="auto"/>
        <w:right w:val="none" w:sz="0" w:space="0" w:color="auto"/>
      </w:divBdr>
    </w:div>
    <w:div w:id="189992878">
      <w:bodyDiv w:val="1"/>
      <w:marLeft w:val="0"/>
      <w:marRight w:val="0"/>
      <w:marTop w:val="0"/>
      <w:marBottom w:val="0"/>
      <w:divBdr>
        <w:top w:val="none" w:sz="0" w:space="0" w:color="auto"/>
        <w:left w:val="none" w:sz="0" w:space="0" w:color="auto"/>
        <w:bottom w:val="none" w:sz="0" w:space="0" w:color="auto"/>
        <w:right w:val="none" w:sz="0" w:space="0" w:color="auto"/>
      </w:divBdr>
    </w:div>
    <w:div w:id="191959535">
      <w:bodyDiv w:val="1"/>
      <w:marLeft w:val="0"/>
      <w:marRight w:val="0"/>
      <w:marTop w:val="0"/>
      <w:marBottom w:val="0"/>
      <w:divBdr>
        <w:top w:val="none" w:sz="0" w:space="0" w:color="auto"/>
        <w:left w:val="none" w:sz="0" w:space="0" w:color="auto"/>
        <w:bottom w:val="none" w:sz="0" w:space="0" w:color="auto"/>
        <w:right w:val="none" w:sz="0" w:space="0" w:color="auto"/>
      </w:divBdr>
    </w:div>
    <w:div w:id="192495824">
      <w:bodyDiv w:val="1"/>
      <w:marLeft w:val="0"/>
      <w:marRight w:val="0"/>
      <w:marTop w:val="0"/>
      <w:marBottom w:val="0"/>
      <w:divBdr>
        <w:top w:val="none" w:sz="0" w:space="0" w:color="auto"/>
        <w:left w:val="none" w:sz="0" w:space="0" w:color="auto"/>
        <w:bottom w:val="none" w:sz="0" w:space="0" w:color="auto"/>
        <w:right w:val="none" w:sz="0" w:space="0" w:color="auto"/>
      </w:divBdr>
    </w:div>
    <w:div w:id="192574742">
      <w:bodyDiv w:val="1"/>
      <w:marLeft w:val="0"/>
      <w:marRight w:val="0"/>
      <w:marTop w:val="0"/>
      <w:marBottom w:val="0"/>
      <w:divBdr>
        <w:top w:val="none" w:sz="0" w:space="0" w:color="auto"/>
        <w:left w:val="none" w:sz="0" w:space="0" w:color="auto"/>
        <w:bottom w:val="none" w:sz="0" w:space="0" w:color="auto"/>
        <w:right w:val="none" w:sz="0" w:space="0" w:color="auto"/>
      </w:divBdr>
    </w:div>
    <w:div w:id="193153382">
      <w:bodyDiv w:val="1"/>
      <w:marLeft w:val="0"/>
      <w:marRight w:val="0"/>
      <w:marTop w:val="0"/>
      <w:marBottom w:val="0"/>
      <w:divBdr>
        <w:top w:val="none" w:sz="0" w:space="0" w:color="auto"/>
        <w:left w:val="none" w:sz="0" w:space="0" w:color="auto"/>
        <w:bottom w:val="none" w:sz="0" w:space="0" w:color="auto"/>
        <w:right w:val="none" w:sz="0" w:space="0" w:color="auto"/>
      </w:divBdr>
    </w:div>
    <w:div w:id="193463085">
      <w:bodyDiv w:val="1"/>
      <w:marLeft w:val="0"/>
      <w:marRight w:val="0"/>
      <w:marTop w:val="0"/>
      <w:marBottom w:val="0"/>
      <w:divBdr>
        <w:top w:val="none" w:sz="0" w:space="0" w:color="auto"/>
        <w:left w:val="none" w:sz="0" w:space="0" w:color="auto"/>
        <w:bottom w:val="none" w:sz="0" w:space="0" w:color="auto"/>
        <w:right w:val="none" w:sz="0" w:space="0" w:color="auto"/>
      </w:divBdr>
    </w:div>
    <w:div w:id="193732191">
      <w:bodyDiv w:val="1"/>
      <w:marLeft w:val="0"/>
      <w:marRight w:val="0"/>
      <w:marTop w:val="0"/>
      <w:marBottom w:val="0"/>
      <w:divBdr>
        <w:top w:val="none" w:sz="0" w:space="0" w:color="auto"/>
        <w:left w:val="none" w:sz="0" w:space="0" w:color="auto"/>
        <w:bottom w:val="none" w:sz="0" w:space="0" w:color="auto"/>
        <w:right w:val="none" w:sz="0" w:space="0" w:color="auto"/>
      </w:divBdr>
    </w:div>
    <w:div w:id="194007267">
      <w:bodyDiv w:val="1"/>
      <w:marLeft w:val="0"/>
      <w:marRight w:val="0"/>
      <w:marTop w:val="0"/>
      <w:marBottom w:val="0"/>
      <w:divBdr>
        <w:top w:val="none" w:sz="0" w:space="0" w:color="auto"/>
        <w:left w:val="none" w:sz="0" w:space="0" w:color="auto"/>
        <w:bottom w:val="none" w:sz="0" w:space="0" w:color="auto"/>
        <w:right w:val="none" w:sz="0" w:space="0" w:color="auto"/>
      </w:divBdr>
    </w:div>
    <w:div w:id="194126521">
      <w:bodyDiv w:val="1"/>
      <w:marLeft w:val="0"/>
      <w:marRight w:val="0"/>
      <w:marTop w:val="0"/>
      <w:marBottom w:val="0"/>
      <w:divBdr>
        <w:top w:val="none" w:sz="0" w:space="0" w:color="auto"/>
        <w:left w:val="none" w:sz="0" w:space="0" w:color="auto"/>
        <w:bottom w:val="none" w:sz="0" w:space="0" w:color="auto"/>
        <w:right w:val="none" w:sz="0" w:space="0" w:color="auto"/>
      </w:divBdr>
    </w:div>
    <w:div w:id="194465565">
      <w:bodyDiv w:val="1"/>
      <w:marLeft w:val="0"/>
      <w:marRight w:val="0"/>
      <w:marTop w:val="0"/>
      <w:marBottom w:val="0"/>
      <w:divBdr>
        <w:top w:val="none" w:sz="0" w:space="0" w:color="auto"/>
        <w:left w:val="none" w:sz="0" w:space="0" w:color="auto"/>
        <w:bottom w:val="none" w:sz="0" w:space="0" w:color="auto"/>
        <w:right w:val="none" w:sz="0" w:space="0" w:color="auto"/>
      </w:divBdr>
    </w:div>
    <w:div w:id="195698617">
      <w:bodyDiv w:val="1"/>
      <w:marLeft w:val="0"/>
      <w:marRight w:val="0"/>
      <w:marTop w:val="0"/>
      <w:marBottom w:val="0"/>
      <w:divBdr>
        <w:top w:val="none" w:sz="0" w:space="0" w:color="auto"/>
        <w:left w:val="none" w:sz="0" w:space="0" w:color="auto"/>
        <w:bottom w:val="none" w:sz="0" w:space="0" w:color="auto"/>
        <w:right w:val="none" w:sz="0" w:space="0" w:color="auto"/>
      </w:divBdr>
    </w:div>
    <w:div w:id="195894480">
      <w:bodyDiv w:val="1"/>
      <w:marLeft w:val="0"/>
      <w:marRight w:val="0"/>
      <w:marTop w:val="0"/>
      <w:marBottom w:val="0"/>
      <w:divBdr>
        <w:top w:val="none" w:sz="0" w:space="0" w:color="auto"/>
        <w:left w:val="none" w:sz="0" w:space="0" w:color="auto"/>
        <w:bottom w:val="none" w:sz="0" w:space="0" w:color="auto"/>
        <w:right w:val="none" w:sz="0" w:space="0" w:color="auto"/>
      </w:divBdr>
    </w:div>
    <w:div w:id="196090486">
      <w:bodyDiv w:val="1"/>
      <w:marLeft w:val="0"/>
      <w:marRight w:val="0"/>
      <w:marTop w:val="0"/>
      <w:marBottom w:val="0"/>
      <w:divBdr>
        <w:top w:val="none" w:sz="0" w:space="0" w:color="auto"/>
        <w:left w:val="none" w:sz="0" w:space="0" w:color="auto"/>
        <w:bottom w:val="none" w:sz="0" w:space="0" w:color="auto"/>
        <w:right w:val="none" w:sz="0" w:space="0" w:color="auto"/>
      </w:divBdr>
    </w:div>
    <w:div w:id="196820234">
      <w:bodyDiv w:val="1"/>
      <w:marLeft w:val="0"/>
      <w:marRight w:val="0"/>
      <w:marTop w:val="0"/>
      <w:marBottom w:val="0"/>
      <w:divBdr>
        <w:top w:val="none" w:sz="0" w:space="0" w:color="auto"/>
        <w:left w:val="none" w:sz="0" w:space="0" w:color="auto"/>
        <w:bottom w:val="none" w:sz="0" w:space="0" w:color="auto"/>
        <w:right w:val="none" w:sz="0" w:space="0" w:color="auto"/>
      </w:divBdr>
    </w:div>
    <w:div w:id="197207106">
      <w:bodyDiv w:val="1"/>
      <w:marLeft w:val="0"/>
      <w:marRight w:val="0"/>
      <w:marTop w:val="0"/>
      <w:marBottom w:val="0"/>
      <w:divBdr>
        <w:top w:val="none" w:sz="0" w:space="0" w:color="auto"/>
        <w:left w:val="none" w:sz="0" w:space="0" w:color="auto"/>
        <w:bottom w:val="none" w:sz="0" w:space="0" w:color="auto"/>
        <w:right w:val="none" w:sz="0" w:space="0" w:color="auto"/>
      </w:divBdr>
    </w:div>
    <w:div w:id="197394489">
      <w:bodyDiv w:val="1"/>
      <w:marLeft w:val="0"/>
      <w:marRight w:val="0"/>
      <w:marTop w:val="0"/>
      <w:marBottom w:val="0"/>
      <w:divBdr>
        <w:top w:val="none" w:sz="0" w:space="0" w:color="auto"/>
        <w:left w:val="none" w:sz="0" w:space="0" w:color="auto"/>
        <w:bottom w:val="none" w:sz="0" w:space="0" w:color="auto"/>
        <w:right w:val="none" w:sz="0" w:space="0" w:color="auto"/>
      </w:divBdr>
    </w:div>
    <w:div w:id="197743056">
      <w:bodyDiv w:val="1"/>
      <w:marLeft w:val="0"/>
      <w:marRight w:val="0"/>
      <w:marTop w:val="0"/>
      <w:marBottom w:val="0"/>
      <w:divBdr>
        <w:top w:val="none" w:sz="0" w:space="0" w:color="auto"/>
        <w:left w:val="none" w:sz="0" w:space="0" w:color="auto"/>
        <w:bottom w:val="none" w:sz="0" w:space="0" w:color="auto"/>
        <w:right w:val="none" w:sz="0" w:space="0" w:color="auto"/>
      </w:divBdr>
    </w:div>
    <w:div w:id="197788145">
      <w:bodyDiv w:val="1"/>
      <w:marLeft w:val="0"/>
      <w:marRight w:val="0"/>
      <w:marTop w:val="0"/>
      <w:marBottom w:val="0"/>
      <w:divBdr>
        <w:top w:val="none" w:sz="0" w:space="0" w:color="auto"/>
        <w:left w:val="none" w:sz="0" w:space="0" w:color="auto"/>
        <w:bottom w:val="none" w:sz="0" w:space="0" w:color="auto"/>
        <w:right w:val="none" w:sz="0" w:space="0" w:color="auto"/>
      </w:divBdr>
    </w:div>
    <w:div w:id="198010222">
      <w:bodyDiv w:val="1"/>
      <w:marLeft w:val="0"/>
      <w:marRight w:val="0"/>
      <w:marTop w:val="0"/>
      <w:marBottom w:val="0"/>
      <w:divBdr>
        <w:top w:val="none" w:sz="0" w:space="0" w:color="auto"/>
        <w:left w:val="none" w:sz="0" w:space="0" w:color="auto"/>
        <w:bottom w:val="none" w:sz="0" w:space="0" w:color="auto"/>
        <w:right w:val="none" w:sz="0" w:space="0" w:color="auto"/>
      </w:divBdr>
    </w:div>
    <w:div w:id="198666464">
      <w:bodyDiv w:val="1"/>
      <w:marLeft w:val="0"/>
      <w:marRight w:val="0"/>
      <w:marTop w:val="0"/>
      <w:marBottom w:val="0"/>
      <w:divBdr>
        <w:top w:val="none" w:sz="0" w:space="0" w:color="auto"/>
        <w:left w:val="none" w:sz="0" w:space="0" w:color="auto"/>
        <w:bottom w:val="none" w:sz="0" w:space="0" w:color="auto"/>
        <w:right w:val="none" w:sz="0" w:space="0" w:color="auto"/>
      </w:divBdr>
    </w:div>
    <w:div w:id="199168969">
      <w:bodyDiv w:val="1"/>
      <w:marLeft w:val="0"/>
      <w:marRight w:val="0"/>
      <w:marTop w:val="0"/>
      <w:marBottom w:val="0"/>
      <w:divBdr>
        <w:top w:val="none" w:sz="0" w:space="0" w:color="auto"/>
        <w:left w:val="none" w:sz="0" w:space="0" w:color="auto"/>
        <w:bottom w:val="none" w:sz="0" w:space="0" w:color="auto"/>
        <w:right w:val="none" w:sz="0" w:space="0" w:color="auto"/>
      </w:divBdr>
    </w:div>
    <w:div w:id="199172057">
      <w:bodyDiv w:val="1"/>
      <w:marLeft w:val="0"/>
      <w:marRight w:val="0"/>
      <w:marTop w:val="0"/>
      <w:marBottom w:val="0"/>
      <w:divBdr>
        <w:top w:val="none" w:sz="0" w:space="0" w:color="auto"/>
        <w:left w:val="none" w:sz="0" w:space="0" w:color="auto"/>
        <w:bottom w:val="none" w:sz="0" w:space="0" w:color="auto"/>
        <w:right w:val="none" w:sz="0" w:space="0" w:color="auto"/>
      </w:divBdr>
    </w:div>
    <w:div w:id="199783551">
      <w:bodyDiv w:val="1"/>
      <w:marLeft w:val="0"/>
      <w:marRight w:val="0"/>
      <w:marTop w:val="0"/>
      <w:marBottom w:val="0"/>
      <w:divBdr>
        <w:top w:val="none" w:sz="0" w:space="0" w:color="auto"/>
        <w:left w:val="none" w:sz="0" w:space="0" w:color="auto"/>
        <w:bottom w:val="none" w:sz="0" w:space="0" w:color="auto"/>
        <w:right w:val="none" w:sz="0" w:space="0" w:color="auto"/>
      </w:divBdr>
    </w:div>
    <w:div w:id="199977119">
      <w:bodyDiv w:val="1"/>
      <w:marLeft w:val="0"/>
      <w:marRight w:val="0"/>
      <w:marTop w:val="0"/>
      <w:marBottom w:val="0"/>
      <w:divBdr>
        <w:top w:val="none" w:sz="0" w:space="0" w:color="auto"/>
        <w:left w:val="none" w:sz="0" w:space="0" w:color="auto"/>
        <w:bottom w:val="none" w:sz="0" w:space="0" w:color="auto"/>
        <w:right w:val="none" w:sz="0" w:space="0" w:color="auto"/>
      </w:divBdr>
    </w:div>
    <w:div w:id="201215793">
      <w:bodyDiv w:val="1"/>
      <w:marLeft w:val="0"/>
      <w:marRight w:val="0"/>
      <w:marTop w:val="0"/>
      <w:marBottom w:val="0"/>
      <w:divBdr>
        <w:top w:val="none" w:sz="0" w:space="0" w:color="auto"/>
        <w:left w:val="none" w:sz="0" w:space="0" w:color="auto"/>
        <w:bottom w:val="none" w:sz="0" w:space="0" w:color="auto"/>
        <w:right w:val="none" w:sz="0" w:space="0" w:color="auto"/>
      </w:divBdr>
    </w:div>
    <w:div w:id="201334697">
      <w:bodyDiv w:val="1"/>
      <w:marLeft w:val="0"/>
      <w:marRight w:val="0"/>
      <w:marTop w:val="0"/>
      <w:marBottom w:val="0"/>
      <w:divBdr>
        <w:top w:val="none" w:sz="0" w:space="0" w:color="auto"/>
        <w:left w:val="none" w:sz="0" w:space="0" w:color="auto"/>
        <w:bottom w:val="none" w:sz="0" w:space="0" w:color="auto"/>
        <w:right w:val="none" w:sz="0" w:space="0" w:color="auto"/>
      </w:divBdr>
    </w:div>
    <w:div w:id="201871014">
      <w:bodyDiv w:val="1"/>
      <w:marLeft w:val="0"/>
      <w:marRight w:val="0"/>
      <w:marTop w:val="0"/>
      <w:marBottom w:val="0"/>
      <w:divBdr>
        <w:top w:val="none" w:sz="0" w:space="0" w:color="auto"/>
        <w:left w:val="none" w:sz="0" w:space="0" w:color="auto"/>
        <w:bottom w:val="none" w:sz="0" w:space="0" w:color="auto"/>
        <w:right w:val="none" w:sz="0" w:space="0" w:color="auto"/>
      </w:divBdr>
    </w:div>
    <w:div w:id="201940080">
      <w:bodyDiv w:val="1"/>
      <w:marLeft w:val="0"/>
      <w:marRight w:val="0"/>
      <w:marTop w:val="0"/>
      <w:marBottom w:val="0"/>
      <w:divBdr>
        <w:top w:val="none" w:sz="0" w:space="0" w:color="auto"/>
        <w:left w:val="none" w:sz="0" w:space="0" w:color="auto"/>
        <w:bottom w:val="none" w:sz="0" w:space="0" w:color="auto"/>
        <w:right w:val="none" w:sz="0" w:space="0" w:color="auto"/>
      </w:divBdr>
    </w:div>
    <w:div w:id="201947502">
      <w:bodyDiv w:val="1"/>
      <w:marLeft w:val="0"/>
      <w:marRight w:val="0"/>
      <w:marTop w:val="0"/>
      <w:marBottom w:val="0"/>
      <w:divBdr>
        <w:top w:val="none" w:sz="0" w:space="0" w:color="auto"/>
        <w:left w:val="none" w:sz="0" w:space="0" w:color="auto"/>
        <w:bottom w:val="none" w:sz="0" w:space="0" w:color="auto"/>
        <w:right w:val="none" w:sz="0" w:space="0" w:color="auto"/>
      </w:divBdr>
    </w:div>
    <w:div w:id="201985124">
      <w:bodyDiv w:val="1"/>
      <w:marLeft w:val="0"/>
      <w:marRight w:val="0"/>
      <w:marTop w:val="0"/>
      <w:marBottom w:val="0"/>
      <w:divBdr>
        <w:top w:val="none" w:sz="0" w:space="0" w:color="auto"/>
        <w:left w:val="none" w:sz="0" w:space="0" w:color="auto"/>
        <w:bottom w:val="none" w:sz="0" w:space="0" w:color="auto"/>
        <w:right w:val="none" w:sz="0" w:space="0" w:color="auto"/>
      </w:divBdr>
    </w:div>
    <w:div w:id="202594237">
      <w:bodyDiv w:val="1"/>
      <w:marLeft w:val="0"/>
      <w:marRight w:val="0"/>
      <w:marTop w:val="0"/>
      <w:marBottom w:val="0"/>
      <w:divBdr>
        <w:top w:val="none" w:sz="0" w:space="0" w:color="auto"/>
        <w:left w:val="none" w:sz="0" w:space="0" w:color="auto"/>
        <w:bottom w:val="none" w:sz="0" w:space="0" w:color="auto"/>
        <w:right w:val="none" w:sz="0" w:space="0" w:color="auto"/>
      </w:divBdr>
    </w:div>
    <w:div w:id="202645163">
      <w:bodyDiv w:val="1"/>
      <w:marLeft w:val="0"/>
      <w:marRight w:val="0"/>
      <w:marTop w:val="0"/>
      <w:marBottom w:val="0"/>
      <w:divBdr>
        <w:top w:val="none" w:sz="0" w:space="0" w:color="auto"/>
        <w:left w:val="none" w:sz="0" w:space="0" w:color="auto"/>
        <w:bottom w:val="none" w:sz="0" w:space="0" w:color="auto"/>
        <w:right w:val="none" w:sz="0" w:space="0" w:color="auto"/>
      </w:divBdr>
    </w:div>
    <w:div w:id="202864847">
      <w:bodyDiv w:val="1"/>
      <w:marLeft w:val="0"/>
      <w:marRight w:val="0"/>
      <w:marTop w:val="0"/>
      <w:marBottom w:val="0"/>
      <w:divBdr>
        <w:top w:val="none" w:sz="0" w:space="0" w:color="auto"/>
        <w:left w:val="none" w:sz="0" w:space="0" w:color="auto"/>
        <w:bottom w:val="none" w:sz="0" w:space="0" w:color="auto"/>
        <w:right w:val="none" w:sz="0" w:space="0" w:color="auto"/>
      </w:divBdr>
    </w:div>
    <w:div w:id="203443584">
      <w:bodyDiv w:val="1"/>
      <w:marLeft w:val="0"/>
      <w:marRight w:val="0"/>
      <w:marTop w:val="0"/>
      <w:marBottom w:val="0"/>
      <w:divBdr>
        <w:top w:val="none" w:sz="0" w:space="0" w:color="auto"/>
        <w:left w:val="none" w:sz="0" w:space="0" w:color="auto"/>
        <w:bottom w:val="none" w:sz="0" w:space="0" w:color="auto"/>
        <w:right w:val="none" w:sz="0" w:space="0" w:color="auto"/>
      </w:divBdr>
    </w:div>
    <w:div w:id="203450014">
      <w:bodyDiv w:val="1"/>
      <w:marLeft w:val="0"/>
      <w:marRight w:val="0"/>
      <w:marTop w:val="0"/>
      <w:marBottom w:val="0"/>
      <w:divBdr>
        <w:top w:val="none" w:sz="0" w:space="0" w:color="auto"/>
        <w:left w:val="none" w:sz="0" w:space="0" w:color="auto"/>
        <w:bottom w:val="none" w:sz="0" w:space="0" w:color="auto"/>
        <w:right w:val="none" w:sz="0" w:space="0" w:color="auto"/>
      </w:divBdr>
    </w:div>
    <w:div w:id="203642970">
      <w:bodyDiv w:val="1"/>
      <w:marLeft w:val="0"/>
      <w:marRight w:val="0"/>
      <w:marTop w:val="0"/>
      <w:marBottom w:val="0"/>
      <w:divBdr>
        <w:top w:val="none" w:sz="0" w:space="0" w:color="auto"/>
        <w:left w:val="none" w:sz="0" w:space="0" w:color="auto"/>
        <w:bottom w:val="none" w:sz="0" w:space="0" w:color="auto"/>
        <w:right w:val="none" w:sz="0" w:space="0" w:color="auto"/>
      </w:divBdr>
    </w:div>
    <w:div w:id="204144940">
      <w:bodyDiv w:val="1"/>
      <w:marLeft w:val="0"/>
      <w:marRight w:val="0"/>
      <w:marTop w:val="0"/>
      <w:marBottom w:val="0"/>
      <w:divBdr>
        <w:top w:val="none" w:sz="0" w:space="0" w:color="auto"/>
        <w:left w:val="none" w:sz="0" w:space="0" w:color="auto"/>
        <w:bottom w:val="none" w:sz="0" w:space="0" w:color="auto"/>
        <w:right w:val="none" w:sz="0" w:space="0" w:color="auto"/>
      </w:divBdr>
    </w:div>
    <w:div w:id="204146785">
      <w:bodyDiv w:val="1"/>
      <w:marLeft w:val="0"/>
      <w:marRight w:val="0"/>
      <w:marTop w:val="0"/>
      <w:marBottom w:val="0"/>
      <w:divBdr>
        <w:top w:val="none" w:sz="0" w:space="0" w:color="auto"/>
        <w:left w:val="none" w:sz="0" w:space="0" w:color="auto"/>
        <w:bottom w:val="none" w:sz="0" w:space="0" w:color="auto"/>
        <w:right w:val="none" w:sz="0" w:space="0" w:color="auto"/>
      </w:divBdr>
    </w:div>
    <w:div w:id="204366116">
      <w:bodyDiv w:val="1"/>
      <w:marLeft w:val="0"/>
      <w:marRight w:val="0"/>
      <w:marTop w:val="0"/>
      <w:marBottom w:val="0"/>
      <w:divBdr>
        <w:top w:val="none" w:sz="0" w:space="0" w:color="auto"/>
        <w:left w:val="none" w:sz="0" w:space="0" w:color="auto"/>
        <w:bottom w:val="none" w:sz="0" w:space="0" w:color="auto"/>
        <w:right w:val="none" w:sz="0" w:space="0" w:color="auto"/>
      </w:divBdr>
    </w:div>
    <w:div w:id="204680337">
      <w:bodyDiv w:val="1"/>
      <w:marLeft w:val="0"/>
      <w:marRight w:val="0"/>
      <w:marTop w:val="0"/>
      <w:marBottom w:val="0"/>
      <w:divBdr>
        <w:top w:val="none" w:sz="0" w:space="0" w:color="auto"/>
        <w:left w:val="none" w:sz="0" w:space="0" w:color="auto"/>
        <w:bottom w:val="none" w:sz="0" w:space="0" w:color="auto"/>
        <w:right w:val="none" w:sz="0" w:space="0" w:color="auto"/>
      </w:divBdr>
    </w:div>
    <w:div w:id="206649771">
      <w:bodyDiv w:val="1"/>
      <w:marLeft w:val="0"/>
      <w:marRight w:val="0"/>
      <w:marTop w:val="0"/>
      <w:marBottom w:val="0"/>
      <w:divBdr>
        <w:top w:val="none" w:sz="0" w:space="0" w:color="auto"/>
        <w:left w:val="none" w:sz="0" w:space="0" w:color="auto"/>
        <w:bottom w:val="none" w:sz="0" w:space="0" w:color="auto"/>
        <w:right w:val="none" w:sz="0" w:space="0" w:color="auto"/>
      </w:divBdr>
    </w:div>
    <w:div w:id="207109808">
      <w:bodyDiv w:val="1"/>
      <w:marLeft w:val="0"/>
      <w:marRight w:val="0"/>
      <w:marTop w:val="0"/>
      <w:marBottom w:val="0"/>
      <w:divBdr>
        <w:top w:val="none" w:sz="0" w:space="0" w:color="auto"/>
        <w:left w:val="none" w:sz="0" w:space="0" w:color="auto"/>
        <w:bottom w:val="none" w:sz="0" w:space="0" w:color="auto"/>
        <w:right w:val="none" w:sz="0" w:space="0" w:color="auto"/>
      </w:divBdr>
    </w:div>
    <w:div w:id="208616495">
      <w:bodyDiv w:val="1"/>
      <w:marLeft w:val="0"/>
      <w:marRight w:val="0"/>
      <w:marTop w:val="0"/>
      <w:marBottom w:val="0"/>
      <w:divBdr>
        <w:top w:val="none" w:sz="0" w:space="0" w:color="auto"/>
        <w:left w:val="none" w:sz="0" w:space="0" w:color="auto"/>
        <w:bottom w:val="none" w:sz="0" w:space="0" w:color="auto"/>
        <w:right w:val="none" w:sz="0" w:space="0" w:color="auto"/>
      </w:divBdr>
    </w:div>
    <w:div w:id="209389526">
      <w:bodyDiv w:val="1"/>
      <w:marLeft w:val="0"/>
      <w:marRight w:val="0"/>
      <w:marTop w:val="0"/>
      <w:marBottom w:val="0"/>
      <w:divBdr>
        <w:top w:val="none" w:sz="0" w:space="0" w:color="auto"/>
        <w:left w:val="none" w:sz="0" w:space="0" w:color="auto"/>
        <w:bottom w:val="none" w:sz="0" w:space="0" w:color="auto"/>
        <w:right w:val="none" w:sz="0" w:space="0" w:color="auto"/>
      </w:divBdr>
    </w:div>
    <w:div w:id="209461834">
      <w:bodyDiv w:val="1"/>
      <w:marLeft w:val="0"/>
      <w:marRight w:val="0"/>
      <w:marTop w:val="0"/>
      <w:marBottom w:val="0"/>
      <w:divBdr>
        <w:top w:val="none" w:sz="0" w:space="0" w:color="auto"/>
        <w:left w:val="none" w:sz="0" w:space="0" w:color="auto"/>
        <w:bottom w:val="none" w:sz="0" w:space="0" w:color="auto"/>
        <w:right w:val="none" w:sz="0" w:space="0" w:color="auto"/>
      </w:divBdr>
    </w:div>
    <w:div w:id="209651002">
      <w:bodyDiv w:val="1"/>
      <w:marLeft w:val="0"/>
      <w:marRight w:val="0"/>
      <w:marTop w:val="0"/>
      <w:marBottom w:val="0"/>
      <w:divBdr>
        <w:top w:val="none" w:sz="0" w:space="0" w:color="auto"/>
        <w:left w:val="none" w:sz="0" w:space="0" w:color="auto"/>
        <w:bottom w:val="none" w:sz="0" w:space="0" w:color="auto"/>
        <w:right w:val="none" w:sz="0" w:space="0" w:color="auto"/>
      </w:divBdr>
    </w:div>
    <w:div w:id="209998023">
      <w:bodyDiv w:val="1"/>
      <w:marLeft w:val="0"/>
      <w:marRight w:val="0"/>
      <w:marTop w:val="0"/>
      <w:marBottom w:val="0"/>
      <w:divBdr>
        <w:top w:val="none" w:sz="0" w:space="0" w:color="auto"/>
        <w:left w:val="none" w:sz="0" w:space="0" w:color="auto"/>
        <w:bottom w:val="none" w:sz="0" w:space="0" w:color="auto"/>
        <w:right w:val="none" w:sz="0" w:space="0" w:color="auto"/>
      </w:divBdr>
    </w:div>
    <w:div w:id="210044882">
      <w:bodyDiv w:val="1"/>
      <w:marLeft w:val="0"/>
      <w:marRight w:val="0"/>
      <w:marTop w:val="0"/>
      <w:marBottom w:val="0"/>
      <w:divBdr>
        <w:top w:val="none" w:sz="0" w:space="0" w:color="auto"/>
        <w:left w:val="none" w:sz="0" w:space="0" w:color="auto"/>
        <w:bottom w:val="none" w:sz="0" w:space="0" w:color="auto"/>
        <w:right w:val="none" w:sz="0" w:space="0" w:color="auto"/>
      </w:divBdr>
    </w:div>
    <w:div w:id="211119741">
      <w:bodyDiv w:val="1"/>
      <w:marLeft w:val="0"/>
      <w:marRight w:val="0"/>
      <w:marTop w:val="0"/>
      <w:marBottom w:val="0"/>
      <w:divBdr>
        <w:top w:val="none" w:sz="0" w:space="0" w:color="auto"/>
        <w:left w:val="none" w:sz="0" w:space="0" w:color="auto"/>
        <w:bottom w:val="none" w:sz="0" w:space="0" w:color="auto"/>
        <w:right w:val="none" w:sz="0" w:space="0" w:color="auto"/>
      </w:divBdr>
    </w:div>
    <w:div w:id="211236695">
      <w:bodyDiv w:val="1"/>
      <w:marLeft w:val="0"/>
      <w:marRight w:val="0"/>
      <w:marTop w:val="0"/>
      <w:marBottom w:val="0"/>
      <w:divBdr>
        <w:top w:val="none" w:sz="0" w:space="0" w:color="auto"/>
        <w:left w:val="none" w:sz="0" w:space="0" w:color="auto"/>
        <w:bottom w:val="none" w:sz="0" w:space="0" w:color="auto"/>
        <w:right w:val="none" w:sz="0" w:space="0" w:color="auto"/>
      </w:divBdr>
    </w:div>
    <w:div w:id="211428090">
      <w:bodyDiv w:val="1"/>
      <w:marLeft w:val="0"/>
      <w:marRight w:val="0"/>
      <w:marTop w:val="0"/>
      <w:marBottom w:val="0"/>
      <w:divBdr>
        <w:top w:val="none" w:sz="0" w:space="0" w:color="auto"/>
        <w:left w:val="none" w:sz="0" w:space="0" w:color="auto"/>
        <w:bottom w:val="none" w:sz="0" w:space="0" w:color="auto"/>
        <w:right w:val="none" w:sz="0" w:space="0" w:color="auto"/>
      </w:divBdr>
    </w:div>
    <w:div w:id="211430331">
      <w:bodyDiv w:val="1"/>
      <w:marLeft w:val="0"/>
      <w:marRight w:val="0"/>
      <w:marTop w:val="0"/>
      <w:marBottom w:val="0"/>
      <w:divBdr>
        <w:top w:val="none" w:sz="0" w:space="0" w:color="auto"/>
        <w:left w:val="none" w:sz="0" w:space="0" w:color="auto"/>
        <w:bottom w:val="none" w:sz="0" w:space="0" w:color="auto"/>
        <w:right w:val="none" w:sz="0" w:space="0" w:color="auto"/>
      </w:divBdr>
    </w:div>
    <w:div w:id="211774243">
      <w:bodyDiv w:val="1"/>
      <w:marLeft w:val="0"/>
      <w:marRight w:val="0"/>
      <w:marTop w:val="0"/>
      <w:marBottom w:val="0"/>
      <w:divBdr>
        <w:top w:val="none" w:sz="0" w:space="0" w:color="auto"/>
        <w:left w:val="none" w:sz="0" w:space="0" w:color="auto"/>
        <w:bottom w:val="none" w:sz="0" w:space="0" w:color="auto"/>
        <w:right w:val="none" w:sz="0" w:space="0" w:color="auto"/>
      </w:divBdr>
    </w:div>
    <w:div w:id="212084820">
      <w:bodyDiv w:val="1"/>
      <w:marLeft w:val="0"/>
      <w:marRight w:val="0"/>
      <w:marTop w:val="0"/>
      <w:marBottom w:val="0"/>
      <w:divBdr>
        <w:top w:val="none" w:sz="0" w:space="0" w:color="auto"/>
        <w:left w:val="none" w:sz="0" w:space="0" w:color="auto"/>
        <w:bottom w:val="none" w:sz="0" w:space="0" w:color="auto"/>
        <w:right w:val="none" w:sz="0" w:space="0" w:color="auto"/>
      </w:divBdr>
    </w:div>
    <w:div w:id="212544442">
      <w:bodyDiv w:val="1"/>
      <w:marLeft w:val="0"/>
      <w:marRight w:val="0"/>
      <w:marTop w:val="0"/>
      <w:marBottom w:val="0"/>
      <w:divBdr>
        <w:top w:val="none" w:sz="0" w:space="0" w:color="auto"/>
        <w:left w:val="none" w:sz="0" w:space="0" w:color="auto"/>
        <w:bottom w:val="none" w:sz="0" w:space="0" w:color="auto"/>
        <w:right w:val="none" w:sz="0" w:space="0" w:color="auto"/>
      </w:divBdr>
    </w:div>
    <w:div w:id="213197363">
      <w:bodyDiv w:val="1"/>
      <w:marLeft w:val="0"/>
      <w:marRight w:val="0"/>
      <w:marTop w:val="0"/>
      <w:marBottom w:val="0"/>
      <w:divBdr>
        <w:top w:val="none" w:sz="0" w:space="0" w:color="auto"/>
        <w:left w:val="none" w:sz="0" w:space="0" w:color="auto"/>
        <w:bottom w:val="none" w:sz="0" w:space="0" w:color="auto"/>
        <w:right w:val="none" w:sz="0" w:space="0" w:color="auto"/>
      </w:divBdr>
    </w:div>
    <w:div w:id="213781422">
      <w:bodyDiv w:val="1"/>
      <w:marLeft w:val="0"/>
      <w:marRight w:val="0"/>
      <w:marTop w:val="0"/>
      <w:marBottom w:val="0"/>
      <w:divBdr>
        <w:top w:val="none" w:sz="0" w:space="0" w:color="auto"/>
        <w:left w:val="none" w:sz="0" w:space="0" w:color="auto"/>
        <w:bottom w:val="none" w:sz="0" w:space="0" w:color="auto"/>
        <w:right w:val="none" w:sz="0" w:space="0" w:color="auto"/>
      </w:divBdr>
    </w:div>
    <w:div w:id="213857901">
      <w:bodyDiv w:val="1"/>
      <w:marLeft w:val="0"/>
      <w:marRight w:val="0"/>
      <w:marTop w:val="0"/>
      <w:marBottom w:val="0"/>
      <w:divBdr>
        <w:top w:val="none" w:sz="0" w:space="0" w:color="auto"/>
        <w:left w:val="none" w:sz="0" w:space="0" w:color="auto"/>
        <w:bottom w:val="none" w:sz="0" w:space="0" w:color="auto"/>
        <w:right w:val="none" w:sz="0" w:space="0" w:color="auto"/>
      </w:divBdr>
    </w:div>
    <w:div w:id="213976593">
      <w:bodyDiv w:val="1"/>
      <w:marLeft w:val="0"/>
      <w:marRight w:val="0"/>
      <w:marTop w:val="0"/>
      <w:marBottom w:val="0"/>
      <w:divBdr>
        <w:top w:val="none" w:sz="0" w:space="0" w:color="auto"/>
        <w:left w:val="none" w:sz="0" w:space="0" w:color="auto"/>
        <w:bottom w:val="none" w:sz="0" w:space="0" w:color="auto"/>
        <w:right w:val="none" w:sz="0" w:space="0" w:color="auto"/>
      </w:divBdr>
    </w:div>
    <w:div w:id="214197687">
      <w:bodyDiv w:val="1"/>
      <w:marLeft w:val="0"/>
      <w:marRight w:val="0"/>
      <w:marTop w:val="0"/>
      <w:marBottom w:val="0"/>
      <w:divBdr>
        <w:top w:val="none" w:sz="0" w:space="0" w:color="auto"/>
        <w:left w:val="none" w:sz="0" w:space="0" w:color="auto"/>
        <w:bottom w:val="none" w:sz="0" w:space="0" w:color="auto"/>
        <w:right w:val="none" w:sz="0" w:space="0" w:color="auto"/>
      </w:divBdr>
    </w:div>
    <w:div w:id="215437991">
      <w:bodyDiv w:val="1"/>
      <w:marLeft w:val="0"/>
      <w:marRight w:val="0"/>
      <w:marTop w:val="0"/>
      <w:marBottom w:val="0"/>
      <w:divBdr>
        <w:top w:val="none" w:sz="0" w:space="0" w:color="auto"/>
        <w:left w:val="none" w:sz="0" w:space="0" w:color="auto"/>
        <w:bottom w:val="none" w:sz="0" w:space="0" w:color="auto"/>
        <w:right w:val="none" w:sz="0" w:space="0" w:color="auto"/>
      </w:divBdr>
    </w:div>
    <w:div w:id="215438109">
      <w:bodyDiv w:val="1"/>
      <w:marLeft w:val="0"/>
      <w:marRight w:val="0"/>
      <w:marTop w:val="0"/>
      <w:marBottom w:val="0"/>
      <w:divBdr>
        <w:top w:val="none" w:sz="0" w:space="0" w:color="auto"/>
        <w:left w:val="none" w:sz="0" w:space="0" w:color="auto"/>
        <w:bottom w:val="none" w:sz="0" w:space="0" w:color="auto"/>
        <w:right w:val="none" w:sz="0" w:space="0" w:color="auto"/>
      </w:divBdr>
    </w:div>
    <w:div w:id="215822009">
      <w:bodyDiv w:val="1"/>
      <w:marLeft w:val="0"/>
      <w:marRight w:val="0"/>
      <w:marTop w:val="0"/>
      <w:marBottom w:val="0"/>
      <w:divBdr>
        <w:top w:val="none" w:sz="0" w:space="0" w:color="auto"/>
        <w:left w:val="none" w:sz="0" w:space="0" w:color="auto"/>
        <w:bottom w:val="none" w:sz="0" w:space="0" w:color="auto"/>
        <w:right w:val="none" w:sz="0" w:space="0" w:color="auto"/>
      </w:divBdr>
    </w:div>
    <w:div w:id="216090476">
      <w:bodyDiv w:val="1"/>
      <w:marLeft w:val="0"/>
      <w:marRight w:val="0"/>
      <w:marTop w:val="0"/>
      <w:marBottom w:val="0"/>
      <w:divBdr>
        <w:top w:val="none" w:sz="0" w:space="0" w:color="auto"/>
        <w:left w:val="none" w:sz="0" w:space="0" w:color="auto"/>
        <w:bottom w:val="none" w:sz="0" w:space="0" w:color="auto"/>
        <w:right w:val="none" w:sz="0" w:space="0" w:color="auto"/>
      </w:divBdr>
    </w:div>
    <w:div w:id="216279371">
      <w:bodyDiv w:val="1"/>
      <w:marLeft w:val="0"/>
      <w:marRight w:val="0"/>
      <w:marTop w:val="0"/>
      <w:marBottom w:val="0"/>
      <w:divBdr>
        <w:top w:val="none" w:sz="0" w:space="0" w:color="auto"/>
        <w:left w:val="none" w:sz="0" w:space="0" w:color="auto"/>
        <w:bottom w:val="none" w:sz="0" w:space="0" w:color="auto"/>
        <w:right w:val="none" w:sz="0" w:space="0" w:color="auto"/>
      </w:divBdr>
    </w:div>
    <w:div w:id="216626717">
      <w:bodyDiv w:val="1"/>
      <w:marLeft w:val="0"/>
      <w:marRight w:val="0"/>
      <w:marTop w:val="0"/>
      <w:marBottom w:val="0"/>
      <w:divBdr>
        <w:top w:val="none" w:sz="0" w:space="0" w:color="auto"/>
        <w:left w:val="none" w:sz="0" w:space="0" w:color="auto"/>
        <w:bottom w:val="none" w:sz="0" w:space="0" w:color="auto"/>
        <w:right w:val="none" w:sz="0" w:space="0" w:color="auto"/>
      </w:divBdr>
    </w:div>
    <w:div w:id="216665669">
      <w:bodyDiv w:val="1"/>
      <w:marLeft w:val="0"/>
      <w:marRight w:val="0"/>
      <w:marTop w:val="0"/>
      <w:marBottom w:val="0"/>
      <w:divBdr>
        <w:top w:val="none" w:sz="0" w:space="0" w:color="auto"/>
        <w:left w:val="none" w:sz="0" w:space="0" w:color="auto"/>
        <w:bottom w:val="none" w:sz="0" w:space="0" w:color="auto"/>
        <w:right w:val="none" w:sz="0" w:space="0" w:color="auto"/>
      </w:divBdr>
    </w:div>
    <w:div w:id="216744343">
      <w:bodyDiv w:val="1"/>
      <w:marLeft w:val="0"/>
      <w:marRight w:val="0"/>
      <w:marTop w:val="0"/>
      <w:marBottom w:val="0"/>
      <w:divBdr>
        <w:top w:val="none" w:sz="0" w:space="0" w:color="auto"/>
        <w:left w:val="none" w:sz="0" w:space="0" w:color="auto"/>
        <w:bottom w:val="none" w:sz="0" w:space="0" w:color="auto"/>
        <w:right w:val="none" w:sz="0" w:space="0" w:color="auto"/>
      </w:divBdr>
    </w:div>
    <w:div w:id="218130064">
      <w:bodyDiv w:val="1"/>
      <w:marLeft w:val="0"/>
      <w:marRight w:val="0"/>
      <w:marTop w:val="0"/>
      <w:marBottom w:val="0"/>
      <w:divBdr>
        <w:top w:val="none" w:sz="0" w:space="0" w:color="auto"/>
        <w:left w:val="none" w:sz="0" w:space="0" w:color="auto"/>
        <w:bottom w:val="none" w:sz="0" w:space="0" w:color="auto"/>
        <w:right w:val="none" w:sz="0" w:space="0" w:color="auto"/>
      </w:divBdr>
      <w:divsChild>
        <w:div w:id="395444678">
          <w:marLeft w:val="0"/>
          <w:marRight w:val="0"/>
          <w:marTop w:val="0"/>
          <w:marBottom w:val="0"/>
          <w:divBdr>
            <w:top w:val="none" w:sz="0" w:space="0" w:color="auto"/>
            <w:left w:val="none" w:sz="0" w:space="0" w:color="auto"/>
            <w:bottom w:val="none" w:sz="0" w:space="0" w:color="auto"/>
            <w:right w:val="none" w:sz="0" w:space="0" w:color="auto"/>
          </w:divBdr>
          <w:divsChild>
            <w:div w:id="2098015729">
              <w:marLeft w:val="0"/>
              <w:marRight w:val="0"/>
              <w:marTop w:val="0"/>
              <w:marBottom w:val="0"/>
              <w:divBdr>
                <w:top w:val="none" w:sz="0" w:space="0" w:color="auto"/>
                <w:left w:val="none" w:sz="0" w:space="0" w:color="auto"/>
                <w:bottom w:val="none" w:sz="0" w:space="0" w:color="auto"/>
                <w:right w:val="none" w:sz="0" w:space="0" w:color="auto"/>
              </w:divBdr>
            </w:div>
          </w:divsChild>
        </w:div>
        <w:div w:id="880749864">
          <w:marLeft w:val="0"/>
          <w:marRight w:val="0"/>
          <w:marTop w:val="0"/>
          <w:marBottom w:val="0"/>
          <w:divBdr>
            <w:top w:val="none" w:sz="0" w:space="0" w:color="auto"/>
            <w:left w:val="none" w:sz="0" w:space="0" w:color="auto"/>
            <w:bottom w:val="none" w:sz="0" w:space="0" w:color="auto"/>
            <w:right w:val="none" w:sz="0" w:space="0" w:color="auto"/>
          </w:divBdr>
          <w:divsChild>
            <w:div w:id="1685399853">
              <w:marLeft w:val="0"/>
              <w:marRight w:val="0"/>
              <w:marTop w:val="0"/>
              <w:marBottom w:val="0"/>
              <w:divBdr>
                <w:top w:val="none" w:sz="0" w:space="0" w:color="auto"/>
                <w:left w:val="none" w:sz="0" w:space="0" w:color="auto"/>
                <w:bottom w:val="none" w:sz="0" w:space="0" w:color="auto"/>
                <w:right w:val="none" w:sz="0" w:space="0" w:color="auto"/>
              </w:divBdr>
            </w:div>
          </w:divsChild>
        </w:div>
        <w:div w:id="1506672644">
          <w:marLeft w:val="0"/>
          <w:marRight w:val="0"/>
          <w:marTop w:val="0"/>
          <w:marBottom w:val="0"/>
          <w:divBdr>
            <w:top w:val="none" w:sz="0" w:space="0" w:color="auto"/>
            <w:left w:val="none" w:sz="0" w:space="0" w:color="auto"/>
            <w:bottom w:val="none" w:sz="0" w:space="0" w:color="auto"/>
            <w:right w:val="none" w:sz="0" w:space="0" w:color="auto"/>
          </w:divBdr>
          <w:divsChild>
            <w:div w:id="521018836">
              <w:marLeft w:val="0"/>
              <w:marRight w:val="0"/>
              <w:marTop w:val="0"/>
              <w:marBottom w:val="0"/>
              <w:divBdr>
                <w:top w:val="none" w:sz="0" w:space="0" w:color="auto"/>
                <w:left w:val="none" w:sz="0" w:space="0" w:color="auto"/>
                <w:bottom w:val="none" w:sz="0" w:space="0" w:color="auto"/>
                <w:right w:val="none" w:sz="0" w:space="0" w:color="auto"/>
              </w:divBdr>
            </w:div>
          </w:divsChild>
        </w:div>
        <w:div w:id="1689871236">
          <w:marLeft w:val="0"/>
          <w:marRight w:val="0"/>
          <w:marTop w:val="0"/>
          <w:marBottom w:val="0"/>
          <w:divBdr>
            <w:top w:val="none" w:sz="0" w:space="0" w:color="auto"/>
            <w:left w:val="none" w:sz="0" w:space="0" w:color="auto"/>
            <w:bottom w:val="none" w:sz="0" w:space="0" w:color="auto"/>
            <w:right w:val="none" w:sz="0" w:space="0" w:color="auto"/>
          </w:divBdr>
          <w:divsChild>
            <w:div w:id="605845762">
              <w:marLeft w:val="0"/>
              <w:marRight w:val="0"/>
              <w:marTop w:val="0"/>
              <w:marBottom w:val="0"/>
              <w:divBdr>
                <w:top w:val="none" w:sz="0" w:space="0" w:color="auto"/>
                <w:left w:val="none" w:sz="0" w:space="0" w:color="auto"/>
                <w:bottom w:val="none" w:sz="0" w:space="0" w:color="auto"/>
                <w:right w:val="none" w:sz="0" w:space="0" w:color="auto"/>
              </w:divBdr>
            </w:div>
          </w:divsChild>
        </w:div>
        <w:div w:id="1815442727">
          <w:marLeft w:val="0"/>
          <w:marRight w:val="0"/>
          <w:marTop w:val="0"/>
          <w:marBottom w:val="0"/>
          <w:divBdr>
            <w:top w:val="none" w:sz="0" w:space="0" w:color="auto"/>
            <w:left w:val="none" w:sz="0" w:space="0" w:color="auto"/>
            <w:bottom w:val="none" w:sz="0" w:space="0" w:color="auto"/>
            <w:right w:val="none" w:sz="0" w:space="0" w:color="auto"/>
          </w:divBdr>
          <w:divsChild>
            <w:div w:id="1882936702">
              <w:marLeft w:val="0"/>
              <w:marRight w:val="0"/>
              <w:marTop w:val="0"/>
              <w:marBottom w:val="0"/>
              <w:divBdr>
                <w:top w:val="none" w:sz="0" w:space="0" w:color="auto"/>
                <w:left w:val="none" w:sz="0" w:space="0" w:color="auto"/>
                <w:bottom w:val="none" w:sz="0" w:space="0" w:color="auto"/>
                <w:right w:val="none" w:sz="0" w:space="0" w:color="auto"/>
              </w:divBdr>
            </w:div>
          </w:divsChild>
        </w:div>
        <w:div w:id="1908152519">
          <w:marLeft w:val="0"/>
          <w:marRight w:val="0"/>
          <w:marTop w:val="0"/>
          <w:marBottom w:val="0"/>
          <w:divBdr>
            <w:top w:val="none" w:sz="0" w:space="0" w:color="auto"/>
            <w:left w:val="none" w:sz="0" w:space="0" w:color="auto"/>
            <w:bottom w:val="none" w:sz="0" w:space="0" w:color="auto"/>
            <w:right w:val="none" w:sz="0" w:space="0" w:color="auto"/>
          </w:divBdr>
          <w:divsChild>
            <w:div w:id="553464888">
              <w:marLeft w:val="0"/>
              <w:marRight w:val="0"/>
              <w:marTop w:val="0"/>
              <w:marBottom w:val="0"/>
              <w:divBdr>
                <w:top w:val="none" w:sz="0" w:space="0" w:color="auto"/>
                <w:left w:val="none" w:sz="0" w:space="0" w:color="auto"/>
                <w:bottom w:val="none" w:sz="0" w:space="0" w:color="auto"/>
                <w:right w:val="none" w:sz="0" w:space="0" w:color="auto"/>
              </w:divBdr>
            </w:div>
          </w:divsChild>
        </w:div>
        <w:div w:id="2104523938">
          <w:marLeft w:val="0"/>
          <w:marRight w:val="0"/>
          <w:marTop w:val="0"/>
          <w:marBottom w:val="0"/>
          <w:divBdr>
            <w:top w:val="none" w:sz="0" w:space="0" w:color="auto"/>
            <w:left w:val="none" w:sz="0" w:space="0" w:color="auto"/>
            <w:bottom w:val="none" w:sz="0" w:space="0" w:color="auto"/>
            <w:right w:val="none" w:sz="0" w:space="0" w:color="auto"/>
          </w:divBdr>
          <w:divsChild>
            <w:div w:id="8172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78211">
      <w:bodyDiv w:val="1"/>
      <w:marLeft w:val="0"/>
      <w:marRight w:val="0"/>
      <w:marTop w:val="0"/>
      <w:marBottom w:val="0"/>
      <w:divBdr>
        <w:top w:val="none" w:sz="0" w:space="0" w:color="auto"/>
        <w:left w:val="none" w:sz="0" w:space="0" w:color="auto"/>
        <w:bottom w:val="none" w:sz="0" w:space="0" w:color="auto"/>
        <w:right w:val="none" w:sz="0" w:space="0" w:color="auto"/>
      </w:divBdr>
    </w:div>
    <w:div w:id="219562252">
      <w:bodyDiv w:val="1"/>
      <w:marLeft w:val="0"/>
      <w:marRight w:val="0"/>
      <w:marTop w:val="0"/>
      <w:marBottom w:val="0"/>
      <w:divBdr>
        <w:top w:val="none" w:sz="0" w:space="0" w:color="auto"/>
        <w:left w:val="none" w:sz="0" w:space="0" w:color="auto"/>
        <w:bottom w:val="none" w:sz="0" w:space="0" w:color="auto"/>
        <w:right w:val="none" w:sz="0" w:space="0" w:color="auto"/>
      </w:divBdr>
    </w:div>
    <w:div w:id="220334992">
      <w:bodyDiv w:val="1"/>
      <w:marLeft w:val="0"/>
      <w:marRight w:val="0"/>
      <w:marTop w:val="0"/>
      <w:marBottom w:val="0"/>
      <w:divBdr>
        <w:top w:val="none" w:sz="0" w:space="0" w:color="auto"/>
        <w:left w:val="none" w:sz="0" w:space="0" w:color="auto"/>
        <w:bottom w:val="none" w:sz="0" w:space="0" w:color="auto"/>
        <w:right w:val="none" w:sz="0" w:space="0" w:color="auto"/>
      </w:divBdr>
    </w:div>
    <w:div w:id="220407574">
      <w:bodyDiv w:val="1"/>
      <w:marLeft w:val="0"/>
      <w:marRight w:val="0"/>
      <w:marTop w:val="0"/>
      <w:marBottom w:val="0"/>
      <w:divBdr>
        <w:top w:val="none" w:sz="0" w:space="0" w:color="auto"/>
        <w:left w:val="none" w:sz="0" w:space="0" w:color="auto"/>
        <w:bottom w:val="none" w:sz="0" w:space="0" w:color="auto"/>
        <w:right w:val="none" w:sz="0" w:space="0" w:color="auto"/>
      </w:divBdr>
    </w:div>
    <w:div w:id="221865058">
      <w:bodyDiv w:val="1"/>
      <w:marLeft w:val="0"/>
      <w:marRight w:val="0"/>
      <w:marTop w:val="0"/>
      <w:marBottom w:val="0"/>
      <w:divBdr>
        <w:top w:val="none" w:sz="0" w:space="0" w:color="auto"/>
        <w:left w:val="none" w:sz="0" w:space="0" w:color="auto"/>
        <w:bottom w:val="none" w:sz="0" w:space="0" w:color="auto"/>
        <w:right w:val="none" w:sz="0" w:space="0" w:color="auto"/>
      </w:divBdr>
    </w:div>
    <w:div w:id="221870834">
      <w:bodyDiv w:val="1"/>
      <w:marLeft w:val="0"/>
      <w:marRight w:val="0"/>
      <w:marTop w:val="0"/>
      <w:marBottom w:val="0"/>
      <w:divBdr>
        <w:top w:val="none" w:sz="0" w:space="0" w:color="auto"/>
        <w:left w:val="none" w:sz="0" w:space="0" w:color="auto"/>
        <w:bottom w:val="none" w:sz="0" w:space="0" w:color="auto"/>
        <w:right w:val="none" w:sz="0" w:space="0" w:color="auto"/>
      </w:divBdr>
    </w:div>
    <w:div w:id="222373555">
      <w:bodyDiv w:val="1"/>
      <w:marLeft w:val="0"/>
      <w:marRight w:val="0"/>
      <w:marTop w:val="0"/>
      <w:marBottom w:val="0"/>
      <w:divBdr>
        <w:top w:val="none" w:sz="0" w:space="0" w:color="auto"/>
        <w:left w:val="none" w:sz="0" w:space="0" w:color="auto"/>
        <w:bottom w:val="none" w:sz="0" w:space="0" w:color="auto"/>
        <w:right w:val="none" w:sz="0" w:space="0" w:color="auto"/>
      </w:divBdr>
    </w:div>
    <w:div w:id="222495654">
      <w:bodyDiv w:val="1"/>
      <w:marLeft w:val="0"/>
      <w:marRight w:val="0"/>
      <w:marTop w:val="0"/>
      <w:marBottom w:val="0"/>
      <w:divBdr>
        <w:top w:val="none" w:sz="0" w:space="0" w:color="auto"/>
        <w:left w:val="none" w:sz="0" w:space="0" w:color="auto"/>
        <w:bottom w:val="none" w:sz="0" w:space="0" w:color="auto"/>
        <w:right w:val="none" w:sz="0" w:space="0" w:color="auto"/>
      </w:divBdr>
    </w:div>
    <w:div w:id="223377004">
      <w:bodyDiv w:val="1"/>
      <w:marLeft w:val="0"/>
      <w:marRight w:val="0"/>
      <w:marTop w:val="0"/>
      <w:marBottom w:val="0"/>
      <w:divBdr>
        <w:top w:val="none" w:sz="0" w:space="0" w:color="auto"/>
        <w:left w:val="none" w:sz="0" w:space="0" w:color="auto"/>
        <w:bottom w:val="none" w:sz="0" w:space="0" w:color="auto"/>
        <w:right w:val="none" w:sz="0" w:space="0" w:color="auto"/>
      </w:divBdr>
    </w:div>
    <w:div w:id="223420810">
      <w:bodyDiv w:val="1"/>
      <w:marLeft w:val="0"/>
      <w:marRight w:val="0"/>
      <w:marTop w:val="0"/>
      <w:marBottom w:val="0"/>
      <w:divBdr>
        <w:top w:val="none" w:sz="0" w:space="0" w:color="auto"/>
        <w:left w:val="none" w:sz="0" w:space="0" w:color="auto"/>
        <w:bottom w:val="none" w:sz="0" w:space="0" w:color="auto"/>
        <w:right w:val="none" w:sz="0" w:space="0" w:color="auto"/>
      </w:divBdr>
    </w:div>
    <w:div w:id="223955878">
      <w:bodyDiv w:val="1"/>
      <w:marLeft w:val="0"/>
      <w:marRight w:val="0"/>
      <w:marTop w:val="0"/>
      <w:marBottom w:val="0"/>
      <w:divBdr>
        <w:top w:val="none" w:sz="0" w:space="0" w:color="auto"/>
        <w:left w:val="none" w:sz="0" w:space="0" w:color="auto"/>
        <w:bottom w:val="none" w:sz="0" w:space="0" w:color="auto"/>
        <w:right w:val="none" w:sz="0" w:space="0" w:color="auto"/>
      </w:divBdr>
    </w:div>
    <w:div w:id="224027843">
      <w:bodyDiv w:val="1"/>
      <w:marLeft w:val="0"/>
      <w:marRight w:val="0"/>
      <w:marTop w:val="0"/>
      <w:marBottom w:val="0"/>
      <w:divBdr>
        <w:top w:val="none" w:sz="0" w:space="0" w:color="auto"/>
        <w:left w:val="none" w:sz="0" w:space="0" w:color="auto"/>
        <w:bottom w:val="none" w:sz="0" w:space="0" w:color="auto"/>
        <w:right w:val="none" w:sz="0" w:space="0" w:color="auto"/>
      </w:divBdr>
    </w:div>
    <w:div w:id="224072849">
      <w:bodyDiv w:val="1"/>
      <w:marLeft w:val="0"/>
      <w:marRight w:val="0"/>
      <w:marTop w:val="0"/>
      <w:marBottom w:val="0"/>
      <w:divBdr>
        <w:top w:val="none" w:sz="0" w:space="0" w:color="auto"/>
        <w:left w:val="none" w:sz="0" w:space="0" w:color="auto"/>
        <w:bottom w:val="none" w:sz="0" w:space="0" w:color="auto"/>
        <w:right w:val="none" w:sz="0" w:space="0" w:color="auto"/>
      </w:divBdr>
    </w:div>
    <w:div w:id="224146021">
      <w:bodyDiv w:val="1"/>
      <w:marLeft w:val="0"/>
      <w:marRight w:val="0"/>
      <w:marTop w:val="0"/>
      <w:marBottom w:val="0"/>
      <w:divBdr>
        <w:top w:val="none" w:sz="0" w:space="0" w:color="auto"/>
        <w:left w:val="none" w:sz="0" w:space="0" w:color="auto"/>
        <w:bottom w:val="none" w:sz="0" w:space="0" w:color="auto"/>
        <w:right w:val="none" w:sz="0" w:space="0" w:color="auto"/>
      </w:divBdr>
    </w:div>
    <w:div w:id="224344629">
      <w:bodyDiv w:val="1"/>
      <w:marLeft w:val="0"/>
      <w:marRight w:val="0"/>
      <w:marTop w:val="0"/>
      <w:marBottom w:val="0"/>
      <w:divBdr>
        <w:top w:val="none" w:sz="0" w:space="0" w:color="auto"/>
        <w:left w:val="none" w:sz="0" w:space="0" w:color="auto"/>
        <w:bottom w:val="none" w:sz="0" w:space="0" w:color="auto"/>
        <w:right w:val="none" w:sz="0" w:space="0" w:color="auto"/>
      </w:divBdr>
    </w:div>
    <w:div w:id="224413326">
      <w:bodyDiv w:val="1"/>
      <w:marLeft w:val="0"/>
      <w:marRight w:val="0"/>
      <w:marTop w:val="0"/>
      <w:marBottom w:val="0"/>
      <w:divBdr>
        <w:top w:val="none" w:sz="0" w:space="0" w:color="auto"/>
        <w:left w:val="none" w:sz="0" w:space="0" w:color="auto"/>
        <w:bottom w:val="none" w:sz="0" w:space="0" w:color="auto"/>
        <w:right w:val="none" w:sz="0" w:space="0" w:color="auto"/>
      </w:divBdr>
    </w:div>
    <w:div w:id="224535597">
      <w:bodyDiv w:val="1"/>
      <w:marLeft w:val="0"/>
      <w:marRight w:val="0"/>
      <w:marTop w:val="0"/>
      <w:marBottom w:val="0"/>
      <w:divBdr>
        <w:top w:val="none" w:sz="0" w:space="0" w:color="auto"/>
        <w:left w:val="none" w:sz="0" w:space="0" w:color="auto"/>
        <w:bottom w:val="none" w:sz="0" w:space="0" w:color="auto"/>
        <w:right w:val="none" w:sz="0" w:space="0" w:color="auto"/>
      </w:divBdr>
    </w:div>
    <w:div w:id="224805680">
      <w:bodyDiv w:val="1"/>
      <w:marLeft w:val="0"/>
      <w:marRight w:val="0"/>
      <w:marTop w:val="0"/>
      <w:marBottom w:val="0"/>
      <w:divBdr>
        <w:top w:val="none" w:sz="0" w:space="0" w:color="auto"/>
        <w:left w:val="none" w:sz="0" w:space="0" w:color="auto"/>
        <w:bottom w:val="none" w:sz="0" w:space="0" w:color="auto"/>
        <w:right w:val="none" w:sz="0" w:space="0" w:color="auto"/>
      </w:divBdr>
    </w:div>
    <w:div w:id="224948133">
      <w:bodyDiv w:val="1"/>
      <w:marLeft w:val="0"/>
      <w:marRight w:val="0"/>
      <w:marTop w:val="0"/>
      <w:marBottom w:val="0"/>
      <w:divBdr>
        <w:top w:val="none" w:sz="0" w:space="0" w:color="auto"/>
        <w:left w:val="none" w:sz="0" w:space="0" w:color="auto"/>
        <w:bottom w:val="none" w:sz="0" w:space="0" w:color="auto"/>
        <w:right w:val="none" w:sz="0" w:space="0" w:color="auto"/>
      </w:divBdr>
    </w:div>
    <w:div w:id="224991402">
      <w:bodyDiv w:val="1"/>
      <w:marLeft w:val="0"/>
      <w:marRight w:val="0"/>
      <w:marTop w:val="0"/>
      <w:marBottom w:val="0"/>
      <w:divBdr>
        <w:top w:val="none" w:sz="0" w:space="0" w:color="auto"/>
        <w:left w:val="none" w:sz="0" w:space="0" w:color="auto"/>
        <w:bottom w:val="none" w:sz="0" w:space="0" w:color="auto"/>
        <w:right w:val="none" w:sz="0" w:space="0" w:color="auto"/>
      </w:divBdr>
    </w:div>
    <w:div w:id="225067664">
      <w:bodyDiv w:val="1"/>
      <w:marLeft w:val="0"/>
      <w:marRight w:val="0"/>
      <w:marTop w:val="0"/>
      <w:marBottom w:val="0"/>
      <w:divBdr>
        <w:top w:val="none" w:sz="0" w:space="0" w:color="auto"/>
        <w:left w:val="none" w:sz="0" w:space="0" w:color="auto"/>
        <w:bottom w:val="none" w:sz="0" w:space="0" w:color="auto"/>
        <w:right w:val="none" w:sz="0" w:space="0" w:color="auto"/>
      </w:divBdr>
    </w:div>
    <w:div w:id="225646878">
      <w:bodyDiv w:val="1"/>
      <w:marLeft w:val="0"/>
      <w:marRight w:val="0"/>
      <w:marTop w:val="0"/>
      <w:marBottom w:val="0"/>
      <w:divBdr>
        <w:top w:val="none" w:sz="0" w:space="0" w:color="auto"/>
        <w:left w:val="none" w:sz="0" w:space="0" w:color="auto"/>
        <w:bottom w:val="none" w:sz="0" w:space="0" w:color="auto"/>
        <w:right w:val="none" w:sz="0" w:space="0" w:color="auto"/>
      </w:divBdr>
    </w:div>
    <w:div w:id="225915542">
      <w:bodyDiv w:val="1"/>
      <w:marLeft w:val="0"/>
      <w:marRight w:val="0"/>
      <w:marTop w:val="0"/>
      <w:marBottom w:val="0"/>
      <w:divBdr>
        <w:top w:val="none" w:sz="0" w:space="0" w:color="auto"/>
        <w:left w:val="none" w:sz="0" w:space="0" w:color="auto"/>
        <w:bottom w:val="none" w:sz="0" w:space="0" w:color="auto"/>
        <w:right w:val="none" w:sz="0" w:space="0" w:color="auto"/>
      </w:divBdr>
    </w:div>
    <w:div w:id="226114950">
      <w:bodyDiv w:val="1"/>
      <w:marLeft w:val="0"/>
      <w:marRight w:val="0"/>
      <w:marTop w:val="0"/>
      <w:marBottom w:val="0"/>
      <w:divBdr>
        <w:top w:val="none" w:sz="0" w:space="0" w:color="auto"/>
        <w:left w:val="none" w:sz="0" w:space="0" w:color="auto"/>
        <w:bottom w:val="none" w:sz="0" w:space="0" w:color="auto"/>
        <w:right w:val="none" w:sz="0" w:space="0" w:color="auto"/>
      </w:divBdr>
    </w:div>
    <w:div w:id="227109242">
      <w:bodyDiv w:val="1"/>
      <w:marLeft w:val="0"/>
      <w:marRight w:val="0"/>
      <w:marTop w:val="0"/>
      <w:marBottom w:val="0"/>
      <w:divBdr>
        <w:top w:val="none" w:sz="0" w:space="0" w:color="auto"/>
        <w:left w:val="none" w:sz="0" w:space="0" w:color="auto"/>
        <w:bottom w:val="none" w:sz="0" w:space="0" w:color="auto"/>
        <w:right w:val="none" w:sz="0" w:space="0" w:color="auto"/>
      </w:divBdr>
    </w:div>
    <w:div w:id="227303553">
      <w:bodyDiv w:val="1"/>
      <w:marLeft w:val="0"/>
      <w:marRight w:val="0"/>
      <w:marTop w:val="0"/>
      <w:marBottom w:val="0"/>
      <w:divBdr>
        <w:top w:val="none" w:sz="0" w:space="0" w:color="auto"/>
        <w:left w:val="none" w:sz="0" w:space="0" w:color="auto"/>
        <w:bottom w:val="none" w:sz="0" w:space="0" w:color="auto"/>
        <w:right w:val="none" w:sz="0" w:space="0" w:color="auto"/>
      </w:divBdr>
    </w:div>
    <w:div w:id="227965151">
      <w:bodyDiv w:val="1"/>
      <w:marLeft w:val="0"/>
      <w:marRight w:val="0"/>
      <w:marTop w:val="0"/>
      <w:marBottom w:val="0"/>
      <w:divBdr>
        <w:top w:val="none" w:sz="0" w:space="0" w:color="auto"/>
        <w:left w:val="none" w:sz="0" w:space="0" w:color="auto"/>
        <w:bottom w:val="none" w:sz="0" w:space="0" w:color="auto"/>
        <w:right w:val="none" w:sz="0" w:space="0" w:color="auto"/>
      </w:divBdr>
    </w:div>
    <w:div w:id="228346172">
      <w:bodyDiv w:val="1"/>
      <w:marLeft w:val="0"/>
      <w:marRight w:val="0"/>
      <w:marTop w:val="0"/>
      <w:marBottom w:val="0"/>
      <w:divBdr>
        <w:top w:val="none" w:sz="0" w:space="0" w:color="auto"/>
        <w:left w:val="none" w:sz="0" w:space="0" w:color="auto"/>
        <w:bottom w:val="none" w:sz="0" w:space="0" w:color="auto"/>
        <w:right w:val="none" w:sz="0" w:space="0" w:color="auto"/>
      </w:divBdr>
    </w:div>
    <w:div w:id="228348856">
      <w:bodyDiv w:val="1"/>
      <w:marLeft w:val="0"/>
      <w:marRight w:val="0"/>
      <w:marTop w:val="0"/>
      <w:marBottom w:val="0"/>
      <w:divBdr>
        <w:top w:val="none" w:sz="0" w:space="0" w:color="auto"/>
        <w:left w:val="none" w:sz="0" w:space="0" w:color="auto"/>
        <w:bottom w:val="none" w:sz="0" w:space="0" w:color="auto"/>
        <w:right w:val="none" w:sz="0" w:space="0" w:color="auto"/>
      </w:divBdr>
    </w:div>
    <w:div w:id="228393118">
      <w:bodyDiv w:val="1"/>
      <w:marLeft w:val="0"/>
      <w:marRight w:val="0"/>
      <w:marTop w:val="0"/>
      <w:marBottom w:val="0"/>
      <w:divBdr>
        <w:top w:val="none" w:sz="0" w:space="0" w:color="auto"/>
        <w:left w:val="none" w:sz="0" w:space="0" w:color="auto"/>
        <w:bottom w:val="none" w:sz="0" w:space="0" w:color="auto"/>
        <w:right w:val="none" w:sz="0" w:space="0" w:color="auto"/>
      </w:divBdr>
    </w:div>
    <w:div w:id="228810532">
      <w:bodyDiv w:val="1"/>
      <w:marLeft w:val="0"/>
      <w:marRight w:val="0"/>
      <w:marTop w:val="0"/>
      <w:marBottom w:val="0"/>
      <w:divBdr>
        <w:top w:val="none" w:sz="0" w:space="0" w:color="auto"/>
        <w:left w:val="none" w:sz="0" w:space="0" w:color="auto"/>
        <w:bottom w:val="none" w:sz="0" w:space="0" w:color="auto"/>
        <w:right w:val="none" w:sz="0" w:space="0" w:color="auto"/>
      </w:divBdr>
    </w:div>
    <w:div w:id="228922312">
      <w:bodyDiv w:val="1"/>
      <w:marLeft w:val="0"/>
      <w:marRight w:val="0"/>
      <w:marTop w:val="0"/>
      <w:marBottom w:val="0"/>
      <w:divBdr>
        <w:top w:val="none" w:sz="0" w:space="0" w:color="auto"/>
        <w:left w:val="none" w:sz="0" w:space="0" w:color="auto"/>
        <w:bottom w:val="none" w:sz="0" w:space="0" w:color="auto"/>
        <w:right w:val="none" w:sz="0" w:space="0" w:color="auto"/>
      </w:divBdr>
    </w:div>
    <w:div w:id="229004665">
      <w:bodyDiv w:val="1"/>
      <w:marLeft w:val="0"/>
      <w:marRight w:val="0"/>
      <w:marTop w:val="0"/>
      <w:marBottom w:val="0"/>
      <w:divBdr>
        <w:top w:val="none" w:sz="0" w:space="0" w:color="auto"/>
        <w:left w:val="none" w:sz="0" w:space="0" w:color="auto"/>
        <w:bottom w:val="none" w:sz="0" w:space="0" w:color="auto"/>
        <w:right w:val="none" w:sz="0" w:space="0" w:color="auto"/>
      </w:divBdr>
    </w:div>
    <w:div w:id="229198719">
      <w:bodyDiv w:val="1"/>
      <w:marLeft w:val="0"/>
      <w:marRight w:val="0"/>
      <w:marTop w:val="0"/>
      <w:marBottom w:val="0"/>
      <w:divBdr>
        <w:top w:val="none" w:sz="0" w:space="0" w:color="auto"/>
        <w:left w:val="none" w:sz="0" w:space="0" w:color="auto"/>
        <w:bottom w:val="none" w:sz="0" w:space="0" w:color="auto"/>
        <w:right w:val="none" w:sz="0" w:space="0" w:color="auto"/>
      </w:divBdr>
    </w:div>
    <w:div w:id="229654770">
      <w:bodyDiv w:val="1"/>
      <w:marLeft w:val="0"/>
      <w:marRight w:val="0"/>
      <w:marTop w:val="0"/>
      <w:marBottom w:val="0"/>
      <w:divBdr>
        <w:top w:val="none" w:sz="0" w:space="0" w:color="auto"/>
        <w:left w:val="none" w:sz="0" w:space="0" w:color="auto"/>
        <w:bottom w:val="none" w:sz="0" w:space="0" w:color="auto"/>
        <w:right w:val="none" w:sz="0" w:space="0" w:color="auto"/>
      </w:divBdr>
    </w:div>
    <w:div w:id="230040326">
      <w:bodyDiv w:val="1"/>
      <w:marLeft w:val="0"/>
      <w:marRight w:val="0"/>
      <w:marTop w:val="0"/>
      <w:marBottom w:val="0"/>
      <w:divBdr>
        <w:top w:val="none" w:sz="0" w:space="0" w:color="auto"/>
        <w:left w:val="none" w:sz="0" w:space="0" w:color="auto"/>
        <w:bottom w:val="none" w:sz="0" w:space="0" w:color="auto"/>
        <w:right w:val="none" w:sz="0" w:space="0" w:color="auto"/>
      </w:divBdr>
    </w:div>
    <w:div w:id="230389813">
      <w:bodyDiv w:val="1"/>
      <w:marLeft w:val="0"/>
      <w:marRight w:val="0"/>
      <w:marTop w:val="0"/>
      <w:marBottom w:val="0"/>
      <w:divBdr>
        <w:top w:val="none" w:sz="0" w:space="0" w:color="auto"/>
        <w:left w:val="none" w:sz="0" w:space="0" w:color="auto"/>
        <w:bottom w:val="none" w:sz="0" w:space="0" w:color="auto"/>
        <w:right w:val="none" w:sz="0" w:space="0" w:color="auto"/>
      </w:divBdr>
    </w:div>
    <w:div w:id="231890079">
      <w:bodyDiv w:val="1"/>
      <w:marLeft w:val="0"/>
      <w:marRight w:val="0"/>
      <w:marTop w:val="0"/>
      <w:marBottom w:val="0"/>
      <w:divBdr>
        <w:top w:val="none" w:sz="0" w:space="0" w:color="auto"/>
        <w:left w:val="none" w:sz="0" w:space="0" w:color="auto"/>
        <w:bottom w:val="none" w:sz="0" w:space="0" w:color="auto"/>
        <w:right w:val="none" w:sz="0" w:space="0" w:color="auto"/>
      </w:divBdr>
    </w:div>
    <w:div w:id="231938431">
      <w:bodyDiv w:val="1"/>
      <w:marLeft w:val="0"/>
      <w:marRight w:val="0"/>
      <w:marTop w:val="0"/>
      <w:marBottom w:val="0"/>
      <w:divBdr>
        <w:top w:val="none" w:sz="0" w:space="0" w:color="auto"/>
        <w:left w:val="none" w:sz="0" w:space="0" w:color="auto"/>
        <w:bottom w:val="none" w:sz="0" w:space="0" w:color="auto"/>
        <w:right w:val="none" w:sz="0" w:space="0" w:color="auto"/>
      </w:divBdr>
    </w:div>
    <w:div w:id="232357446">
      <w:bodyDiv w:val="1"/>
      <w:marLeft w:val="0"/>
      <w:marRight w:val="0"/>
      <w:marTop w:val="0"/>
      <w:marBottom w:val="0"/>
      <w:divBdr>
        <w:top w:val="none" w:sz="0" w:space="0" w:color="auto"/>
        <w:left w:val="none" w:sz="0" w:space="0" w:color="auto"/>
        <w:bottom w:val="none" w:sz="0" w:space="0" w:color="auto"/>
        <w:right w:val="none" w:sz="0" w:space="0" w:color="auto"/>
      </w:divBdr>
    </w:div>
    <w:div w:id="232399295">
      <w:bodyDiv w:val="1"/>
      <w:marLeft w:val="0"/>
      <w:marRight w:val="0"/>
      <w:marTop w:val="0"/>
      <w:marBottom w:val="0"/>
      <w:divBdr>
        <w:top w:val="none" w:sz="0" w:space="0" w:color="auto"/>
        <w:left w:val="none" w:sz="0" w:space="0" w:color="auto"/>
        <w:bottom w:val="none" w:sz="0" w:space="0" w:color="auto"/>
        <w:right w:val="none" w:sz="0" w:space="0" w:color="auto"/>
      </w:divBdr>
    </w:div>
    <w:div w:id="232547214">
      <w:bodyDiv w:val="1"/>
      <w:marLeft w:val="0"/>
      <w:marRight w:val="0"/>
      <w:marTop w:val="0"/>
      <w:marBottom w:val="0"/>
      <w:divBdr>
        <w:top w:val="none" w:sz="0" w:space="0" w:color="auto"/>
        <w:left w:val="none" w:sz="0" w:space="0" w:color="auto"/>
        <w:bottom w:val="none" w:sz="0" w:space="0" w:color="auto"/>
        <w:right w:val="none" w:sz="0" w:space="0" w:color="auto"/>
      </w:divBdr>
    </w:div>
    <w:div w:id="232664366">
      <w:bodyDiv w:val="1"/>
      <w:marLeft w:val="0"/>
      <w:marRight w:val="0"/>
      <w:marTop w:val="0"/>
      <w:marBottom w:val="0"/>
      <w:divBdr>
        <w:top w:val="none" w:sz="0" w:space="0" w:color="auto"/>
        <w:left w:val="none" w:sz="0" w:space="0" w:color="auto"/>
        <w:bottom w:val="none" w:sz="0" w:space="0" w:color="auto"/>
        <w:right w:val="none" w:sz="0" w:space="0" w:color="auto"/>
      </w:divBdr>
    </w:div>
    <w:div w:id="232738466">
      <w:bodyDiv w:val="1"/>
      <w:marLeft w:val="0"/>
      <w:marRight w:val="0"/>
      <w:marTop w:val="0"/>
      <w:marBottom w:val="0"/>
      <w:divBdr>
        <w:top w:val="none" w:sz="0" w:space="0" w:color="auto"/>
        <w:left w:val="none" w:sz="0" w:space="0" w:color="auto"/>
        <w:bottom w:val="none" w:sz="0" w:space="0" w:color="auto"/>
        <w:right w:val="none" w:sz="0" w:space="0" w:color="auto"/>
      </w:divBdr>
    </w:div>
    <w:div w:id="233517103">
      <w:bodyDiv w:val="1"/>
      <w:marLeft w:val="0"/>
      <w:marRight w:val="0"/>
      <w:marTop w:val="0"/>
      <w:marBottom w:val="0"/>
      <w:divBdr>
        <w:top w:val="none" w:sz="0" w:space="0" w:color="auto"/>
        <w:left w:val="none" w:sz="0" w:space="0" w:color="auto"/>
        <w:bottom w:val="none" w:sz="0" w:space="0" w:color="auto"/>
        <w:right w:val="none" w:sz="0" w:space="0" w:color="auto"/>
      </w:divBdr>
    </w:div>
    <w:div w:id="234172584">
      <w:bodyDiv w:val="1"/>
      <w:marLeft w:val="0"/>
      <w:marRight w:val="0"/>
      <w:marTop w:val="0"/>
      <w:marBottom w:val="0"/>
      <w:divBdr>
        <w:top w:val="none" w:sz="0" w:space="0" w:color="auto"/>
        <w:left w:val="none" w:sz="0" w:space="0" w:color="auto"/>
        <w:bottom w:val="none" w:sz="0" w:space="0" w:color="auto"/>
        <w:right w:val="none" w:sz="0" w:space="0" w:color="auto"/>
      </w:divBdr>
    </w:div>
    <w:div w:id="234903670">
      <w:bodyDiv w:val="1"/>
      <w:marLeft w:val="0"/>
      <w:marRight w:val="0"/>
      <w:marTop w:val="0"/>
      <w:marBottom w:val="0"/>
      <w:divBdr>
        <w:top w:val="none" w:sz="0" w:space="0" w:color="auto"/>
        <w:left w:val="none" w:sz="0" w:space="0" w:color="auto"/>
        <w:bottom w:val="none" w:sz="0" w:space="0" w:color="auto"/>
        <w:right w:val="none" w:sz="0" w:space="0" w:color="auto"/>
      </w:divBdr>
    </w:div>
    <w:div w:id="235407892">
      <w:bodyDiv w:val="1"/>
      <w:marLeft w:val="0"/>
      <w:marRight w:val="0"/>
      <w:marTop w:val="0"/>
      <w:marBottom w:val="0"/>
      <w:divBdr>
        <w:top w:val="none" w:sz="0" w:space="0" w:color="auto"/>
        <w:left w:val="none" w:sz="0" w:space="0" w:color="auto"/>
        <w:bottom w:val="none" w:sz="0" w:space="0" w:color="auto"/>
        <w:right w:val="none" w:sz="0" w:space="0" w:color="auto"/>
      </w:divBdr>
    </w:div>
    <w:div w:id="235476886">
      <w:bodyDiv w:val="1"/>
      <w:marLeft w:val="0"/>
      <w:marRight w:val="0"/>
      <w:marTop w:val="0"/>
      <w:marBottom w:val="0"/>
      <w:divBdr>
        <w:top w:val="none" w:sz="0" w:space="0" w:color="auto"/>
        <w:left w:val="none" w:sz="0" w:space="0" w:color="auto"/>
        <w:bottom w:val="none" w:sz="0" w:space="0" w:color="auto"/>
        <w:right w:val="none" w:sz="0" w:space="0" w:color="auto"/>
      </w:divBdr>
    </w:div>
    <w:div w:id="235553695">
      <w:bodyDiv w:val="1"/>
      <w:marLeft w:val="0"/>
      <w:marRight w:val="0"/>
      <w:marTop w:val="0"/>
      <w:marBottom w:val="0"/>
      <w:divBdr>
        <w:top w:val="none" w:sz="0" w:space="0" w:color="auto"/>
        <w:left w:val="none" w:sz="0" w:space="0" w:color="auto"/>
        <w:bottom w:val="none" w:sz="0" w:space="0" w:color="auto"/>
        <w:right w:val="none" w:sz="0" w:space="0" w:color="auto"/>
      </w:divBdr>
    </w:div>
    <w:div w:id="235825063">
      <w:bodyDiv w:val="1"/>
      <w:marLeft w:val="0"/>
      <w:marRight w:val="0"/>
      <w:marTop w:val="0"/>
      <w:marBottom w:val="0"/>
      <w:divBdr>
        <w:top w:val="none" w:sz="0" w:space="0" w:color="auto"/>
        <w:left w:val="none" w:sz="0" w:space="0" w:color="auto"/>
        <w:bottom w:val="none" w:sz="0" w:space="0" w:color="auto"/>
        <w:right w:val="none" w:sz="0" w:space="0" w:color="auto"/>
      </w:divBdr>
    </w:div>
    <w:div w:id="235940165">
      <w:bodyDiv w:val="1"/>
      <w:marLeft w:val="0"/>
      <w:marRight w:val="0"/>
      <w:marTop w:val="0"/>
      <w:marBottom w:val="0"/>
      <w:divBdr>
        <w:top w:val="none" w:sz="0" w:space="0" w:color="auto"/>
        <w:left w:val="none" w:sz="0" w:space="0" w:color="auto"/>
        <w:bottom w:val="none" w:sz="0" w:space="0" w:color="auto"/>
        <w:right w:val="none" w:sz="0" w:space="0" w:color="auto"/>
      </w:divBdr>
    </w:div>
    <w:div w:id="236400055">
      <w:bodyDiv w:val="1"/>
      <w:marLeft w:val="0"/>
      <w:marRight w:val="0"/>
      <w:marTop w:val="0"/>
      <w:marBottom w:val="0"/>
      <w:divBdr>
        <w:top w:val="none" w:sz="0" w:space="0" w:color="auto"/>
        <w:left w:val="none" w:sz="0" w:space="0" w:color="auto"/>
        <w:bottom w:val="none" w:sz="0" w:space="0" w:color="auto"/>
        <w:right w:val="none" w:sz="0" w:space="0" w:color="auto"/>
      </w:divBdr>
    </w:div>
    <w:div w:id="236406825">
      <w:bodyDiv w:val="1"/>
      <w:marLeft w:val="0"/>
      <w:marRight w:val="0"/>
      <w:marTop w:val="0"/>
      <w:marBottom w:val="0"/>
      <w:divBdr>
        <w:top w:val="none" w:sz="0" w:space="0" w:color="auto"/>
        <w:left w:val="none" w:sz="0" w:space="0" w:color="auto"/>
        <w:bottom w:val="none" w:sz="0" w:space="0" w:color="auto"/>
        <w:right w:val="none" w:sz="0" w:space="0" w:color="auto"/>
      </w:divBdr>
    </w:div>
    <w:div w:id="236867946">
      <w:bodyDiv w:val="1"/>
      <w:marLeft w:val="0"/>
      <w:marRight w:val="0"/>
      <w:marTop w:val="0"/>
      <w:marBottom w:val="0"/>
      <w:divBdr>
        <w:top w:val="none" w:sz="0" w:space="0" w:color="auto"/>
        <w:left w:val="none" w:sz="0" w:space="0" w:color="auto"/>
        <w:bottom w:val="none" w:sz="0" w:space="0" w:color="auto"/>
        <w:right w:val="none" w:sz="0" w:space="0" w:color="auto"/>
      </w:divBdr>
    </w:div>
    <w:div w:id="237053836">
      <w:bodyDiv w:val="1"/>
      <w:marLeft w:val="0"/>
      <w:marRight w:val="0"/>
      <w:marTop w:val="0"/>
      <w:marBottom w:val="0"/>
      <w:divBdr>
        <w:top w:val="none" w:sz="0" w:space="0" w:color="auto"/>
        <w:left w:val="none" w:sz="0" w:space="0" w:color="auto"/>
        <w:bottom w:val="none" w:sz="0" w:space="0" w:color="auto"/>
        <w:right w:val="none" w:sz="0" w:space="0" w:color="auto"/>
      </w:divBdr>
    </w:div>
    <w:div w:id="237129215">
      <w:bodyDiv w:val="1"/>
      <w:marLeft w:val="0"/>
      <w:marRight w:val="0"/>
      <w:marTop w:val="0"/>
      <w:marBottom w:val="0"/>
      <w:divBdr>
        <w:top w:val="none" w:sz="0" w:space="0" w:color="auto"/>
        <w:left w:val="none" w:sz="0" w:space="0" w:color="auto"/>
        <w:bottom w:val="none" w:sz="0" w:space="0" w:color="auto"/>
        <w:right w:val="none" w:sz="0" w:space="0" w:color="auto"/>
      </w:divBdr>
    </w:div>
    <w:div w:id="237596297">
      <w:bodyDiv w:val="1"/>
      <w:marLeft w:val="0"/>
      <w:marRight w:val="0"/>
      <w:marTop w:val="0"/>
      <w:marBottom w:val="0"/>
      <w:divBdr>
        <w:top w:val="none" w:sz="0" w:space="0" w:color="auto"/>
        <w:left w:val="none" w:sz="0" w:space="0" w:color="auto"/>
        <w:bottom w:val="none" w:sz="0" w:space="0" w:color="auto"/>
        <w:right w:val="none" w:sz="0" w:space="0" w:color="auto"/>
      </w:divBdr>
    </w:div>
    <w:div w:id="238178050">
      <w:bodyDiv w:val="1"/>
      <w:marLeft w:val="0"/>
      <w:marRight w:val="0"/>
      <w:marTop w:val="0"/>
      <w:marBottom w:val="0"/>
      <w:divBdr>
        <w:top w:val="none" w:sz="0" w:space="0" w:color="auto"/>
        <w:left w:val="none" w:sz="0" w:space="0" w:color="auto"/>
        <w:bottom w:val="none" w:sz="0" w:space="0" w:color="auto"/>
        <w:right w:val="none" w:sz="0" w:space="0" w:color="auto"/>
      </w:divBdr>
    </w:div>
    <w:div w:id="238252929">
      <w:bodyDiv w:val="1"/>
      <w:marLeft w:val="0"/>
      <w:marRight w:val="0"/>
      <w:marTop w:val="0"/>
      <w:marBottom w:val="0"/>
      <w:divBdr>
        <w:top w:val="none" w:sz="0" w:space="0" w:color="auto"/>
        <w:left w:val="none" w:sz="0" w:space="0" w:color="auto"/>
        <w:bottom w:val="none" w:sz="0" w:space="0" w:color="auto"/>
        <w:right w:val="none" w:sz="0" w:space="0" w:color="auto"/>
      </w:divBdr>
    </w:div>
    <w:div w:id="238446869">
      <w:bodyDiv w:val="1"/>
      <w:marLeft w:val="0"/>
      <w:marRight w:val="0"/>
      <w:marTop w:val="0"/>
      <w:marBottom w:val="0"/>
      <w:divBdr>
        <w:top w:val="none" w:sz="0" w:space="0" w:color="auto"/>
        <w:left w:val="none" w:sz="0" w:space="0" w:color="auto"/>
        <w:bottom w:val="none" w:sz="0" w:space="0" w:color="auto"/>
        <w:right w:val="none" w:sz="0" w:space="0" w:color="auto"/>
      </w:divBdr>
    </w:div>
    <w:div w:id="238490864">
      <w:bodyDiv w:val="1"/>
      <w:marLeft w:val="0"/>
      <w:marRight w:val="0"/>
      <w:marTop w:val="0"/>
      <w:marBottom w:val="0"/>
      <w:divBdr>
        <w:top w:val="none" w:sz="0" w:space="0" w:color="auto"/>
        <w:left w:val="none" w:sz="0" w:space="0" w:color="auto"/>
        <w:bottom w:val="none" w:sz="0" w:space="0" w:color="auto"/>
        <w:right w:val="none" w:sz="0" w:space="0" w:color="auto"/>
      </w:divBdr>
    </w:div>
    <w:div w:id="238946794">
      <w:bodyDiv w:val="1"/>
      <w:marLeft w:val="0"/>
      <w:marRight w:val="0"/>
      <w:marTop w:val="0"/>
      <w:marBottom w:val="0"/>
      <w:divBdr>
        <w:top w:val="none" w:sz="0" w:space="0" w:color="auto"/>
        <w:left w:val="none" w:sz="0" w:space="0" w:color="auto"/>
        <w:bottom w:val="none" w:sz="0" w:space="0" w:color="auto"/>
        <w:right w:val="none" w:sz="0" w:space="0" w:color="auto"/>
      </w:divBdr>
    </w:div>
    <w:div w:id="240677338">
      <w:bodyDiv w:val="1"/>
      <w:marLeft w:val="0"/>
      <w:marRight w:val="0"/>
      <w:marTop w:val="0"/>
      <w:marBottom w:val="0"/>
      <w:divBdr>
        <w:top w:val="none" w:sz="0" w:space="0" w:color="auto"/>
        <w:left w:val="none" w:sz="0" w:space="0" w:color="auto"/>
        <w:bottom w:val="none" w:sz="0" w:space="0" w:color="auto"/>
        <w:right w:val="none" w:sz="0" w:space="0" w:color="auto"/>
      </w:divBdr>
    </w:div>
    <w:div w:id="240799437">
      <w:bodyDiv w:val="1"/>
      <w:marLeft w:val="0"/>
      <w:marRight w:val="0"/>
      <w:marTop w:val="0"/>
      <w:marBottom w:val="0"/>
      <w:divBdr>
        <w:top w:val="none" w:sz="0" w:space="0" w:color="auto"/>
        <w:left w:val="none" w:sz="0" w:space="0" w:color="auto"/>
        <w:bottom w:val="none" w:sz="0" w:space="0" w:color="auto"/>
        <w:right w:val="none" w:sz="0" w:space="0" w:color="auto"/>
      </w:divBdr>
    </w:div>
    <w:div w:id="241379522">
      <w:bodyDiv w:val="1"/>
      <w:marLeft w:val="0"/>
      <w:marRight w:val="0"/>
      <w:marTop w:val="0"/>
      <w:marBottom w:val="0"/>
      <w:divBdr>
        <w:top w:val="none" w:sz="0" w:space="0" w:color="auto"/>
        <w:left w:val="none" w:sz="0" w:space="0" w:color="auto"/>
        <w:bottom w:val="none" w:sz="0" w:space="0" w:color="auto"/>
        <w:right w:val="none" w:sz="0" w:space="0" w:color="auto"/>
      </w:divBdr>
    </w:div>
    <w:div w:id="241528616">
      <w:bodyDiv w:val="1"/>
      <w:marLeft w:val="0"/>
      <w:marRight w:val="0"/>
      <w:marTop w:val="0"/>
      <w:marBottom w:val="0"/>
      <w:divBdr>
        <w:top w:val="none" w:sz="0" w:space="0" w:color="auto"/>
        <w:left w:val="none" w:sz="0" w:space="0" w:color="auto"/>
        <w:bottom w:val="none" w:sz="0" w:space="0" w:color="auto"/>
        <w:right w:val="none" w:sz="0" w:space="0" w:color="auto"/>
      </w:divBdr>
    </w:div>
    <w:div w:id="242305507">
      <w:bodyDiv w:val="1"/>
      <w:marLeft w:val="0"/>
      <w:marRight w:val="0"/>
      <w:marTop w:val="0"/>
      <w:marBottom w:val="0"/>
      <w:divBdr>
        <w:top w:val="none" w:sz="0" w:space="0" w:color="auto"/>
        <w:left w:val="none" w:sz="0" w:space="0" w:color="auto"/>
        <w:bottom w:val="none" w:sz="0" w:space="0" w:color="auto"/>
        <w:right w:val="none" w:sz="0" w:space="0" w:color="auto"/>
      </w:divBdr>
    </w:div>
    <w:div w:id="242379527">
      <w:bodyDiv w:val="1"/>
      <w:marLeft w:val="0"/>
      <w:marRight w:val="0"/>
      <w:marTop w:val="0"/>
      <w:marBottom w:val="0"/>
      <w:divBdr>
        <w:top w:val="none" w:sz="0" w:space="0" w:color="auto"/>
        <w:left w:val="none" w:sz="0" w:space="0" w:color="auto"/>
        <w:bottom w:val="none" w:sz="0" w:space="0" w:color="auto"/>
        <w:right w:val="none" w:sz="0" w:space="0" w:color="auto"/>
      </w:divBdr>
    </w:div>
    <w:div w:id="242566028">
      <w:bodyDiv w:val="1"/>
      <w:marLeft w:val="0"/>
      <w:marRight w:val="0"/>
      <w:marTop w:val="0"/>
      <w:marBottom w:val="0"/>
      <w:divBdr>
        <w:top w:val="none" w:sz="0" w:space="0" w:color="auto"/>
        <w:left w:val="none" w:sz="0" w:space="0" w:color="auto"/>
        <w:bottom w:val="none" w:sz="0" w:space="0" w:color="auto"/>
        <w:right w:val="none" w:sz="0" w:space="0" w:color="auto"/>
      </w:divBdr>
    </w:div>
    <w:div w:id="242689736">
      <w:bodyDiv w:val="1"/>
      <w:marLeft w:val="0"/>
      <w:marRight w:val="0"/>
      <w:marTop w:val="0"/>
      <w:marBottom w:val="0"/>
      <w:divBdr>
        <w:top w:val="none" w:sz="0" w:space="0" w:color="auto"/>
        <w:left w:val="none" w:sz="0" w:space="0" w:color="auto"/>
        <w:bottom w:val="none" w:sz="0" w:space="0" w:color="auto"/>
        <w:right w:val="none" w:sz="0" w:space="0" w:color="auto"/>
      </w:divBdr>
    </w:div>
    <w:div w:id="243224846">
      <w:bodyDiv w:val="1"/>
      <w:marLeft w:val="0"/>
      <w:marRight w:val="0"/>
      <w:marTop w:val="0"/>
      <w:marBottom w:val="0"/>
      <w:divBdr>
        <w:top w:val="none" w:sz="0" w:space="0" w:color="auto"/>
        <w:left w:val="none" w:sz="0" w:space="0" w:color="auto"/>
        <w:bottom w:val="none" w:sz="0" w:space="0" w:color="auto"/>
        <w:right w:val="none" w:sz="0" w:space="0" w:color="auto"/>
      </w:divBdr>
    </w:div>
    <w:div w:id="244075461">
      <w:bodyDiv w:val="1"/>
      <w:marLeft w:val="0"/>
      <w:marRight w:val="0"/>
      <w:marTop w:val="0"/>
      <w:marBottom w:val="0"/>
      <w:divBdr>
        <w:top w:val="none" w:sz="0" w:space="0" w:color="auto"/>
        <w:left w:val="none" w:sz="0" w:space="0" w:color="auto"/>
        <w:bottom w:val="none" w:sz="0" w:space="0" w:color="auto"/>
        <w:right w:val="none" w:sz="0" w:space="0" w:color="auto"/>
      </w:divBdr>
    </w:div>
    <w:div w:id="245185764">
      <w:bodyDiv w:val="1"/>
      <w:marLeft w:val="0"/>
      <w:marRight w:val="0"/>
      <w:marTop w:val="0"/>
      <w:marBottom w:val="0"/>
      <w:divBdr>
        <w:top w:val="none" w:sz="0" w:space="0" w:color="auto"/>
        <w:left w:val="none" w:sz="0" w:space="0" w:color="auto"/>
        <w:bottom w:val="none" w:sz="0" w:space="0" w:color="auto"/>
        <w:right w:val="none" w:sz="0" w:space="0" w:color="auto"/>
      </w:divBdr>
    </w:div>
    <w:div w:id="245456360">
      <w:bodyDiv w:val="1"/>
      <w:marLeft w:val="0"/>
      <w:marRight w:val="0"/>
      <w:marTop w:val="0"/>
      <w:marBottom w:val="0"/>
      <w:divBdr>
        <w:top w:val="none" w:sz="0" w:space="0" w:color="auto"/>
        <w:left w:val="none" w:sz="0" w:space="0" w:color="auto"/>
        <w:bottom w:val="none" w:sz="0" w:space="0" w:color="auto"/>
        <w:right w:val="none" w:sz="0" w:space="0" w:color="auto"/>
      </w:divBdr>
    </w:div>
    <w:div w:id="245647852">
      <w:bodyDiv w:val="1"/>
      <w:marLeft w:val="0"/>
      <w:marRight w:val="0"/>
      <w:marTop w:val="0"/>
      <w:marBottom w:val="0"/>
      <w:divBdr>
        <w:top w:val="none" w:sz="0" w:space="0" w:color="auto"/>
        <w:left w:val="none" w:sz="0" w:space="0" w:color="auto"/>
        <w:bottom w:val="none" w:sz="0" w:space="0" w:color="auto"/>
        <w:right w:val="none" w:sz="0" w:space="0" w:color="auto"/>
      </w:divBdr>
    </w:div>
    <w:div w:id="245892862">
      <w:bodyDiv w:val="1"/>
      <w:marLeft w:val="0"/>
      <w:marRight w:val="0"/>
      <w:marTop w:val="0"/>
      <w:marBottom w:val="0"/>
      <w:divBdr>
        <w:top w:val="none" w:sz="0" w:space="0" w:color="auto"/>
        <w:left w:val="none" w:sz="0" w:space="0" w:color="auto"/>
        <w:bottom w:val="none" w:sz="0" w:space="0" w:color="auto"/>
        <w:right w:val="none" w:sz="0" w:space="0" w:color="auto"/>
      </w:divBdr>
    </w:div>
    <w:div w:id="246234819">
      <w:bodyDiv w:val="1"/>
      <w:marLeft w:val="0"/>
      <w:marRight w:val="0"/>
      <w:marTop w:val="0"/>
      <w:marBottom w:val="0"/>
      <w:divBdr>
        <w:top w:val="none" w:sz="0" w:space="0" w:color="auto"/>
        <w:left w:val="none" w:sz="0" w:space="0" w:color="auto"/>
        <w:bottom w:val="none" w:sz="0" w:space="0" w:color="auto"/>
        <w:right w:val="none" w:sz="0" w:space="0" w:color="auto"/>
      </w:divBdr>
    </w:div>
    <w:div w:id="246236877">
      <w:bodyDiv w:val="1"/>
      <w:marLeft w:val="0"/>
      <w:marRight w:val="0"/>
      <w:marTop w:val="0"/>
      <w:marBottom w:val="0"/>
      <w:divBdr>
        <w:top w:val="none" w:sz="0" w:space="0" w:color="auto"/>
        <w:left w:val="none" w:sz="0" w:space="0" w:color="auto"/>
        <w:bottom w:val="none" w:sz="0" w:space="0" w:color="auto"/>
        <w:right w:val="none" w:sz="0" w:space="0" w:color="auto"/>
      </w:divBdr>
    </w:div>
    <w:div w:id="247690855">
      <w:bodyDiv w:val="1"/>
      <w:marLeft w:val="0"/>
      <w:marRight w:val="0"/>
      <w:marTop w:val="0"/>
      <w:marBottom w:val="0"/>
      <w:divBdr>
        <w:top w:val="none" w:sz="0" w:space="0" w:color="auto"/>
        <w:left w:val="none" w:sz="0" w:space="0" w:color="auto"/>
        <w:bottom w:val="none" w:sz="0" w:space="0" w:color="auto"/>
        <w:right w:val="none" w:sz="0" w:space="0" w:color="auto"/>
      </w:divBdr>
    </w:div>
    <w:div w:id="249120078">
      <w:bodyDiv w:val="1"/>
      <w:marLeft w:val="0"/>
      <w:marRight w:val="0"/>
      <w:marTop w:val="0"/>
      <w:marBottom w:val="0"/>
      <w:divBdr>
        <w:top w:val="none" w:sz="0" w:space="0" w:color="auto"/>
        <w:left w:val="none" w:sz="0" w:space="0" w:color="auto"/>
        <w:bottom w:val="none" w:sz="0" w:space="0" w:color="auto"/>
        <w:right w:val="none" w:sz="0" w:space="0" w:color="auto"/>
      </w:divBdr>
    </w:div>
    <w:div w:id="250895567">
      <w:bodyDiv w:val="1"/>
      <w:marLeft w:val="0"/>
      <w:marRight w:val="0"/>
      <w:marTop w:val="0"/>
      <w:marBottom w:val="0"/>
      <w:divBdr>
        <w:top w:val="none" w:sz="0" w:space="0" w:color="auto"/>
        <w:left w:val="none" w:sz="0" w:space="0" w:color="auto"/>
        <w:bottom w:val="none" w:sz="0" w:space="0" w:color="auto"/>
        <w:right w:val="none" w:sz="0" w:space="0" w:color="auto"/>
      </w:divBdr>
    </w:div>
    <w:div w:id="252084052">
      <w:bodyDiv w:val="1"/>
      <w:marLeft w:val="0"/>
      <w:marRight w:val="0"/>
      <w:marTop w:val="0"/>
      <w:marBottom w:val="0"/>
      <w:divBdr>
        <w:top w:val="none" w:sz="0" w:space="0" w:color="auto"/>
        <w:left w:val="none" w:sz="0" w:space="0" w:color="auto"/>
        <w:bottom w:val="none" w:sz="0" w:space="0" w:color="auto"/>
        <w:right w:val="none" w:sz="0" w:space="0" w:color="auto"/>
      </w:divBdr>
    </w:div>
    <w:div w:id="253175964">
      <w:bodyDiv w:val="1"/>
      <w:marLeft w:val="0"/>
      <w:marRight w:val="0"/>
      <w:marTop w:val="0"/>
      <w:marBottom w:val="0"/>
      <w:divBdr>
        <w:top w:val="none" w:sz="0" w:space="0" w:color="auto"/>
        <w:left w:val="none" w:sz="0" w:space="0" w:color="auto"/>
        <w:bottom w:val="none" w:sz="0" w:space="0" w:color="auto"/>
        <w:right w:val="none" w:sz="0" w:space="0" w:color="auto"/>
      </w:divBdr>
    </w:div>
    <w:div w:id="254364086">
      <w:bodyDiv w:val="1"/>
      <w:marLeft w:val="0"/>
      <w:marRight w:val="0"/>
      <w:marTop w:val="0"/>
      <w:marBottom w:val="0"/>
      <w:divBdr>
        <w:top w:val="none" w:sz="0" w:space="0" w:color="auto"/>
        <w:left w:val="none" w:sz="0" w:space="0" w:color="auto"/>
        <w:bottom w:val="none" w:sz="0" w:space="0" w:color="auto"/>
        <w:right w:val="none" w:sz="0" w:space="0" w:color="auto"/>
      </w:divBdr>
    </w:div>
    <w:div w:id="254942971">
      <w:bodyDiv w:val="1"/>
      <w:marLeft w:val="0"/>
      <w:marRight w:val="0"/>
      <w:marTop w:val="0"/>
      <w:marBottom w:val="0"/>
      <w:divBdr>
        <w:top w:val="none" w:sz="0" w:space="0" w:color="auto"/>
        <w:left w:val="none" w:sz="0" w:space="0" w:color="auto"/>
        <w:bottom w:val="none" w:sz="0" w:space="0" w:color="auto"/>
        <w:right w:val="none" w:sz="0" w:space="0" w:color="auto"/>
      </w:divBdr>
    </w:div>
    <w:div w:id="255066125">
      <w:bodyDiv w:val="1"/>
      <w:marLeft w:val="0"/>
      <w:marRight w:val="0"/>
      <w:marTop w:val="0"/>
      <w:marBottom w:val="0"/>
      <w:divBdr>
        <w:top w:val="none" w:sz="0" w:space="0" w:color="auto"/>
        <w:left w:val="none" w:sz="0" w:space="0" w:color="auto"/>
        <w:bottom w:val="none" w:sz="0" w:space="0" w:color="auto"/>
        <w:right w:val="none" w:sz="0" w:space="0" w:color="auto"/>
      </w:divBdr>
    </w:div>
    <w:div w:id="255796206">
      <w:bodyDiv w:val="1"/>
      <w:marLeft w:val="0"/>
      <w:marRight w:val="0"/>
      <w:marTop w:val="0"/>
      <w:marBottom w:val="0"/>
      <w:divBdr>
        <w:top w:val="none" w:sz="0" w:space="0" w:color="auto"/>
        <w:left w:val="none" w:sz="0" w:space="0" w:color="auto"/>
        <w:bottom w:val="none" w:sz="0" w:space="0" w:color="auto"/>
        <w:right w:val="none" w:sz="0" w:space="0" w:color="auto"/>
      </w:divBdr>
    </w:div>
    <w:div w:id="256720901">
      <w:bodyDiv w:val="1"/>
      <w:marLeft w:val="0"/>
      <w:marRight w:val="0"/>
      <w:marTop w:val="0"/>
      <w:marBottom w:val="0"/>
      <w:divBdr>
        <w:top w:val="none" w:sz="0" w:space="0" w:color="auto"/>
        <w:left w:val="none" w:sz="0" w:space="0" w:color="auto"/>
        <w:bottom w:val="none" w:sz="0" w:space="0" w:color="auto"/>
        <w:right w:val="none" w:sz="0" w:space="0" w:color="auto"/>
      </w:divBdr>
    </w:div>
    <w:div w:id="257180806">
      <w:bodyDiv w:val="1"/>
      <w:marLeft w:val="0"/>
      <w:marRight w:val="0"/>
      <w:marTop w:val="0"/>
      <w:marBottom w:val="0"/>
      <w:divBdr>
        <w:top w:val="none" w:sz="0" w:space="0" w:color="auto"/>
        <w:left w:val="none" w:sz="0" w:space="0" w:color="auto"/>
        <w:bottom w:val="none" w:sz="0" w:space="0" w:color="auto"/>
        <w:right w:val="none" w:sz="0" w:space="0" w:color="auto"/>
      </w:divBdr>
    </w:div>
    <w:div w:id="258295019">
      <w:bodyDiv w:val="1"/>
      <w:marLeft w:val="0"/>
      <w:marRight w:val="0"/>
      <w:marTop w:val="0"/>
      <w:marBottom w:val="0"/>
      <w:divBdr>
        <w:top w:val="none" w:sz="0" w:space="0" w:color="auto"/>
        <w:left w:val="none" w:sz="0" w:space="0" w:color="auto"/>
        <w:bottom w:val="none" w:sz="0" w:space="0" w:color="auto"/>
        <w:right w:val="none" w:sz="0" w:space="0" w:color="auto"/>
      </w:divBdr>
    </w:div>
    <w:div w:id="258873702">
      <w:bodyDiv w:val="1"/>
      <w:marLeft w:val="0"/>
      <w:marRight w:val="0"/>
      <w:marTop w:val="0"/>
      <w:marBottom w:val="0"/>
      <w:divBdr>
        <w:top w:val="none" w:sz="0" w:space="0" w:color="auto"/>
        <w:left w:val="none" w:sz="0" w:space="0" w:color="auto"/>
        <w:bottom w:val="none" w:sz="0" w:space="0" w:color="auto"/>
        <w:right w:val="none" w:sz="0" w:space="0" w:color="auto"/>
      </w:divBdr>
    </w:div>
    <w:div w:id="258877198">
      <w:bodyDiv w:val="1"/>
      <w:marLeft w:val="0"/>
      <w:marRight w:val="0"/>
      <w:marTop w:val="0"/>
      <w:marBottom w:val="0"/>
      <w:divBdr>
        <w:top w:val="none" w:sz="0" w:space="0" w:color="auto"/>
        <w:left w:val="none" w:sz="0" w:space="0" w:color="auto"/>
        <w:bottom w:val="none" w:sz="0" w:space="0" w:color="auto"/>
        <w:right w:val="none" w:sz="0" w:space="0" w:color="auto"/>
      </w:divBdr>
    </w:div>
    <w:div w:id="260115779">
      <w:bodyDiv w:val="1"/>
      <w:marLeft w:val="0"/>
      <w:marRight w:val="0"/>
      <w:marTop w:val="0"/>
      <w:marBottom w:val="0"/>
      <w:divBdr>
        <w:top w:val="none" w:sz="0" w:space="0" w:color="auto"/>
        <w:left w:val="none" w:sz="0" w:space="0" w:color="auto"/>
        <w:bottom w:val="none" w:sz="0" w:space="0" w:color="auto"/>
        <w:right w:val="none" w:sz="0" w:space="0" w:color="auto"/>
      </w:divBdr>
    </w:div>
    <w:div w:id="260141509">
      <w:bodyDiv w:val="1"/>
      <w:marLeft w:val="0"/>
      <w:marRight w:val="0"/>
      <w:marTop w:val="0"/>
      <w:marBottom w:val="0"/>
      <w:divBdr>
        <w:top w:val="none" w:sz="0" w:space="0" w:color="auto"/>
        <w:left w:val="none" w:sz="0" w:space="0" w:color="auto"/>
        <w:bottom w:val="none" w:sz="0" w:space="0" w:color="auto"/>
        <w:right w:val="none" w:sz="0" w:space="0" w:color="auto"/>
      </w:divBdr>
    </w:div>
    <w:div w:id="260334437">
      <w:bodyDiv w:val="1"/>
      <w:marLeft w:val="0"/>
      <w:marRight w:val="0"/>
      <w:marTop w:val="0"/>
      <w:marBottom w:val="0"/>
      <w:divBdr>
        <w:top w:val="none" w:sz="0" w:space="0" w:color="auto"/>
        <w:left w:val="none" w:sz="0" w:space="0" w:color="auto"/>
        <w:bottom w:val="none" w:sz="0" w:space="0" w:color="auto"/>
        <w:right w:val="none" w:sz="0" w:space="0" w:color="auto"/>
      </w:divBdr>
    </w:div>
    <w:div w:id="260529111">
      <w:bodyDiv w:val="1"/>
      <w:marLeft w:val="0"/>
      <w:marRight w:val="0"/>
      <w:marTop w:val="0"/>
      <w:marBottom w:val="0"/>
      <w:divBdr>
        <w:top w:val="none" w:sz="0" w:space="0" w:color="auto"/>
        <w:left w:val="none" w:sz="0" w:space="0" w:color="auto"/>
        <w:bottom w:val="none" w:sz="0" w:space="0" w:color="auto"/>
        <w:right w:val="none" w:sz="0" w:space="0" w:color="auto"/>
      </w:divBdr>
    </w:div>
    <w:div w:id="261378194">
      <w:bodyDiv w:val="1"/>
      <w:marLeft w:val="0"/>
      <w:marRight w:val="0"/>
      <w:marTop w:val="0"/>
      <w:marBottom w:val="0"/>
      <w:divBdr>
        <w:top w:val="none" w:sz="0" w:space="0" w:color="auto"/>
        <w:left w:val="none" w:sz="0" w:space="0" w:color="auto"/>
        <w:bottom w:val="none" w:sz="0" w:space="0" w:color="auto"/>
        <w:right w:val="none" w:sz="0" w:space="0" w:color="auto"/>
      </w:divBdr>
    </w:div>
    <w:div w:id="262109299">
      <w:bodyDiv w:val="1"/>
      <w:marLeft w:val="0"/>
      <w:marRight w:val="0"/>
      <w:marTop w:val="0"/>
      <w:marBottom w:val="0"/>
      <w:divBdr>
        <w:top w:val="none" w:sz="0" w:space="0" w:color="auto"/>
        <w:left w:val="none" w:sz="0" w:space="0" w:color="auto"/>
        <w:bottom w:val="none" w:sz="0" w:space="0" w:color="auto"/>
        <w:right w:val="none" w:sz="0" w:space="0" w:color="auto"/>
      </w:divBdr>
    </w:div>
    <w:div w:id="262229281">
      <w:bodyDiv w:val="1"/>
      <w:marLeft w:val="0"/>
      <w:marRight w:val="0"/>
      <w:marTop w:val="0"/>
      <w:marBottom w:val="0"/>
      <w:divBdr>
        <w:top w:val="none" w:sz="0" w:space="0" w:color="auto"/>
        <w:left w:val="none" w:sz="0" w:space="0" w:color="auto"/>
        <w:bottom w:val="none" w:sz="0" w:space="0" w:color="auto"/>
        <w:right w:val="none" w:sz="0" w:space="0" w:color="auto"/>
      </w:divBdr>
    </w:div>
    <w:div w:id="262418423">
      <w:bodyDiv w:val="1"/>
      <w:marLeft w:val="0"/>
      <w:marRight w:val="0"/>
      <w:marTop w:val="0"/>
      <w:marBottom w:val="0"/>
      <w:divBdr>
        <w:top w:val="none" w:sz="0" w:space="0" w:color="auto"/>
        <w:left w:val="none" w:sz="0" w:space="0" w:color="auto"/>
        <w:bottom w:val="none" w:sz="0" w:space="0" w:color="auto"/>
        <w:right w:val="none" w:sz="0" w:space="0" w:color="auto"/>
      </w:divBdr>
    </w:div>
    <w:div w:id="263653825">
      <w:bodyDiv w:val="1"/>
      <w:marLeft w:val="0"/>
      <w:marRight w:val="0"/>
      <w:marTop w:val="0"/>
      <w:marBottom w:val="0"/>
      <w:divBdr>
        <w:top w:val="none" w:sz="0" w:space="0" w:color="auto"/>
        <w:left w:val="none" w:sz="0" w:space="0" w:color="auto"/>
        <w:bottom w:val="none" w:sz="0" w:space="0" w:color="auto"/>
        <w:right w:val="none" w:sz="0" w:space="0" w:color="auto"/>
      </w:divBdr>
    </w:div>
    <w:div w:id="263727298">
      <w:bodyDiv w:val="1"/>
      <w:marLeft w:val="0"/>
      <w:marRight w:val="0"/>
      <w:marTop w:val="0"/>
      <w:marBottom w:val="0"/>
      <w:divBdr>
        <w:top w:val="none" w:sz="0" w:space="0" w:color="auto"/>
        <w:left w:val="none" w:sz="0" w:space="0" w:color="auto"/>
        <w:bottom w:val="none" w:sz="0" w:space="0" w:color="auto"/>
        <w:right w:val="none" w:sz="0" w:space="0" w:color="auto"/>
      </w:divBdr>
    </w:div>
    <w:div w:id="264583012">
      <w:bodyDiv w:val="1"/>
      <w:marLeft w:val="0"/>
      <w:marRight w:val="0"/>
      <w:marTop w:val="0"/>
      <w:marBottom w:val="0"/>
      <w:divBdr>
        <w:top w:val="none" w:sz="0" w:space="0" w:color="auto"/>
        <w:left w:val="none" w:sz="0" w:space="0" w:color="auto"/>
        <w:bottom w:val="none" w:sz="0" w:space="0" w:color="auto"/>
        <w:right w:val="none" w:sz="0" w:space="0" w:color="auto"/>
      </w:divBdr>
    </w:div>
    <w:div w:id="264660071">
      <w:bodyDiv w:val="1"/>
      <w:marLeft w:val="0"/>
      <w:marRight w:val="0"/>
      <w:marTop w:val="0"/>
      <w:marBottom w:val="0"/>
      <w:divBdr>
        <w:top w:val="none" w:sz="0" w:space="0" w:color="auto"/>
        <w:left w:val="none" w:sz="0" w:space="0" w:color="auto"/>
        <w:bottom w:val="none" w:sz="0" w:space="0" w:color="auto"/>
        <w:right w:val="none" w:sz="0" w:space="0" w:color="auto"/>
      </w:divBdr>
    </w:div>
    <w:div w:id="264846272">
      <w:bodyDiv w:val="1"/>
      <w:marLeft w:val="0"/>
      <w:marRight w:val="0"/>
      <w:marTop w:val="0"/>
      <w:marBottom w:val="0"/>
      <w:divBdr>
        <w:top w:val="none" w:sz="0" w:space="0" w:color="auto"/>
        <w:left w:val="none" w:sz="0" w:space="0" w:color="auto"/>
        <w:bottom w:val="none" w:sz="0" w:space="0" w:color="auto"/>
        <w:right w:val="none" w:sz="0" w:space="0" w:color="auto"/>
      </w:divBdr>
    </w:div>
    <w:div w:id="265112775">
      <w:bodyDiv w:val="1"/>
      <w:marLeft w:val="0"/>
      <w:marRight w:val="0"/>
      <w:marTop w:val="0"/>
      <w:marBottom w:val="0"/>
      <w:divBdr>
        <w:top w:val="none" w:sz="0" w:space="0" w:color="auto"/>
        <w:left w:val="none" w:sz="0" w:space="0" w:color="auto"/>
        <w:bottom w:val="none" w:sz="0" w:space="0" w:color="auto"/>
        <w:right w:val="none" w:sz="0" w:space="0" w:color="auto"/>
      </w:divBdr>
    </w:div>
    <w:div w:id="265381461">
      <w:bodyDiv w:val="1"/>
      <w:marLeft w:val="0"/>
      <w:marRight w:val="0"/>
      <w:marTop w:val="0"/>
      <w:marBottom w:val="0"/>
      <w:divBdr>
        <w:top w:val="none" w:sz="0" w:space="0" w:color="auto"/>
        <w:left w:val="none" w:sz="0" w:space="0" w:color="auto"/>
        <w:bottom w:val="none" w:sz="0" w:space="0" w:color="auto"/>
        <w:right w:val="none" w:sz="0" w:space="0" w:color="auto"/>
      </w:divBdr>
      <w:divsChild>
        <w:div w:id="480272501">
          <w:marLeft w:val="0"/>
          <w:marRight w:val="0"/>
          <w:marTop w:val="0"/>
          <w:marBottom w:val="0"/>
          <w:divBdr>
            <w:top w:val="single" w:sz="2" w:space="0" w:color="auto"/>
            <w:left w:val="single" w:sz="2" w:space="0" w:color="auto"/>
            <w:bottom w:val="single" w:sz="2" w:space="0" w:color="auto"/>
            <w:right w:val="single" w:sz="2" w:space="0" w:color="auto"/>
          </w:divBdr>
          <w:divsChild>
            <w:div w:id="19577598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65423795">
      <w:bodyDiv w:val="1"/>
      <w:marLeft w:val="0"/>
      <w:marRight w:val="0"/>
      <w:marTop w:val="0"/>
      <w:marBottom w:val="0"/>
      <w:divBdr>
        <w:top w:val="none" w:sz="0" w:space="0" w:color="auto"/>
        <w:left w:val="none" w:sz="0" w:space="0" w:color="auto"/>
        <w:bottom w:val="none" w:sz="0" w:space="0" w:color="auto"/>
        <w:right w:val="none" w:sz="0" w:space="0" w:color="auto"/>
      </w:divBdr>
    </w:div>
    <w:div w:id="265504164">
      <w:bodyDiv w:val="1"/>
      <w:marLeft w:val="0"/>
      <w:marRight w:val="0"/>
      <w:marTop w:val="0"/>
      <w:marBottom w:val="0"/>
      <w:divBdr>
        <w:top w:val="none" w:sz="0" w:space="0" w:color="auto"/>
        <w:left w:val="none" w:sz="0" w:space="0" w:color="auto"/>
        <w:bottom w:val="none" w:sz="0" w:space="0" w:color="auto"/>
        <w:right w:val="none" w:sz="0" w:space="0" w:color="auto"/>
      </w:divBdr>
    </w:div>
    <w:div w:id="265621002">
      <w:bodyDiv w:val="1"/>
      <w:marLeft w:val="0"/>
      <w:marRight w:val="0"/>
      <w:marTop w:val="0"/>
      <w:marBottom w:val="0"/>
      <w:divBdr>
        <w:top w:val="none" w:sz="0" w:space="0" w:color="auto"/>
        <w:left w:val="none" w:sz="0" w:space="0" w:color="auto"/>
        <w:bottom w:val="none" w:sz="0" w:space="0" w:color="auto"/>
        <w:right w:val="none" w:sz="0" w:space="0" w:color="auto"/>
      </w:divBdr>
    </w:div>
    <w:div w:id="266011129">
      <w:bodyDiv w:val="1"/>
      <w:marLeft w:val="0"/>
      <w:marRight w:val="0"/>
      <w:marTop w:val="0"/>
      <w:marBottom w:val="0"/>
      <w:divBdr>
        <w:top w:val="none" w:sz="0" w:space="0" w:color="auto"/>
        <w:left w:val="none" w:sz="0" w:space="0" w:color="auto"/>
        <w:bottom w:val="none" w:sz="0" w:space="0" w:color="auto"/>
        <w:right w:val="none" w:sz="0" w:space="0" w:color="auto"/>
      </w:divBdr>
    </w:div>
    <w:div w:id="266011944">
      <w:bodyDiv w:val="1"/>
      <w:marLeft w:val="0"/>
      <w:marRight w:val="0"/>
      <w:marTop w:val="0"/>
      <w:marBottom w:val="0"/>
      <w:divBdr>
        <w:top w:val="none" w:sz="0" w:space="0" w:color="auto"/>
        <w:left w:val="none" w:sz="0" w:space="0" w:color="auto"/>
        <w:bottom w:val="none" w:sz="0" w:space="0" w:color="auto"/>
        <w:right w:val="none" w:sz="0" w:space="0" w:color="auto"/>
      </w:divBdr>
    </w:div>
    <w:div w:id="266037894">
      <w:bodyDiv w:val="1"/>
      <w:marLeft w:val="0"/>
      <w:marRight w:val="0"/>
      <w:marTop w:val="0"/>
      <w:marBottom w:val="0"/>
      <w:divBdr>
        <w:top w:val="none" w:sz="0" w:space="0" w:color="auto"/>
        <w:left w:val="none" w:sz="0" w:space="0" w:color="auto"/>
        <w:bottom w:val="none" w:sz="0" w:space="0" w:color="auto"/>
        <w:right w:val="none" w:sz="0" w:space="0" w:color="auto"/>
      </w:divBdr>
    </w:div>
    <w:div w:id="266232491">
      <w:bodyDiv w:val="1"/>
      <w:marLeft w:val="0"/>
      <w:marRight w:val="0"/>
      <w:marTop w:val="0"/>
      <w:marBottom w:val="0"/>
      <w:divBdr>
        <w:top w:val="none" w:sz="0" w:space="0" w:color="auto"/>
        <w:left w:val="none" w:sz="0" w:space="0" w:color="auto"/>
        <w:bottom w:val="none" w:sz="0" w:space="0" w:color="auto"/>
        <w:right w:val="none" w:sz="0" w:space="0" w:color="auto"/>
      </w:divBdr>
    </w:div>
    <w:div w:id="266275114">
      <w:bodyDiv w:val="1"/>
      <w:marLeft w:val="0"/>
      <w:marRight w:val="0"/>
      <w:marTop w:val="0"/>
      <w:marBottom w:val="0"/>
      <w:divBdr>
        <w:top w:val="none" w:sz="0" w:space="0" w:color="auto"/>
        <w:left w:val="none" w:sz="0" w:space="0" w:color="auto"/>
        <w:bottom w:val="none" w:sz="0" w:space="0" w:color="auto"/>
        <w:right w:val="none" w:sz="0" w:space="0" w:color="auto"/>
      </w:divBdr>
    </w:div>
    <w:div w:id="266351471">
      <w:bodyDiv w:val="1"/>
      <w:marLeft w:val="0"/>
      <w:marRight w:val="0"/>
      <w:marTop w:val="0"/>
      <w:marBottom w:val="0"/>
      <w:divBdr>
        <w:top w:val="none" w:sz="0" w:space="0" w:color="auto"/>
        <w:left w:val="none" w:sz="0" w:space="0" w:color="auto"/>
        <w:bottom w:val="none" w:sz="0" w:space="0" w:color="auto"/>
        <w:right w:val="none" w:sz="0" w:space="0" w:color="auto"/>
      </w:divBdr>
    </w:div>
    <w:div w:id="266619412">
      <w:bodyDiv w:val="1"/>
      <w:marLeft w:val="0"/>
      <w:marRight w:val="0"/>
      <w:marTop w:val="0"/>
      <w:marBottom w:val="0"/>
      <w:divBdr>
        <w:top w:val="none" w:sz="0" w:space="0" w:color="auto"/>
        <w:left w:val="none" w:sz="0" w:space="0" w:color="auto"/>
        <w:bottom w:val="none" w:sz="0" w:space="0" w:color="auto"/>
        <w:right w:val="none" w:sz="0" w:space="0" w:color="auto"/>
      </w:divBdr>
    </w:div>
    <w:div w:id="267085002">
      <w:bodyDiv w:val="1"/>
      <w:marLeft w:val="0"/>
      <w:marRight w:val="0"/>
      <w:marTop w:val="0"/>
      <w:marBottom w:val="0"/>
      <w:divBdr>
        <w:top w:val="none" w:sz="0" w:space="0" w:color="auto"/>
        <w:left w:val="none" w:sz="0" w:space="0" w:color="auto"/>
        <w:bottom w:val="none" w:sz="0" w:space="0" w:color="auto"/>
        <w:right w:val="none" w:sz="0" w:space="0" w:color="auto"/>
      </w:divBdr>
    </w:div>
    <w:div w:id="267128090">
      <w:bodyDiv w:val="1"/>
      <w:marLeft w:val="0"/>
      <w:marRight w:val="0"/>
      <w:marTop w:val="0"/>
      <w:marBottom w:val="0"/>
      <w:divBdr>
        <w:top w:val="none" w:sz="0" w:space="0" w:color="auto"/>
        <w:left w:val="none" w:sz="0" w:space="0" w:color="auto"/>
        <w:bottom w:val="none" w:sz="0" w:space="0" w:color="auto"/>
        <w:right w:val="none" w:sz="0" w:space="0" w:color="auto"/>
      </w:divBdr>
    </w:div>
    <w:div w:id="267200165">
      <w:bodyDiv w:val="1"/>
      <w:marLeft w:val="0"/>
      <w:marRight w:val="0"/>
      <w:marTop w:val="0"/>
      <w:marBottom w:val="0"/>
      <w:divBdr>
        <w:top w:val="none" w:sz="0" w:space="0" w:color="auto"/>
        <w:left w:val="none" w:sz="0" w:space="0" w:color="auto"/>
        <w:bottom w:val="none" w:sz="0" w:space="0" w:color="auto"/>
        <w:right w:val="none" w:sz="0" w:space="0" w:color="auto"/>
      </w:divBdr>
    </w:div>
    <w:div w:id="267349913">
      <w:bodyDiv w:val="1"/>
      <w:marLeft w:val="0"/>
      <w:marRight w:val="0"/>
      <w:marTop w:val="0"/>
      <w:marBottom w:val="0"/>
      <w:divBdr>
        <w:top w:val="none" w:sz="0" w:space="0" w:color="auto"/>
        <w:left w:val="none" w:sz="0" w:space="0" w:color="auto"/>
        <w:bottom w:val="none" w:sz="0" w:space="0" w:color="auto"/>
        <w:right w:val="none" w:sz="0" w:space="0" w:color="auto"/>
      </w:divBdr>
    </w:div>
    <w:div w:id="267399180">
      <w:bodyDiv w:val="1"/>
      <w:marLeft w:val="0"/>
      <w:marRight w:val="0"/>
      <w:marTop w:val="0"/>
      <w:marBottom w:val="0"/>
      <w:divBdr>
        <w:top w:val="none" w:sz="0" w:space="0" w:color="auto"/>
        <w:left w:val="none" w:sz="0" w:space="0" w:color="auto"/>
        <w:bottom w:val="none" w:sz="0" w:space="0" w:color="auto"/>
        <w:right w:val="none" w:sz="0" w:space="0" w:color="auto"/>
      </w:divBdr>
    </w:div>
    <w:div w:id="268125270">
      <w:bodyDiv w:val="1"/>
      <w:marLeft w:val="0"/>
      <w:marRight w:val="0"/>
      <w:marTop w:val="0"/>
      <w:marBottom w:val="0"/>
      <w:divBdr>
        <w:top w:val="none" w:sz="0" w:space="0" w:color="auto"/>
        <w:left w:val="none" w:sz="0" w:space="0" w:color="auto"/>
        <w:bottom w:val="none" w:sz="0" w:space="0" w:color="auto"/>
        <w:right w:val="none" w:sz="0" w:space="0" w:color="auto"/>
      </w:divBdr>
    </w:div>
    <w:div w:id="269703276">
      <w:bodyDiv w:val="1"/>
      <w:marLeft w:val="0"/>
      <w:marRight w:val="0"/>
      <w:marTop w:val="0"/>
      <w:marBottom w:val="0"/>
      <w:divBdr>
        <w:top w:val="none" w:sz="0" w:space="0" w:color="auto"/>
        <w:left w:val="none" w:sz="0" w:space="0" w:color="auto"/>
        <w:bottom w:val="none" w:sz="0" w:space="0" w:color="auto"/>
        <w:right w:val="none" w:sz="0" w:space="0" w:color="auto"/>
      </w:divBdr>
    </w:div>
    <w:div w:id="269822507">
      <w:bodyDiv w:val="1"/>
      <w:marLeft w:val="0"/>
      <w:marRight w:val="0"/>
      <w:marTop w:val="0"/>
      <w:marBottom w:val="0"/>
      <w:divBdr>
        <w:top w:val="none" w:sz="0" w:space="0" w:color="auto"/>
        <w:left w:val="none" w:sz="0" w:space="0" w:color="auto"/>
        <w:bottom w:val="none" w:sz="0" w:space="0" w:color="auto"/>
        <w:right w:val="none" w:sz="0" w:space="0" w:color="auto"/>
      </w:divBdr>
    </w:div>
    <w:div w:id="269822990">
      <w:bodyDiv w:val="1"/>
      <w:marLeft w:val="0"/>
      <w:marRight w:val="0"/>
      <w:marTop w:val="0"/>
      <w:marBottom w:val="0"/>
      <w:divBdr>
        <w:top w:val="none" w:sz="0" w:space="0" w:color="auto"/>
        <w:left w:val="none" w:sz="0" w:space="0" w:color="auto"/>
        <w:bottom w:val="none" w:sz="0" w:space="0" w:color="auto"/>
        <w:right w:val="none" w:sz="0" w:space="0" w:color="auto"/>
      </w:divBdr>
    </w:div>
    <w:div w:id="269974828">
      <w:bodyDiv w:val="1"/>
      <w:marLeft w:val="0"/>
      <w:marRight w:val="0"/>
      <w:marTop w:val="0"/>
      <w:marBottom w:val="0"/>
      <w:divBdr>
        <w:top w:val="none" w:sz="0" w:space="0" w:color="auto"/>
        <w:left w:val="none" w:sz="0" w:space="0" w:color="auto"/>
        <w:bottom w:val="none" w:sz="0" w:space="0" w:color="auto"/>
        <w:right w:val="none" w:sz="0" w:space="0" w:color="auto"/>
      </w:divBdr>
    </w:div>
    <w:div w:id="270089139">
      <w:bodyDiv w:val="1"/>
      <w:marLeft w:val="0"/>
      <w:marRight w:val="0"/>
      <w:marTop w:val="0"/>
      <w:marBottom w:val="0"/>
      <w:divBdr>
        <w:top w:val="none" w:sz="0" w:space="0" w:color="auto"/>
        <w:left w:val="none" w:sz="0" w:space="0" w:color="auto"/>
        <w:bottom w:val="none" w:sz="0" w:space="0" w:color="auto"/>
        <w:right w:val="none" w:sz="0" w:space="0" w:color="auto"/>
      </w:divBdr>
    </w:div>
    <w:div w:id="270357582">
      <w:bodyDiv w:val="1"/>
      <w:marLeft w:val="0"/>
      <w:marRight w:val="0"/>
      <w:marTop w:val="0"/>
      <w:marBottom w:val="0"/>
      <w:divBdr>
        <w:top w:val="none" w:sz="0" w:space="0" w:color="auto"/>
        <w:left w:val="none" w:sz="0" w:space="0" w:color="auto"/>
        <w:bottom w:val="none" w:sz="0" w:space="0" w:color="auto"/>
        <w:right w:val="none" w:sz="0" w:space="0" w:color="auto"/>
      </w:divBdr>
    </w:div>
    <w:div w:id="270404803">
      <w:bodyDiv w:val="1"/>
      <w:marLeft w:val="0"/>
      <w:marRight w:val="0"/>
      <w:marTop w:val="0"/>
      <w:marBottom w:val="0"/>
      <w:divBdr>
        <w:top w:val="none" w:sz="0" w:space="0" w:color="auto"/>
        <w:left w:val="none" w:sz="0" w:space="0" w:color="auto"/>
        <w:bottom w:val="none" w:sz="0" w:space="0" w:color="auto"/>
        <w:right w:val="none" w:sz="0" w:space="0" w:color="auto"/>
      </w:divBdr>
    </w:div>
    <w:div w:id="270666911">
      <w:bodyDiv w:val="1"/>
      <w:marLeft w:val="0"/>
      <w:marRight w:val="0"/>
      <w:marTop w:val="0"/>
      <w:marBottom w:val="0"/>
      <w:divBdr>
        <w:top w:val="none" w:sz="0" w:space="0" w:color="auto"/>
        <w:left w:val="none" w:sz="0" w:space="0" w:color="auto"/>
        <w:bottom w:val="none" w:sz="0" w:space="0" w:color="auto"/>
        <w:right w:val="none" w:sz="0" w:space="0" w:color="auto"/>
      </w:divBdr>
    </w:div>
    <w:div w:id="271591319">
      <w:bodyDiv w:val="1"/>
      <w:marLeft w:val="0"/>
      <w:marRight w:val="0"/>
      <w:marTop w:val="0"/>
      <w:marBottom w:val="0"/>
      <w:divBdr>
        <w:top w:val="none" w:sz="0" w:space="0" w:color="auto"/>
        <w:left w:val="none" w:sz="0" w:space="0" w:color="auto"/>
        <w:bottom w:val="none" w:sz="0" w:space="0" w:color="auto"/>
        <w:right w:val="none" w:sz="0" w:space="0" w:color="auto"/>
      </w:divBdr>
    </w:div>
    <w:div w:id="271596103">
      <w:bodyDiv w:val="1"/>
      <w:marLeft w:val="0"/>
      <w:marRight w:val="0"/>
      <w:marTop w:val="0"/>
      <w:marBottom w:val="0"/>
      <w:divBdr>
        <w:top w:val="none" w:sz="0" w:space="0" w:color="auto"/>
        <w:left w:val="none" w:sz="0" w:space="0" w:color="auto"/>
        <w:bottom w:val="none" w:sz="0" w:space="0" w:color="auto"/>
        <w:right w:val="none" w:sz="0" w:space="0" w:color="auto"/>
      </w:divBdr>
    </w:div>
    <w:div w:id="271937287">
      <w:bodyDiv w:val="1"/>
      <w:marLeft w:val="0"/>
      <w:marRight w:val="0"/>
      <w:marTop w:val="0"/>
      <w:marBottom w:val="0"/>
      <w:divBdr>
        <w:top w:val="none" w:sz="0" w:space="0" w:color="auto"/>
        <w:left w:val="none" w:sz="0" w:space="0" w:color="auto"/>
        <w:bottom w:val="none" w:sz="0" w:space="0" w:color="auto"/>
        <w:right w:val="none" w:sz="0" w:space="0" w:color="auto"/>
      </w:divBdr>
    </w:div>
    <w:div w:id="272247593">
      <w:bodyDiv w:val="1"/>
      <w:marLeft w:val="0"/>
      <w:marRight w:val="0"/>
      <w:marTop w:val="0"/>
      <w:marBottom w:val="0"/>
      <w:divBdr>
        <w:top w:val="none" w:sz="0" w:space="0" w:color="auto"/>
        <w:left w:val="none" w:sz="0" w:space="0" w:color="auto"/>
        <w:bottom w:val="none" w:sz="0" w:space="0" w:color="auto"/>
        <w:right w:val="none" w:sz="0" w:space="0" w:color="auto"/>
      </w:divBdr>
    </w:div>
    <w:div w:id="272324387">
      <w:bodyDiv w:val="1"/>
      <w:marLeft w:val="0"/>
      <w:marRight w:val="0"/>
      <w:marTop w:val="0"/>
      <w:marBottom w:val="0"/>
      <w:divBdr>
        <w:top w:val="none" w:sz="0" w:space="0" w:color="auto"/>
        <w:left w:val="none" w:sz="0" w:space="0" w:color="auto"/>
        <w:bottom w:val="none" w:sz="0" w:space="0" w:color="auto"/>
        <w:right w:val="none" w:sz="0" w:space="0" w:color="auto"/>
      </w:divBdr>
    </w:div>
    <w:div w:id="272440748">
      <w:bodyDiv w:val="1"/>
      <w:marLeft w:val="0"/>
      <w:marRight w:val="0"/>
      <w:marTop w:val="0"/>
      <w:marBottom w:val="0"/>
      <w:divBdr>
        <w:top w:val="none" w:sz="0" w:space="0" w:color="auto"/>
        <w:left w:val="none" w:sz="0" w:space="0" w:color="auto"/>
        <w:bottom w:val="none" w:sz="0" w:space="0" w:color="auto"/>
        <w:right w:val="none" w:sz="0" w:space="0" w:color="auto"/>
      </w:divBdr>
    </w:div>
    <w:div w:id="272908923">
      <w:bodyDiv w:val="1"/>
      <w:marLeft w:val="0"/>
      <w:marRight w:val="0"/>
      <w:marTop w:val="0"/>
      <w:marBottom w:val="0"/>
      <w:divBdr>
        <w:top w:val="none" w:sz="0" w:space="0" w:color="auto"/>
        <w:left w:val="none" w:sz="0" w:space="0" w:color="auto"/>
        <w:bottom w:val="none" w:sz="0" w:space="0" w:color="auto"/>
        <w:right w:val="none" w:sz="0" w:space="0" w:color="auto"/>
      </w:divBdr>
    </w:div>
    <w:div w:id="272978167">
      <w:bodyDiv w:val="1"/>
      <w:marLeft w:val="0"/>
      <w:marRight w:val="0"/>
      <w:marTop w:val="0"/>
      <w:marBottom w:val="0"/>
      <w:divBdr>
        <w:top w:val="none" w:sz="0" w:space="0" w:color="auto"/>
        <w:left w:val="none" w:sz="0" w:space="0" w:color="auto"/>
        <w:bottom w:val="none" w:sz="0" w:space="0" w:color="auto"/>
        <w:right w:val="none" w:sz="0" w:space="0" w:color="auto"/>
      </w:divBdr>
    </w:div>
    <w:div w:id="273100560">
      <w:bodyDiv w:val="1"/>
      <w:marLeft w:val="0"/>
      <w:marRight w:val="0"/>
      <w:marTop w:val="0"/>
      <w:marBottom w:val="0"/>
      <w:divBdr>
        <w:top w:val="none" w:sz="0" w:space="0" w:color="auto"/>
        <w:left w:val="none" w:sz="0" w:space="0" w:color="auto"/>
        <w:bottom w:val="none" w:sz="0" w:space="0" w:color="auto"/>
        <w:right w:val="none" w:sz="0" w:space="0" w:color="auto"/>
      </w:divBdr>
    </w:div>
    <w:div w:id="273484256">
      <w:bodyDiv w:val="1"/>
      <w:marLeft w:val="0"/>
      <w:marRight w:val="0"/>
      <w:marTop w:val="0"/>
      <w:marBottom w:val="0"/>
      <w:divBdr>
        <w:top w:val="none" w:sz="0" w:space="0" w:color="auto"/>
        <w:left w:val="none" w:sz="0" w:space="0" w:color="auto"/>
        <w:bottom w:val="none" w:sz="0" w:space="0" w:color="auto"/>
        <w:right w:val="none" w:sz="0" w:space="0" w:color="auto"/>
      </w:divBdr>
    </w:div>
    <w:div w:id="273682583">
      <w:bodyDiv w:val="1"/>
      <w:marLeft w:val="0"/>
      <w:marRight w:val="0"/>
      <w:marTop w:val="0"/>
      <w:marBottom w:val="0"/>
      <w:divBdr>
        <w:top w:val="none" w:sz="0" w:space="0" w:color="auto"/>
        <w:left w:val="none" w:sz="0" w:space="0" w:color="auto"/>
        <w:bottom w:val="none" w:sz="0" w:space="0" w:color="auto"/>
        <w:right w:val="none" w:sz="0" w:space="0" w:color="auto"/>
      </w:divBdr>
    </w:div>
    <w:div w:id="274993445">
      <w:bodyDiv w:val="1"/>
      <w:marLeft w:val="0"/>
      <w:marRight w:val="0"/>
      <w:marTop w:val="0"/>
      <w:marBottom w:val="0"/>
      <w:divBdr>
        <w:top w:val="none" w:sz="0" w:space="0" w:color="auto"/>
        <w:left w:val="none" w:sz="0" w:space="0" w:color="auto"/>
        <w:bottom w:val="none" w:sz="0" w:space="0" w:color="auto"/>
        <w:right w:val="none" w:sz="0" w:space="0" w:color="auto"/>
      </w:divBdr>
    </w:div>
    <w:div w:id="276109136">
      <w:bodyDiv w:val="1"/>
      <w:marLeft w:val="0"/>
      <w:marRight w:val="0"/>
      <w:marTop w:val="0"/>
      <w:marBottom w:val="0"/>
      <w:divBdr>
        <w:top w:val="none" w:sz="0" w:space="0" w:color="auto"/>
        <w:left w:val="none" w:sz="0" w:space="0" w:color="auto"/>
        <w:bottom w:val="none" w:sz="0" w:space="0" w:color="auto"/>
        <w:right w:val="none" w:sz="0" w:space="0" w:color="auto"/>
      </w:divBdr>
    </w:div>
    <w:div w:id="276526756">
      <w:bodyDiv w:val="1"/>
      <w:marLeft w:val="0"/>
      <w:marRight w:val="0"/>
      <w:marTop w:val="0"/>
      <w:marBottom w:val="0"/>
      <w:divBdr>
        <w:top w:val="none" w:sz="0" w:space="0" w:color="auto"/>
        <w:left w:val="none" w:sz="0" w:space="0" w:color="auto"/>
        <w:bottom w:val="none" w:sz="0" w:space="0" w:color="auto"/>
        <w:right w:val="none" w:sz="0" w:space="0" w:color="auto"/>
      </w:divBdr>
    </w:div>
    <w:div w:id="276572720">
      <w:bodyDiv w:val="1"/>
      <w:marLeft w:val="0"/>
      <w:marRight w:val="0"/>
      <w:marTop w:val="0"/>
      <w:marBottom w:val="0"/>
      <w:divBdr>
        <w:top w:val="none" w:sz="0" w:space="0" w:color="auto"/>
        <w:left w:val="none" w:sz="0" w:space="0" w:color="auto"/>
        <w:bottom w:val="none" w:sz="0" w:space="0" w:color="auto"/>
        <w:right w:val="none" w:sz="0" w:space="0" w:color="auto"/>
      </w:divBdr>
    </w:div>
    <w:div w:id="276839338">
      <w:bodyDiv w:val="1"/>
      <w:marLeft w:val="0"/>
      <w:marRight w:val="0"/>
      <w:marTop w:val="0"/>
      <w:marBottom w:val="0"/>
      <w:divBdr>
        <w:top w:val="none" w:sz="0" w:space="0" w:color="auto"/>
        <w:left w:val="none" w:sz="0" w:space="0" w:color="auto"/>
        <w:bottom w:val="none" w:sz="0" w:space="0" w:color="auto"/>
        <w:right w:val="none" w:sz="0" w:space="0" w:color="auto"/>
      </w:divBdr>
    </w:div>
    <w:div w:id="277224491">
      <w:bodyDiv w:val="1"/>
      <w:marLeft w:val="0"/>
      <w:marRight w:val="0"/>
      <w:marTop w:val="0"/>
      <w:marBottom w:val="0"/>
      <w:divBdr>
        <w:top w:val="none" w:sz="0" w:space="0" w:color="auto"/>
        <w:left w:val="none" w:sz="0" w:space="0" w:color="auto"/>
        <w:bottom w:val="none" w:sz="0" w:space="0" w:color="auto"/>
        <w:right w:val="none" w:sz="0" w:space="0" w:color="auto"/>
      </w:divBdr>
    </w:div>
    <w:div w:id="277496336">
      <w:bodyDiv w:val="1"/>
      <w:marLeft w:val="0"/>
      <w:marRight w:val="0"/>
      <w:marTop w:val="0"/>
      <w:marBottom w:val="0"/>
      <w:divBdr>
        <w:top w:val="none" w:sz="0" w:space="0" w:color="auto"/>
        <w:left w:val="none" w:sz="0" w:space="0" w:color="auto"/>
        <w:bottom w:val="none" w:sz="0" w:space="0" w:color="auto"/>
        <w:right w:val="none" w:sz="0" w:space="0" w:color="auto"/>
      </w:divBdr>
    </w:div>
    <w:div w:id="277640249">
      <w:bodyDiv w:val="1"/>
      <w:marLeft w:val="0"/>
      <w:marRight w:val="0"/>
      <w:marTop w:val="0"/>
      <w:marBottom w:val="0"/>
      <w:divBdr>
        <w:top w:val="none" w:sz="0" w:space="0" w:color="auto"/>
        <w:left w:val="none" w:sz="0" w:space="0" w:color="auto"/>
        <w:bottom w:val="none" w:sz="0" w:space="0" w:color="auto"/>
        <w:right w:val="none" w:sz="0" w:space="0" w:color="auto"/>
      </w:divBdr>
    </w:div>
    <w:div w:id="278076539">
      <w:bodyDiv w:val="1"/>
      <w:marLeft w:val="0"/>
      <w:marRight w:val="0"/>
      <w:marTop w:val="0"/>
      <w:marBottom w:val="0"/>
      <w:divBdr>
        <w:top w:val="none" w:sz="0" w:space="0" w:color="auto"/>
        <w:left w:val="none" w:sz="0" w:space="0" w:color="auto"/>
        <w:bottom w:val="none" w:sz="0" w:space="0" w:color="auto"/>
        <w:right w:val="none" w:sz="0" w:space="0" w:color="auto"/>
      </w:divBdr>
    </w:div>
    <w:div w:id="278223902">
      <w:bodyDiv w:val="1"/>
      <w:marLeft w:val="0"/>
      <w:marRight w:val="0"/>
      <w:marTop w:val="0"/>
      <w:marBottom w:val="0"/>
      <w:divBdr>
        <w:top w:val="none" w:sz="0" w:space="0" w:color="auto"/>
        <w:left w:val="none" w:sz="0" w:space="0" w:color="auto"/>
        <w:bottom w:val="none" w:sz="0" w:space="0" w:color="auto"/>
        <w:right w:val="none" w:sz="0" w:space="0" w:color="auto"/>
      </w:divBdr>
    </w:div>
    <w:div w:id="279146004">
      <w:bodyDiv w:val="1"/>
      <w:marLeft w:val="0"/>
      <w:marRight w:val="0"/>
      <w:marTop w:val="0"/>
      <w:marBottom w:val="0"/>
      <w:divBdr>
        <w:top w:val="none" w:sz="0" w:space="0" w:color="auto"/>
        <w:left w:val="none" w:sz="0" w:space="0" w:color="auto"/>
        <w:bottom w:val="none" w:sz="0" w:space="0" w:color="auto"/>
        <w:right w:val="none" w:sz="0" w:space="0" w:color="auto"/>
      </w:divBdr>
    </w:div>
    <w:div w:id="279840835">
      <w:bodyDiv w:val="1"/>
      <w:marLeft w:val="0"/>
      <w:marRight w:val="0"/>
      <w:marTop w:val="0"/>
      <w:marBottom w:val="0"/>
      <w:divBdr>
        <w:top w:val="none" w:sz="0" w:space="0" w:color="auto"/>
        <w:left w:val="none" w:sz="0" w:space="0" w:color="auto"/>
        <w:bottom w:val="none" w:sz="0" w:space="0" w:color="auto"/>
        <w:right w:val="none" w:sz="0" w:space="0" w:color="auto"/>
      </w:divBdr>
    </w:div>
    <w:div w:id="280110561">
      <w:bodyDiv w:val="1"/>
      <w:marLeft w:val="0"/>
      <w:marRight w:val="0"/>
      <w:marTop w:val="0"/>
      <w:marBottom w:val="0"/>
      <w:divBdr>
        <w:top w:val="none" w:sz="0" w:space="0" w:color="auto"/>
        <w:left w:val="none" w:sz="0" w:space="0" w:color="auto"/>
        <w:bottom w:val="none" w:sz="0" w:space="0" w:color="auto"/>
        <w:right w:val="none" w:sz="0" w:space="0" w:color="auto"/>
      </w:divBdr>
    </w:div>
    <w:div w:id="280383950">
      <w:bodyDiv w:val="1"/>
      <w:marLeft w:val="0"/>
      <w:marRight w:val="0"/>
      <w:marTop w:val="0"/>
      <w:marBottom w:val="0"/>
      <w:divBdr>
        <w:top w:val="none" w:sz="0" w:space="0" w:color="auto"/>
        <w:left w:val="none" w:sz="0" w:space="0" w:color="auto"/>
        <w:bottom w:val="none" w:sz="0" w:space="0" w:color="auto"/>
        <w:right w:val="none" w:sz="0" w:space="0" w:color="auto"/>
      </w:divBdr>
    </w:div>
    <w:div w:id="282539116">
      <w:bodyDiv w:val="1"/>
      <w:marLeft w:val="0"/>
      <w:marRight w:val="0"/>
      <w:marTop w:val="0"/>
      <w:marBottom w:val="0"/>
      <w:divBdr>
        <w:top w:val="none" w:sz="0" w:space="0" w:color="auto"/>
        <w:left w:val="none" w:sz="0" w:space="0" w:color="auto"/>
        <w:bottom w:val="none" w:sz="0" w:space="0" w:color="auto"/>
        <w:right w:val="none" w:sz="0" w:space="0" w:color="auto"/>
      </w:divBdr>
    </w:div>
    <w:div w:id="285282149">
      <w:bodyDiv w:val="1"/>
      <w:marLeft w:val="0"/>
      <w:marRight w:val="0"/>
      <w:marTop w:val="0"/>
      <w:marBottom w:val="0"/>
      <w:divBdr>
        <w:top w:val="none" w:sz="0" w:space="0" w:color="auto"/>
        <w:left w:val="none" w:sz="0" w:space="0" w:color="auto"/>
        <w:bottom w:val="none" w:sz="0" w:space="0" w:color="auto"/>
        <w:right w:val="none" w:sz="0" w:space="0" w:color="auto"/>
      </w:divBdr>
    </w:div>
    <w:div w:id="286283100">
      <w:bodyDiv w:val="1"/>
      <w:marLeft w:val="0"/>
      <w:marRight w:val="0"/>
      <w:marTop w:val="0"/>
      <w:marBottom w:val="0"/>
      <w:divBdr>
        <w:top w:val="none" w:sz="0" w:space="0" w:color="auto"/>
        <w:left w:val="none" w:sz="0" w:space="0" w:color="auto"/>
        <w:bottom w:val="none" w:sz="0" w:space="0" w:color="auto"/>
        <w:right w:val="none" w:sz="0" w:space="0" w:color="auto"/>
      </w:divBdr>
    </w:div>
    <w:div w:id="286937233">
      <w:bodyDiv w:val="1"/>
      <w:marLeft w:val="0"/>
      <w:marRight w:val="0"/>
      <w:marTop w:val="0"/>
      <w:marBottom w:val="0"/>
      <w:divBdr>
        <w:top w:val="none" w:sz="0" w:space="0" w:color="auto"/>
        <w:left w:val="none" w:sz="0" w:space="0" w:color="auto"/>
        <w:bottom w:val="none" w:sz="0" w:space="0" w:color="auto"/>
        <w:right w:val="none" w:sz="0" w:space="0" w:color="auto"/>
      </w:divBdr>
    </w:div>
    <w:div w:id="287511123">
      <w:bodyDiv w:val="1"/>
      <w:marLeft w:val="0"/>
      <w:marRight w:val="0"/>
      <w:marTop w:val="0"/>
      <w:marBottom w:val="0"/>
      <w:divBdr>
        <w:top w:val="none" w:sz="0" w:space="0" w:color="auto"/>
        <w:left w:val="none" w:sz="0" w:space="0" w:color="auto"/>
        <w:bottom w:val="none" w:sz="0" w:space="0" w:color="auto"/>
        <w:right w:val="none" w:sz="0" w:space="0" w:color="auto"/>
      </w:divBdr>
    </w:div>
    <w:div w:id="288317055">
      <w:bodyDiv w:val="1"/>
      <w:marLeft w:val="0"/>
      <w:marRight w:val="0"/>
      <w:marTop w:val="0"/>
      <w:marBottom w:val="0"/>
      <w:divBdr>
        <w:top w:val="none" w:sz="0" w:space="0" w:color="auto"/>
        <w:left w:val="none" w:sz="0" w:space="0" w:color="auto"/>
        <w:bottom w:val="none" w:sz="0" w:space="0" w:color="auto"/>
        <w:right w:val="none" w:sz="0" w:space="0" w:color="auto"/>
      </w:divBdr>
    </w:div>
    <w:div w:id="289484573">
      <w:bodyDiv w:val="1"/>
      <w:marLeft w:val="0"/>
      <w:marRight w:val="0"/>
      <w:marTop w:val="0"/>
      <w:marBottom w:val="0"/>
      <w:divBdr>
        <w:top w:val="none" w:sz="0" w:space="0" w:color="auto"/>
        <w:left w:val="none" w:sz="0" w:space="0" w:color="auto"/>
        <w:bottom w:val="none" w:sz="0" w:space="0" w:color="auto"/>
        <w:right w:val="none" w:sz="0" w:space="0" w:color="auto"/>
      </w:divBdr>
    </w:div>
    <w:div w:id="290940704">
      <w:bodyDiv w:val="1"/>
      <w:marLeft w:val="0"/>
      <w:marRight w:val="0"/>
      <w:marTop w:val="0"/>
      <w:marBottom w:val="0"/>
      <w:divBdr>
        <w:top w:val="none" w:sz="0" w:space="0" w:color="auto"/>
        <w:left w:val="none" w:sz="0" w:space="0" w:color="auto"/>
        <w:bottom w:val="none" w:sz="0" w:space="0" w:color="auto"/>
        <w:right w:val="none" w:sz="0" w:space="0" w:color="auto"/>
      </w:divBdr>
    </w:div>
    <w:div w:id="291667608">
      <w:bodyDiv w:val="1"/>
      <w:marLeft w:val="0"/>
      <w:marRight w:val="0"/>
      <w:marTop w:val="0"/>
      <w:marBottom w:val="0"/>
      <w:divBdr>
        <w:top w:val="none" w:sz="0" w:space="0" w:color="auto"/>
        <w:left w:val="none" w:sz="0" w:space="0" w:color="auto"/>
        <w:bottom w:val="none" w:sz="0" w:space="0" w:color="auto"/>
        <w:right w:val="none" w:sz="0" w:space="0" w:color="auto"/>
      </w:divBdr>
    </w:div>
    <w:div w:id="291832647">
      <w:bodyDiv w:val="1"/>
      <w:marLeft w:val="0"/>
      <w:marRight w:val="0"/>
      <w:marTop w:val="0"/>
      <w:marBottom w:val="0"/>
      <w:divBdr>
        <w:top w:val="none" w:sz="0" w:space="0" w:color="auto"/>
        <w:left w:val="none" w:sz="0" w:space="0" w:color="auto"/>
        <w:bottom w:val="none" w:sz="0" w:space="0" w:color="auto"/>
        <w:right w:val="none" w:sz="0" w:space="0" w:color="auto"/>
      </w:divBdr>
    </w:div>
    <w:div w:id="292297442">
      <w:bodyDiv w:val="1"/>
      <w:marLeft w:val="0"/>
      <w:marRight w:val="0"/>
      <w:marTop w:val="0"/>
      <w:marBottom w:val="0"/>
      <w:divBdr>
        <w:top w:val="none" w:sz="0" w:space="0" w:color="auto"/>
        <w:left w:val="none" w:sz="0" w:space="0" w:color="auto"/>
        <w:bottom w:val="none" w:sz="0" w:space="0" w:color="auto"/>
        <w:right w:val="none" w:sz="0" w:space="0" w:color="auto"/>
      </w:divBdr>
    </w:div>
    <w:div w:id="292368518">
      <w:bodyDiv w:val="1"/>
      <w:marLeft w:val="0"/>
      <w:marRight w:val="0"/>
      <w:marTop w:val="0"/>
      <w:marBottom w:val="0"/>
      <w:divBdr>
        <w:top w:val="none" w:sz="0" w:space="0" w:color="auto"/>
        <w:left w:val="none" w:sz="0" w:space="0" w:color="auto"/>
        <w:bottom w:val="none" w:sz="0" w:space="0" w:color="auto"/>
        <w:right w:val="none" w:sz="0" w:space="0" w:color="auto"/>
      </w:divBdr>
    </w:div>
    <w:div w:id="293024912">
      <w:bodyDiv w:val="1"/>
      <w:marLeft w:val="0"/>
      <w:marRight w:val="0"/>
      <w:marTop w:val="0"/>
      <w:marBottom w:val="0"/>
      <w:divBdr>
        <w:top w:val="none" w:sz="0" w:space="0" w:color="auto"/>
        <w:left w:val="none" w:sz="0" w:space="0" w:color="auto"/>
        <w:bottom w:val="none" w:sz="0" w:space="0" w:color="auto"/>
        <w:right w:val="none" w:sz="0" w:space="0" w:color="auto"/>
      </w:divBdr>
    </w:div>
    <w:div w:id="293214304">
      <w:bodyDiv w:val="1"/>
      <w:marLeft w:val="0"/>
      <w:marRight w:val="0"/>
      <w:marTop w:val="0"/>
      <w:marBottom w:val="0"/>
      <w:divBdr>
        <w:top w:val="none" w:sz="0" w:space="0" w:color="auto"/>
        <w:left w:val="none" w:sz="0" w:space="0" w:color="auto"/>
        <w:bottom w:val="none" w:sz="0" w:space="0" w:color="auto"/>
        <w:right w:val="none" w:sz="0" w:space="0" w:color="auto"/>
      </w:divBdr>
    </w:div>
    <w:div w:id="293826633">
      <w:bodyDiv w:val="1"/>
      <w:marLeft w:val="0"/>
      <w:marRight w:val="0"/>
      <w:marTop w:val="0"/>
      <w:marBottom w:val="0"/>
      <w:divBdr>
        <w:top w:val="none" w:sz="0" w:space="0" w:color="auto"/>
        <w:left w:val="none" w:sz="0" w:space="0" w:color="auto"/>
        <w:bottom w:val="none" w:sz="0" w:space="0" w:color="auto"/>
        <w:right w:val="none" w:sz="0" w:space="0" w:color="auto"/>
      </w:divBdr>
    </w:div>
    <w:div w:id="293826808">
      <w:bodyDiv w:val="1"/>
      <w:marLeft w:val="0"/>
      <w:marRight w:val="0"/>
      <w:marTop w:val="0"/>
      <w:marBottom w:val="0"/>
      <w:divBdr>
        <w:top w:val="none" w:sz="0" w:space="0" w:color="auto"/>
        <w:left w:val="none" w:sz="0" w:space="0" w:color="auto"/>
        <w:bottom w:val="none" w:sz="0" w:space="0" w:color="auto"/>
        <w:right w:val="none" w:sz="0" w:space="0" w:color="auto"/>
      </w:divBdr>
    </w:div>
    <w:div w:id="294070115">
      <w:bodyDiv w:val="1"/>
      <w:marLeft w:val="0"/>
      <w:marRight w:val="0"/>
      <w:marTop w:val="0"/>
      <w:marBottom w:val="0"/>
      <w:divBdr>
        <w:top w:val="none" w:sz="0" w:space="0" w:color="auto"/>
        <w:left w:val="none" w:sz="0" w:space="0" w:color="auto"/>
        <w:bottom w:val="none" w:sz="0" w:space="0" w:color="auto"/>
        <w:right w:val="none" w:sz="0" w:space="0" w:color="auto"/>
      </w:divBdr>
    </w:div>
    <w:div w:id="294215857">
      <w:bodyDiv w:val="1"/>
      <w:marLeft w:val="0"/>
      <w:marRight w:val="0"/>
      <w:marTop w:val="0"/>
      <w:marBottom w:val="0"/>
      <w:divBdr>
        <w:top w:val="none" w:sz="0" w:space="0" w:color="auto"/>
        <w:left w:val="none" w:sz="0" w:space="0" w:color="auto"/>
        <w:bottom w:val="none" w:sz="0" w:space="0" w:color="auto"/>
        <w:right w:val="none" w:sz="0" w:space="0" w:color="auto"/>
      </w:divBdr>
    </w:div>
    <w:div w:id="294407463">
      <w:bodyDiv w:val="1"/>
      <w:marLeft w:val="0"/>
      <w:marRight w:val="0"/>
      <w:marTop w:val="0"/>
      <w:marBottom w:val="0"/>
      <w:divBdr>
        <w:top w:val="none" w:sz="0" w:space="0" w:color="auto"/>
        <w:left w:val="none" w:sz="0" w:space="0" w:color="auto"/>
        <w:bottom w:val="none" w:sz="0" w:space="0" w:color="auto"/>
        <w:right w:val="none" w:sz="0" w:space="0" w:color="auto"/>
      </w:divBdr>
    </w:div>
    <w:div w:id="294869816">
      <w:bodyDiv w:val="1"/>
      <w:marLeft w:val="0"/>
      <w:marRight w:val="0"/>
      <w:marTop w:val="0"/>
      <w:marBottom w:val="0"/>
      <w:divBdr>
        <w:top w:val="none" w:sz="0" w:space="0" w:color="auto"/>
        <w:left w:val="none" w:sz="0" w:space="0" w:color="auto"/>
        <w:bottom w:val="none" w:sz="0" w:space="0" w:color="auto"/>
        <w:right w:val="none" w:sz="0" w:space="0" w:color="auto"/>
      </w:divBdr>
    </w:div>
    <w:div w:id="294919893">
      <w:bodyDiv w:val="1"/>
      <w:marLeft w:val="0"/>
      <w:marRight w:val="0"/>
      <w:marTop w:val="0"/>
      <w:marBottom w:val="0"/>
      <w:divBdr>
        <w:top w:val="none" w:sz="0" w:space="0" w:color="auto"/>
        <w:left w:val="none" w:sz="0" w:space="0" w:color="auto"/>
        <w:bottom w:val="none" w:sz="0" w:space="0" w:color="auto"/>
        <w:right w:val="none" w:sz="0" w:space="0" w:color="auto"/>
      </w:divBdr>
    </w:div>
    <w:div w:id="295332776">
      <w:bodyDiv w:val="1"/>
      <w:marLeft w:val="0"/>
      <w:marRight w:val="0"/>
      <w:marTop w:val="0"/>
      <w:marBottom w:val="0"/>
      <w:divBdr>
        <w:top w:val="none" w:sz="0" w:space="0" w:color="auto"/>
        <w:left w:val="none" w:sz="0" w:space="0" w:color="auto"/>
        <w:bottom w:val="none" w:sz="0" w:space="0" w:color="auto"/>
        <w:right w:val="none" w:sz="0" w:space="0" w:color="auto"/>
      </w:divBdr>
    </w:div>
    <w:div w:id="295647234">
      <w:bodyDiv w:val="1"/>
      <w:marLeft w:val="0"/>
      <w:marRight w:val="0"/>
      <w:marTop w:val="0"/>
      <w:marBottom w:val="0"/>
      <w:divBdr>
        <w:top w:val="none" w:sz="0" w:space="0" w:color="auto"/>
        <w:left w:val="none" w:sz="0" w:space="0" w:color="auto"/>
        <w:bottom w:val="none" w:sz="0" w:space="0" w:color="auto"/>
        <w:right w:val="none" w:sz="0" w:space="0" w:color="auto"/>
      </w:divBdr>
    </w:div>
    <w:div w:id="295986317">
      <w:bodyDiv w:val="1"/>
      <w:marLeft w:val="0"/>
      <w:marRight w:val="0"/>
      <w:marTop w:val="0"/>
      <w:marBottom w:val="0"/>
      <w:divBdr>
        <w:top w:val="none" w:sz="0" w:space="0" w:color="auto"/>
        <w:left w:val="none" w:sz="0" w:space="0" w:color="auto"/>
        <w:bottom w:val="none" w:sz="0" w:space="0" w:color="auto"/>
        <w:right w:val="none" w:sz="0" w:space="0" w:color="auto"/>
      </w:divBdr>
    </w:div>
    <w:div w:id="296373987">
      <w:bodyDiv w:val="1"/>
      <w:marLeft w:val="0"/>
      <w:marRight w:val="0"/>
      <w:marTop w:val="0"/>
      <w:marBottom w:val="0"/>
      <w:divBdr>
        <w:top w:val="none" w:sz="0" w:space="0" w:color="auto"/>
        <w:left w:val="none" w:sz="0" w:space="0" w:color="auto"/>
        <w:bottom w:val="none" w:sz="0" w:space="0" w:color="auto"/>
        <w:right w:val="none" w:sz="0" w:space="0" w:color="auto"/>
      </w:divBdr>
    </w:div>
    <w:div w:id="296497088">
      <w:bodyDiv w:val="1"/>
      <w:marLeft w:val="0"/>
      <w:marRight w:val="0"/>
      <w:marTop w:val="0"/>
      <w:marBottom w:val="0"/>
      <w:divBdr>
        <w:top w:val="none" w:sz="0" w:space="0" w:color="auto"/>
        <w:left w:val="none" w:sz="0" w:space="0" w:color="auto"/>
        <w:bottom w:val="none" w:sz="0" w:space="0" w:color="auto"/>
        <w:right w:val="none" w:sz="0" w:space="0" w:color="auto"/>
      </w:divBdr>
    </w:div>
    <w:div w:id="296958860">
      <w:bodyDiv w:val="1"/>
      <w:marLeft w:val="0"/>
      <w:marRight w:val="0"/>
      <w:marTop w:val="0"/>
      <w:marBottom w:val="0"/>
      <w:divBdr>
        <w:top w:val="none" w:sz="0" w:space="0" w:color="auto"/>
        <w:left w:val="none" w:sz="0" w:space="0" w:color="auto"/>
        <w:bottom w:val="none" w:sz="0" w:space="0" w:color="auto"/>
        <w:right w:val="none" w:sz="0" w:space="0" w:color="auto"/>
      </w:divBdr>
    </w:div>
    <w:div w:id="297690673">
      <w:bodyDiv w:val="1"/>
      <w:marLeft w:val="0"/>
      <w:marRight w:val="0"/>
      <w:marTop w:val="0"/>
      <w:marBottom w:val="0"/>
      <w:divBdr>
        <w:top w:val="none" w:sz="0" w:space="0" w:color="auto"/>
        <w:left w:val="none" w:sz="0" w:space="0" w:color="auto"/>
        <w:bottom w:val="none" w:sz="0" w:space="0" w:color="auto"/>
        <w:right w:val="none" w:sz="0" w:space="0" w:color="auto"/>
      </w:divBdr>
    </w:div>
    <w:div w:id="297691755">
      <w:bodyDiv w:val="1"/>
      <w:marLeft w:val="0"/>
      <w:marRight w:val="0"/>
      <w:marTop w:val="0"/>
      <w:marBottom w:val="0"/>
      <w:divBdr>
        <w:top w:val="none" w:sz="0" w:space="0" w:color="auto"/>
        <w:left w:val="none" w:sz="0" w:space="0" w:color="auto"/>
        <w:bottom w:val="none" w:sz="0" w:space="0" w:color="auto"/>
        <w:right w:val="none" w:sz="0" w:space="0" w:color="auto"/>
      </w:divBdr>
    </w:div>
    <w:div w:id="298534173">
      <w:bodyDiv w:val="1"/>
      <w:marLeft w:val="0"/>
      <w:marRight w:val="0"/>
      <w:marTop w:val="0"/>
      <w:marBottom w:val="0"/>
      <w:divBdr>
        <w:top w:val="none" w:sz="0" w:space="0" w:color="auto"/>
        <w:left w:val="none" w:sz="0" w:space="0" w:color="auto"/>
        <w:bottom w:val="none" w:sz="0" w:space="0" w:color="auto"/>
        <w:right w:val="none" w:sz="0" w:space="0" w:color="auto"/>
      </w:divBdr>
    </w:div>
    <w:div w:id="298844636">
      <w:bodyDiv w:val="1"/>
      <w:marLeft w:val="0"/>
      <w:marRight w:val="0"/>
      <w:marTop w:val="0"/>
      <w:marBottom w:val="0"/>
      <w:divBdr>
        <w:top w:val="none" w:sz="0" w:space="0" w:color="auto"/>
        <w:left w:val="none" w:sz="0" w:space="0" w:color="auto"/>
        <w:bottom w:val="none" w:sz="0" w:space="0" w:color="auto"/>
        <w:right w:val="none" w:sz="0" w:space="0" w:color="auto"/>
      </w:divBdr>
    </w:div>
    <w:div w:id="299072009">
      <w:bodyDiv w:val="1"/>
      <w:marLeft w:val="0"/>
      <w:marRight w:val="0"/>
      <w:marTop w:val="0"/>
      <w:marBottom w:val="0"/>
      <w:divBdr>
        <w:top w:val="none" w:sz="0" w:space="0" w:color="auto"/>
        <w:left w:val="none" w:sz="0" w:space="0" w:color="auto"/>
        <w:bottom w:val="none" w:sz="0" w:space="0" w:color="auto"/>
        <w:right w:val="none" w:sz="0" w:space="0" w:color="auto"/>
      </w:divBdr>
    </w:div>
    <w:div w:id="299773536">
      <w:bodyDiv w:val="1"/>
      <w:marLeft w:val="0"/>
      <w:marRight w:val="0"/>
      <w:marTop w:val="0"/>
      <w:marBottom w:val="0"/>
      <w:divBdr>
        <w:top w:val="none" w:sz="0" w:space="0" w:color="auto"/>
        <w:left w:val="none" w:sz="0" w:space="0" w:color="auto"/>
        <w:bottom w:val="none" w:sz="0" w:space="0" w:color="auto"/>
        <w:right w:val="none" w:sz="0" w:space="0" w:color="auto"/>
      </w:divBdr>
    </w:div>
    <w:div w:id="299924123">
      <w:bodyDiv w:val="1"/>
      <w:marLeft w:val="0"/>
      <w:marRight w:val="0"/>
      <w:marTop w:val="0"/>
      <w:marBottom w:val="0"/>
      <w:divBdr>
        <w:top w:val="none" w:sz="0" w:space="0" w:color="auto"/>
        <w:left w:val="none" w:sz="0" w:space="0" w:color="auto"/>
        <w:bottom w:val="none" w:sz="0" w:space="0" w:color="auto"/>
        <w:right w:val="none" w:sz="0" w:space="0" w:color="auto"/>
      </w:divBdr>
    </w:div>
    <w:div w:id="299968134">
      <w:bodyDiv w:val="1"/>
      <w:marLeft w:val="0"/>
      <w:marRight w:val="0"/>
      <w:marTop w:val="0"/>
      <w:marBottom w:val="0"/>
      <w:divBdr>
        <w:top w:val="none" w:sz="0" w:space="0" w:color="auto"/>
        <w:left w:val="none" w:sz="0" w:space="0" w:color="auto"/>
        <w:bottom w:val="none" w:sz="0" w:space="0" w:color="auto"/>
        <w:right w:val="none" w:sz="0" w:space="0" w:color="auto"/>
      </w:divBdr>
    </w:div>
    <w:div w:id="300428982">
      <w:bodyDiv w:val="1"/>
      <w:marLeft w:val="0"/>
      <w:marRight w:val="0"/>
      <w:marTop w:val="0"/>
      <w:marBottom w:val="0"/>
      <w:divBdr>
        <w:top w:val="none" w:sz="0" w:space="0" w:color="auto"/>
        <w:left w:val="none" w:sz="0" w:space="0" w:color="auto"/>
        <w:bottom w:val="none" w:sz="0" w:space="0" w:color="auto"/>
        <w:right w:val="none" w:sz="0" w:space="0" w:color="auto"/>
      </w:divBdr>
    </w:div>
    <w:div w:id="301153741">
      <w:bodyDiv w:val="1"/>
      <w:marLeft w:val="0"/>
      <w:marRight w:val="0"/>
      <w:marTop w:val="0"/>
      <w:marBottom w:val="0"/>
      <w:divBdr>
        <w:top w:val="none" w:sz="0" w:space="0" w:color="auto"/>
        <w:left w:val="none" w:sz="0" w:space="0" w:color="auto"/>
        <w:bottom w:val="none" w:sz="0" w:space="0" w:color="auto"/>
        <w:right w:val="none" w:sz="0" w:space="0" w:color="auto"/>
      </w:divBdr>
    </w:div>
    <w:div w:id="301423308">
      <w:bodyDiv w:val="1"/>
      <w:marLeft w:val="0"/>
      <w:marRight w:val="0"/>
      <w:marTop w:val="0"/>
      <w:marBottom w:val="0"/>
      <w:divBdr>
        <w:top w:val="none" w:sz="0" w:space="0" w:color="auto"/>
        <w:left w:val="none" w:sz="0" w:space="0" w:color="auto"/>
        <w:bottom w:val="none" w:sz="0" w:space="0" w:color="auto"/>
        <w:right w:val="none" w:sz="0" w:space="0" w:color="auto"/>
      </w:divBdr>
    </w:div>
    <w:div w:id="301888211">
      <w:bodyDiv w:val="1"/>
      <w:marLeft w:val="0"/>
      <w:marRight w:val="0"/>
      <w:marTop w:val="0"/>
      <w:marBottom w:val="0"/>
      <w:divBdr>
        <w:top w:val="none" w:sz="0" w:space="0" w:color="auto"/>
        <w:left w:val="none" w:sz="0" w:space="0" w:color="auto"/>
        <w:bottom w:val="none" w:sz="0" w:space="0" w:color="auto"/>
        <w:right w:val="none" w:sz="0" w:space="0" w:color="auto"/>
      </w:divBdr>
    </w:div>
    <w:div w:id="302196938">
      <w:bodyDiv w:val="1"/>
      <w:marLeft w:val="0"/>
      <w:marRight w:val="0"/>
      <w:marTop w:val="0"/>
      <w:marBottom w:val="0"/>
      <w:divBdr>
        <w:top w:val="none" w:sz="0" w:space="0" w:color="auto"/>
        <w:left w:val="none" w:sz="0" w:space="0" w:color="auto"/>
        <w:bottom w:val="none" w:sz="0" w:space="0" w:color="auto"/>
        <w:right w:val="none" w:sz="0" w:space="0" w:color="auto"/>
      </w:divBdr>
    </w:div>
    <w:div w:id="302545650">
      <w:bodyDiv w:val="1"/>
      <w:marLeft w:val="0"/>
      <w:marRight w:val="0"/>
      <w:marTop w:val="0"/>
      <w:marBottom w:val="0"/>
      <w:divBdr>
        <w:top w:val="none" w:sz="0" w:space="0" w:color="auto"/>
        <w:left w:val="none" w:sz="0" w:space="0" w:color="auto"/>
        <w:bottom w:val="none" w:sz="0" w:space="0" w:color="auto"/>
        <w:right w:val="none" w:sz="0" w:space="0" w:color="auto"/>
      </w:divBdr>
    </w:div>
    <w:div w:id="302661263">
      <w:bodyDiv w:val="1"/>
      <w:marLeft w:val="0"/>
      <w:marRight w:val="0"/>
      <w:marTop w:val="0"/>
      <w:marBottom w:val="0"/>
      <w:divBdr>
        <w:top w:val="none" w:sz="0" w:space="0" w:color="auto"/>
        <w:left w:val="none" w:sz="0" w:space="0" w:color="auto"/>
        <w:bottom w:val="none" w:sz="0" w:space="0" w:color="auto"/>
        <w:right w:val="none" w:sz="0" w:space="0" w:color="auto"/>
      </w:divBdr>
    </w:div>
    <w:div w:id="302732265">
      <w:bodyDiv w:val="1"/>
      <w:marLeft w:val="0"/>
      <w:marRight w:val="0"/>
      <w:marTop w:val="0"/>
      <w:marBottom w:val="0"/>
      <w:divBdr>
        <w:top w:val="none" w:sz="0" w:space="0" w:color="auto"/>
        <w:left w:val="none" w:sz="0" w:space="0" w:color="auto"/>
        <w:bottom w:val="none" w:sz="0" w:space="0" w:color="auto"/>
        <w:right w:val="none" w:sz="0" w:space="0" w:color="auto"/>
      </w:divBdr>
    </w:div>
    <w:div w:id="303239361">
      <w:bodyDiv w:val="1"/>
      <w:marLeft w:val="0"/>
      <w:marRight w:val="0"/>
      <w:marTop w:val="0"/>
      <w:marBottom w:val="0"/>
      <w:divBdr>
        <w:top w:val="none" w:sz="0" w:space="0" w:color="auto"/>
        <w:left w:val="none" w:sz="0" w:space="0" w:color="auto"/>
        <w:bottom w:val="none" w:sz="0" w:space="0" w:color="auto"/>
        <w:right w:val="none" w:sz="0" w:space="0" w:color="auto"/>
      </w:divBdr>
    </w:div>
    <w:div w:id="303317489">
      <w:bodyDiv w:val="1"/>
      <w:marLeft w:val="0"/>
      <w:marRight w:val="0"/>
      <w:marTop w:val="0"/>
      <w:marBottom w:val="0"/>
      <w:divBdr>
        <w:top w:val="none" w:sz="0" w:space="0" w:color="auto"/>
        <w:left w:val="none" w:sz="0" w:space="0" w:color="auto"/>
        <w:bottom w:val="none" w:sz="0" w:space="0" w:color="auto"/>
        <w:right w:val="none" w:sz="0" w:space="0" w:color="auto"/>
      </w:divBdr>
    </w:div>
    <w:div w:id="303391959">
      <w:bodyDiv w:val="1"/>
      <w:marLeft w:val="0"/>
      <w:marRight w:val="0"/>
      <w:marTop w:val="0"/>
      <w:marBottom w:val="0"/>
      <w:divBdr>
        <w:top w:val="none" w:sz="0" w:space="0" w:color="auto"/>
        <w:left w:val="none" w:sz="0" w:space="0" w:color="auto"/>
        <w:bottom w:val="none" w:sz="0" w:space="0" w:color="auto"/>
        <w:right w:val="none" w:sz="0" w:space="0" w:color="auto"/>
      </w:divBdr>
    </w:div>
    <w:div w:id="303657234">
      <w:bodyDiv w:val="1"/>
      <w:marLeft w:val="0"/>
      <w:marRight w:val="0"/>
      <w:marTop w:val="0"/>
      <w:marBottom w:val="0"/>
      <w:divBdr>
        <w:top w:val="none" w:sz="0" w:space="0" w:color="auto"/>
        <w:left w:val="none" w:sz="0" w:space="0" w:color="auto"/>
        <w:bottom w:val="none" w:sz="0" w:space="0" w:color="auto"/>
        <w:right w:val="none" w:sz="0" w:space="0" w:color="auto"/>
      </w:divBdr>
    </w:div>
    <w:div w:id="303849092">
      <w:bodyDiv w:val="1"/>
      <w:marLeft w:val="0"/>
      <w:marRight w:val="0"/>
      <w:marTop w:val="0"/>
      <w:marBottom w:val="0"/>
      <w:divBdr>
        <w:top w:val="none" w:sz="0" w:space="0" w:color="auto"/>
        <w:left w:val="none" w:sz="0" w:space="0" w:color="auto"/>
        <w:bottom w:val="none" w:sz="0" w:space="0" w:color="auto"/>
        <w:right w:val="none" w:sz="0" w:space="0" w:color="auto"/>
      </w:divBdr>
    </w:div>
    <w:div w:id="303973008">
      <w:bodyDiv w:val="1"/>
      <w:marLeft w:val="0"/>
      <w:marRight w:val="0"/>
      <w:marTop w:val="0"/>
      <w:marBottom w:val="0"/>
      <w:divBdr>
        <w:top w:val="none" w:sz="0" w:space="0" w:color="auto"/>
        <w:left w:val="none" w:sz="0" w:space="0" w:color="auto"/>
        <w:bottom w:val="none" w:sz="0" w:space="0" w:color="auto"/>
        <w:right w:val="none" w:sz="0" w:space="0" w:color="auto"/>
      </w:divBdr>
    </w:div>
    <w:div w:id="304119411">
      <w:bodyDiv w:val="1"/>
      <w:marLeft w:val="0"/>
      <w:marRight w:val="0"/>
      <w:marTop w:val="0"/>
      <w:marBottom w:val="0"/>
      <w:divBdr>
        <w:top w:val="none" w:sz="0" w:space="0" w:color="auto"/>
        <w:left w:val="none" w:sz="0" w:space="0" w:color="auto"/>
        <w:bottom w:val="none" w:sz="0" w:space="0" w:color="auto"/>
        <w:right w:val="none" w:sz="0" w:space="0" w:color="auto"/>
      </w:divBdr>
    </w:div>
    <w:div w:id="304550236">
      <w:bodyDiv w:val="1"/>
      <w:marLeft w:val="0"/>
      <w:marRight w:val="0"/>
      <w:marTop w:val="0"/>
      <w:marBottom w:val="0"/>
      <w:divBdr>
        <w:top w:val="none" w:sz="0" w:space="0" w:color="auto"/>
        <w:left w:val="none" w:sz="0" w:space="0" w:color="auto"/>
        <w:bottom w:val="none" w:sz="0" w:space="0" w:color="auto"/>
        <w:right w:val="none" w:sz="0" w:space="0" w:color="auto"/>
      </w:divBdr>
    </w:div>
    <w:div w:id="304816811">
      <w:bodyDiv w:val="1"/>
      <w:marLeft w:val="0"/>
      <w:marRight w:val="0"/>
      <w:marTop w:val="0"/>
      <w:marBottom w:val="0"/>
      <w:divBdr>
        <w:top w:val="none" w:sz="0" w:space="0" w:color="auto"/>
        <w:left w:val="none" w:sz="0" w:space="0" w:color="auto"/>
        <w:bottom w:val="none" w:sz="0" w:space="0" w:color="auto"/>
        <w:right w:val="none" w:sz="0" w:space="0" w:color="auto"/>
      </w:divBdr>
    </w:div>
    <w:div w:id="304968478">
      <w:bodyDiv w:val="1"/>
      <w:marLeft w:val="0"/>
      <w:marRight w:val="0"/>
      <w:marTop w:val="0"/>
      <w:marBottom w:val="0"/>
      <w:divBdr>
        <w:top w:val="none" w:sz="0" w:space="0" w:color="auto"/>
        <w:left w:val="none" w:sz="0" w:space="0" w:color="auto"/>
        <w:bottom w:val="none" w:sz="0" w:space="0" w:color="auto"/>
        <w:right w:val="none" w:sz="0" w:space="0" w:color="auto"/>
      </w:divBdr>
    </w:div>
    <w:div w:id="305211296">
      <w:bodyDiv w:val="1"/>
      <w:marLeft w:val="0"/>
      <w:marRight w:val="0"/>
      <w:marTop w:val="0"/>
      <w:marBottom w:val="0"/>
      <w:divBdr>
        <w:top w:val="none" w:sz="0" w:space="0" w:color="auto"/>
        <w:left w:val="none" w:sz="0" w:space="0" w:color="auto"/>
        <w:bottom w:val="none" w:sz="0" w:space="0" w:color="auto"/>
        <w:right w:val="none" w:sz="0" w:space="0" w:color="auto"/>
      </w:divBdr>
    </w:div>
    <w:div w:id="305478317">
      <w:bodyDiv w:val="1"/>
      <w:marLeft w:val="0"/>
      <w:marRight w:val="0"/>
      <w:marTop w:val="0"/>
      <w:marBottom w:val="0"/>
      <w:divBdr>
        <w:top w:val="none" w:sz="0" w:space="0" w:color="auto"/>
        <w:left w:val="none" w:sz="0" w:space="0" w:color="auto"/>
        <w:bottom w:val="none" w:sz="0" w:space="0" w:color="auto"/>
        <w:right w:val="none" w:sz="0" w:space="0" w:color="auto"/>
      </w:divBdr>
    </w:div>
    <w:div w:id="305859597">
      <w:bodyDiv w:val="1"/>
      <w:marLeft w:val="0"/>
      <w:marRight w:val="0"/>
      <w:marTop w:val="0"/>
      <w:marBottom w:val="0"/>
      <w:divBdr>
        <w:top w:val="none" w:sz="0" w:space="0" w:color="auto"/>
        <w:left w:val="none" w:sz="0" w:space="0" w:color="auto"/>
        <w:bottom w:val="none" w:sz="0" w:space="0" w:color="auto"/>
        <w:right w:val="none" w:sz="0" w:space="0" w:color="auto"/>
      </w:divBdr>
    </w:div>
    <w:div w:id="306400060">
      <w:bodyDiv w:val="1"/>
      <w:marLeft w:val="0"/>
      <w:marRight w:val="0"/>
      <w:marTop w:val="0"/>
      <w:marBottom w:val="0"/>
      <w:divBdr>
        <w:top w:val="none" w:sz="0" w:space="0" w:color="auto"/>
        <w:left w:val="none" w:sz="0" w:space="0" w:color="auto"/>
        <w:bottom w:val="none" w:sz="0" w:space="0" w:color="auto"/>
        <w:right w:val="none" w:sz="0" w:space="0" w:color="auto"/>
      </w:divBdr>
    </w:div>
    <w:div w:id="306713150">
      <w:bodyDiv w:val="1"/>
      <w:marLeft w:val="0"/>
      <w:marRight w:val="0"/>
      <w:marTop w:val="0"/>
      <w:marBottom w:val="0"/>
      <w:divBdr>
        <w:top w:val="none" w:sz="0" w:space="0" w:color="auto"/>
        <w:left w:val="none" w:sz="0" w:space="0" w:color="auto"/>
        <w:bottom w:val="none" w:sz="0" w:space="0" w:color="auto"/>
        <w:right w:val="none" w:sz="0" w:space="0" w:color="auto"/>
      </w:divBdr>
    </w:div>
    <w:div w:id="307169771">
      <w:bodyDiv w:val="1"/>
      <w:marLeft w:val="0"/>
      <w:marRight w:val="0"/>
      <w:marTop w:val="0"/>
      <w:marBottom w:val="0"/>
      <w:divBdr>
        <w:top w:val="none" w:sz="0" w:space="0" w:color="auto"/>
        <w:left w:val="none" w:sz="0" w:space="0" w:color="auto"/>
        <w:bottom w:val="none" w:sz="0" w:space="0" w:color="auto"/>
        <w:right w:val="none" w:sz="0" w:space="0" w:color="auto"/>
      </w:divBdr>
    </w:div>
    <w:div w:id="307245787">
      <w:bodyDiv w:val="1"/>
      <w:marLeft w:val="0"/>
      <w:marRight w:val="0"/>
      <w:marTop w:val="0"/>
      <w:marBottom w:val="0"/>
      <w:divBdr>
        <w:top w:val="none" w:sz="0" w:space="0" w:color="auto"/>
        <w:left w:val="none" w:sz="0" w:space="0" w:color="auto"/>
        <w:bottom w:val="none" w:sz="0" w:space="0" w:color="auto"/>
        <w:right w:val="none" w:sz="0" w:space="0" w:color="auto"/>
      </w:divBdr>
    </w:div>
    <w:div w:id="307323554">
      <w:bodyDiv w:val="1"/>
      <w:marLeft w:val="0"/>
      <w:marRight w:val="0"/>
      <w:marTop w:val="0"/>
      <w:marBottom w:val="0"/>
      <w:divBdr>
        <w:top w:val="none" w:sz="0" w:space="0" w:color="auto"/>
        <w:left w:val="none" w:sz="0" w:space="0" w:color="auto"/>
        <w:bottom w:val="none" w:sz="0" w:space="0" w:color="auto"/>
        <w:right w:val="none" w:sz="0" w:space="0" w:color="auto"/>
      </w:divBdr>
    </w:div>
    <w:div w:id="307365755">
      <w:bodyDiv w:val="1"/>
      <w:marLeft w:val="0"/>
      <w:marRight w:val="0"/>
      <w:marTop w:val="0"/>
      <w:marBottom w:val="0"/>
      <w:divBdr>
        <w:top w:val="none" w:sz="0" w:space="0" w:color="auto"/>
        <w:left w:val="none" w:sz="0" w:space="0" w:color="auto"/>
        <w:bottom w:val="none" w:sz="0" w:space="0" w:color="auto"/>
        <w:right w:val="none" w:sz="0" w:space="0" w:color="auto"/>
      </w:divBdr>
    </w:div>
    <w:div w:id="307906124">
      <w:bodyDiv w:val="1"/>
      <w:marLeft w:val="0"/>
      <w:marRight w:val="0"/>
      <w:marTop w:val="0"/>
      <w:marBottom w:val="0"/>
      <w:divBdr>
        <w:top w:val="none" w:sz="0" w:space="0" w:color="auto"/>
        <w:left w:val="none" w:sz="0" w:space="0" w:color="auto"/>
        <w:bottom w:val="none" w:sz="0" w:space="0" w:color="auto"/>
        <w:right w:val="none" w:sz="0" w:space="0" w:color="auto"/>
      </w:divBdr>
    </w:div>
    <w:div w:id="308167752">
      <w:bodyDiv w:val="1"/>
      <w:marLeft w:val="0"/>
      <w:marRight w:val="0"/>
      <w:marTop w:val="0"/>
      <w:marBottom w:val="0"/>
      <w:divBdr>
        <w:top w:val="none" w:sz="0" w:space="0" w:color="auto"/>
        <w:left w:val="none" w:sz="0" w:space="0" w:color="auto"/>
        <w:bottom w:val="none" w:sz="0" w:space="0" w:color="auto"/>
        <w:right w:val="none" w:sz="0" w:space="0" w:color="auto"/>
      </w:divBdr>
    </w:div>
    <w:div w:id="308245404">
      <w:bodyDiv w:val="1"/>
      <w:marLeft w:val="0"/>
      <w:marRight w:val="0"/>
      <w:marTop w:val="0"/>
      <w:marBottom w:val="0"/>
      <w:divBdr>
        <w:top w:val="none" w:sz="0" w:space="0" w:color="auto"/>
        <w:left w:val="none" w:sz="0" w:space="0" w:color="auto"/>
        <w:bottom w:val="none" w:sz="0" w:space="0" w:color="auto"/>
        <w:right w:val="none" w:sz="0" w:space="0" w:color="auto"/>
      </w:divBdr>
    </w:div>
    <w:div w:id="308290525">
      <w:bodyDiv w:val="1"/>
      <w:marLeft w:val="0"/>
      <w:marRight w:val="0"/>
      <w:marTop w:val="0"/>
      <w:marBottom w:val="0"/>
      <w:divBdr>
        <w:top w:val="none" w:sz="0" w:space="0" w:color="auto"/>
        <w:left w:val="none" w:sz="0" w:space="0" w:color="auto"/>
        <w:bottom w:val="none" w:sz="0" w:space="0" w:color="auto"/>
        <w:right w:val="none" w:sz="0" w:space="0" w:color="auto"/>
      </w:divBdr>
    </w:div>
    <w:div w:id="308638208">
      <w:bodyDiv w:val="1"/>
      <w:marLeft w:val="0"/>
      <w:marRight w:val="0"/>
      <w:marTop w:val="0"/>
      <w:marBottom w:val="0"/>
      <w:divBdr>
        <w:top w:val="none" w:sz="0" w:space="0" w:color="auto"/>
        <w:left w:val="none" w:sz="0" w:space="0" w:color="auto"/>
        <w:bottom w:val="none" w:sz="0" w:space="0" w:color="auto"/>
        <w:right w:val="none" w:sz="0" w:space="0" w:color="auto"/>
      </w:divBdr>
    </w:div>
    <w:div w:id="308749699">
      <w:bodyDiv w:val="1"/>
      <w:marLeft w:val="0"/>
      <w:marRight w:val="0"/>
      <w:marTop w:val="0"/>
      <w:marBottom w:val="0"/>
      <w:divBdr>
        <w:top w:val="none" w:sz="0" w:space="0" w:color="auto"/>
        <w:left w:val="none" w:sz="0" w:space="0" w:color="auto"/>
        <w:bottom w:val="none" w:sz="0" w:space="0" w:color="auto"/>
        <w:right w:val="none" w:sz="0" w:space="0" w:color="auto"/>
      </w:divBdr>
    </w:div>
    <w:div w:id="309795435">
      <w:bodyDiv w:val="1"/>
      <w:marLeft w:val="0"/>
      <w:marRight w:val="0"/>
      <w:marTop w:val="0"/>
      <w:marBottom w:val="0"/>
      <w:divBdr>
        <w:top w:val="none" w:sz="0" w:space="0" w:color="auto"/>
        <w:left w:val="none" w:sz="0" w:space="0" w:color="auto"/>
        <w:bottom w:val="none" w:sz="0" w:space="0" w:color="auto"/>
        <w:right w:val="none" w:sz="0" w:space="0" w:color="auto"/>
      </w:divBdr>
    </w:div>
    <w:div w:id="309870594">
      <w:bodyDiv w:val="1"/>
      <w:marLeft w:val="0"/>
      <w:marRight w:val="0"/>
      <w:marTop w:val="0"/>
      <w:marBottom w:val="0"/>
      <w:divBdr>
        <w:top w:val="none" w:sz="0" w:space="0" w:color="auto"/>
        <w:left w:val="none" w:sz="0" w:space="0" w:color="auto"/>
        <w:bottom w:val="none" w:sz="0" w:space="0" w:color="auto"/>
        <w:right w:val="none" w:sz="0" w:space="0" w:color="auto"/>
      </w:divBdr>
    </w:div>
    <w:div w:id="310327443">
      <w:bodyDiv w:val="1"/>
      <w:marLeft w:val="0"/>
      <w:marRight w:val="0"/>
      <w:marTop w:val="0"/>
      <w:marBottom w:val="0"/>
      <w:divBdr>
        <w:top w:val="none" w:sz="0" w:space="0" w:color="auto"/>
        <w:left w:val="none" w:sz="0" w:space="0" w:color="auto"/>
        <w:bottom w:val="none" w:sz="0" w:space="0" w:color="auto"/>
        <w:right w:val="none" w:sz="0" w:space="0" w:color="auto"/>
      </w:divBdr>
    </w:div>
    <w:div w:id="310717729">
      <w:bodyDiv w:val="1"/>
      <w:marLeft w:val="0"/>
      <w:marRight w:val="0"/>
      <w:marTop w:val="0"/>
      <w:marBottom w:val="0"/>
      <w:divBdr>
        <w:top w:val="none" w:sz="0" w:space="0" w:color="auto"/>
        <w:left w:val="none" w:sz="0" w:space="0" w:color="auto"/>
        <w:bottom w:val="none" w:sz="0" w:space="0" w:color="auto"/>
        <w:right w:val="none" w:sz="0" w:space="0" w:color="auto"/>
      </w:divBdr>
    </w:div>
    <w:div w:id="310910446">
      <w:bodyDiv w:val="1"/>
      <w:marLeft w:val="0"/>
      <w:marRight w:val="0"/>
      <w:marTop w:val="0"/>
      <w:marBottom w:val="0"/>
      <w:divBdr>
        <w:top w:val="none" w:sz="0" w:space="0" w:color="auto"/>
        <w:left w:val="none" w:sz="0" w:space="0" w:color="auto"/>
        <w:bottom w:val="none" w:sz="0" w:space="0" w:color="auto"/>
        <w:right w:val="none" w:sz="0" w:space="0" w:color="auto"/>
      </w:divBdr>
    </w:div>
    <w:div w:id="311520269">
      <w:bodyDiv w:val="1"/>
      <w:marLeft w:val="0"/>
      <w:marRight w:val="0"/>
      <w:marTop w:val="0"/>
      <w:marBottom w:val="0"/>
      <w:divBdr>
        <w:top w:val="none" w:sz="0" w:space="0" w:color="auto"/>
        <w:left w:val="none" w:sz="0" w:space="0" w:color="auto"/>
        <w:bottom w:val="none" w:sz="0" w:space="0" w:color="auto"/>
        <w:right w:val="none" w:sz="0" w:space="0" w:color="auto"/>
      </w:divBdr>
      <w:divsChild>
        <w:div w:id="705524421">
          <w:marLeft w:val="0"/>
          <w:marRight w:val="0"/>
          <w:marTop w:val="0"/>
          <w:marBottom w:val="0"/>
          <w:divBdr>
            <w:top w:val="none" w:sz="0" w:space="0" w:color="auto"/>
            <w:left w:val="none" w:sz="0" w:space="0" w:color="auto"/>
            <w:bottom w:val="none" w:sz="0" w:space="0" w:color="auto"/>
            <w:right w:val="none" w:sz="0" w:space="0" w:color="auto"/>
          </w:divBdr>
          <w:divsChild>
            <w:div w:id="1546528792">
              <w:marLeft w:val="0"/>
              <w:marRight w:val="0"/>
              <w:marTop w:val="0"/>
              <w:marBottom w:val="0"/>
              <w:divBdr>
                <w:top w:val="none" w:sz="0" w:space="0" w:color="auto"/>
                <w:left w:val="none" w:sz="0" w:space="0" w:color="auto"/>
                <w:bottom w:val="none" w:sz="0" w:space="0" w:color="auto"/>
                <w:right w:val="none" w:sz="0" w:space="0" w:color="auto"/>
              </w:divBdr>
            </w:div>
          </w:divsChild>
        </w:div>
        <w:div w:id="1589193709">
          <w:marLeft w:val="0"/>
          <w:marRight w:val="0"/>
          <w:marTop w:val="0"/>
          <w:marBottom w:val="0"/>
          <w:divBdr>
            <w:top w:val="none" w:sz="0" w:space="0" w:color="auto"/>
            <w:left w:val="none" w:sz="0" w:space="0" w:color="auto"/>
            <w:bottom w:val="none" w:sz="0" w:space="0" w:color="auto"/>
            <w:right w:val="none" w:sz="0" w:space="0" w:color="auto"/>
          </w:divBdr>
          <w:divsChild>
            <w:div w:id="35711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11706">
      <w:bodyDiv w:val="1"/>
      <w:marLeft w:val="0"/>
      <w:marRight w:val="0"/>
      <w:marTop w:val="0"/>
      <w:marBottom w:val="0"/>
      <w:divBdr>
        <w:top w:val="none" w:sz="0" w:space="0" w:color="auto"/>
        <w:left w:val="none" w:sz="0" w:space="0" w:color="auto"/>
        <w:bottom w:val="none" w:sz="0" w:space="0" w:color="auto"/>
        <w:right w:val="none" w:sz="0" w:space="0" w:color="auto"/>
      </w:divBdr>
    </w:div>
    <w:div w:id="312104975">
      <w:bodyDiv w:val="1"/>
      <w:marLeft w:val="0"/>
      <w:marRight w:val="0"/>
      <w:marTop w:val="0"/>
      <w:marBottom w:val="0"/>
      <w:divBdr>
        <w:top w:val="none" w:sz="0" w:space="0" w:color="auto"/>
        <w:left w:val="none" w:sz="0" w:space="0" w:color="auto"/>
        <w:bottom w:val="none" w:sz="0" w:space="0" w:color="auto"/>
        <w:right w:val="none" w:sz="0" w:space="0" w:color="auto"/>
      </w:divBdr>
    </w:div>
    <w:div w:id="312411308">
      <w:bodyDiv w:val="1"/>
      <w:marLeft w:val="0"/>
      <w:marRight w:val="0"/>
      <w:marTop w:val="0"/>
      <w:marBottom w:val="0"/>
      <w:divBdr>
        <w:top w:val="none" w:sz="0" w:space="0" w:color="auto"/>
        <w:left w:val="none" w:sz="0" w:space="0" w:color="auto"/>
        <w:bottom w:val="none" w:sz="0" w:space="0" w:color="auto"/>
        <w:right w:val="none" w:sz="0" w:space="0" w:color="auto"/>
      </w:divBdr>
    </w:div>
    <w:div w:id="312567675">
      <w:bodyDiv w:val="1"/>
      <w:marLeft w:val="0"/>
      <w:marRight w:val="0"/>
      <w:marTop w:val="0"/>
      <w:marBottom w:val="0"/>
      <w:divBdr>
        <w:top w:val="none" w:sz="0" w:space="0" w:color="auto"/>
        <w:left w:val="none" w:sz="0" w:space="0" w:color="auto"/>
        <w:bottom w:val="none" w:sz="0" w:space="0" w:color="auto"/>
        <w:right w:val="none" w:sz="0" w:space="0" w:color="auto"/>
      </w:divBdr>
    </w:div>
    <w:div w:id="312879384">
      <w:bodyDiv w:val="1"/>
      <w:marLeft w:val="0"/>
      <w:marRight w:val="0"/>
      <w:marTop w:val="0"/>
      <w:marBottom w:val="0"/>
      <w:divBdr>
        <w:top w:val="none" w:sz="0" w:space="0" w:color="auto"/>
        <w:left w:val="none" w:sz="0" w:space="0" w:color="auto"/>
        <w:bottom w:val="none" w:sz="0" w:space="0" w:color="auto"/>
        <w:right w:val="none" w:sz="0" w:space="0" w:color="auto"/>
      </w:divBdr>
    </w:div>
    <w:div w:id="313142698">
      <w:bodyDiv w:val="1"/>
      <w:marLeft w:val="0"/>
      <w:marRight w:val="0"/>
      <w:marTop w:val="0"/>
      <w:marBottom w:val="0"/>
      <w:divBdr>
        <w:top w:val="none" w:sz="0" w:space="0" w:color="auto"/>
        <w:left w:val="none" w:sz="0" w:space="0" w:color="auto"/>
        <w:bottom w:val="none" w:sz="0" w:space="0" w:color="auto"/>
        <w:right w:val="none" w:sz="0" w:space="0" w:color="auto"/>
      </w:divBdr>
    </w:div>
    <w:div w:id="313146244">
      <w:bodyDiv w:val="1"/>
      <w:marLeft w:val="0"/>
      <w:marRight w:val="0"/>
      <w:marTop w:val="0"/>
      <w:marBottom w:val="0"/>
      <w:divBdr>
        <w:top w:val="none" w:sz="0" w:space="0" w:color="auto"/>
        <w:left w:val="none" w:sz="0" w:space="0" w:color="auto"/>
        <w:bottom w:val="none" w:sz="0" w:space="0" w:color="auto"/>
        <w:right w:val="none" w:sz="0" w:space="0" w:color="auto"/>
      </w:divBdr>
    </w:div>
    <w:div w:id="313146837">
      <w:bodyDiv w:val="1"/>
      <w:marLeft w:val="0"/>
      <w:marRight w:val="0"/>
      <w:marTop w:val="0"/>
      <w:marBottom w:val="0"/>
      <w:divBdr>
        <w:top w:val="none" w:sz="0" w:space="0" w:color="auto"/>
        <w:left w:val="none" w:sz="0" w:space="0" w:color="auto"/>
        <w:bottom w:val="none" w:sz="0" w:space="0" w:color="auto"/>
        <w:right w:val="none" w:sz="0" w:space="0" w:color="auto"/>
      </w:divBdr>
    </w:div>
    <w:div w:id="313339804">
      <w:bodyDiv w:val="1"/>
      <w:marLeft w:val="0"/>
      <w:marRight w:val="0"/>
      <w:marTop w:val="0"/>
      <w:marBottom w:val="0"/>
      <w:divBdr>
        <w:top w:val="none" w:sz="0" w:space="0" w:color="auto"/>
        <w:left w:val="none" w:sz="0" w:space="0" w:color="auto"/>
        <w:bottom w:val="none" w:sz="0" w:space="0" w:color="auto"/>
        <w:right w:val="none" w:sz="0" w:space="0" w:color="auto"/>
      </w:divBdr>
    </w:div>
    <w:div w:id="313680264">
      <w:bodyDiv w:val="1"/>
      <w:marLeft w:val="0"/>
      <w:marRight w:val="0"/>
      <w:marTop w:val="0"/>
      <w:marBottom w:val="0"/>
      <w:divBdr>
        <w:top w:val="none" w:sz="0" w:space="0" w:color="auto"/>
        <w:left w:val="none" w:sz="0" w:space="0" w:color="auto"/>
        <w:bottom w:val="none" w:sz="0" w:space="0" w:color="auto"/>
        <w:right w:val="none" w:sz="0" w:space="0" w:color="auto"/>
      </w:divBdr>
    </w:div>
    <w:div w:id="313949085">
      <w:bodyDiv w:val="1"/>
      <w:marLeft w:val="0"/>
      <w:marRight w:val="0"/>
      <w:marTop w:val="0"/>
      <w:marBottom w:val="0"/>
      <w:divBdr>
        <w:top w:val="none" w:sz="0" w:space="0" w:color="auto"/>
        <w:left w:val="none" w:sz="0" w:space="0" w:color="auto"/>
        <w:bottom w:val="none" w:sz="0" w:space="0" w:color="auto"/>
        <w:right w:val="none" w:sz="0" w:space="0" w:color="auto"/>
      </w:divBdr>
    </w:div>
    <w:div w:id="314801691">
      <w:bodyDiv w:val="1"/>
      <w:marLeft w:val="0"/>
      <w:marRight w:val="0"/>
      <w:marTop w:val="0"/>
      <w:marBottom w:val="0"/>
      <w:divBdr>
        <w:top w:val="none" w:sz="0" w:space="0" w:color="auto"/>
        <w:left w:val="none" w:sz="0" w:space="0" w:color="auto"/>
        <w:bottom w:val="none" w:sz="0" w:space="0" w:color="auto"/>
        <w:right w:val="none" w:sz="0" w:space="0" w:color="auto"/>
      </w:divBdr>
    </w:div>
    <w:div w:id="314916199">
      <w:bodyDiv w:val="1"/>
      <w:marLeft w:val="0"/>
      <w:marRight w:val="0"/>
      <w:marTop w:val="0"/>
      <w:marBottom w:val="0"/>
      <w:divBdr>
        <w:top w:val="none" w:sz="0" w:space="0" w:color="auto"/>
        <w:left w:val="none" w:sz="0" w:space="0" w:color="auto"/>
        <w:bottom w:val="none" w:sz="0" w:space="0" w:color="auto"/>
        <w:right w:val="none" w:sz="0" w:space="0" w:color="auto"/>
      </w:divBdr>
    </w:div>
    <w:div w:id="315381226">
      <w:bodyDiv w:val="1"/>
      <w:marLeft w:val="0"/>
      <w:marRight w:val="0"/>
      <w:marTop w:val="0"/>
      <w:marBottom w:val="0"/>
      <w:divBdr>
        <w:top w:val="none" w:sz="0" w:space="0" w:color="auto"/>
        <w:left w:val="none" w:sz="0" w:space="0" w:color="auto"/>
        <w:bottom w:val="none" w:sz="0" w:space="0" w:color="auto"/>
        <w:right w:val="none" w:sz="0" w:space="0" w:color="auto"/>
      </w:divBdr>
    </w:div>
    <w:div w:id="316152997">
      <w:bodyDiv w:val="1"/>
      <w:marLeft w:val="0"/>
      <w:marRight w:val="0"/>
      <w:marTop w:val="0"/>
      <w:marBottom w:val="0"/>
      <w:divBdr>
        <w:top w:val="none" w:sz="0" w:space="0" w:color="auto"/>
        <w:left w:val="none" w:sz="0" w:space="0" w:color="auto"/>
        <w:bottom w:val="none" w:sz="0" w:space="0" w:color="auto"/>
        <w:right w:val="none" w:sz="0" w:space="0" w:color="auto"/>
      </w:divBdr>
    </w:div>
    <w:div w:id="316229392">
      <w:bodyDiv w:val="1"/>
      <w:marLeft w:val="0"/>
      <w:marRight w:val="0"/>
      <w:marTop w:val="0"/>
      <w:marBottom w:val="0"/>
      <w:divBdr>
        <w:top w:val="none" w:sz="0" w:space="0" w:color="auto"/>
        <w:left w:val="none" w:sz="0" w:space="0" w:color="auto"/>
        <w:bottom w:val="none" w:sz="0" w:space="0" w:color="auto"/>
        <w:right w:val="none" w:sz="0" w:space="0" w:color="auto"/>
      </w:divBdr>
    </w:div>
    <w:div w:id="316804517">
      <w:bodyDiv w:val="1"/>
      <w:marLeft w:val="0"/>
      <w:marRight w:val="0"/>
      <w:marTop w:val="0"/>
      <w:marBottom w:val="0"/>
      <w:divBdr>
        <w:top w:val="none" w:sz="0" w:space="0" w:color="auto"/>
        <w:left w:val="none" w:sz="0" w:space="0" w:color="auto"/>
        <w:bottom w:val="none" w:sz="0" w:space="0" w:color="auto"/>
        <w:right w:val="none" w:sz="0" w:space="0" w:color="auto"/>
      </w:divBdr>
    </w:div>
    <w:div w:id="317461044">
      <w:bodyDiv w:val="1"/>
      <w:marLeft w:val="0"/>
      <w:marRight w:val="0"/>
      <w:marTop w:val="0"/>
      <w:marBottom w:val="0"/>
      <w:divBdr>
        <w:top w:val="none" w:sz="0" w:space="0" w:color="auto"/>
        <w:left w:val="none" w:sz="0" w:space="0" w:color="auto"/>
        <w:bottom w:val="none" w:sz="0" w:space="0" w:color="auto"/>
        <w:right w:val="none" w:sz="0" w:space="0" w:color="auto"/>
      </w:divBdr>
    </w:div>
    <w:div w:id="318198270">
      <w:bodyDiv w:val="1"/>
      <w:marLeft w:val="0"/>
      <w:marRight w:val="0"/>
      <w:marTop w:val="0"/>
      <w:marBottom w:val="0"/>
      <w:divBdr>
        <w:top w:val="none" w:sz="0" w:space="0" w:color="auto"/>
        <w:left w:val="none" w:sz="0" w:space="0" w:color="auto"/>
        <w:bottom w:val="none" w:sz="0" w:space="0" w:color="auto"/>
        <w:right w:val="none" w:sz="0" w:space="0" w:color="auto"/>
      </w:divBdr>
    </w:div>
    <w:div w:id="318384035">
      <w:bodyDiv w:val="1"/>
      <w:marLeft w:val="0"/>
      <w:marRight w:val="0"/>
      <w:marTop w:val="0"/>
      <w:marBottom w:val="0"/>
      <w:divBdr>
        <w:top w:val="none" w:sz="0" w:space="0" w:color="auto"/>
        <w:left w:val="none" w:sz="0" w:space="0" w:color="auto"/>
        <w:bottom w:val="none" w:sz="0" w:space="0" w:color="auto"/>
        <w:right w:val="none" w:sz="0" w:space="0" w:color="auto"/>
      </w:divBdr>
    </w:div>
    <w:div w:id="319846050">
      <w:bodyDiv w:val="1"/>
      <w:marLeft w:val="0"/>
      <w:marRight w:val="0"/>
      <w:marTop w:val="0"/>
      <w:marBottom w:val="0"/>
      <w:divBdr>
        <w:top w:val="none" w:sz="0" w:space="0" w:color="auto"/>
        <w:left w:val="none" w:sz="0" w:space="0" w:color="auto"/>
        <w:bottom w:val="none" w:sz="0" w:space="0" w:color="auto"/>
        <w:right w:val="none" w:sz="0" w:space="0" w:color="auto"/>
      </w:divBdr>
    </w:div>
    <w:div w:id="320038552">
      <w:bodyDiv w:val="1"/>
      <w:marLeft w:val="0"/>
      <w:marRight w:val="0"/>
      <w:marTop w:val="0"/>
      <w:marBottom w:val="0"/>
      <w:divBdr>
        <w:top w:val="none" w:sz="0" w:space="0" w:color="auto"/>
        <w:left w:val="none" w:sz="0" w:space="0" w:color="auto"/>
        <w:bottom w:val="none" w:sz="0" w:space="0" w:color="auto"/>
        <w:right w:val="none" w:sz="0" w:space="0" w:color="auto"/>
      </w:divBdr>
    </w:div>
    <w:div w:id="320234789">
      <w:bodyDiv w:val="1"/>
      <w:marLeft w:val="0"/>
      <w:marRight w:val="0"/>
      <w:marTop w:val="0"/>
      <w:marBottom w:val="0"/>
      <w:divBdr>
        <w:top w:val="none" w:sz="0" w:space="0" w:color="auto"/>
        <w:left w:val="none" w:sz="0" w:space="0" w:color="auto"/>
        <w:bottom w:val="none" w:sz="0" w:space="0" w:color="auto"/>
        <w:right w:val="none" w:sz="0" w:space="0" w:color="auto"/>
      </w:divBdr>
    </w:div>
    <w:div w:id="320501571">
      <w:bodyDiv w:val="1"/>
      <w:marLeft w:val="0"/>
      <w:marRight w:val="0"/>
      <w:marTop w:val="0"/>
      <w:marBottom w:val="0"/>
      <w:divBdr>
        <w:top w:val="none" w:sz="0" w:space="0" w:color="auto"/>
        <w:left w:val="none" w:sz="0" w:space="0" w:color="auto"/>
        <w:bottom w:val="none" w:sz="0" w:space="0" w:color="auto"/>
        <w:right w:val="none" w:sz="0" w:space="0" w:color="auto"/>
      </w:divBdr>
    </w:div>
    <w:div w:id="320624051">
      <w:bodyDiv w:val="1"/>
      <w:marLeft w:val="0"/>
      <w:marRight w:val="0"/>
      <w:marTop w:val="0"/>
      <w:marBottom w:val="0"/>
      <w:divBdr>
        <w:top w:val="none" w:sz="0" w:space="0" w:color="auto"/>
        <w:left w:val="none" w:sz="0" w:space="0" w:color="auto"/>
        <w:bottom w:val="none" w:sz="0" w:space="0" w:color="auto"/>
        <w:right w:val="none" w:sz="0" w:space="0" w:color="auto"/>
      </w:divBdr>
    </w:div>
    <w:div w:id="320735605">
      <w:bodyDiv w:val="1"/>
      <w:marLeft w:val="0"/>
      <w:marRight w:val="0"/>
      <w:marTop w:val="0"/>
      <w:marBottom w:val="0"/>
      <w:divBdr>
        <w:top w:val="none" w:sz="0" w:space="0" w:color="auto"/>
        <w:left w:val="none" w:sz="0" w:space="0" w:color="auto"/>
        <w:bottom w:val="none" w:sz="0" w:space="0" w:color="auto"/>
        <w:right w:val="none" w:sz="0" w:space="0" w:color="auto"/>
      </w:divBdr>
    </w:div>
    <w:div w:id="321393495">
      <w:bodyDiv w:val="1"/>
      <w:marLeft w:val="0"/>
      <w:marRight w:val="0"/>
      <w:marTop w:val="0"/>
      <w:marBottom w:val="0"/>
      <w:divBdr>
        <w:top w:val="none" w:sz="0" w:space="0" w:color="auto"/>
        <w:left w:val="none" w:sz="0" w:space="0" w:color="auto"/>
        <w:bottom w:val="none" w:sz="0" w:space="0" w:color="auto"/>
        <w:right w:val="none" w:sz="0" w:space="0" w:color="auto"/>
      </w:divBdr>
    </w:div>
    <w:div w:id="321469433">
      <w:bodyDiv w:val="1"/>
      <w:marLeft w:val="0"/>
      <w:marRight w:val="0"/>
      <w:marTop w:val="0"/>
      <w:marBottom w:val="0"/>
      <w:divBdr>
        <w:top w:val="none" w:sz="0" w:space="0" w:color="auto"/>
        <w:left w:val="none" w:sz="0" w:space="0" w:color="auto"/>
        <w:bottom w:val="none" w:sz="0" w:space="0" w:color="auto"/>
        <w:right w:val="none" w:sz="0" w:space="0" w:color="auto"/>
      </w:divBdr>
    </w:div>
    <w:div w:id="321734304">
      <w:bodyDiv w:val="1"/>
      <w:marLeft w:val="0"/>
      <w:marRight w:val="0"/>
      <w:marTop w:val="0"/>
      <w:marBottom w:val="0"/>
      <w:divBdr>
        <w:top w:val="none" w:sz="0" w:space="0" w:color="auto"/>
        <w:left w:val="none" w:sz="0" w:space="0" w:color="auto"/>
        <w:bottom w:val="none" w:sz="0" w:space="0" w:color="auto"/>
        <w:right w:val="none" w:sz="0" w:space="0" w:color="auto"/>
      </w:divBdr>
    </w:div>
    <w:div w:id="322050416">
      <w:bodyDiv w:val="1"/>
      <w:marLeft w:val="0"/>
      <w:marRight w:val="0"/>
      <w:marTop w:val="0"/>
      <w:marBottom w:val="0"/>
      <w:divBdr>
        <w:top w:val="none" w:sz="0" w:space="0" w:color="auto"/>
        <w:left w:val="none" w:sz="0" w:space="0" w:color="auto"/>
        <w:bottom w:val="none" w:sz="0" w:space="0" w:color="auto"/>
        <w:right w:val="none" w:sz="0" w:space="0" w:color="auto"/>
      </w:divBdr>
    </w:div>
    <w:div w:id="322243164">
      <w:bodyDiv w:val="1"/>
      <w:marLeft w:val="0"/>
      <w:marRight w:val="0"/>
      <w:marTop w:val="0"/>
      <w:marBottom w:val="0"/>
      <w:divBdr>
        <w:top w:val="none" w:sz="0" w:space="0" w:color="auto"/>
        <w:left w:val="none" w:sz="0" w:space="0" w:color="auto"/>
        <w:bottom w:val="none" w:sz="0" w:space="0" w:color="auto"/>
        <w:right w:val="none" w:sz="0" w:space="0" w:color="auto"/>
      </w:divBdr>
    </w:div>
    <w:div w:id="323164814">
      <w:bodyDiv w:val="1"/>
      <w:marLeft w:val="0"/>
      <w:marRight w:val="0"/>
      <w:marTop w:val="0"/>
      <w:marBottom w:val="0"/>
      <w:divBdr>
        <w:top w:val="none" w:sz="0" w:space="0" w:color="auto"/>
        <w:left w:val="none" w:sz="0" w:space="0" w:color="auto"/>
        <w:bottom w:val="none" w:sz="0" w:space="0" w:color="auto"/>
        <w:right w:val="none" w:sz="0" w:space="0" w:color="auto"/>
      </w:divBdr>
    </w:div>
    <w:div w:id="323361318">
      <w:bodyDiv w:val="1"/>
      <w:marLeft w:val="0"/>
      <w:marRight w:val="0"/>
      <w:marTop w:val="0"/>
      <w:marBottom w:val="0"/>
      <w:divBdr>
        <w:top w:val="none" w:sz="0" w:space="0" w:color="auto"/>
        <w:left w:val="none" w:sz="0" w:space="0" w:color="auto"/>
        <w:bottom w:val="none" w:sz="0" w:space="0" w:color="auto"/>
        <w:right w:val="none" w:sz="0" w:space="0" w:color="auto"/>
      </w:divBdr>
    </w:div>
    <w:div w:id="323824398">
      <w:bodyDiv w:val="1"/>
      <w:marLeft w:val="0"/>
      <w:marRight w:val="0"/>
      <w:marTop w:val="0"/>
      <w:marBottom w:val="0"/>
      <w:divBdr>
        <w:top w:val="none" w:sz="0" w:space="0" w:color="auto"/>
        <w:left w:val="none" w:sz="0" w:space="0" w:color="auto"/>
        <w:bottom w:val="none" w:sz="0" w:space="0" w:color="auto"/>
        <w:right w:val="none" w:sz="0" w:space="0" w:color="auto"/>
      </w:divBdr>
    </w:div>
    <w:div w:id="324283645">
      <w:bodyDiv w:val="1"/>
      <w:marLeft w:val="0"/>
      <w:marRight w:val="0"/>
      <w:marTop w:val="0"/>
      <w:marBottom w:val="0"/>
      <w:divBdr>
        <w:top w:val="none" w:sz="0" w:space="0" w:color="auto"/>
        <w:left w:val="none" w:sz="0" w:space="0" w:color="auto"/>
        <w:bottom w:val="none" w:sz="0" w:space="0" w:color="auto"/>
        <w:right w:val="none" w:sz="0" w:space="0" w:color="auto"/>
      </w:divBdr>
    </w:div>
    <w:div w:id="324548977">
      <w:bodyDiv w:val="1"/>
      <w:marLeft w:val="0"/>
      <w:marRight w:val="0"/>
      <w:marTop w:val="0"/>
      <w:marBottom w:val="0"/>
      <w:divBdr>
        <w:top w:val="none" w:sz="0" w:space="0" w:color="auto"/>
        <w:left w:val="none" w:sz="0" w:space="0" w:color="auto"/>
        <w:bottom w:val="none" w:sz="0" w:space="0" w:color="auto"/>
        <w:right w:val="none" w:sz="0" w:space="0" w:color="auto"/>
      </w:divBdr>
    </w:div>
    <w:div w:id="325130759">
      <w:bodyDiv w:val="1"/>
      <w:marLeft w:val="0"/>
      <w:marRight w:val="0"/>
      <w:marTop w:val="0"/>
      <w:marBottom w:val="0"/>
      <w:divBdr>
        <w:top w:val="none" w:sz="0" w:space="0" w:color="auto"/>
        <w:left w:val="none" w:sz="0" w:space="0" w:color="auto"/>
        <w:bottom w:val="none" w:sz="0" w:space="0" w:color="auto"/>
        <w:right w:val="none" w:sz="0" w:space="0" w:color="auto"/>
      </w:divBdr>
    </w:div>
    <w:div w:id="325134464">
      <w:bodyDiv w:val="1"/>
      <w:marLeft w:val="0"/>
      <w:marRight w:val="0"/>
      <w:marTop w:val="0"/>
      <w:marBottom w:val="0"/>
      <w:divBdr>
        <w:top w:val="none" w:sz="0" w:space="0" w:color="auto"/>
        <w:left w:val="none" w:sz="0" w:space="0" w:color="auto"/>
        <w:bottom w:val="none" w:sz="0" w:space="0" w:color="auto"/>
        <w:right w:val="none" w:sz="0" w:space="0" w:color="auto"/>
      </w:divBdr>
    </w:div>
    <w:div w:id="325519791">
      <w:bodyDiv w:val="1"/>
      <w:marLeft w:val="0"/>
      <w:marRight w:val="0"/>
      <w:marTop w:val="0"/>
      <w:marBottom w:val="0"/>
      <w:divBdr>
        <w:top w:val="none" w:sz="0" w:space="0" w:color="auto"/>
        <w:left w:val="none" w:sz="0" w:space="0" w:color="auto"/>
        <w:bottom w:val="none" w:sz="0" w:space="0" w:color="auto"/>
        <w:right w:val="none" w:sz="0" w:space="0" w:color="auto"/>
      </w:divBdr>
    </w:div>
    <w:div w:id="326712375">
      <w:bodyDiv w:val="1"/>
      <w:marLeft w:val="0"/>
      <w:marRight w:val="0"/>
      <w:marTop w:val="0"/>
      <w:marBottom w:val="0"/>
      <w:divBdr>
        <w:top w:val="none" w:sz="0" w:space="0" w:color="auto"/>
        <w:left w:val="none" w:sz="0" w:space="0" w:color="auto"/>
        <w:bottom w:val="none" w:sz="0" w:space="0" w:color="auto"/>
        <w:right w:val="none" w:sz="0" w:space="0" w:color="auto"/>
      </w:divBdr>
    </w:div>
    <w:div w:id="327103660">
      <w:bodyDiv w:val="1"/>
      <w:marLeft w:val="0"/>
      <w:marRight w:val="0"/>
      <w:marTop w:val="0"/>
      <w:marBottom w:val="0"/>
      <w:divBdr>
        <w:top w:val="none" w:sz="0" w:space="0" w:color="auto"/>
        <w:left w:val="none" w:sz="0" w:space="0" w:color="auto"/>
        <w:bottom w:val="none" w:sz="0" w:space="0" w:color="auto"/>
        <w:right w:val="none" w:sz="0" w:space="0" w:color="auto"/>
      </w:divBdr>
    </w:div>
    <w:div w:id="327488330">
      <w:bodyDiv w:val="1"/>
      <w:marLeft w:val="0"/>
      <w:marRight w:val="0"/>
      <w:marTop w:val="0"/>
      <w:marBottom w:val="0"/>
      <w:divBdr>
        <w:top w:val="none" w:sz="0" w:space="0" w:color="auto"/>
        <w:left w:val="none" w:sz="0" w:space="0" w:color="auto"/>
        <w:bottom w:val="none" w:sz="0" w:space="0" w:color="auto"/>
        <w:right w:val="none" w:sz="0" w:space="0" w:color="auto"/>
      </w:divBdr>
    </w:div>
    <w:div w:id="327905279">
      <w:bodyDiv w:val="1"/>
      <w:marLeft w:val="0"/>
      <w:marRight w:val="0"/>
      <w:marTop w:val="0"/>
      <w:marBottom w:val="0"/>
      <w:divBdr>
        <w:top w:val="none" w:sz="0" w:space="0" w:color="auto"/>
        <w:left w:val="none" w:sz="0" w:space="0" w:color="auto"/>
        <w:bottom w:val="none" w:sz="0" w:space="0" w:color="auto"/>
        <w:right w:val="none" w:sz="0" w:space="0" w:color="auto"/>
      </w:divBdr>
    </w:div>
    <w:div w:id="328556358">
      <w:bodyDiv w:val="1"/>
      <w:marLeft w:val="0"/>
      <w:marRight w:val="0"/>
      <w:marTop w:val="0"/>
      <w:marBottom w:val="0"/>
      <w:divBdr>
        <w:top w:val="none" w:sz="0" w:space="0" w:color="auto"/>
        <w:left w:val="none" w:sz="0" w:space="0" w:color="auto"/>
        <w:bottom w:val="none" w:sz="0" w:space="0" w:color="auto"/>
        <w:right w:val="none" w:sz="0" w:space="0" w:color="auto"/>
      </w:divBdr>
    </w:div>
    <w:div w:id="328676410">
      <w:bodyDiv w:val="1"/>
      <w:marLeft w:val="0"/>
      <w:marRight w:val="0"/>
      <w:marTop w:val="0"/>
      <w:marBottom w:val="0"/>
      <w:divBdr>
        <w:top w:val="none" w:sz="0" w:space="0" w:color="auto"/>
        <w:left w:val="none" w:sz="0" w:space="0" w:color="auto"/>
        <w:bottom w:val="none" w:sz="0" w:space="0" w:color="auto"/>
        <w:right w:val="none" w:sz="0" w:space="0" w:color="auto"/>
      </w:divBdr>
    </w:div>
    <w:div w:id="329601414">
      <w:bodyDiv w:val="1"/>
      <w:marLeft w:val="0"/>
      <w:marRight w:val="0"/>
      <w:marTop w:val="0"/>
      <w:marBottom w:val="0"/>
      <w:divBdr>
        <w:top w:val="none" w:sz="0" w:space="0" w:color="auto"/>
        <w:left w:val="none" w:sz="0" w:space="0" w:color="auto"/>
        <w:bottom w:val="none" w:sz="0" w:space="0" w:color="auto"/>
        <w:right w:val="none" w:sz="0" w:space="0" w:color="auto"/>
      </w:divBdr>
    </w:div>
    <w:div w:id="330379061">
      <w:bodyDiv w:val="1"/>
      <w:marLeft w:val="0"/>
      <w:marRight w:val="0"/>
      <w:marTop w:val="0"/>
      <w:marBottom w:val="0"/>
      <w:divBdr>
        <w:top w:val="none" w:sz="0" w:space="0" w:color="auto"/>
        <w:left w:val="none" w:sz="0" w:space="0" w:color="auto"/>
        <w:bottom w:val="none" w:sz="0" w:space="0" w:color="auto"/>
        <w:right w:val="none" w:sz="0" w:space="0" w:color="auto"/>
      </w:divBdr>
    </w:div>
    <w:div w:id="331881389">
      <w:bodyDiv w:val="1"/>
      <w:marLeft w:val="0"/>
      <w:marRight w:val="0"/>
      <w:marTop w:val="0"/>
      <w:marBottom w:val="0"/>
      <w:divBdr>
        <w:top w:val="none" w:sz="0" w:space="0" w:color="auto"/>
        <w:left w:val="none" w:sz="0" w:space="0" w:color="auto"/>
        <w:bottom w:val="none" w:sz="0" w:space="0" w:color="auto"/>
        <w:right w:val="none" w:sz="0" w:space="0" w:color="auto"/>
      </w:divBdr>
    </w:div>
    <w:div w:id="332224522">
      <w:bodyDiv w:val="1"/>
      <w:marLeft w:val="0"/>
      <w:marRight w:val="0"/>
      <w:marTop w:val="0"/>
      <w:marBottom w:val="0"/>
      <w:divBdr>
        <w:top w:val="none" w:sz="0" w:space="0" w:color="auto"/>
        <w:left w:val="none" w:sz="0" w:space="0" w:color="auto"/>
        <w:bottom w:val="none" w:sz="0" w:space="0" w:color="auto"/>
        <w:right w:val="none" w:sz="0" w:space="0" w:color="auto"/>
      </w:divBdr>
    </w:div>
    <w:div w:id="332417316">
      <w:bodyDiv w:val="1"/>
      <w:marLeft w:val="0"/>
      <w:marRight w:val="0"/>
      <w:marTop w:val="0"/>
      <w:marBottom w:val="0"/>
      <w:divBdr>
        <w:top w:val="none" w:sz="0" w:space="0" w:color="auto"/>
        <w:left w:val="none" w:sz="0" w:space="0" w:color="auto"/>
        <w:bottom w:val="none" w:sz="0" w:space="0" w:color="auto"/>
        <w:right w:val="none" w:sz="0" w:space="0" w:color="auto"/>
      </w:divBdr>
    </w:div>
    <w:div w:id="332612860">
      <w:bodyDiv w:val="1"/>
      <w:marLeft w:val="0"/>
      <w:marRight w:val="0"/>
      <w:marTop w:val="0"/>
      <w:marBottom w:val="0"/>
      <w:divBdr>
        <w:top w:val="none" w:sz="0" w:space="0" w:color="auto"/>
        <w:left w:val="none" w:sz="0" w:space="0" w:color="auto"/>
        <w:bottom w:val="none" w:sz="0" w:space="0" w:color="auto"/>
        <w:right w:val="none" w:sz="0" w:space="0" w:color="auto"/>
      </w:divBdr>
    </w:div>
    <w:div w:id="334304798">
      <w:bodyDiv w:val="1"/>
      <w:marLeft w:val="0"/>
      <w:marRight w:val="0"/>
      <w:marTop w:val="0"/>
      <w:marBottom w:val="0"/>
      <w:divBdr>
        <w:top w:val="none" w:sz="0" w:space="0" w:color="auto"/>
        <w:left w:val="none" w:sz="0" w:space="0" w:color="auto"/>
        <w:bottom w:val="none" w:sz="0" w:space="0" w:color="auto"/>
        <w:right w:val="none" w:sz="0" w:space="0" w:color="auto"/>
      </w:divBdr>
    </w:div>
    <w:div w:id="334454138">
      <w:bodyDiv w:val="1"/>
      <w:marLeft w:val="0"/>
      <w:marRight w:val="0"/>
      <w:marTop w:val="0"/>
      <w:marBottom w:val="0"/>
      <w:divBdr>
        <w:top w:val="none" w:sz="0" w:space="0" w:color="auto"/>
        <w:left w:val="none" w:sz="0" w:space="0" w:color="auto"/>
        <w:bottom w:val="none" w:sz="0" w:space="0" w:color="auto"/>
        <w:right w:val="none" w:sz="0" w:space="0" w:color="auto"/>
      </w:divBdr>
    </w:div>
    <w:div w:id="334891606">
      <w:bodyDiv w:val="1"/>
      <w:marLeft w:val="0"/>
      <w:marRight w:val="0"/>
      <w:marTop w:val="0"/>
      <w:marBottom w:val="0"/>
      <w:divBdr>
        <w:top w:val="none" w:sz="0" w:space="0" w:color="auto"/>
        <w:left w:val="none" w:sz="0" w:space="0" w:color="auto"/>
        <w:bottom w:val="none" w:sz="0" w:space="0" w:color="auto"/>
        <w:right w:val="none" w:sz="0" w:space="0" w:color="auto"/>
      </w:divBdr>
    </w:div>
    <w:div w:id="334966826">
      <w:bodyDiv w:val="1"/>
      <w:marLeft w:val="0"/>
      <w:marRight w:val="0"/>
      <w:marTop w:val="0"/>
      <w:marBottom w:val="0"/>
      <w:divBdr>
        <w:top w:val="none" w:sz="0" w:space="0" w:color="auto"/>
        <w:left w:val="none" w:sz="0" w:space="0" w:color="auto"/>
        <w:bottom w:val="none" w:sz="0" w:space="0" w:color="auto"/>
        <w:right w:val="none" w:sz="0" w:space="0" w:color="auto"/>
      </w:divBdr>
    </w:div>
    <w:div w:id="335307102">
      <w:bodyDiv w:val="1"/>
      <w:marLeft w:val="0"/>
      <w:marRight w:val="0"/>
      <w:marTop w:val="0"/>
      <w:marBottom w:val="0"/>
      <w:divBdr>
        <w:top w:val="none" w:sz="0" w:space="0" w:color="auto"/>
        <w:left w:val="none" w:sz="0" w:space="0" w:color="auto"/>
        <w:bottom w:val="none" w:sz="0" w:space="0" w:color="auto"/>
        <w:right w:val="none" w:sz="0" w:space="0" w:color="auto"/>
      </w:divBdr>
    </w:div>
    <w:div w:id="336007829">
      <w:bodyDiv w:val="1"/>
      <w:marLeft w:val="0"/>
      <w:marRight w:val="0"/>
      <w:marTop w:val="0"/>
      <w:marBottom w:val="0"/>
      <w:divBdr>
        <w:top w:val="none" w:sz="0" w:space="0" w:color="auto"/>
        <w:left w:val="none" w:sz="0" w:space="0" w:color="auto"/>
        <w:bottom w:val="none" w:sz="0" w:space="0" w:color="auto"/>
        <w:right w:val="none" w:sz="0" w:space="0" w:color="auto"/>
      </w:divBdr>
    </w:div>
    <w:div w:id="336077711">
      <w:bodyDiv w:val="1"/>
      <w:marLeft w:val="0"/>
      <w:marRight w:val="0"/>
      <w:marTop w:val="0"/>
      <w:marBottom w:val="0"/>
      <w:divBdr>
        <w:top w:val="none" w:sz="0" w:space="0" w:color="auto"/>
        <w:left w:val="none" w:sz="0" w:space="0" w:color="auto"/>
        <w:bottom w:val="none" w:sz="0" w:space="0" w:color="auto"/>
        <w:right w:val="none" w:sz="0" w:space="0" w:color="auto"/>
      </w:divBdr>
    </w:div>
    <w:div w:id="336616616">
      <w:bodyDiv w:val="1"/>
      <w:marLeft w:val="0"/>
      <w:marRight w:val="0"/>
      <w:marTop w:val="0"/>
      <w:marBottom w:val="0"/>
      <w:divBdr>
        <w:top w:val="none" w:sz="0" w:space="0" w:color="auto"/>
        <w:left w:val="none" w:sz="0" w:space="0" w:color="auto"/>
        <w:bottom w:val="none" w:sz="0" w:space="0" w:color="auto"/>
        <w:right w:val="none" w:sz="0" w:space="0" w:color="auto"/>
      </w:divBdr>
    </w:div>
    <w:div w:id="336814392">
      <w:bodyDiv w:val="1"/>
      <w:marLeft w:val="0"/>
      <w:marRight w:val="0"/>
      <w:marTop w:val="0"/>
      <w:marBottom w:val="0"/>
      <w:divBdr>
        <w:top w:val="none" w:sz="0" w:space="0" w:color="auto"/>
        <w:left w:val="none" w:sz="0" w:space="0" w:color="auto"/>
        <w:bottom w:val="none" w:sz="0" w:space="0" w:color="auto"/>
        <w:right w:val="none" w:sz="0" w:space="0" w:color="auto"/>
      </w:divBdr>
    </w:div>
    <w:div w:id="337123698">
      <w:bodyDiv w:val="1"/>
      <w:marLeft w:val="0"/>
      <w:marRight w:val="0"/>
      <w:marTop w:val="0"/>
      <w:marBottom w:val="0"/>
      <w:divBdr>
        <w:top w:val="none" w:sz="0" w:space="0" w:color="auto"/>
        <w:left w:val="none" w:sz="0" w:space="0" w:color="auto"/>
        <w:bottom w:val="none" w:sz="0" w:space="0" w:color="auto"/>
        <w:right w:val="none" w:sz="0" w:space="0" w:color="auto"/>
      </w:divBdr>
    </w:div>
    <w:div w:id="337463366">
      <w:bodyDiv w:val="1"/>
      <w:marLeft w:val="0"/>
      <w:marRight w:val="0"/>
      <w:marTop w:val="0"/>
      <w:marBottom w:val="0"/>
      <w:divBdr>
        <w:top w:val="none" w:sz="0" w:space="0" w:color="auto"/>
        <w:left w:val="none" w:sz="0" w:space="0" w:color="auto"/>
        <w:bottom w:val="none" w:sz="0" w:space="0" w:color="auto"/>
        <w:right w:val="none" w:sz="0" w:space="0" w:color="auto"/>
      </w:divBdr>
    </w:div>
    <w:div w:id="337542090">
      <w:bodyDiv w:val="1"/>
      <w:marLeft w:val="0"/>
      <w:marRight w:val="0"/>
      <w:marTop w:val="0"/>
      <w:marBottom w:val="0"/>
      <w:divBdr>
        <w:top w:val="none" w:sz="0" w:space="0" w:color="auto"/>
        <w:left w:val="none" w:sz="0" w:space="0" w:color="auto"/>
        <w:bottom w:val="none" w:sz="0" w:space="0" w:color="auto"/>
        <w:right w:val="none" w:sz="0" w:space="0" w:color="auto"/>
      </w:divBdr>
    </w:div>
    <w:div w:id="337579612">
      <w:bodyDiv w:val="1"/>
      <w:marLeft w:val="0"/>
      <w:marRight w:val="0"/>
      <w:marTop w:val="0"/>
      <w:marBottom w:val="0"/>
      <w:divBdr>
        <w:top w:val="none" w:sz="0" w:space="0" w:color="auto"/>
        <w:left w:val="none" w:sz="0" w:space="0" w:color="auto"/>
        <w:bottom w:val="none" w:sz="0" w:space="0" w:color="auto"/>
        <w:right w:val="none" w:sz="0" w:space="0" w:color="auto"/>
      </w:divBdr>
    </w:div>
    <w:div w:id="338040727">
      <w:bodyDiv w:val="1"/>
      <w:marLeft w:val="0"/>
      <w:marRight w:val="0"/>
      <w:marTop w:val="0"/>
      <w:marBottom w:val="0"/>
      <w:divBdr>
        <w:top w:val="none" w:sz="0" w:space="0" w:color="auto"/>
        <w:left w:val="none" w:sz="0" w:space="0" w:color="auto"/>
        <w:bottom w:val="none" w:sz="0" w:space="0" w:color="auto"/>
        <w:right w:val="none" w:sz="0" w:space="0" w:color="auto"/>
      </w:divBdr>
    </w:div>
    <w:div w:id="338393749">
      <w:bodyDiv w:val="1"/>
      <w:marLeft w:val="0"/>
      <w:marRight w:val="0"/>
      <w:marTop w:val="0"/>
      <w:marBottom w:val="0"/>
      <w:divBdr>
        <w:top w:val="none" w:sz="0" w:space="0" w:color="auto"/>
        <w:left w:val="none" w:sz="0" w:space="0" w:color="auto"/>
        <w:bottom w:val="none" w:sz="0" w:space="0" w:color="auto"/>
        <w:right w:val="none" w:sz="0" w:space="0" w:color="auto"/>
      </w:divBdr>
    </w:div>
    <w:div w:id="338627237">
      <w:bodyDiv w:val="1"/>
      <w:marLeft w:val="0"/>
      <w:marRight w:val="0"/>
      <w:marTop w:val="0"/>
      <w:marBottom w:val="0"/>
      <w:divBdr>
        <w:top w:val="none" w:sz="0" w:space="0" w:color="auto"/>
        <w:left w:val="none" w:sz="0" w:space="0" w:color="auto"/>
        <w:bottom w:val="none" w:sz="0" w:space="0" w:color="auto"/>
        <w:right w:val="none" w:sz="0" w:space="0" w:color="auto"/>
      </w:divBdr>
    </w:div>
    <w:div w:id="338965074">
      <w:bodyDiv w:val="1"/>
      <w:marLeft w:val="0"/>
      <w:marRight w:val="0"/>
      <w:marTop w:val="0"/>
      <w:marBottom w:val="0"/>
      <w:divBdr>
        <w:top w:val="none" w:sz="0" w:space="0" w:color="auto"/>
        <w:left w:val="none" w:sz="0" w:space="0" w:color="auto"/>
        <w:bottom w:val="none" w:sz="0" w:space="0" w:color="auto"/>
        <w:right w:val="none" w:sz="0" w:space="0" w:color="auto"/>
      </w:divBdr>
    </w:div>
    <w:div w:id="339233978">
      <w:bodyDiv w:val="1"/>
      <w:marLeft w:val="0"/>
      <w:marRight w:val="0"/>
      <w:marTop w:val="0"/>
      <w:marBottom w:val="0"/>
      <w:divBdr>
        <w:top w:val="none" w:sz="0" w:space="0" w:color="auto"/>
        <w:left w:val="none" w:sz="0" w:space="0" w:color="auto"/>
        <w:bottom w:val="none" w:sz="0" w:space="0" w:color="auto"/>
        <w:right w:val="none" w:sz="0" w:space="0" w:color="auto"/>
      </w:divBdr>
    </w:div>
    <w:div w:id="339745819">
      <w:bodyDiv w:val="1"/>
      <w:marLeft w:val="0"/>
      <w:marRight w:val="0"/>
      <w:marTop w:val="0"/>
      <w:marBottom w:val="0"/>
      <w:divBdr>
        <w:top w:val="none" w:sz="0" w:space="0" w:color="auto"/>
        <w:left w:val="none" w:sz="0" w:space="0" w:color="auto"/>
        <w:bottom w:val="none" w:sz="0" w:space="0" w:color="auto"/>
        <w:right w:val="none" w:sz="0" w:space="0" w:color="auto"/>
      </w:divBdr>
    </w:div>
    <w:div w:id="340394659">
      <w:bodyDiv w:val="1"/>
      <w:marLeft w:val="0"/>
      <w:marRight w:val="0"/>
      <w:marTop w:val="0"/>
      <w:marBottom w:val="0"/>
      <w:divBdr>
        <w:top w:val="none" w:sz="0" w:space="0" w:color="auto"/>
        <w:left w:val="none" w:sz="0" w:space="0" w:color="auto"/>
        <w:bottom w:val="none" w:sz="0" w:space="0" w:color="auto"/>
        <w:right w:val="none" w:sz="0" w:space="0" w:color="auto"/>
      </w:divBdr>
    </w:div>
    <w:div w:id="340551447">
      <w:bodyDiv w:val="1"/>
      <w:marLeft w:val="0"/>
      <w:marRight w:val="0"/>
      <w:marTop w:val="0"/>
      <w:marBottom w:val="0"/>
      <w:divBdr>
        <w:top w:val="none" w:sz="0" w:space="0" w:color="auto"/>
        <w:left w:val="none" w:sz="0" w:space="0" w:color="auto"/>
        <w:bottom w:val="none" w:sz="0" w:space="0" w:color="auto"/>
        <w:right w:val="none" w:sz="0" w:space="0" w:color="auto"/>
      </w:divBdr>
    </w:div>
    <w:div w:id="340621463">
      <w:bodyDiv w:val="1"/>
      <w:marLeft w:val="0"/>
      <w:marRight w:val="0"/>
      <w:marTop w:val="0"/>
      <w:marBottom w:val="0"/>
      <w:divBdr>
        <w:top w:val="none" w:sz="0" w:space="0" w:color="auto"/>
        <w:left w:val="none" w:sz="0" w:space="0" w:color="auto"/>
        <w:bottom w:val="none" w:sz="0" w:space="0" w:color="auto"/>
        <w:right w:val="none" w:sz="0" w:space="0" w:color="auto"/>
      </w:divBdr>
    </w:div>
    <w:div w:id="341130186">
      <w:bodyDiv w:val="1"/>
      <w:marLeft w:val="0"/>
      <w:marRight w:val="0"/>
      <w:marTop w:val="0"/>
      <w:marBottom w:val="0"/>
      <w:divBdr>
        <w:top w:val="none" w:sz="0" w:space="0" w:color="auto"/>
        <w:left w:val="none" w:sz="0" w:space="0" w:color="auto"/>
        <w:bottom w:val="none" w:sz="0" w:space="0" w:color="auto"/>
        <w:right w:val="none" w:sz="0" w:space="0" w:color="auto"/>
      </w:divBdr>
    </w:div>
    <w:div w:id="341201037">
      <w:bodyDiv w:val="1"/>
      <w:marLeft w:val="0"/>
      <w:marRight w:val="0"/>
      <w:marTop w:val="0"/>
      <w:marBottom w:val="0"/>
      <w:divBdr>
        <w:top w:val="none" w:sz="0" w:space="0" w:color="auto"/>
        <w:left w:val="none" w:sz="0" w:space="0" w:color="auto"/>
        <w:bottom w:val="none" w:sz="0" w:space="0" w:color="auto"/>
        <w:right w:val="none" w:sz="0" w:space="0" w:color="auto"/>
      </w:divBdr>
    </w:div>
    <w:div w:id="341594427">
      <w:bodyDiv w:val="1"/>
      <w:marLeft w:val="0"/>
      <w:marRight w:val="0"/>
      <w:marTop w:val="0"/>
      <w:marBottom w:val="0"/>
      <w:divBdr>
        <w:top w:val="none" w:sz="0" w:space="0" w:color="auto"/>
        <w:left w:val="none" w:sz="0" w:space="0" w:color="auto"/>
        <w:bottom w:val="none" w:sz="0" w:space="0" w:color="auto"/>
        <w:right w:val="none" w:sz="0" w:space="0" w:color="auto"/>
      </w:divBdr>
    </w:div>
    <w:div w:id="341784647">
      <w:bodyDiv w:val="1"/>
      <w:marLeft w:val="0"/>
      <w:marRight w:val="0"/>
      <w:marTop w:val="0"/>
      <w:marBottom w:val="0"/>
      <w:divBdr>
        <w:top w:val="none" w:sz="0" w:space="0" w:color="auto"/>
        <w:left w:val="none" w:sz="0" w:space="0" w:color="auto"/>
        <w:bottom w:val="none" w:sz="0" w:space="0" w:color="auto"/>
        <w:right w:val="none" w:sz="0" w:space="0" w:color="auto"/>
      </w:divBdr>
    </w:div>
    <w:div w:id="341972985">
      <w:bodyDiv w:val="1"/>
      <w:marLeft w:val="0"/>
      <w:marRight w:val="0"/>
      <w:marTop w:val="0"/>
      <w:marBottom w:val="0"/>
      <w:divBdr>
        <w:top w:val="none" w:sz="0" w:space="0" w:color="auto"/>
        <w:left w:val="none" w:sz="0" w:space="0" w:color="auto"/>
        <w:bottom w:val="none" w:sz="0" w:space="0" w:color="auto"/>
        <w:right w:val="none" w:sz="0" w:space="0" w:color="auto"/>
      </w:divBdr>
    </w:div>
    <w:div w:id="342708704">
      <w:bodyDiv w:val="1"/>
      <w:marLeft w:val="0"/>
      <w:marRight w:val="0"/>
      <w:marTop w:val="0"/>
      <w:marBottom w:val="0"/>
      <w:divBdr>
        <w:top w:val="none" w:sz="0" w:space="0" w:color="auto"/>
        <w:left w:val="none" w:sz="0" w:space="0" w:color="auto"/>
        <w:bottom w:val="none" w:sz="0" w:space="0" w:color="auto"/>
        <w:right w:val="none" w:sz="0" w:space="0" w:color="auto"/>
      </w:divBdr>
    </w:div>
    <w:div w:id="342709029">
      <w:bodyDiv w:val="1"/>
      <w:marLeft w:val="0"/>
      <w:marRight w:val="0"/>
      <w:marTop w:val="0"/>
      <w:marBottom w:val="0"/>
      <w:divBdr>
        <w:top w:val="none" w:sz="0" w:space="0" w:color="auto"/>
        <w:left w:val="none" w:sz="0" w:space="0" w:color="auto"/>
        <w:bottom w:val="none" w:sz="0" w:space="0" w:color="auto"/>
        <w:right w:val="none" w:sz="0" w:space="0" w:color="auto"/>
      </w:divBdr>
    </w:div>
    <w:div w:id="342900352">
      <w:bodyDiv w:val="1"/>
      <w:marLeft w:val="0"/>
      <w:marRight w:val="0"/>
      <w:marTop w:val="0"/>
      <w:marBottom w:val="0"/>
      <w:divBdr>
        <w:top w:val="none" w:sz="0" w:space="0" w:color="auto"/>
        <w:left w:val="none" w:sz="0" w:space="0" w:color="auto"/>
        <w:bottom w:val="none" w:sz="0" w:space="0" w:color="auto"/>
        <w:right w:val="none" w:sz="0" w:space="0" w:color="auto"/>
      </w:divBdr>
    </w:div>
    <w:div w:id="343214427">
      <w:bodyDiv w:val="1"/>
      <w:marLeft w:val="0"/>
      <w:marRight w:val="0"/>
      <w:marTop w:val="0"/>
      <w:marBottom w:val="0"/>
      <w:divBdr>
        <w:top w:val="none" w:sz="0" w:space="0" w:color="auto"/>
        <w:left w:val="none" w:sz="0" w:space="0" w:color="auto"/>
        <w:bottom w:val="none" w:sz="0" w:space="0" w:color="auto"/>
        <w:right w:val="none" w:sz="0" w:space="0" w:color="auto"/>
      </w:divBdr>
    </w:div>
    <w:div w:id="343283814">
      <w:bodyDiv w:val="1"/>
      <w:marLeft w:val="0"/>
      <w:marRight w:val="0"/>
      <w:marTop w:val="0"/>
      <w:marBottom w:val="0"/>
      <w:divBdr>
        <w:top w:val="none" w:sz="0" w:space="0" w:color="auto"/>
        <w:left w:val="none" w:sz="0" w:space="0" w:color="auto"/>
        <w:bottom w:val="none" w:sz="0" w:space="0" w:color="auto"/>
        <w:right w:val="none" w:sz="0" w:space="0" w:color="auto"/>
      </w:divBdr>
    </w:div>
    <w:div w:id="343410271">
      <w:bodyDiv w:val="1"/>
      <w:marLeft w:val="0"/>
      <w:marRight w:val="0"/>
      <w:marTop w:val="0"/>
      <w:marBottom w:val="0"/>
      <w:divBdr>
        <w:top w:val="none" w:sz="0" w:space="0" w:color="auto"/>
        <w:left w:val="none" w:sz="0" w:space="0" w:color="auto"/>
        <w:bottom w:val="none" w:sz="0" w:space="0" w:color="auto"/>
        <w:right w:val="none" w:sz="0" w:space="0" w:color="auto"/>
      </w:divBdr>
    </w:div>
    <w:div w:id="344602495">
      <w:bodyDiv w:val="1"/>
      <w:marLeft w:val="0"/>
      <w:marRight w:val="0"/>
      <w:marTop w:val="0"/>
      <w:marBottom w:val="0"/>
      <w:divBdr>
        <w:top w:val="none" w:sz="0" w:space="0" w:color="auto"/>
        <w:left w:val="none" w:sz="0" w:space="0" w:color="auto"/>
        <w:bottom w:val="none" w:sz="0" w:space="0" w:color="auto"/>
        <w:right w:val="none" w:sz="0" w:space="0" w:color="auto"/>
      </w:divBdr>
    </w:div>
    <w:div w:id="345325779">
      <w:bodyDiv w:val="1"/>
      <w:marLeft w:val="0"/>
      <w:marRight w:val="0"/>
      <w:marTop w:val="0"/>
      <w:marBottom w:val="0"/>
      <w:divBdr>
        <w:top w:val="none" w:sz="0" w:space="0" w:color="auto"/>
        <w:left w:val="none" w:sz="0" w:space="0" w:color="auto"/>
        <w:bottom w:val="none" w:sz="0" w:space="0" w:color="auto"/>
        <w:right w:val="none" w:sz="0" w:space="0" w:color="auto"/>
      </w:divBdr>
    </w:div>
    <w:div w:id="345447084">
      <w:bodyDiv w:val="1"/>
      <w:marLeft w:val="0"/>
      <w:marRight w:val="0"/>
      <w:marTop w:val="0"/>
      <w:marBottom w:val="0"/>
      <w:divBdr>
        <w:top w:val="none" w:sz="0" w:space="0" w:color="auto"/>
        <w:left w:val="none" w:sz="0" w:space="0" w:color="auto"/>
        <w:bottom w:val="none" w:sz="0" w:space="0" w:color="auto"/>
        <w:right w:val="none" w:sz="0" w:space="0" w:color="auto"/>
      </w:divBdr>
    </w:div>
    <w:div w:id="345987522">
      <w:bodyDiv w:val="1"/>
      <w:marLeft w:val="0"/>
      <w:marRight w:val="0"/>
      <w:marTop w:val="0"/>
      <w:marBottom w:val="0"/>
      <w:divBdr>
        <w:top w:val="none" w:sz="0" w:space="0" w:color="auto"/>
        <w:left w:val="none" w:sz="0" w:space="0" w:color="auto"/>
        <w:bottom w:val="none" w:sz="0" w:space="0" w:color="auto"/>
        <w:right w:val="none" w:sz="0" w:space="0" w:color="auto"/>
      </w:divBdr>
    </w:div>
    <w:div w:id="346248035">
      <w:bodyDiv w:val="1"/>
      <w:marLeft w:val="0"/>
      <w:marRight w:val="0"/>
      <w:marTop w:val="0"/>
      <w:marBottom w:val="0"/>
      <w:divBdr>
        <w:top w:val="none" w:sz="0" w:space="0" w:color="auto"/>
        <w:left w:val="none" w:sz="0" w:space="0" w:color="auto"/>
        <w:bottom w:val="none" w:sz="0" w:space="0" w:color="auto"/>
        <w:right w:val="none" w:sz="0" w:space="0" w:color="auto"/>
      </w:divBdr>
    </w:div>
    <w:div w:id="346253756">
      <w:bodyDiv w:val="1"/>
      <w:marLeft w:val="0"/>
      <w:marRight w:val="0"/>
      <w:marTop w:val="0"/>
      <w:marBottom w:val="0"/>
      <w:divBdr>
        <w:top w:val="none" w:sz="0" w:space="0" w:color="auto"/>
        <w:left w:val="none" w:sz="0" w:space="0" w:color="auto"/>
        <w:bottom w:val="none" w:sz="0" w:space="0" w:color="auto"/>
        <w:right w:val="none" w:sz="0" w:space="0" w:color="auto"/>
      </w:divBdr>
    </w:div>
    <w:div w:id="346255116">
      <w:bodyDiv w:val="1"/>
      <w:marLeft w:val="0"/>
      <w:marRight w:val="0"/>
      <w:marTop w:val="0"/>
      <w:marBottom w:val="0"/>
      <w:divBdr>
        <w:top w:val="none" w:sz="0" w:space="0" w:color="auto"/>
        <w:left w:val="none" w:sz="0" w:space="0" w:color="auto"/>
        <w:bottom w:val="none" w:sz="0" w:space="0" w:color="auto"/>
        <w:right w:val="none" w:sz="0" w:space="0" w:color="auto"/>
      </w:divBdr>
    </w:div>
    <w:div w:id="346710896">
      <w:bodyDiv w:val="1"/>
      <w:marLeft w:val="0"/>
      <w:marRight w:val="0"/>
      <w:marTop w:val="0"/>
      <w:marBottom w:val="0"/>
      <w:divBdr>
        <w:top w:val="none" w:sz="0" w:space="0" w:color="auto"/>
        <w:left w:val="none" w:sz="0" w:space="0" w:color="auto"/>
        <w:bottom w:val="none" w:sz="0" w:space="0" w:color="auto"/>
        <w:right w:val="none" w:sz="0" w:space="0" w:color="auto"/>
      </w:divBdr>
    </w:div>
    <w:div w:id="347215986">
      <w:bodyDiv w:val="1"/>
      <w:marLeft w:val="0"/>
      <w:marRight w:val="0"/>
      <w:marTop w:val="0"/>
      <w:marBottom w:val="0"/>
      <w:divBdr>
        <w:top w:val="none" w:sz="0" w:space="0" w:color="auto"/>
        <w:left w:val="none" w:sz="0" w:space="0" w:color="auto"/>
        <w:bottom w:val="none" w:sz="0" w:space="0" w:color="auto"/>
        <w:right w:val="none" w:sz="0" w:space="0" w:color="auto"/>
      </w:divBdr>
    </w:div>
    <w:div w:id="347370486">
      <w:bodyDiv w:val="1"/>
      <w:marLeft w:val="0"/>
      <w:marRight w:val="0"/>
      <w:marTop w:val="0"/>
      <w:marBottom w:val="0"/>
      <w:divBdr>
        <w:top w:val="none" w:sz="0" w:space="0" w:color="auto"/>
        <w:left w:val="none" w:sz="0" w:space="0" w:color="auto"/>
        <w:bottom w:val="none" w:sz="0" w:space="0" w:color="auto"/>
        <w:right w:val="none" w:sz="0" w:space="0" w:color="auto"/>
      </w:divBdr>
    </w:div>
    <w:div w:id="347633929">
      <w:bodyDiv w:val="1"/>
      <w:marLeft w:val="0"/>
      <w:marRight w:val="0"/>
      <w:marTop w:val="0"/>
      <w:marBottom w:val="0"/>
      <w:divBdr>
        <w:top w:val="none" w:sz="0" w:space="0" w:color="auto"/>
        <w:left w:val="none" w:sz="0" w:space="0" w:color="auto"/>
        <w:bottom w:val="none" w:sz="0" w:space="0" w:color="auto"/>
        <w:right w:val="none" w:sz="0" w:space="0" w:color="auto"/>
      </w:divBdr>
    </w:div>
    <w:div w:id="347758852">
      <w:bodyDiv w:val="1"/>
      <w:marLeft w:val="0"/>
      <w:marRight w:val="0"/>
      <w:marTop w:val="0"/>
      <w:marBottom w:val="0"/>
      <w:divBdr>
        <w:top w:val="none" w:sz="0" w:space="0" w:color="auto"/>
        <w:left w:val="none" w:sz="0" w:space="0" w:color="auto"/>
        <w:bottom w:val="none" w:sz="0" w:space="0" w:color="auto"/>
        <w:right w:val="none" w:sz="0" w:space="0" w:color="auto"/>
      </w:divBdr>
    </w:div>
    <w:div w:id="348336073">
      <w:bodyDiv w:val="1"/>
      <w:marLeft w:val="0"/>
      <w:marRight w:val="0"/>
      <w:marTop w:val="0"/>
      <w:marBottom w:val="0"/>
      <w:divBdr>
        <w:top w:val="none" w:sz="0" w:space="0" w:color="auto"/>
        <w:left w:val="none" w:sz="0" w:space="0" w:color="auto"/>
        <w:bottom w:val="none" w:sz="0" w:space="0" w:color="auto"/>
        <w:right w:val="none" w:sz="0" w:space="0" w:color="auto"/>
      </w:divBdr>
    </w:div>
    <w:div w:id="349380459">
      <w:bodyDiv w:val="1"/>
      <w:marLeft w:val="0"/>
      <w:marRight w:val="0"/>
      <w:marTop w:val="0"/>
      <w:marBottom w:val="0"/>
      <w:divBdr>
        <w:top w:val="none" w:sz="0" w:space="0" w:color="auto"/>
        <w:left w:val="none" w:sz="0" w:space="0" w:color="auto"/>
        <w:bottom w:val="none" w:sz="0" w:space="0" w:color="auto"/>
        <w:right w:val="none" w:sz="0" w:space="0" w:color="auto"/>
      </w:divBdr>
    </w:div>
    <w:div w:id="349457392">
      <w:bodyDiv w:val="1"/>
      <w:marLeft w:val="0"/>
      <w:marRight w:val="0"/>
      <w:marTop w:val="0"/>
      <w:marBottom w:val="0"/>
      <w:divBdr>
        <w:top w:val="none" w:sz="0" w:space="0" w:color="auto"/>
        <w:left w:val="none" w:sz="0" w:space="0" w:color="auto"/>
        <w:bottom w:val="none" w:sz="0" w:space="0" w:color="auto"/>
        <w:right w:val="none" w:sz="0" w:space="0" w:color="auto"/>
      </w:divBdr>
    </w:div>
    <w:div w:id="349573379">
      <w:bodyDiv w:val="1"/>
      <w:marLeft w:val="0"/>
      <w:marRight w:val="0"/>
      <w:marTop w:val="0"/>
      <w:marBottom w:val="0"/>
      <w:divBdr>
        <w:top w:val="none" w:sz="0" w:space="0" w:color="auto"/>
        <w:left w:val="none" w:sz="0" w:space="0" w:color="auto"/>
        <w:bottom w:val="none" w:sz="0" w:space="0" w:color="auto"/>
        <w:right w:val="none" w:sz="0" w:space="0" w:color="auto"/>
      </w:divBdr>
    </w:div>
    <w:div w:id="350374510">
      <w:bodyDiv w:val="1"/>
      <w:marLeft w:val="0"/>
      <w:marRight w:val="0"/>
      <w:marTop w:val="0"/>
      <w:marBottom w:val="0"/>
      <w:divBdr>
        <w:top w:val="none" w:sz="0" w:space="0" w:color="auto"/>
        <w:left w:val="none" w:sz="0" w:space="0" w:color="auto"/>
        <w:bottom w:val="none" w:sz="0" w:space="0" w:color="auto"/>
        <w:right w:val="none" w:sz="0" w:space="0" w:color="auto"/>
      </w:divBdr>
    </w:div>
    <w:div w:id="350493777">
      <w:bodyDiv w:val="1"/>
      <w:marLeft w:val="0"/>
      <w:marRight w:val="0"/>
      <w:marTop w:val="0"/>
      <w:marBottom w:val="0"/>
      <w:divBdr>
        <w:top w:val="none" w:sz="0" w:space="0" w:color="auto"/>
        <w:left w:val="none" w:sz="0" w:space="0" w:color="auto"/>
        <w:bottom w:val="none" w:sz="0" w:space="0" w:color="auto"/>
        <w:right w:val="none" w:sz="0" w:space="0" w:color="auto"/>
      </w:divBdr>
    </w:div>
    <w:div w:id="350884322">
      <w:bodyDiv w:val="1"/>
      <w:marLeft w:val="0"/>
      <w:marRight w:val="0"/>
      <w:marTop w:val="0"/>
      <w:marBottom w:val="0"/>
      <w:divBdr>
        <w:top w:val="none" w:sz="0" w:space="0" w:color="auto"/>
        <w:left w:val="none" w:sz="0" w:space="0" w:color="auto"/>
        <w:bottom w:val="none" w:sz="0" w:space="0" w:color="auto"/>
        <w:right w:val="none" w:sz="0" w:space="0" w:color="auto"/>
      </w:divBdr>
    </w:div>
    <w:div w:id="351034729">
      <w:bodyDiv w:val="1"/>
      <w:marLeft w:val="0"/>
      <w:marRight w:val="0"/>
      <w:marTop w:val="0"/>
      <w:marBottom w:val="0"/>
      <w:divBdr>
        <w:top w:val="none" w:sz="0" w:space="0" w:color="auto"/>
        <w:left w:val="none" w:sz="0" w:space="0" w:color="auto"/>
        <w:bottom w:val="none" w:sz="0" w:space="0" w:color="auto"/>
        <w:right w:val="none" w:sz="0" w:space="0" w:color="auto"/>
      </w:divBdr>
    </w:div>
    <w:div w:id="351036326">
      <w:bodyDiv w:val="1"/>
      <w:marLeft w:val="0"/>
      <w:marRight w:val="0"/>
      <w:marTop w:val="0"/>
      <w:marBottom w:val="0"/>
      <w:divBdr>
        <w:top w:val="none" w:sz="0" w:space="0" w:color="auto"/>
        <w:left w:val="none" w:sz="0" w:space="0" w:color="auto"/>
        <w:bottom w:val="none" w:sz="0" w:space="0" w:color="auto"/>
        <w:right w:val="none" w:sz="0" w:space="0" w:color="auto"/>
      </w:divBdr>
    </w:div>
    <w:div w:id="351223685">
      <w:bodyDiv w:val="1"/>
      <w:marLeft w:val="0"/>
      <w:marRight w:val="0"/>
      <w:marTop w:val="0"/>
      <w:marBottom w:val="0"/>
      <w:divBdr>
        <w:top w:val="none" w:sz="0" w:space="0" w:color="auto"/>
        <w:left w:val="none" w:sz="0" w:space="0" w:color="auto"/>
        <w:bottom w:val="none" w:sz="0" w:space="0" w:color="auto"/>
        <w:right w:val="none" w:sz="0" w:space="0" w:color="auto"/>
      </w:divBdr>
    </w:div>
    <w:div w:id="351419501">
      <w:bodyDiv w:val="1"/>
      <w:marLeft w:val="0"/>
      <w:marRight w:val="0"/>
      <w:marTop w:val="0"/>
      <w:marBottom w:val="0"/>
      <w:divBdr>
        <w:top w:val="none" w:sz="0" w:space="0" w:color="auto"/>
        <w:left w:val="none" w:sz="0" w:space="0" w:color="auto"/>
        <w:bottom w:val="none" w:sz="0" w:space="0" w:color="auto"/>
        <w:right w:val="none" w:sz="0" w:space="0" w:color="auto"/>
      </w:divBdr>
    </w:div>
    <w:div w:id="351610586">
      <w:bodyDiv w:val="1"/>
      <w:marLeft w:val="0"/>
      <w:marRight w:val="0"/>
      <w:marTop w:val="0"/>
      <w:marBottom w:val="0"/>
      <w:divBdr>
        <w:top w:val="none" w:sz="0" w:space="0" w:color="auto"/>
        <w:left w:val="none" w:sz="0" w:space="0" w:color="auto"/>
        <w:bottom w:val="none" w:sz="0" w:space="0" w:color="auto"/>
        <w:right w:val="none" w:sz="0" w:space="0" w:color="auto"/>
      </w:divBdr>
    </w:div>
    <w:div w:id="351955770">
      <w:bodyDiv w:val="1"/>
      <w:marLeft w:val="0"/>
      <w:marRight w:val="0"/>
      <w:marTop w:val="0"/>
      <w:marBottom w:val="0"/>
      <w:divBdr>
        <w:top w:val="none" w:sz="0" w:space="0" w:color="auto"/>
        <w:left w:val="none" w:sz="0" w:space="0" w:color="auto"/>
        <w:bottom w:val="none" w:sz="0" w:space="0" w:color="auto"/>
        <w:right w:val="none" w:sz="0" w:space="0" w:color="auto"/>
      </w:divBdr>
    </w:div>
    <w:div w:id="352615585">
      <w:bodyDiv w:val="1"/>
      <w:marLeft w:val="0"/>
      <w:marRight w:val="0"/>
      <w:marTop w:val="0"/>
      <w:marBottom w:val="0"/>
      <w:divBdr>
        <w:top w:val="none" w:sz="0" w:space="0" w:color="auto"/>
        <w:left w:val="none" w:sz="0" w:space="0" w:color="auto"/>
        <w:bottom w:val="none" w:sz="0" w:space="0" w:color="auto"/>
        <w:right w:val="none" w:sz="0" w:space="0" w:color="auto"/>
      </w:divBdr>
      <w:divsChild>
        <w:div w:id="929854041">
          <w:marLeft w:val="0"/>
          <w:marRight w:val="0"/>
          <w:marTop w:val="0"/>
          <w:marBottom w:val="0"/>
          <w:divBdr>
            <w:top w:val="none" w:sz="0" w:space="0" w:color="auto"/>
            <w:left w:val="none" w:sz="0" w:space="0" w:color="auto"/>
            <w:bottom w:val="none" w:sz="0" w:space="0" w:color="auto"/>
            <w:right w:val="none" w:sz="0" w:space="0" w:color="auto"/>
          </w:divBdr>
          <w:divsChild>
            <w:div w:id="1601180761">
              <w:marLeft w:val="0"/>
              <w:marRight w:val="0"/>
              <w:marTop w:val="0"/>
              <w:marBottom w:val="0"/>
              <w:divBdr>
                <w:top w:val="none" w:sz="0" w:space="0" w:color="auto"/>
                <w:left w:val="none" w:sz="0" w:space="0" w:color="auto"/>
                <w:bottom w:val="none" w:sz="0" w:space="0" w:color="auto"/>
                <w:right w:val="none" w:sz="0" w:space="0" w:color="auto"/>
              </w:divBdr>
            </w:div>
          </w:divsChild>
        </w:div>
        <w:div w:id="938175316">
          <w:marLeft w:val="0"/>
          <w:marRight w:val="0"/>
          <w:marTop w:val="0"/>
          <w:marBottom w:val="0"/>
          <w:divBdr>
            <w:top w:val="none" w:sz="0" w:space="0" w:color="auto"/>
            <w:left w:val="none" w:sz="0" w:space="0" w:color="auto"/>
            <w:bottom w:val="none" w:sz="0" w:space="0" w:color="auto"/>
            <w:right w:val="none" w:sz="0" w:space="0" w:color="auto"/>
          </w:divBdr>
          <w:divsChild>
            <w:div w:id="1756508195">
              <w:marLeft w:val="0"/>
              <w:marRight w:val="0"/>
              <w:marTop w:val="0"/>
              <w:marBottom w:val="0"/>
              <w:divBdr>
                <w:top w:val="none" w:sz="0" w:space="0" w:color="auto"/>
                <w:left w:val="none" w:sz="0" w:space="0" w:color="auto"/>
                <w:bottom w:val="none" w:sz="0" w:space="0" w:color="auto"/>
                <w:right w:val="none" w:sz="0" w:space="0" w:color="auto"/>
              </w:divBdr>
            </w:div>
          </w:divsChild>
        </w:div>
        <w:div w:id="1816750126">
          <w:marLeft w:val="0"/>
          <w:marRight w:val="0"/>
          <w:marTop w:val="0"/>
          <w:marBottom w:val="0"/>
          <w:divBdr>
            <w:top w:val="none" w:sz="0" w:space="0" w:color="auto"/>
            <w:left w:val="none" w:sz="0" w:space="0" w:color="auto"/>
            <w:bottom w:val="none" w:sz="0" w:space="0" w:color="auto"/>
            <w:right w:val="none" w:sz="0" w:space="0" w:color="auto"/>
          </w:divBdr>
          <w:divsChild>
            <w:div w:id="657542602">
              <w:marLeft w:val="0"/>
              <w:marRight w:val="0"/>
              <w:marTop w:val="0"/>
              <w:marBottom w:val="0"/>
              <w:divBdr>
                <w:top w:val="none" w:sz="0" w:space="0" w:color="auto"/>
                <w:left w:val="none" w:sz="0" w:space="0" w:color="auto"/>
                <w:bottom w:val="none" w:sz="0" w:space="0" w:color="auto"/>
                <w:right w:val="none" w:sz="0" w:space="0" w:color="auto"/>
              </w:divBdr>
            </w:div>
          </w:divsChild>
        </w:div>
        <w:div w:id="2028020831">
          <w:marLeft w:val="0"/>
          <w:marRight w:val="0"/>
          <w:marTop w:val="0"/>
          <w:marBottom w:val="0"/>
          <w:divBdr>
            <w:top w:val="none" w:sz="0" w:space="0" w:color="auto"/>
            <w:left w:val="none" w:sz="0" w:space="0" w:color="auto"/>
            <w:bottom w:val="none" w:sz="0" w:space="0" w:color="auto"/>
            <w:right w:val="none" w:sz="0" w:space="0" w:color="auto"/>
          </w:divBdr>
          <w:divsChild>
            <w:div w:id="87577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97763">
      <w:bodyDiv w:val="1"/>
      <w:marLeft w:val="0"/>
      <w:marRight w:val="0"/>
      <w:marTop w:val="0"/>
      <w:marBottom w:val="0"/>
      <w:divBdr>
        <w:top w:val="none" w:sz="0" w:space="0" w:color="auto"/>
        <w:left w:val="none" w:sz="0" w:space="0" w:color="auto"/>
        <w:bottom w:val="none" w:sz="0" w:space="0" w:color="auto"/>
        <w:right w:val="none" w:sz="0" w:space="0" w:color="auto"/>
      </w:divBdr>
    </w:div>
    <w:div w:id="353187192">
      <w:bodyDiv w:val="1"/>
      <w:marLeft w:val="0"/>
      <w:marRight w:val="0"/>
      <w:marTop w:val="0"/>
      <w:marBottom w:val="0"/>
      <w:divBdr>
        <w:top w:val="none" w:sz="0" w:space="0" w:color="auto"/>
        <w:left w:val="none" w:sz="0" w:space="0" w:color="auto"/>
        <w:bottom w:val="none" w:sz="0" w:space="0" w:color="auto"/>
        <w:right w:val="none" w:sz="0" w:space="0" w:color="auto"/>
      </w:divBdr>
    </w:div>
    <w:div w:id="353313949">
      <w:bodyDiv w:val="1"/>
      <w:marLeft w:val="0"/>
      <w:marRight w:val="0"/>
      <w:marTop w:val="0"/>
      <w:marBottom w:val="0"/>
      <w:divBdr>
        <w:top w:val="none" w:sz="0" w:space="0" w:color="auto"/>
        <w:left w:val="none" w:sz="0" w:space="0" w:color="auto"/>
        <w:bottom w:val="none" w:sz="0" w:space="0" w:color="auto"/>
        <w:right w:val="none" w:sz="0" w:space="0" w:color="auto"/>
      </w:divBdr>
    </w:div>
    <w:div w:id="353581180">
      <w:bodyDiv w:val="1"/>
      <w:marLeft w:val="0"/>
      <w:marRight w:val="0"/>
      <w:marTop w:val="0"/>
      <w:marBottom w:val="0"/>
      <w:divBdr>
        <w:top w:val="none" w:sz="0" w:space="0" w:color="auto"/>
        <w:left w:val="none" w:sz="0" w:space="0" w:color="auto"/>
        <w:bottom w:val="none" w:sz="0" w:space="0" w:color="auto"/>
        <w:right w:val="none" w:sz="0" w:space="0" w:color="auto"/>
      </w:divBdr>
    </w:div>
    <w:div w:id="353649296">
      <w:bodyDiv w:val="1"/>
      <w:marLeft w:val="0"/>
      <w:marRight w:val="0"/>
      <w:marTop w:val="0"/>
      <w:marBottom w:val="0"/>
      <w:divBdr>
        <w:top w:val="none" w:sz="0" w:space="0" w:color="auto"/>
        <w:left w:val="none" w:sz="0" w:space="0" w:color="auto"/>
        <w:bottom w:val="none" w:sz="0" w:space="0" w:color="auto"/>
        <w:right w:val="none" w:sz="0" w:space="0" w:color="auto"/>
      </w:divBdr>
    </w:div>
    <w:div w:id="353767395">
      <w:bodyDiv w:val="1"/>
      <w:marLeft w:val="0"/>
      <w:marRight w:val="0"/>
      <w:marTop w:val="0"/>
      <w:marBottom w:val="0"/>
      <w:divBdr>
        <w:top w:val="none" w:sz="0" w:space="0" w:color="auto"/>
        <w:left w:val="none" w:sz="0" w:space="0" w:color="auto"/>
        <w:bottom w:val="none" w:sz="0" w:space="0" w:color="auto"/>
        <w:right w:val="none" w:sz="0" w:space="0" w:color="auto"/>
      </w:divBdr>
    </w:div>
    <w:div w:id="354309691">
      <w:bodyDiv w:val="1"/>
      <w:marLeft w:val="0"/>
      <w:marRight w:val="0"/>
      <w:marTop w:val="0"/>
      <w:marBottom w:val="0"/>
      <w:divBdr>
        <w:top w:val="none" w:sz="0" w:space="0" w:color="auto"/>
        <w:left w:val="none" w:sz="0" w:space="0" w:color="auto"/>
        <w:bottom w:val="none" w:sz="0" w:space="0" w:color="auto"/>
        <w:right w:val="none" w:sz="0" w:space="0" w:color="auto"/>
      </w:divBdr>
    </w:div>
    <w:div w:id="354500380">
      <w:bodyDiv w:val="1"/>
      <w:marLeft w:val="0"/>
      <w:marRight w:val="0"/>
      <w:marTop w:val="0"/>
      <w:marBottom w:val="0"/>
      <w:divBdr>
        <w:top w:val="none" w:sz="0" w:space="0" w:color="auto"/>
        <w:left w:val="none" w:sz="0" w:space="0" w:color="auto"/>
        <w:bottom w:val="none" w:sz="0" w:space="0" w:color="auto"/>
        <w:right w:val="none" w:sz="0" w:space="0" w:color="auto"/>
      </w:divBdr>
    </w:div>
    <w:div w:id="354502880">
      <w:bodyDiv w:val="1"/>
      <w:marLeft w:val="0"/>
      <w:marRight w:val="0"/>
      <w:marTop w:val="0"/>
      <w:marBottom w:val="0"/>
      <w:divBdr>
        <w:top w:val="none" w:sz="0" w:space="0" w:color="auto"/>
        <w:left w:val="none" w:sz="0" w:space="0" w:color="auto"/>
        <w:bottom w:val="none" w:sz="0" w:space="0" w:color="auto"/>
        <w:right w:val="none" w:sz="0" w:space="0" w:color="auto"/>
      </w:divBdr>
    </w:div>
    <w:div w:id="354505325">
      <w:bodyDiv w:val="1"/>
      <w:marLeft w:val="0"/>
      <w:marRight w:val="0"/>
      <w:marTop w:val="0"/>
      <w:marBottom w:val="0"/>
      <w:divBdr>
        <w:top w:val="none" w:sz="0" w:space="0" w:color="auto"/>
        <w:left w:val="none" w:sz="0" w:space="0" w:color="auto"/>
        <w:bottom w:val="none" w:sz="0" w:space="0" w:color="auto"/>
        <w:right w:val="none" w:sz="0" w:space="0" w:color="auto"/>
      </w:divBdr>
    </w:div>
    <w:div w:id="354767374">
      <w:bodyDiv w:val="1"/>
      <w:marLeft w:val="0"/>
      <w:marRight w:val="0"/>
      <w:marTop w:val="0"/>
      <w:marBottom w:val="0"/>
      <w:divBdr>
        <w:top w:val="none" w:sz="0" w:space="0" w:color="auto"/>
        <w:left w:val="none" w:sz="0" w:space="0" w:color="auto"/>
        <w:bottom w:val="none" w:sz="0" w:space="0" w:color="auto"/>
        <w:right w:val="none" w:sz="0" w:space="0" w:color="auto"/>
      </w:divBdr>
    </w:div>
    <w:div w:id="354969081">
      <w:bodyDiv w:val="1"/>
      <w:marLeft w:val="0"/>
      <w:marRight w:val="0"/>
      <w:marTop w:val="0"/>
      <w:marBottom w:val="0"/>
      <w:divBdr>
        <w:top w:val="none" w:sz="0" w:space="0" w:color="auto"/>
        <w:left w:val="none" w:sz="0" w:space="0" w:color="auto"/>
        <w:bottom w:val="none" w:sz="0" w:space="0" w:color="auto"/>
        <w:right w:val="none" w:sz="0" w:space="0" w:color="auto"/>
      </w:divBdr>
    </w:div>
    <w:div w:id="355230401">
      <w:bodyDiv w:val="1"/>
      <w:marLeft w:val="0"/>
      <w:marRight w:val="0"/>
      <w:marTop w:val="0"/>
      <w:marBottom w:val="0"/>
      <w:divBdr>
        <w:top w:val="none" w:sz="0" w:space="0" w:color="auto"/>
        <w:left w:val="none" w:sz="0" w:space="0" w:color="auto"/>
        <w:bottom w:val="none" w:sz="0" w:space="0" w:color="auto"/>
        <w:right w:val="none" w:sz="0" w:space="0" w:color="auto"/>
      </w:divBdr>
    </w:div>
    <w:div w:id="355426197">
      <w:bodyDiv w:val="1"/>
      <w:marLeft w:val="0"/>
      <w:marRight w:val="0"/>
      <w:marTop w:val="0"/>
      <w:marBottom w:val="0"/>
      <w:divBdr>
        <w:top w:val="none" w:sz="0" w:space="0" w:color="auto"/>
        <w:left w:val="none" w:sz="0" w:space="0" w:color="auto"/>
        <w:bottom w:val="none" w:sz="0" w:space="0" w:color="auto"/>
        <w:right w:val="none" w:sz="0" w:space="0" w:color="auto"/>
      </w:divBdr>
    </w:div>
    <w:div w:id="355542595">
      <w:bodyDiv w:val="1"/>
      <w:marLeft w:val="0"/>
      <w:marRight w:val="0"/>
      <w:marTop w:val="0"/>
      <w:marBottom w:val="0"/>
      <w:divBdr>
        <w:top w:val="none" w:sz="0" w:space="0" w:color="auto"/>
        <w:left w:val="none" w:sz="0" w:space="0" w:color="auto"/>
        <w:bottom w:val="none" w:sz="0" w:space="0" w:color="auto"/>
        <w:right w:val="none" w:sz="0" w:space="0" w:color="auto"/>
      </w:divBdr>
    </w:div>
    <w:div w:id="355884354">
      <w:bodyDiv w:val="1"/>
      <w:marLeft w:val="0"/>
      <w:marRight w:val="0"/>
      <w:marTop w:val="0"/>
      <w:marBottom w:val="0"/>
      <w:divBdr>
        <w:top w:val="none" w:sz="0" w:space="0" w:color="auto"/>
        <w:left w:val="none" w:sz="0" w:space="0" w:color="auto"/>
        <w:bottom w:val="none" w:sz="0" w:space="0" w:color="auto"/>
        <w:right w:val="none" w:sz="0" w:space="0" w:color="auto"/>
      </w:divBdr>
    </w:div>
    <w:div w:id="356004719">
      <w:bodyDiv w:val="1"/>
      <w:marLeft w:val="0"/>
      <w:marRight w:val="0"/>
      <w:marTop w:val="0"/>
      <w:marBottom w:val="0"/>
      <w:divBdr>
        <w:top w:val="none" w:sz="0" w:space="0" w:color="auto"/>
        <w:left w:val="none" w:sz="0" w:space="0" w:color="auto"/>
        <w:bottom w:val="none" w:sz="0" w:space="0" w:color="auto"/>
        <w:right w:val="none" w:sz="0" w:space="0" w:color="auto"/>
      </w:divBdr>
    </w:div>
    <w:div w:id="356011139">
      <w:bodyDiv w:val="1"/>
      <w:marLeft w:val="0"/>
      <w:marRight w:val="0"/>
      <w:marTop w:val="0"/>
      <w:marBottom w:val="0"/>
      <w:divBdr>
        <w:top w:val="none" w:sz="0" w:space="0" w:color="auto"/>
        <w:left w:val="none" w:sz="0" w:space="0" w:color="auto"/>
        <w:bottom w:val="none" w:sz="0" w:space="0" w:color="auto"/>
        <w:right w:val="none" w:sz="0" w:space="0" w:color="auto"/>
      </w:divBdr>
    </w:div>
    <w:div w:id="356272177">
      <w:bodyDiv w:val="1"/>
      <w:marLeft w:val="0"/>
      <w:marRight w:val="0"/>
      <w:marTop w:val="0"/>
      <w:marBottom w:val="0"/>
      <w:divBdr>
        <w:top w:val="none" w:sz="0" w:space="0" w:color="auto"/>
        <w:left w:val="none" w:sz="0" w:space="0" w:color="auto"/>
        <w:bottom w:val="none" w:sz="0" w:space="0" w:color="auto"/>
        <w:right w:val="none" w:sz="0" w:space="0" w:color="auto"/>
      </w:divBdr>
    </w:div>
    <w:div w:id="357202556">
      <w:bodyDiv w:val="1"/>
      <w:marLeft w:val="0"/>
      <w:marRight w:val="0"/>
      <w:marTop w:val="0"/>
      <w:marBottom w:val="0"/>
      <w:divBdr>
        <w:top w:val="none" w:sz="0" w:space="0" w:color="auto"/>
        <w:left w:val="none" w:sz="0" w:space="0" w:color="auto"/>
        <w:bottom w:val="none" w:sz="0" w:space="0" w:color="auto"/>
        <w:right w:val="none" w:sz="0" w:space="0" w:color="auto"/>
      </w:divBdr>
    </w:div>
    <w:div w:id="357312305">
      <w:bodyDiv w:val="1"/>
      <w:marLeft w:val="0"/>
      <w:marRight w:val="0"/>
      <w:marTop w:val="0"/>
      <w:marBottom w:val="0"/>
      <w:divBdr>
        <w:top w:val="none" w:sz="0" w:space="0" w:color="auto"/>
        <w:left w:val="none" w:sz="0" w:space="0" w:color="auto"/>
        <w:bottom w:val="none" w:sz="0" w:space="0" w:color="auto"/>
        <w:right w:val="none" w:sz="0" w:space="0" w:color="auto"/>
      </w:divBdr>
    </w:div>
    <w:div w:id="357924796">
      <w:bodyDiv w:val="1"/>
      <w:marLeft w:val="0"/>
      <w:marRight w:val="0"/>
      <w:marTop w:val="0"/>
      <w:marBottom w:val="0"/>
      <w:divBdr>
        <w:top w:val="none" w:sz="0" w:space="0" w:color="auto"/>
        <w:left w:val="none" w:sz="0" w:space="0" w:color="auto"/>
        <w:bottom w:val="none" w:sz="0" w:space="0" w:color="auto"/>
        <w:right w:val="none" w:sz="0" w:space="0" w:color="auto"/>
      </w:divBdr>
    </w:div>
    <w:div w:id="358244687">
      <w:bodyDiv w:val="1"/>
      <w:marLeft w:val="0"/>
      <w:marRight w:val="0"/>
      <w:marTop w:val="0"/>
      <w:marBottom w:val="0"/>
      <w:divBdr>
        <w:top w:val="none" w:sz="0" w:space="0" w:color="auto"/>
        <w:left w:val="none" w:sz="0" w:space="0" w:color="auto"/>
        <w:bottom w:val="none" w:sz="0" w:space="0" w:color="auto"/>
        <w:right w:val="none" w:sz="0" w:space="0" w:color="auto"/>
      </w:divBdr>
    </w:div>
    <w:div w:id="358285918">
      <w:bodyDiv w:val="1"/>
      <w:marLeft w:val="0"/>
      <w:marRight w:val="0"/>
      <w:marTop w:val="0"/>
      <w:marBottom w:val="0"/>
      <w:divBdr>
        <w:top w:val="none" w:sz="0" w:space="0" w:color="auto"/>
        <w:left w:val="none" w:sz="0" w:space="0" w:color="auto"/>
        <w:bottom w:val="none" w:sz="0" w:space="0" w:color="auto"/>
        <w:right w:val="none" w:sz="0" w:space="0" w:color="auto"/>
      </w:divBdr>
    </w:div>
    <w:div w:id="358314927">
      <w:bodyDiv w:val="1"/>
      <w:marLeft w:val="0"/>
      <w:marRight w:val="0"/>
      <w:marTop w:val="0"/>
      <w:marBottom w:val="0"/>
      <w:divBdr>
        <w:top w:val="none" w:sz="0" w:space="0" w:color="auto"/>
        <w:left w:val="none" w:sz="0" w:space="0" w:color="auto"/>
        <w:bottom w:val="none" w:sz="0" w:space="0" w:color="auto"/>
        <w:right w:val="none" w:sz="0" w:space="0" w:color="auto"/>
      </w:divBdr>
    </w:div>
    <w:div w:id="358629820">
      <w:bodyDiv w:val="1"/>
      <w:marLeft w:val="0"/>
      <w:marRight w:val="0"/>
      <w:marTop w:val="0"/>
      <w:marBottom w:val="0"/>
      <w:divBdr>
        <w:top w:val="none" w:sz="0" w:space="0" w:color="auto"/>
        <w:left w:val="none" w:sz="0" w:space="0" w:color="auto"/>
        <w:bottom w:val="none" w:sz="0" w:space="0" w:color="auto"/>
        <w:right w:val="none" w:sz="0" w:space="0" w:color="auto"/>
      </w:divBdr>
    </w:div>
    <w:div w:id="358698852">
      <w:bodyDiv w:val="1"/>
      <w:marLeft w:val="0"/>
      <w:marRight w:val="0"/>
      <w:marTop w:val="0"/>
      <w:marBottom w:val="0"/>
      <w:divBdr>
        <w:top w:val="none" w:sz="0" w:space="0" w:color="auto"/>
        <w:left w:val="none" w:sz="0" w:space="0" w:color="auto"/>
        <w:bottom w:val="none" w:sz="0" w:space="0" w:color="auto"/>
        <w:right w:val="none" w:sz="0" w:space="0" w:color="auto"/>
      </w:divBdr>
    </w:div>
    <w:div w:id="359281609">
      <w:bodyDiv w:val="1"/>
      <w:marLeft w:val="0"/>
      <w:marRight w:val="0"/>
      <w:marTop w:val="0"/>
      <w:marBottom w:val="0"/>
      <w:divBdr>
        <w:top w:val="none" w:sz="0" w:space="0" w:color="auto"/>
        <w:left w:val="none" w:sz="0" w:space="0" w:color="auto"/>
        <w:bottom w:val="none" w:sz="0" w:space="0" w:color="auto"/>
        <w:right w:val="none" w:sz="0" w:space="0" w:color="auto"/>
      </w:divBdr>
    </w:div>
    <w:div w:id="359622743">
      <w:bodyDiv w:val="1"/>
      <w:marLeft w:val="0"/>
      <w:marRight w:val="0"/>
      <w:marTop w:val="0"/>
      <w:marBottom w:val="0"/>
      <w:divBdr>
        <w:top w:val="none" w:sz="0" w:space="0" w:color="auto"/>
        <w:left w:val="none" w:sz="0" w:space="0" w:color="auto"/>
        <w:bottom w:val="none" w:sz="0" w:space="0" w:color="auto"/>
        <w:right w:val="none" w:sz="0" w:space="0" w:color="auto"/>
      </w:divBdr>
    </w:div>
    <w:div w:id="359739924">
      <w:bodyDiv w:val="1"/>
      <w:marLeft w:val="0"/>
      <w:marRight w:val="0"/>
      <w:marTop w:val="0"/>
      <w:marBottom w:val="0"/>
      <w:divBdr>
        <w:top w:val="none" w:sz="0" w:space="0" w:color="auto"/>
        <w:left w:val="none" w:sz="0" w:space="0" w:color="auto"/>
        <w:bottom w:val="none" w:sz="0" w:space="0" w:color="auto"/>
        <w:right w:val="none" w:sz="0" w:space="0" w:color="auto"/>
      </w:divBdr>
    </w:div>
    <w:div w:id="359865917">
      <w:bodyDiv w:val="1"/>
      <w:marLeft w:val="0"/>
      <w:marRight w:val="0"/>
      <w:marTop w:val="0"/>
      <w:marBottom w:val="0"/>
      <w:divBdr>
        <w:top w:val="none" w:sz="0" w:space="0" w:color="auto"/>
        <w:left w:val="none" w:sz="0" w:space="0" w:color="auto"/>
        <w:bottom w:val="none" w:sz="0" w:space="0" w:color="auto"/>
        <w:right w:val="none" w:sz="0" w:space="0" w:color="auto"/>
      </w:divBdr>
    </w:div>
    <w:div w:id="360127028">
      <w:bodyDiv w:val="1"/>
      <w:marLeft w:val="0"/>
      <w:marRight w:val="0"/>
      <w:marTop w:val="0"/>
      <w:marBottom w:val="0"/>
      <w:divBdr>
        <w:top w:val="none" w:sz="0" w:space="0" w:color="auto"/>
        <w:left w:val="none" w:sz="0" w:space="0" w:color="auto"/>
        <w:bottom w:val="none" w:sz="0" w:space="0" w:color="auto"/>
        <w:right w:val="none" w:sz="0" w:space="0" w:color="auto"/>
      </w:divBdr>
    </w:div>
    <w:div w:id="360283651">
      <w:bodyDiv w:val="1"/>
      <w:marLeft w:val="0"/>
      <w:marRight w:val="0"/>
      <w:marTop w:val="0"/>
      <w:marBottom w:val="0"/>
      <w:divBdr>
        <w:top w:val="none" w:sz="0" w:space="0" w:color="auto"/>
        <w:left w:val="none" w:sz="0" w:space="0" w:color="auto"/>
        <w:bottom w:val="none" w:sz="0" w:space="0" w:color="auto"/>
        <w:right w:val="none" w:sz="0" w:space="0" w:color="auto"/>
      </w:divBdr>
    </w:div>
    <w:div w:id="361445438">
      <w:bodyDiv w:val="1"/>
      <w:marLeft w:val="0"/>
      <w:marRight w:val="0"/>
      <w:marTop w:val="0"/>
      <w:marBottom w:val="0"/>
      <w:divBdr>
        <w:top w:val="none" w:sz="0" w:space="0" w:color="auto"/>
        <w:left w:val="none" w:sz="0" w:space="0" w:color="auto"/>
        <w:bottom w:val="none" w:sz="0" w:space="0" w:color="auto"/>
        <w:right w:val="none" w:sz="0" w:space="0" w:color="auto"/>
      </w:divBdr>
    </w:div>
    <w:div w:id="361639530">
      <w:bodyDiv w:val="1"/>
      <w:marLeft w:val="0"/>
      <w:marRight w:val="0"/>
      <w:marTop w:val="0"/>
      <w:marBottom w:val="0"/>
      <w:divBdr>
        <w:top w:val="none" w:sz="0" w:space="0" w:color="auto"/>
        <w:left w:val="none" w:sz="0" w:space="0" w:color="auto"/>
        <w:bottom w:val="none" w:sz="0" w:space="0" w:color="auto"/>
        <w:right w:val="none" w:sz="0" w:space="0" w:color="auto"/>
      </w:divBdr>
    </w:div>
    <w:div w:id="362173029">
      <w:bodyDiv w:val="1"/>
      <w:marLeft w:val="0"/>
      <w:marRight w:val="0"/>
      <w:marTop w:val="0"/>
      <w:marBottom w:val="0"/>
      <w:divBdr>
        <w:top w:val="none" w:sz="0" w:space="0" w:color="auto"/>
        <w:left w:val="none" w:sz="0" w:space="0" w:color="auto"/>
        <w:bottom w:val="none" w:sz="0" w:space="0" w:color="auto"/>
        <w:right w:val="none" w:sz="0" w:space="0" w:color="auto"/>
      </w:divBdr>
    </w:div>
    <w:div w:id="362367493">
      <w:bodyDiv w:val="1"/>
      <w:marLeft w:val="0"/>
      <w:marRight w:val="0"/>
      <w:marTop w:val="0"/>
      <w:marBottom w:val="0"/>
      <w:divBdr>
        <w:top w:val="none" w:sz="0" w:space="0" w:color="auto"/>
        <w:left w:val="none" w:sz="0" w:space="0" w:color="auto"/>
        <w:bottom w:val="none" w:sz="0" w:space="0" w:color="auto"/>
        <w:right w:val="none" w:sz="0" w:space="0" w:color="auto"/>
      </w:divBdr>
    </w:div>
    <w:div w:id="362440732">
      <w:bodyDiv w:val="1"/>
      <w:marLeft w:val="0"/>
      <w:marRight w:val="0"/>
      <w:marTop w:val="0"/>
      <w:marBottom w:val="0"/>
      <w:divBdr>
        <w:top w:val="none" w:sz="0" w:space="0" w:color="auto"/>
        <w:left w:val="none" w:sz="0" w:space="0" w:color="auto"/>
        <w:bottom w:val="none" w:sz="0" w:space="0" w:color="auto"/>
        <w:right w:val="none" w:sz="0" w:space="0" w:color="auto"/>
      </w:divBdr>
    </w:div>
    <w:div w:id="362630754">
      <w:bodyDiv w:val="1"/>
      <w:marLeft w:val="0"/>
      <w:marRight w:val="0"/>
      <w:marTop w:val="0"/>
      <w:marBottom w:val="0"/>
      <w:divBdr>
        <w:top w:val="none" w:sz="0" w:space="0" w:color="auto"/>
        <w:left w:val="none" w:sz="0" w:space="0" w:color="auto"/>
        <w:bottom w:val="none" w:sz="0" w:space="0" w:color="auto"/>
        <w:right w:val="none" w:sz="0" w:space="0" w:color="auto"/>
      </w:divBdr>
    </w:div>
    <w:div w:id="362676333">
      <w:bodyDiv w:val="1"/>
      <w:marLeft w:val="0"/>
      <w:marRight w:val="0"/>
      <w:marTop w:val="0"/>
      <w:marBottom w:val="0"/>
      <w:divBdr>
        <w:top w:val="none" w:sz="0" w:space="0" w:color="auto"/>
        <w:left w:val="none" w:sz="0" w:space="0" w:color="auto"/>
        <w:bottom w:val="none" w:sz="0" w:space="0" w:color="auto"/>
        <w:right w:val="none" w:sz="0" w:space="0" w:color="auto"/>
      </w:divBdr>
    </w:div>
    <w:div w:id="364138546">
      <w:bodyDiv w:val="1"/>
      <w:marLeft w:val="0"/>
      <w:marRight w:val="0"/>
      <w:marTop w:val="0"/>
      <w:marBottom w:val="0"/>
      <w:divBdr>
        <w:top w:val="none" w:sz="0" w:space="0" w:color="auto"/>
        <w:left w:val="none" w:sz="0" w:space="0" w:color="auto"/>
        <w:bottom w:val="none" w:sz="0" w:space="0" w:color="auto"/>
        <w:right w:val="none" w:sz="0" w:space="0" w:color="auto"/>
      </w:divBdr>
    </w:div>
    <w:div w:id="364719090">
      <w:bodyDiv w:val="1"/>
      <w:marLeft w:val="0"/>
      <w:marRight w:val="0"/>
      <w:marTop w:val="0"/>
      <w:marBottom w:val="0"/>
      <w:divBdr>
        <w:top w:val="none" w:sz="0" w:space="0" w:color="auto"/>
        <w:left w:val="none" w:sz="0" w:space="0" w:color="auto"/>
        <w:bottom w:val="none" w:sz="0" w:space="0" w:color="auto"/>
        <w:right w:val="none" w:sz="0" w:space="0" w:color="auto"/>
      </w:divBdr>
    </w:div>
    <w:div w:id="364915022">
      <w:bodyDiv w:val="1"/>
      <w:marLeft w:val="0"/>
      <w:marRight w:val="0"/>
      <w:marTop w:val="0"/>
      <w:marBottom w:val="0"/>
      <w:divBdr>
        <w:top w:val="none" w:sz="0" w:space="0" w:color="auto"/>
        <w:left w:val="none" w:sz="0" w:space="0" w:color="auto"/>
        <w:bottom w:val="none" w:sz="0" w:space="0" w:color="auto"/>
        <w:right w:val="none" w:sz="0" w:space="0" w:color="auto"/>
      </w:divBdr>
    </w:div>
    <w:div w:id="365370337">
      <w:bodyDiv w:val="1"/>
      <w:marLeft w:val="0"/>
      <w:marRight w:val="0"/>
      <w:marTop w:val="0"/>
      <w:marBottom w:val="0"/>
      <w:divBdr>
        <w:top w:val="none" w:sz="0" w:space="0" w:color="auto"/>
        <w:left w:val="none" w:sz="0" w:space="0" w:color="auto"/>
        <w:bottom w:val="none" w:sz="0" w:space="0" w:color="auto"/>
        <w:right w:val="none" w:sz="0" w:space="0" w:color="auto"/>
      </w:divBdr>
    </w:div>
    <w:div w:id="365645230">
      <w:bodyDiv w:val="1"/>
      <w:marLeft w:val="0"/>
      <w:marRight w:val="0"/>
      <w:marTop w:val="0"/>
      <w:marBottom w:val="0"/>
      <w:divBdr>
        <w:top w:val="none" w:sz="0" w:space="0" w:color="auto"/>
        <w:left w:val="none" w:sz="0" w:space="0" w:color="auto"/>
        <w:bottom w:val="none" w:sz="0" w:space="0" w:color="auto"/>
        <w:right w:val="none" w:sz="0" w:space="0" w:color="auto"/>
      </w:divBdr>
    </w:div>
    <w:div w:id="365714781">
      <w:bodyDiv w:val="1"/>
      <w:marLeft w:val="0"/>
      <w:marRight w:val="0"/>
      <w:marTop w:val="0"/>
      <w:marBottom w:val="0"/>
      <w:divBdr>
        <w:top w:val="none" w:sz="0" w:space="0" w:color="auto"/>
        <w:left w:val="none" w:sz="0" w:space="0" w:color="auto"/>
        <w:bottom w:val="none" w:sz="0" w:space="0" w:color="auto"/>
        <w:right w:val="none" w:sz="0" w:space="0" w:color="auto"/>
      </w:divBdr>
    </w:div>
    <w:div w:id="366224469">
      <w:bodyDiv w:val="1"/>
      <w:marLeft w:val="0"/>
      <w:marRight w:val="0"/>
      <w:marTop w:val="0"/>
      <w:marBottom w:val="0"/>
      <w:divBdr>
        <w:top w:val="none" w:sz="0" w:space="0" w:color="auto"/>
        <w:left w:val="none" w:sz="0" w:space="0" w:color="auto"/>
        <w:bottom w:val="none" w:sz="0" w:space="0" w:color="auto"/>
        <w:right w:val="none" w:sz="0" w:space="0" w:color="auto"/>
      </w:divBdr>
    </w:div>
    <w:div w:id="366872931">
      <w:bodyDiv w:val="1"/>
      <w:marLeft w:val="0"/>
      <w:marRight w:val="0"/>
      <w:marTop w:val="0"/>
      <w:marBottom w:val="0"/>
      <w:divBdr>
        <w:top w:val="none" w:sz="0" w:space="0" w:color="auto"/>
        <w:left w:val="none" w:sz="0" w:space="0" w:color="auto"/>
        <w:bottom w:val="none" w:sz="0" w:space="0" w:color="auto"/>
        <w:right w:val="none" w:sz="0" w:space="0" w:color="auto"/>
      </w:divBdr>
    </w:div>
    <w:div w:id="367419307">
      <w:bodyDiv w:val="1"/>
      <w:marLeft w:val="0"/>
      <w:marRight w:val="0"/>
      <w:marTop w:val="0"/>
      <w:marBottom w:val="0"/>
      <w:divBdr>
        <w:top w:val="none" w:sz="0" w:space="0" w:color="auto"/>
        <w:left w:val="none" w:sz="0" w:space="0" w:color="auto"/>
        <w:bottom w:val="none" w:sz="0" w:space="0" w:color="auto"/>
        <w:right w:val="none" w:sz="0" w:space="0" w:color="auto"/>
      </w:divBdr>
    </w:div>
    <w:div w:id="367460954">
      <w:bodyDiv w:val="1"/>
      <w:marLeft w:val="0"/>
      <w:marRight w:val="0"/>
      <w:marTop w:val="0"/>
      <w:marBottom w:val="0"/>
      <w:divBdr>
        <w:top w:val="none" w:sz="0" w:space="0" w:color="auto"/>
        <w:left w:val="none" w:sz="0" w:space="0" w:color="auto"/>
        <w:bottom w:val="none" w:sz="0" w:space="0" w:color="auto"/>
        <w:right w:val="none" w:sz="0" w:space="0" w:color="auto"/>
      </w:divBdr>
    </w:div>
    <w:div w:id="367723704">
      <w:bodyDiv w:val="1"/>
      <w:marLeft w:val="0"/>
      <w:marRight w:val="0"/>
      <w:marTop w:val="0"/>
      <w:marBottom w:val="0"/>
      <w:divBdr>
        <w:top w:val="none" w:sz="0" w:space="0" w:color="auto"/>
        <w:left w:val="none" w:sz="0" w:space="0" w:color="auto"/>
        <w:bottom w:val="none" w:sz="0" w:space="0" w:color="auto"/>
        <w:right w:val="none" w:sz="0" w:space="0" w:color="auto"/>
      </w:divBdr>
    </w:div>
    <w:div w:id="367799381">
      <w:bodyDiv w:val="1"/>
      <w:marLeft w:val="0"/>
      <w:marRight w:val="0"/>
      <w:marTop w:val="0"/>
      <w:marBottom w:val="0"/>
      <w:divBdr>
        <w:top w:val="none" w:sz="0" w:space="0" w:color="auto"/>
        <w:left w:val="none" w:sz="0" w:space="0" w:color="auto"/>
        <w:bottom w:val="none" w:sz="0" w:space="0" w:color="auto"/>
        <w:right w:val="none" w:sz="0" w:space="0" w:color="auto"/>
      </w:divBdr>
    </w:div>
    <w:div w:id="367947957">
      <w:bodyDiv w:val="1"/>
      <w:marLeft w:val="0"/>
      <w:marRight w:val="0"/>
      <w:marTop w:val="0"/>
      <w:marBottom w:val="0"/>
      <w:divBdr>
        <w:top w:val="none" w:sz="0" w:space="0" w:color="auto"/>
        <w:left w:val="none" w:sz="0" w:space="0" w:color="auto"/>
        <w:bottom w:val="none" w:sz="0" w:space="0" w:color="auto"/>
        <w:right w:val="none" w:sz="0" w:space="0" w:color="auto"/>
      </w:divBdr>
    </w:div>
    <w:div w:id="369107213">
      <w:bodyDiv w:val="1"/>
      <w:marLeft w:val="0"/>
      <w:marRight w:val="0"/>
      <w:marTop w:val="0"/>
      <w:marBottom w:val="0"/>
      <w:divBdr>
        <w:top w:val="none" w:sz="0" w:space="0" w:color="auto"/>
        <w:left w:val="none" w:sz="0" w:space="0" w:color="auto"/>
        <w:bottom w:val="none" w:sz="0" w:space="0" w:color="auto"/>
        <w:right w:val="none" w:sz="0" w:space="0" w:color="auto"/>
      </w:divBdr>
    </w:div>
    <w:div w:id="369769301">
      <w:bodyDiv w:val="1"/>
      <w:marLeft w:val="0"/>
      <w:marRight w:val="0"/>
      <w:marTop w:val="0"/>
      <w:marBottom w:val="0"/>
      <w:divBdr>
        <w:top w:val="none" w:sz="0" w:space="0" w:color="auto"/>
        <w:left w:val="none" w:sz="0" w:space="0" w:color="auto"/>
        <w:bottom w:val="none" w:sz="0" w:space="0" w:color="auto"/>
        <w:right w:val="none" w:sz="0" w:space="0" w:color="auto"/>
      </w:divBdr>
    </w:div>
    <w:div w:id="370425251">
      <w:bodyDiv w:val="1"/>
      <w:marLeft w:val="0"/>
      <w:marRight w:val="0"/>
      <w:marTop w:val="0"/>
      <w:marBottom w:val="0"/>
      <w:divBdr>
        <w:top w:val="none" w:sz="0" w:space="0" w:color="auto"/>
        <w:left w:val="none" w:sz="0" w:space="0" w:color="auto"/>
        <w:bottom w:val="none" w:sz="0" w:space="0" w:color="auto"/>
        <w:right w:val="none" w:sz="0" w:space="0" w:color="auto"/>
      </w:divBdr>
    </w:div>
    <w:div w:id="371809311">
      <w:bodyDiv w:val="1"/>
      <w:marLeft w:val="0"/>
      <w:marRight w:val="0"/>
      <w:marTop w:val="0"/>
      <w:marBottom w:val="0"/>
      <w:divBdr>
        <w:top w:val="none" w:sz="0" w:space="0" w:color="auto"/>
        <w:left w:val="none" w:sz="0" w:space="0" w:color="auto"/>
        <w:bottom w:val="none" w:sz="0" w:space="0" w:color="auto"/>
        <w:right w:val="none" w:sz="0" w:space="0" w:color="auto"/>
      </w:divBdr>
    </w:div>
    <w:div w:id="371812664">
      <w:bodyDiv w:val="1"/>
      <w:marLeft w:val="0"/>
      <w:marRight w:val="0"/>
      <w:marTop w:val="0"/>
      <w:marBottom w:val="0"/>
      <w:divBdr>
        <w:top w:val="none" w:sz="0" w:space="0" w:color="auto"/>
        <w:left w:val="none" w:sz="0" w:space="0" w:color="auto"/>
        <w:bottom w:val="none" w:sz="0" w:space="0" w:color="auto"/>
        <w:right w:val="none" w:sz="0" w:space="0" w:color="auto"/>
      </w:divBdr>
    </w:div>
    <w:div w:id="373308426">
      <w:bodyDiv w:val="1"/>
      <w:marLeft w:val="0"/>
      <w:marRight w:val="0"/>
      <w:marTop w:val="0"/>
      <w:marBottom w:val="0"/>
      <w:divBdr>
        <w:top w:val="none" w:sz="0" w:space="0" w:color="auto"/>
        <w:left w:val="none" w:sz="0" w:space="0" w:color="auto"/>
        <w:bottom w:val="none" w:sz="0" w:space="0" w:color="auto"/>
        <w:right w:val="none" w:sz="0" w:space="0" w:color="auto"/>
      </w:divBdr>
    </w:div>
    <w:div w:id="373316314">
      <w:bodyDiv w:val="1"/>
      <w:marLeft w:val="0"/>
      <w:marRight w:val="0"/>
      <w:marTop w:val="0"/>
      <w:marBottom w:val="0"/>
      <w:divBdr>
        <w:top w:val="none" w:sz="0" w:space="0" w:color="auto"/>
        <w:left w:val="none" w:sz="0" w:space="0" w:color="auto"/>
        <w:bottom w:val="none" w:sz="0" w:space="0" w:color="auto"/>
        <w:right w:val="none" w:sz="0" w:space="0" w:color="auto"/>
      </w:divBdr>
    </w:div>
    <w:div w:id="373963700">
      <w:bodyDiv w:val="1"/>
      <w:marLeft w:val="0"/>
      <w:marRight w:val="0"/>
      <w:marTop w:val="0"/>
      <w:marBottom w:val="0"/>
      <w:divBdr>
        <w:top w:val="none" w:sz="0" w:space="0" w:color="auto"/>
        <w:left w:val="none" w:sz="0" w:space="0" w:color="auto"/>
        <w:bottom w:val="none" w:sz="0" w:space="0" w:color="auto"/>
        <w:right w:val="none" w:sz="0" w:space="0" w:color="auto"/>
      </w:divBdr>
    </w:div>
    <w:div w:id="374156651">
      <w:bodyDiv w:val="1"/>
      <w:marLeft w:val="0"/>
      <w:marRight w:val="0"/>
      <w:marTop w:val="0"/>
      <w:marBottom w:val="0"/>
      <w:divBdr>
        <w:top w:val="none" w:sz="0" w:space="0" w:color="auto"/>
        <w:left w:val="none" w:sz="0" w:space="0" w:color="auto"/>
        <w:bottom w:val="none" w:sz="0" w:space="0" w:color="auto"/>
        <w:right w:val="none" w:sz="0" w:space="0" w:color="auto"/>
      </w:divBdr>
    </w:div>
    <w:div w:id="374160671">
      <w:bodyDiv w:val="1"/>
      <w:marLeft w:val="0"/>
      <w:marRight w:val="0"/>
      <w:marTop w:val="0"/>
      <w:marBottom w:val="0"/>
      <w:divBdr>
        <w:top w:val="none" w:sz="0" w:space="0" w:color="auto"/>
        <w:left w:val="none" w:sz="0" w:space="0" w:color="auto"/>
        <w:bottom w:val="none" w:sz="0" w:space="0" w:color="auto"/>
        <w:right w:val="none" w:sz="0" w:space="0" w:color="auto"/>
      </w:divBdr>
    </w:div>
    <w:div w:id="374503478">
      <w:bodyDiv w:val="1"/>
      <w:marLeft w:val="0"/>
      <w:marRight w:val="0"/>
      <w:marTop w:val="0"/>
      <w:marBottom w:val="0"/>
      <w:divBdr>
        <w:top w:val="none" w:sz="0" w:space="0" w:color="auto"/>
        <w:left w:val="none" w:sz="0" w:space="0" w:color="auto"/>
        <w:bottom w:val="none" w:sz="0" w:space="0" w:color="auto"/>
        <w:right w:val="none" w:sz="0" w:space="0" w:color="auto"/>
      </w:divBdr>
    </w:div>
    <w:div w:id="374621046">
      <w:bodyDiv w:val="1"/>
      <w:marLeft w:val="0"/>
      <w:marRight w:val="0"/>
      <w:marTop w:val="0"/>
      <w:marBottom w:val="0"/>
      <w:divBdr>
        <w:top w:val="none" w:sz="0" w:space="0" w:color="auto"/>
        <w:left w:val="none" w:sz="0" w:space="0" w:color="auto"/>
        <w:bottom w:val="none" w:sz="0" w:space="0" w:color="auto"/>
        <w:right w:val="none" w:sz="0" w:space="0" w:color="auto"/>
      </w:divBdr>
    </w:div>
    <w:div w:id="374743293">
      <w:bodyDiv w:val="1"/>
      <w:marLeft w:val="0"/>
      <w:marRight w:val="0"/>
      <w:marTop w:val="0"/>
      <w:marBottom w:val="0"/>
      <w:divBdr>
        <w:top w:val="none" w:sz="0" w:space="0" w:color="auto"/>
        <w:left w:val="none" w:sz="0" w:space="0" w:color="auto"/>
        <w:bottom w:val="none" w:sz="0" w:space="0" w:color="auto"/>
        <w:right w:val="none" w:sz="0" w:space="0" w:color="auto"/>
      </w:divBdr>
    </w:div>
    <w:div w:id="376509938">
      <w:bodyDiv w:val="1"/>
      <w:marLeft w:val="0"/>
      <w:marRight w:val="0"/>
      <w:marTop w:val="0"/>
      <w:marBottom w:val="0"/>
      <w:divBdr>
        <w:top w:val="none" w:sz="0" w:space="0" w:color="auto"/>
        <w:left w:val="none" w:sz="0" w:space="0" w:color="auto"/>
        <w:bottom w:val="none" w:sz="0" w:space="0" w:color="auto"/>
        <w:right w:val="none" w:sz="0" w:space="0" w:color="auto"/>
      </w:divBdr>
    </w:div>
    <w:div w:id="376853108">
      <w:bodyDiv w:val="1"/>
      <w:marLeft w:val="0"/>
      <w:marRight w:val="0"/>
      <w:marTop w:val="0"/>
      <w:marBottom w:val="0"/>
      <w:divBdr>
        <w:top w:val="none" w:sz="0" w:space="0" w:color="auto"/>
        <w:left w:val="none" w:sz="0" w:space="0" w:color="auto"/>
        <w:bottom w:val="none" w:sz="0" w:space="0" w:color="auto"/>
        <w:right w:val="none" w:sz="0" w:space="0" w:color="auto"/>
      </w:divBdr>
    </w:div>
    <w:div w:id="376900176">
      <w:bodyDiv w:val="1"/>
      <w:marLeft w:val="0"/>
      <w:marRight w:val="0"/>
      <w:marTop w:val="0"/>
      <w:marBottom w:val="0"/>
      <w:divBdr>
        <w:top w:val="none" w:sz="0" w:space="0" w:color="auto"/>
        <w:left w:val="none" w:sz="0" w:space="0" w:color="auto"/>
        <w:bottom w:val="none" w:sz="0" w:space="0" w:color="auto"/>
        <w:right w:val="none" w:sz="0" w:space="0" w:color="auto"/>
      </w:divBdr>
    </w:div>
    <w:div w:id="377244215">
      <w:bodyDiv w:val="1"/>
      <w:marLeft w:val="0"/>
      <w:marRight w:val="0"/>
      <w:marTop w:val="0"/>
      <w:marBottom w:val="0"/>
      <w:divBdr>
        <w:top w:val="none" w:sz="0" w:space="0" w:color="auto"/>
        <w:left w:val="none" w:sz="0" w:space="0" w:color="auto"/>
        <w:bottom w:val="none" w:sz="0" w:space="0" w:color="auto"/>
        <w:right w:val="none" w:sz="0" w:space="0" w:color="auto"/>
      </w:divBdr>
    </w:div>
    <w:div w:id="377512138">
      <w:bodyDiv w:val="1"/>
      <w:marLeft w:val="0"/>
      <w:marRight w:val="0"/>
      <w:marTop w:val="0"/>
      <w:marBottom w:val="0"/>
      <w:divBdr>
        <w:top w:val="none" w:sz="0" w:space="0" w:color="auto"/>
        <w:left w:val="none" w:sz="0" w:space="0" w:color="auto"/>
        <w:bottom w:val="none" w:sz="0" w:space="0" w:color="auto"/>
        <w:right w:val="none" w:sz="0" w:space="0" w:color="auto"/>
      </w:divBdr>
    </w:div>
    <w:div w:id="378163449">
      <w:bodyDiv w:val="1"/>
      <w:marLeft w:val="0"/>
      <w:marRight w:val="0"/>
      <w:marTop w:val="0"/>
      <w:marBottom w:val="0"/>
      <w:divBdr>
        <w:top w:val="none" w:sz="0" w:space="0" w:color="auto"/>
        <w:left w:val="none" w:sz="0" w:space="0" w:color="auto"/>
        <w:bottom w:val="none" w:sz="0" w:space="0" w:color="auto"/>
        <w:right w:val="none" w:sz="0" w:space="0" w:color="auto"/>
      </w:divBdr>
    </w:div>
    <w:div w:id="378168188">
      <w:bodyDiv w:val="1"/>
      <w:marLeft w:val="0"/>
      <w:marRight w:val="0"/>
      <w:marTop w:val="0"/>
      <w:marBottom w:val="0"/>
      <w:divBdr>
        <w:top w:val="none" w:sz="0" w:space="0" w:color="auto"/>
        <w:left w:val="none" w:sz="0" w:space="0" w:color="auto"/>
        <w:bottom w:val="none" w:sz="0" w:space="0" w:color="auto"/>
        <w:right w:val="none" w:sz="0" w:space="0" w:color="auto"/>
      </w:divBdr>
    </w:div>
    <w:div w:id="378671495">
      <w:bodyDiv w:val="1"/>
      <w:marLeft w:val="0"/>
      <w:marRight w:val="0"/>
      <w:marTop w:val="0"/>
      <w:marBottom w:val="0"/>
      <w:divBdr>
        <w:top w:val="none" w:sz="0" w:space="0" w:color="auto"/>
        <w:left w:val="none" w:sz="0" w:space="0" w:color="auto"/>
        <w:bottom w:val="none" w:sz="0" w:space="0" w:color="auto"/>
        <w:right w:val="none" w:sz="0" w:space="0" w:color="auto"/>
      </w:divBdr>
    </w:div>
    <w:div w:id="379323099">
      <w:bodyDiv w:val="1"/>
      <w:marLeft w:val="0"/>
      <w:marRight w:val="0"/>
      <w:marTop w:val="0"/>
      <w:marBottom w:val="0"/>
      <w:divBdr>
        <w:top w:val="none" w:sz="0" w:space="0" w:color="auto"/>
        <w:left w:val="none" w:sz="0" w:space="0" w:color="auto"/>
        <w:bottom w:val="none" w:sz="0" w:space="0" w:color="auto"/>
        <w:right w:val="none" w:sz="0" w:space="0" w:color="auto"/>
      </w:divBdr>
    </w:div>
    <w:div w:id="379474218">
      <w:bodyDiv w:val="1"/>
      <w:marLeft w:val="0"/>
      <w:marRight w:val="0"/>
      <w:marTop w:val="0"/>
      <w:marBottom w:val="0"/>
      <w:divBdr>
        <w:top w:val="none" w:sz="0" w:space="0" w:color="auto"/>
        <w:left w:val="none" w:sz="0" w:space="0" w:color="auto"/>
        <w:bottom w:val="none" w:sz="0" w:space="0" w:color="auto"/>
        <w:right w:val="none" w:sz="0" w:space="0" w:color="auto"/>
      </w:divBdr>
    </w:div>
    <w:div w:id="379979906">
      <w:bodyDiv w:val="1"/>
      <w:marLeft w:val="0"/>
      <w:marRight w:val="0"/>
      <w:marTop w:val="0"/>
      <w:marBottom w:val="0"/>
      <w:divBdr>
        <w:top w:val="none" w:sz="0" w:space="0" w:color="auto"/>
        <w:left w:val="none" w:sz="0" w:space="0" w:color="auto"/>
        <w:bottom w:val="none" w:sz="0" w:space="0" w:color="auto"/>
        <w:right w:val="none" w:sz="0" w:space="0" w:color="auto"/>
      </w:divBdr>
    </w:div>
    <w:div w:id="379981979">
      <w:bodyDiv w:val="1"/>
      <w:marLeft w:val="0"/>
      <w:marRight w:val="0"/>
      <w:marTop w:val="0"/>
      <w:marBottom w:val="0"/>
      <w:divBdr>
        <w:top w:val="none" w:sz="0" w:space="0" w:color="auto"/>
        <w:left w:val="none" w:sz="0" w:space="0" w:color="auto"/>
        <w:bottom w:val="none" w:sz="0" w:space="0" w:color="auto"/>
        <w:right w:val="none" w:sz="0" w:space="0" w:color="auto"/>
      </w:divBdr>
    </w:div>
    <w:div w:id="380371499">
      <w:bodyDiv w:val="1"/>
      <w:marLeft w:val="0"/>
      <w:marRight w:val="0"/>
      <w:marTop w:val="0"/>
      <w:marBottom w:val="0"/>
      <w:divBdr>
        <w:top w:val="none" w:sz="0" w:space="0" w:color="auto"/>
        <w:left w:val="none" w:sz="0" w:space="0" w:color="auto"/>
        <w:bottom w:val="none" w:sz="0" w:space="0" w:color="auto"/>
        <w:right w:val="none" w:sz="0" w:space="0" w:color="auto"/>
      </w:divBdr>
    </w:div>
    <w:div w:id="380710047">
      <w:bodyDiv w:val="1"/>
      <w:marLeft w:val="0"/>
      <w:marRight w:val="0"/>
      <w:marTop w:val="0"/>
      <w:marBottom w:val="0"/>
      <w:divBdr>
        <w:top w:val="none" w:sz="0" w:space="0" w:color="auto"/>
        <w:left w:val="none" w:sz="0" w:space="0" w:color="auto"/>
        <w:bottom w:val="none" w:sz="0" w:space="0" w:color="auto"/>
        <w:right w:val="none" w:sz="0" w:space="0" w:color="auto"/>
      </w:divBdr>
    </w:div>
    <w:div w:id="381448097">
      <w:bodyDiv w:val="1"/>
      <w:marLeft w:val="0"/>
      <w:marRight w:val="0"/>
      <w:marTop w:val="0"/>
      <w:marBottom w:val="0"/>
      <w:divBdr>
        <w:top w:val="none" w:sz="0" w:space="0" w:color="auto"/>
        <w:left w:val="none" w:sz="0" w:space="0" w:color="auto"/>
        <w:bottom w:val="none" w:sz="0" w:space="0" w:color="auto"/>
        <w:right w:val="none" w:sz="0" w:space="0" w:color="auto"/>
      </w:divBdr>
    </w:div>
    <w:div w:id="381487686">
      <w:bodyDiv w:val="1"/>
      <w:marLeft w:val="0"/>
      <w:marRight w:val="0"/>
      <w:marTop w:val="0"/>
      <w:marBottom w:val="0"/>
      <w:divBdr>
        <w:top w:val="none" w:sz="0" w:space="0" w:color="auto"/>
        <w:left w:val="none" w:sz="0" w:space="0" w:color="auto"/>
        <w:bottom w:val="none" w:sz="0" w:space="0" w:color="auto"/>
        <w:right w:val="none" w:sz="0" w:space="0" w:color="auto"/>
      </w:divBdr>
    </w:div>
    <w:div w:id="381564183">
      <w:bodyDiv w:val="1"/>
      <w:marLeft w:val="0"/>
      <w:marRight w:val="0"/>
      <w:marTop w:val="0"/>
      <w:marBottom w:val="0"/>
      <w:divBdr>
        <w:top w:val="none" w:sz="0" w:space="0" w:color="auto"/>
        <w:left w:val="none" w:sz="0" w:space="0" w:color="auto"/>
        <w:bottom w:val="none" w:sz="0" w:space="0" w:color="auto"/>
        <w:right w:val="none" w:sz="0" w:space="0" w:color="auto"/>
      </w:divBdr>
    </w:div>
    <w:div w:id="382027877">
      <w:bodyDiv w:val="1"/>
      <w:marLeft w:val="0"/>
      <w:marRight w:val="0"/>
      <w:marTop w:val="0"/>
      <w:marBottom w:val="0"/>
      <w:divBdr>
        <w:top w:val="none" w:sz="0" w:space="0" w:color="auto"/>
        <w:left w:val="none" w:sz="0" w:space="0" w:color="auto"/>
        <w:bottom w:val="none" w:sz="0" w:space="0" w:color="auto"/>
        <w:right w:val="none" w:sz="0" w:space="0" w:color="auto"/>
      </w:divBdr>
    </w:div>
    <w:div w:id="382294231">
      <w:bodyDiv w:val="1"/>
      <w:marLeft w:val="0"/>
      <w:marRight w:val="0"/>
      <w:marTop w:val="0"/>
      <w:marBottom w:val="0"/>
      <w:divBdr>
        <w:top w:val="none" w:sz="0" w:space="0" w:color="auto"/>
        <w:left w:val="none" w:sz="0" w:space="0" w:color="auto"/>
        <w:bottom w:val="none" w:sz="0" w:space="0" w:color="auto"/>
        <w:right w:val="none" w:sz="0" w:space="0" w:color="auto"/>
      </w:divBdr>
    </w:div>
    <w:div w:id="382339169">
      <w:bodyDiv w:val="1"/>
      <w:marLeft w:val="0"/>
      <w:marRight w:val="0"/>
      <w:marTop w:val="0"/>
      <w:marBottom w:val="0"/>
      <w:divBdr>
        <w:top w:val="none" w:sz="0" w:space="0" w:color="auto"/>
        <w:left w:val="none" w:sz="0" w:space="0" w:color="auto"/>
        <w:bottom w:val="none" w:sz="0" w:space="0" w:color="auto"/>
        <w:right w:val="none" w:sz="0" w:space="0" w:color="auto"/>
      </w:divBdr>
    </w:div>
    <w:div w:id="382563951">
      <w:bodyDiv w:val="1"/>
      <w:marLeft w:val="0"/>
      <w:marRight w:val="0"/>
      <w:marTop w:val="0"/>
      <w:marBottom w:val="0"/>
      <w:divBdr>
        <w:top w:val="none" w:sz="0" w:space="0" w:color="auto"/>
        <w:left w:val="none" w:sz="0" w:space="0" w:color="auto"/>
        <w:bottom w:val="none" w:sz="0" w:space="0" w:color="auto"/>
        <w:right w:val="none" w:sz="0" w:space="0" w:color="auto"/>
      </w:divBdr>
    </w:div>
    <w:div w:id="383062257">
      <w:bodyDiv w:val="1"/>
      <w:marLeft w:val="0"/>
      <w:marRight w:val="0"/>
      <w:marTop w:val="0"/>
      <w:marBottom w:val="0"/>
      <w:divBdr>
        <w:top w:val="none" w:sz="0" w:space="0" w:color="auto"/>
        <w:left w:val="none" w:sz="0" w:space="0" w:color="auto"/>
        <w:bottom w:val="none" w:sz="0" w:space="0" w:color="auto"/>
        <w:right w:val="none" w:sz="0" w:space="0" w:color="auto"/>
      </w:divBdr>
    </w:div>
    <w:div w:id="383138045">
      <w:bodyDiv w:val="1"/>
      <w:marLeft w:val="0"/>
      <w:marRight w:val="0"/>
      <w:marTop w:val="0"/>
      <w:marBottom w:val="0"/>
      <w:divBdr>
        <w:top w:val="none" w:sz="0" w:space="0" w:color="auto"/>
        <w:left w:val="none" w:sz="0" w:space="0" w:color="auto"/>
        <w:bottom w:val="none" w:sz="0" w:space="0" w:color="auto"/>
        <w:right w:val="none" w:sz="0" w:space="0" w:color="auto"/>
      </w:divBdr>
    </w:div>
    <w:div w:id="383141573">
      <w:bodyDiv w:val="1"/>
      <w:marLeft w:val="0"/>
      <w:marRight w:val="0"/>
      <w:marTop w:val="0"/>
      <w:marBottom w:val="0"/>
      <w:divBdr>
        <w:top w:val="none" w:sz="0" w:space="0" w:color="auto"/>
        <w:left w:val="none" w:sz="0" w:space="0" w:color="auto"/>
        <w:bottom w:val="none" w:sz="0" w:space="0" w:color="auto"/>
        <w:right w:val="none" w:sz="0" w:space="0" w:color="auto"/>
      </w:divBdr>
    </w:div>
    <w:div w:id="384178406">
      <w:bodyDiv w:val="1"/>
      <w:marLeft w:val="0"/>
      <w:marRight w:val="0"/>
      <w:marTop w:val="0"/>
      <w:marBottom w:val="0"/>
      <w:divBdr>
        <w:top w:val="none" w:sz="0" w:space="0" w:color="auto"/>
        <w:left w:val="none" w:sz="0" w:space="0" w:color="auto"/>
        <w:bottom w:val="none" w:sz="0" w:space="0" w:color="auto"/>
        <w:right w:val="none" w:sz="0" w:space="0" w:color="auto"/>
      </w:divBdr>
    </w:div>
    <w:div w:id="384525758">
      <w:bodyDiv w:val="1"/>
      <w:marLeft w:val="0"/>
      <w:marRight w:val="0"/>
      <w:marTop w:val="0"/>
      <w:marBottom w:val="0"/>
      <w:divBdr>
        <w:top w:val="none" w:sz="0" w:space="0" w:color="auto"/>
        <w:left w:val="none" w:sz="0" w:space="0" w:color="auto"/>
        <w:bottom w:val="none" w:sz="0" w:space="0" w:color="auto"/>
        <w:right w:val="none" w:sz="0" w:space="0" w:color="auto"/>
      </w:divBdr>
    </w:div>
    <w:div w:id="384528138">
      <w:bodyDiv w:val="1"/>
      <w:marLeft w:val="0"/>
      <w:marRight w:val="0"/>
      <w:marTop w:val="0"/>
      <w:marBottom w:val="0"/>
      <w:divBdr>
        <w:top w:val="none" w:sz="0" w:space="0" w:color="auto"/>
        <w:left w:val="none" w:sz="0" w:space="0" w:color="auto"/>
        <w:bottom w:val="none" w:sz="0" w:space="0" w:color="auto"/>
        <w:right w:val="none" w:sz="0" w:space="0" w:color="auto"/>
      </w:divBdr>
    </w:div>
    <w:div w:id="385224084">
      <w:bodyDiv w:val="1"/>
      <w:marLeft w:val="0"/>
      <w:marRight w:val="0"/>
      <w:marTop w:val="0"/>
      <w:marBottom w:val="0"/>
      <w:divBdr>
        <w:top w:val="none" w:sz="0" w:space="0" w:color="auto"/>
        <w:left w:val="none" w:sz="0" w:space="0" w:color="auto"/>
        <w:bottom w:val="none" w:sz="0" w:space="0" w:color="auto"/>
        <w:right w:val="none" w:sz="0" w:space="0" w:color="auto"/>
      </w:divBdr>
    </w:div>
    <w:div w:id="385295989">
      <w:bodyDiv w:val="1"/>
      <w:marLeft w:val="0"/>
      <w:marRight w:val="0"/>
      <w:marTop w:val="0"/>
      <w:marBottom w:val="0"/>
      <w:divBdr>
        <w:top w:val="none" w:sz="0" w:space="0" w:color="auto"/>
        <w:left w:val="none" w:sz="0" w:space="0" w:color="auto"/>
        <w:bottom w:val="none" w:sz="0" w:space="0" w:color="auto"/>
        <w:right w:val="none" w:sz="0" w:space="0" w:color="auto"/>
      </w:divBdr>
    </w:div>
    <w:div w:id="386270164">
      <w:bodyDiv w:val="1"/>
      <w:marLeft w:val="0"/>
      <w:marRight w:val="0"/>
      <w:marTop w:val="0"/>
      <w:marBottom w:val="0"/>
      <w:divBdr>
        <w:top w:val="none" w:sz="0" w:space="0" w:color="auto"/>
        <w:left w:val="none" w:sz="0" w:space="0" w:color="auto"/>
        <w:bottom w:val="none" w:sz="0" w:space="0" w:color="auto"/>
        <w:right w:val="none" w:sz="0" w:space="0" w:color="auto"/>
      </w:divBdr>
    </w:div>
    <w:div w:id="386299712">
      <w:bodyDiv w:val="1"/>
      <w:marLeft w:val="0"/>
      <w:marRight w:val="0"/>
      <w:marTop w:val="0"/>
      <w:marBottom w:val="0"/>
      <w:divBdr>
        <w:top w:val="none" w:sz="0" w:space="0" w:color="auto"/>
        <w:left w:val="none" w:sz="0" w:space="0" w:color="auto"/>
        <w:bottom w:val="none" w:sz="0" w:space="0" w:color="auto"/>
        <w:right w:val="none" w:sz="0" w:space="0" w:color="auto"/>
      </w:divBdr>
    </w:div>
    <w:div w:id="386340114">
      <w:bodyDiv w:val="1"/>
      <w:marLeft w:val="0"/>
      <w:marRight w:val="0"/>
      <w:marTop w:val="0"/>
      <w:marBottom w:val="0"/>
      <w:divBdr>
        <w:top w:val="none" w:sz="0" w:space="0" w:color="auto"/>
        <w:left w:val="none" w:sz="0" w:space="0" w:color="auto"/>
        <w:bottom w:val="none" w:sz="0" w:space="0" w:color="auto"/>
        <w:right w:val="none" w:sz="0" w:space="0" w:color="auto"/>
      </w:divBdr>
    </w:div>
    <w:div w:id="386343846">
      <w:bodyDiv w:val="1"/>
      <w:marLeft w:val="0"/>
      <w:marRight w:val="0"/>
      <w:marTop w:val="0"/>
      <w:marBottom w:val="0"/>
      <w:divBdr>
        <w:top w:val="none" w:sz="0" w:space="0" w:color="auto"/>
        <w:left w:val="none" w:sz="0" w:space="0" w:color="auto"/>
        <w:bottom w:val="none" w:sz="0" w:space="0" w:color="auto"/>
        <w:right w:val="none" w:sz="0" w:space="0" w:color="auto"/>
      </w:divBdr>
    </w:div>
    <w:div w:id="386345540">
      <w:bodyDiv w:val="1"/>
      <w:marLeft w:val="0"/>
      <w:marRight w:val="0"/>
      <w:marTop w:val="0"/>
      <w:marBottom w:val="0"/>
      <w:divBdr>
        <w:top w:val="none" w:sz="0" w:space="0" w:color="auto"/>
        <w:left w:val="none" w:sz="0" w:space="0" w:color="auto"/>
        <w:bottom w:val="none" w:sz="0" w:space="0" w:color="auto"/>
        <w:right w:val="none" w:sz="0" w:space="0" w:color="auto"/>
      </w:divBdr>
    </w:div>
    <w:div w:id="386956326">
      <w:bodyDiv w:val="1"/>
      <w:marLeft w:val="0"/>
      <w:marRight w:val="0"/>
      <w:marTop w:val="0"/>
      <w:marBottom w:val="0"/>
      <w:divBdr>
        <w:top w:val="none" w:sz="0" w:space="0" w:color="auto"/>
        <w:left w:val="none" w:sz="0" w:space="0" w:color="auto"/>
        <w:bottom w:val="none" w:sz="0" w:space="0" w:color="auto"/>
        <w:right w:val="none" w:sz="0" w:space="0" w:color="auto"/>
      </w:divBdr>
    </w:div>
    <w:div w:id="387538053">
      <w:bodyDiv w:val="1"/>
      <w:marLeft w:val="0"/>
      <w:marRight w:val="0"/>
      <w:marTop w:val="0"/>
      <w:marBottom w:val="0"/>
      <w:divBdr>
        <w:top w:val="none" w:sz="0" w:space="0" w:color="auto"/>
        <w:left w:val="none" w:sz="0" w:space="0" w:color="auto"/>
        <w:bottom w:val="none" w:sz="0" w:space="0" w:color="auto"/>
        <w:right w:val="none" w:sz="0" w:space="0" w:color="auto"/>
      </w:divBdr>
    </w:div>
    <w:div w:id="388650479">
      <w:bodyDiv w:val="1"/>
      <w:marLeft w:val="0"/>
      <w:marRight w:val="0"/>
      <w:marTop w:val="0"/>
      <w:marBottom w:val="0"/>
      <w:divBdr>
        <w:top w:val="none" w:sz="0" w:space="0" w:color="auto"/>
        <w:left w:val="none" w:sz="0" w:space="0" w:color="auto"/>
        <w:bottom w:val="none" w:sz="0" w:space="0" w:color="auto"/>
        <w:right w:val="none" w:sz="0" w:space="0" w:color="auto"/>
      </w:divBdr>
    </w:div>
    <w:div w:id="389424520">
      <w:bodyDiv w:val="1"/>
      <w:marLeft w:val="0"/>
      <w:marRight w:val="0"/>
      <w:marTop w:val="0"/>
      <w:marBottom w:val="0"/>
      <w:divBdr>
        <w:top w:val="none" w:sz="0" w:space="0" w:color="auto"/>
        <w:left w:val="none" w:sz="0" w:space="0" w:color="auto"/>
        <w:bottom w:val="none" w:sz="0" w:space="0" w:color="auto"/>
        <w:right w:val="none" w:sz="0" w:space="0" w:color="auto"/>
      </w:divBdr>
    </w:div>
    <w:div w:id="390201988">
      <w:bodyDiv w:val="1"/>
      <w:marLeft w:val="0"/>
      <w:marRight w:val="0"/>
      <w:marTop w:val="0"/>
      <w:marBottom w:val="0"/>
      <w:divBdr>
        <w:top w:val="none" w:sz="0" w:space="0" w:color="auto"/>
        <w:left w:val="none" w:sz="0" w:space="0" w:color="auto"/>
        <w:bottom w:val="none" w:sz="0" w:space="0" w:color="auto"/>
        <w:right w:val="none" w:sz="0" w:space="0" w:color="auto"/>
      </w:divBdr>
    </w:div>
    <w:div w:id="390233625">
      <w:bodyDiv w:val="1"/>
      <w:marLeft w:val="0"/>
      <w:marRight w:val="0"/>
      <w:marTop w:val="0"/>
      <w:marBottom w:val="0"/>
      <w:divBdr>
        <w:top w:val="none" w:sz="0" w:space="0" w:color="auto"/>
        <w:left w:val="none" w:sz="0" w:space="0" w:color="auto"/>
        <w:bottom w:val="none" w:sz="0" w:space="0" w:color="auto"/>
        <w:right w:val="none" w:sz="0" w:space="0" w:color="auto"/>
      </w:divBdr>
    </w:div>
    <w:div w:id="390277635">
      <w:bodyDiv w:val="1"/>
      <w:marLeft w:val="0"/>
      <w:marRight w:val="0"/>
      <w:marTop w:val="0"/>
      <w:marBottom w:val="0"/>
      <w:divBdr>
        <w:top w:val="none" w:sz="0" w:space="0" w:color="auto"/>
        <w:left w:val="none" w:sz="0" w:space="0" w:color="auto"/>
        <w:bottom w:val="none" w:sz="0" w:space="0" w:color="auto"/>
        <w:right w:val="none" w:sz="0" w:space="0" w:color="auto"/>
      </w:divBdr>
    </w:div>
    <w:div w:id="390424838">
      <w:bodyDiv w:val="1"/>
      <w:marLeft w:val="0"/>
      <w:marRight w:val="0"/>
      <w:marTop w:val="0"/>
      <w:marBottom w:val="0"/>
      <w:divBdr>
        <w:top w:val="none" w:sz="0" w:space="0" w:color="auto"/>
        <w:left w:val="none" w:sz="0" w:space="0" w:color="auto"/>
        <w:bottom w:val="none" w:sz="0" w:space="0" w:color="auto"/>
        <w:right w:val="none" w:sz="0" w:space="0" w:color="auto"/>
      </w:divBdr>
    </w:div>
    <w:div w:id="390737065">
      <w:bodyDiv w:val="1"/>
      <w:marLeft w:val="0"/>
      <w:marRight w:val="0"/>
      <w:marTop w:val="0"/>
      <w:marBottom w:val="0"/>
      <w:divBdr>
        <w:top w:val="none" w:sz="0" w:space="0" w:color="auto"/>
        <w:left w:val="none" w:sz="0" w:space="0" w:color="auto"/>
        <w:bottom w:val="none" w:sz="0" w:space="0" w:color="auto"/>
        <w:right w:val="none" w:sz="0" w:space="0" w:color="auto"/>
      </w:divBdr>
    </w:div>
    <w:div w:id="391126950">
      <w:bodyDiv w:val="1"/>
      <w:marLeft w:val="0"/>
      <w:marRight w:val="0"/>
      <w:marTop w:val="0"/>
      <w:marBottom w:val="0"/>
      <w:divBdr>
        <w:top w:val="none" w:sz="0" w:space="0" w:color="auto"/>
        <w:left w:val="none" w:sz="0" w:space="0" w:color="auto"/>
        <w:bottom w:val="none" w:sz="0" w:space="0" w:color="auto"/>
        <w:right w:val="none" w:sz="0" w:space="0" w:color="auto"/>
      </w:divBdr>
    </w:div>
    <w:div w:id="391320265">
      <w:bodyDiv w:val="1"/>
      <w:marLeft w:val="0"/>
      <w:marRight w:val="0"/>
      <w:marTop w:val="0"/>
      <w:marBottom w:val="0"/>
      <w:divBdr>
        <w:top w:val="none" w:sz="0" w:space="0" w:color="auto"/>
        <w:left w:val="none" w:sz="0" w:space="0" w:color="auto"/>
        <w:bottom w:val="none" w:sz="0" w:space="0" w:color="auto"/>
        <w:right w:val="none" w:sz="0" w:space="0" w:color="auto"/>
      </w:divBdr>
    </w:div>
    <w:div w:id="391854300">
      <w:bodyDiv w:val="1"/>
      <w:marLeft w:val="0"/>
      <w:marRight w:val="0"/>
      <w:marTop w:val="0"/>
      <w:marBottom w:val="0"/>
      <w:divBdr>
        <w:top w:val="none" w:sz="0" w:space="0" w:color="auto"/>
        <w:left w:val="none" w:sz="0" w:space="0" w:color="auto"/>
        <w:bottom w:val="none" w:sz="0" w:space="0" w:color="auto"/>
        <w:right w:val="none" w:sz="0" w:space="0" w:color="auto"/>
      </w:divBdr>
    </w:div>
    <w:div w:id="392049389">
      <w:bodyDiv w:val="1"/>
      <w:marLeft w:val="0"/>
      <w:marRight w:val="0"/>
      <w:marTop w:val="0"/>
      <w:marBottom w:val="0"/>
      <w:divBdr>
        <w:top w:val="none" w:sz="0" w:space="0" w:color="auto"/>
        <w:left w:val="none" w:sz="0" w:space="0" w:color="auto"/>
        <w:bottom w:val="none" w:sz="0" w:space="0" w:color="auto"/>
        <w:right w:val="none" w:sz="0" w:space="0" w:color="auto"/>
      </w:divBdr>
    </w:div>
    <w:div w:id="392656554">
      <w:bodyDiv w:val="1"/>
      <w:marLeft w:val="0"/>
      <w:marRight w:val="0"/>
      <w:marTop w:val="0"/>
      <w:marBottom w:val="0"/>
      <w:divBdr>
        <w:top w:val="none" w:sz="0" w:space="0" w:color="auto"/>
        <w:left w:val="none" w:sz="0" w:space="0" w:color="auto"/>
        <w:bottom w:val="none" w:sz="0" w:space="0" w:color="auto"/>
        <w:right w:val="none" w:sz="0" w:space="0" w:color="auto"/>
      </w:divBdr>
    </w:div>
    <w:div w:id="393551765">
      <w:bodyDiv w:val="1"/>
      <w:marLeft w:val="0"/>
      <w:marRight w:val="0"/>
      <w:marTop w:val="0"/>
      <w:marBottom w:val="0"/>
      <w:divBdr>
        <w:top w:val="none" w:sz="0" w:space="0" w:color="auto"/>
        <w:left w:val="none" w:sz="0" w:space="0" w:color="auto"/>
        <w:bottom w:val="none" w:sz="0" w:space="0" w:color="auto"/>
        <w:right w:val="none" w:sz="0" w:space="0" w:color="auto"/>
      </w:divBdr>
    </w:div>
    <w:div w:id="393741796">
      <w:bodyDiv w:val="1"/>
      <w:marLeft w:val="0"/>
      <w:marRight w:val="0"/>
      <w:marTop w:val="0"/>
      <w:marBottom w:val="0"/>
      <w:divBdr>
        <w:top w:val="none" w:sz="0" w:space="0" w:color="auto"/>
        <w:left w:val="none" w:sz="0" w:space="0" w:color="auto"/>
        <w:bottom w:val="none" w:sz="0" w:space="0" w:color="auto"/>
        <w:right w:val="none" w:sz="0" w:space="0" w:color="auto"/>
      </w:divBdr>
    </w:div>
    <w:div w:id="394596366">
      <w:bodyDiv w:val="1"/>
      <w:marLeft w:val="0"/>
      <w:marRight w:val="0"/>
      <w:marTop w:val="0"/>
      <w:marBottom w:val="0"/>
      <w:divBdr>
        <w:top w:val="none" w:sz="0" w:space="0" w:color="auto"/>
        <w:left w:val="none" w:sz="0" w:space="0" w:color="auto"/>
        <w:bottom w:val="none" w:sz="0" w:space="0" w:color="auto"/>
        <w:right w:val="none" w:sz="0" w:space="0" w:color="auto"/>
      </w:divBdr>
    </w:div>
    <w:div w:id="395785430">
      <w:bodyDiv w:val="1"/>
      <w:marLeft w:val="0"/>
      <w:marRight w:val="0"/>
      <w:marTop w:val="0"/>
      <w:marBottom w:val="0"/>
      <w:divBdr>
        <w:top w:val="none" w:sz="0" w:space="0" w:color="auto"/>
        <w:left w:val="none" w:sz="0" w:space="0" w:color="auto"/>
        <w:bottom w:val="none" w:sz="0" w:space="0" w:color="auto"/>
        <w:right w:val="none" w:sz="0" w:space="0" w:color="auto"/>
      </w:divBdr>
    </w:div>
    <w:div w:id="395903104">
      <w:bodyDiv w:val="1"/>
      <w:marLeft w:val="0"/>
      <w:marRight w:val="0"/>
      <w:marTop w:val="0"/>
      <w:marBottom w:val="0"/>
      <w:divBdr>
        <w:top w:val="none" w:sz="0" w:space="0" w:color="auto"/>
        <w:left w:val="none" w:sz="0" w:space="0" w:color="auto"/>
        <w:bottom w:val="none" w:sz="0" w:space="0" w:color="auto"/>
        <w:right w:val="none" w:sz="0" w:space="0" w:color="auto"/>
      </w:divBdr>
    </w:div>
    <w:div w:id="396822512">
      <w:bodyDiv w:val="1"/>
      <w:marLeft w:val="0"/>
      <w:marRight w:val="0"/>
      <w:marTop w:val="0"/>
      <w:marBottom w:val="0"/>
      <w:divBdr>
        <w:top w:val="none" w:sz="0" w:space="0" w:color="auto"/>
        <w:left w:val="none" w:sz="0" w:space="0" w:color="auto"/>
        <w:bottom w:val="none" w:sz="0" w:space="0" w:color="auto"/>
        <w:right w:val="none" w:sz="0" w:space="0" w:color="auto"/>
      </w:divBdr>
    </w:div>
    <w:div w:id="397022131">
      <w:bodyDiv w:val="1"/>
      <w:marLeft w:val="0"/>
      <w:marRight w:val="0"/>
      <w:marTop w:val="0"/>
      <w:marBottom w:val="0"/>
      <w:divBdr>
        <w:top w:val="none" w:sz="0" w:space="0" w:color="auto"/>
        <w:left w:val="none" w:sz="0" w:space="0" w:color="auto"/>
        <w:bottom w:val="none" w:sz="0" w:space="0" w:color="auto"/>
        <w:right w:val="none" w:sz="0" w:space="0" w:color="auto"/>
      </w:divBdr>
    </w:div>
    <w:div w:id="397173117">
      <w:bodyDiv w:val="1"/>
      <w:marLeft w:val="0"/>
      <w:marRight w:val="0"/>
      <w:marTop w:val="0"/>
      <w:marBottom w:val="0"/>
      <w:divBdr>
        <w:top w:val="none" w:sz="0" w:space="0" w:color="auto"/>
        <w:left w:val="none" w:sz="0" w:space="0" w:color="auto"/>
        <w:bottom w:val="none" w:sz="0" w:space="0" w:color="auto"/>
        <w:right w:val="none" w:sz="0" w:space="0" w:color="auto"/>
      </w:divBdr>
    </w:div>
    <w:div w:id="397173852">
      <w:bodyDiv w:val="1"/>
      <w:marLeft w:val="0"/>
      <w:marRight w:val="0"/>
      <w:marTop w:val="0"/>
      <w:marBottom w:val="0"/>
      <w:divBdr>
        <w:top w:val="none" w:sz="0" w:space="0" w:color="auto"/>
        <w:left w:val="none" w:sz="0" w:space="0" w:color="auto"/>
        <w:bottom w:val="none" w:sz="0" w:space="0" w:color="auto"/>
        <w:right w:val="none" w:sz="0" w:space="0" w:color="auto"/>
      </w:divBdr>
    </w:div>
    <w:div w:id="397434239">
      <w:bodyDiv w:val="1"/>
      <w:marLeft w:val="0"/>
      <w:marRight w:val="0"/>
      <w:marTop w:val="0"/>
      <w:marBottom w:val="0"/>
      <w:divBdr>
        <w:top w:val="none" w:sz="0" w:space="0" w:color="auto"/>
        <w:left w:val="none" w:sz="0" w:space="0" w:color="auto"/>
        <w:bottom w:val="none" w:sz="0" w:space="0" w:color="auto"/>
        <w:right w:val="none" w:sz="0" w:space="0" w:color="auto"/>
      </w:divBdr>
    </w:div>
    <w:div w:id="397481284">
      <w:bodyDiv w:val="1"/>
      <w:marLeft w:val="0"/>
      <w:marRight w:val="0"/>
      <w:marTop w:val="0"/>
      <w:marBottom w:val="0"/>
      <w:divBdr>
        <w:top w:val="none" w:sz="0" w:space="0" w:color="auto"/>
        <w:left w:val="none" w:sz="0" w:space="0" w:color="auto"/>
        <w:bottom w:val="none" w:sz="0" w:space="0" w:color="auto"/>
        <w:right w:val="none" w:sz="0" w:space="0" w:color="auto"/>
      </w:divBdr>
    </w:div>
    <w:div w:id="399525163">
      <w:bodyDiv w:val="1"/>
      <w:marLeft w:val="0"/>
      <w:marRight w:val="0"/>
      <w:marTop w:val="0"/>
      <w:marBottom w:val="0"/>
      <w:divBdr>
        <w:top w:val="none" w:sz="0" w:space="0" w:color="auto"/>
        <w:left w:val="none" w:sz="0" w:space="0" w:color="auto"/>
        <w:bottom w:val="none" w:sz="0" w:space="0" w:color="auto"/>
        <w:right w:val="none" w:sz="0" w:space="0" w:color="auto"/>
      </w:divBdr>
    </w:div>
    <w:div w:id="401605769">
      <w:bodyDiv w:val="1"/>
      <w:marLeft w:val="0"/>
      <w:marRight w:val="0"/>
      <w:marTop w:val="0"/>
      <w:marBottom w:val="0"/>
      <w:divBdr>
        <w:top w:val="none" w:sz="0" w:space="0" w:color="auto"/>
        <w:left w:val="none" w:sz="0" w:space="0" w:color="auto"/>
        <w:bottom w:val="none" w:sz="0" w:space="0" w:color="auto"/>
        <w:right w:val="none" w:sz="0" w:space="0" w:color="auto"/>
      </w:divBdr>
    </w:div>
    <w:div w:id="401879887">
      <w:bodyDiv w:val="1"/>
      <w:marLeft w:val="0"/>
      <w:marRight w:val="0"/>
      <w:marTop w:val="0"/>
      <w:marBottom w:val="0"/>
      <w:divBdr>
        <w:top w:val="none" w:sz="0" w:space="0" w:color="auto"/>
        <w:left w:val="none" w:sz="0" w:space="0" w:color="auto"/>
        <w:bottom w:val="none" w:sz="0" w:space="0" w:color="auto"/>
        <w:right w:val="none" w:sz="0" w:space="0" w:color="auto"/>
      </w:divBdr>
    </w:div>
    <w:div w:id="402217481">
      <w:bodyDiv w:val="1"/>
      <w:marLeft w:val="0"/>
      <w:marRight w:val="0"/>
      <w:marTop w:val="0"/>
      <w:marBottom w:val="0"/>
      <w:divBdr>
        <w:top w:val="none" w:sz="0" w:space="0" w:color="auto"/>
        <w:left w:val="none" w:sz="0" w:space="0" w:color="auto"/>
        <w:bottom w:val="none" w:sz="0" w:space="0" w:color="auto"/>
        <w:right w:val="none" w:sz="0" w:space="0" w:color="auto"/>
      </w:divBdr>
    </w:div>
    <w:div w:id="402456742">
      <w:bodyDiv w:val="1"/>
      <w:marLeft w:val="0"/>
      <w:marRight w:val="0"/>
      <w:marTop w:val="0"/>
      <w:marBottom w:val="0"/>
      <w:divBdr>
        <w:top w:val="none" w:sz="0" w:space="0" w:color="auto"/>
        <w:left w:val="none" w:sz="0" w:space="0" w:color="auto"/>
        <w:bottom w:val="none" w:sz="0" w:space="0" w:color="auto"/>
        <w:right w:val="none" w:sz="0" w:space="0" w:color="auto"/>
      </w:divBdr>
    </w:div>
    <w:div w:id="403338161">
      <w:bodyDiv w:val="1"/>
      <w:marLeft w:val="0"/>
      <w:marRight w:val="0"/>
      <w:marTop w:val="0"/>
      <w:marBottom w:val="0"/>
      <w:divBdr>
        <w:top w:val="none" w:sz="0" w:space="0" w:color="auto"/>
        <w:left w:val="none" w:sz="0" w:space="0" w:color="auto"/>
        <w:bottom w:val="none" w:sz="0" w:space="0" w:color="auto"/>
        <w:right w:val="none" w:sz="0" w:space="0" w:color="auto"/>
      </w:divBdr>
    </w:div>
    <w:div w:id="403723446">
      <w:bodyDiv w:val="1"/>
      <w:marLeft w:val="0"/>
      <w:marRight w:val="0"/>
      <w:marTop w:val="0"/>
      <w:marBottom w:val="0"/>
      <w:divBdr>
        <w:top w:val="none" w:sz="0" w:space="0" w:color="auto"/>
        <w:left w:val="none" w:sz="0" w:space="0" w:color="auto"/>
        <w:bottom w:val="none" w:sz="0" w:space="0" w:color="auto"/>
        <w:right w:val="none" w:sz="0" w:space="0" w:color="auto"/>
      </w:divBdr>
    </w:div>
    <w:div w:id="404307845">
      <w:bodyDiv w:val="1"/>
      <w:marLeft w:val="0"/>
      <w:marRight w:val="0"/>
      <w:marTop w:val="0"/>
      <w:marBottom w:val="0"/>
      <w:divBdr>
        <w:top w:val="none" w:sz="0" w:space="0" w:color="auto"/>
        <w:left w:val="none" w:sz="0" w:space="0" w:color="auto"/>
        <w:bottom w:val="none" w:sz="0" w:space="0" w:color="auto"/>
        <w:right w:val="none" w:sz="0" w:space="0" w:color="auto"/>
      </w:divBdr>
    </w:div>
    <w:div w:id="404425145">
      <w:bodyDiv w:val="1"/>
      <w:marLeft w:val="0"/>
      <w:marRight w:val="0"/>
      <w:marTop w:val="0"/>
      <w:marBottom w:val="0"/>
      <w:divBdr>
        <w:top w:val="none" w:sz="0" w:space="0" w:color="auto"/>
        <w:left w:val="none" w:sz="0" w:space="0" w:color="auto"/>
        <w:bottom w:val="none" w:sz="0" w:space="0" w:color="auto"/>
        <w:right w:val="none" w:sz="0" w:space="0" w:color="auto"/>
      </w:divBdr>
    </w:div>
    <w:div w:id="404496369">
      <w:bodyDiv w:val="1"/>
      <w:marLeft w:val="0"/>
      <w:marRight w:val="0"/>
      <w:marTop w:val="0"/>
      <w:marBottom w:val="0"/>
      <w:divBdr>
        <w:top w:val="none" w:sz="0" w:space="0" w:color="auto"/>
        <w:left w:val="none" w:sz="0" w:space="0" w:color="auto"/>
        <w:bottom w:val="none" w:sz="0" w:space="0" w:color="auto"/>
        <w:right w:val="none" w:sz="0" w:space="0" w:color="auto"/>
      </w:divBdr>
    </w:div>
    <w:div w:id="404955277">
      <w:bodyDiv w:val="1"/>
      <w:marLeft w:val="0"/>
      <w:marRight w:val="0"/>
      <w:marTop w:val="0"/>
      <w:marBottom w:val="0"/>
      <w:divBdr>
        <w:top w:val="none" w:sz="0" w:space="0" w:color="auto"/>
        <w:left w:val="none" w:sz="0" w:space="0" w:color="auto"/>
        <w:bottom w:val="none" w:sz="0" w:space="0" w:color="auto"/>
        <w:right w:val="none" w:sz="0" w:space="0" w:color="auto"/>
      </w:divBdr>
    </w:div>
    <w:div w:id="405108193">
      <w:bodyDiv w:val="1"/>
      <w:marLeft w:val="0"/>
      <w:marRight w:val="0"/>
      <w:marTop w:val="0"/>
      <w:marBottom w:val="0"/>
      <w:divBdr>
        <w:top w:val="none" w:sz="0" w:space="0" w:color="auto"/>
        <w:left w:val="none" w:sz="0" w:space="0" w:color="auto"/>
        <w:bottom w:val="none" w:sz="0" w:space="0" w:color="auto"/>
        <w:right w:val="none" w:sz="0" w:space="0" w:color="auto"/>
      </w:divBdr>
      <w:divsChild>
        <w:div w:id="31153123">
          <w:marLeft w:val="0"/>
          <w:marRight w:val="0"/>
          <w:marTop w:val="0"/>
          <w:marBottom w:val="0"/>
          <w:divBdr>
            <w:top w:val="none" w:sz="0" w:space="0" w:color="auto"/>
            <w:left w:val="none" w:sz="0" w:space="0" w:color="auto"/>
            <w:bottom w:val="none" w:sz="0" w:space="0" w:color="auto"/>
            <w:right w:val="none" w:sz="0" w:space="0" w:color="auto"/>
          </w:divBdr>
          <w:divsChild>
            <w:div w:id="1223371826">
              <w:marLeft w:val="0"/>
              <w:marRight w:val="0"/>
              <w:marTop w:val="0"/>
              <w:marBottom w:val="0"/>
              <w:divBdr>
                <w:top w:val="none" w:sz="0" w:space="0" w:color="auto"/>
                <w:left w:val="none" w:sz="0" w:space="0" w:color="auto"/>
                <w:bottom w:val="none" w:sz="0" w:space="0" w:color="auto"/>
                <w:right w:val="none" w:sz="0" w:space="0" w:color="auto"/>
              </w:divBdr>
            </w:div>
          </w:divsChild>
        </w:div>
        <w:div w:id="1103913396">
          <w:marLeft w:val="0"/>
          <w:marRight w:val="0"/>
          <w:marTop w:val="0"/>
          <w:marBottom w:val="0"/>
          <w:divBdr>
            <w:top w:val="none" w:sz="0" w:space="0" w:color="auto"/>
            <w:left w:val="none" w:sz="0" w:space="0" w:color="auto"/>
            <w:bottom w:val="none" w:sz="0" w:space="0" w:color="auto"/>
            <w:right w:val="none" w:sz="0" w:space="0" w:color="auto"/>
          </w:divBdr>
          <w:divsChild>
            <w:div w:id="1233740128">
              <w:marLeft w:val="0"/>
              <w:marRight w:val="0"/>
              <w:marTop w:val="0"/>
              <w:marBottom w:val="0"/>
              <w:divBdr>
                <w:top w:val="none" w:sz="0" w:space="0" w:color="auto"/>
                <w:left w:val="none" w:sz="0" w:space="0" w:color="auto"/>
                <w:bottom w:val="none" w:sz="0" w:space="0" w:color="auto"/>
                <w:right w:val="none" w:sz="0" w:space="0" w:color="auto"/>
              </w:divBdr>
            </w:div>
          </w:divsChild>
        </w:div>
        <w:div w:id="1266965114">
          <w:marLeft w:val="0"/>
          <w:marRight w:val="0"/>
          <w:marTop w:val="0"/>
          <w:marBottom w:val="0"/>
          <w:divBdr>
            <w:top w:val="none" w:sz="0" w:space="0" w:color="auto"/>
            <w:left w:val="none" w:sz="0" w:space="0" w:color="auto"/>
            <w:bottom w:val="none" w:sz="0" w:space="0" w:color="auto"/>
            <w:right w:val="none" w:sz="0" w:space="0" w:color="auto"/>
          </w:divBdr>
          <w:divsChild>
            <w:div w:id="1149324499">
              <w:marLeft w:val="0"/>
              <w:marRight w:val="0"/>
              <w:marTop w:val="0"/>
              <w:marBottom w:val="0"/>
              <w:divBdr>
                <w:top w:val="none" w:sz="0" w:space="0" w:color="auto"/>
                <w:left w:val="none" w:sz="0" w:space="0" w:color="auto"/>
                <w:bottom w:val="none" w:sz="0" w:space="0" w:color="auto"/>
                <w:right w:val="none" w:sz="0" w:space="0" w:color="auto"/>
              </w:divBdr>
            </w:div>
          </w:divsChild>
        </w:div>
        <w:div w:id="1949774027">
          <w:marLeft w:val="0"/>
          <w:marRight w:val="0"/>
          <w:marTop w:val="0"/>
          <w:marBottom w:val="0"/>
          <w:divBdr>
            <w:top w:val="none" w:sz="0" w:space="0" w:color="auto"/>
            <w:left w:val="none" w:sz="0" w:space="0" w:color="auto"/>
            <w:bottom w:val="none" w:sz="0" w:space="0" w:color="auto"/>
            <w:right w:val="none" w:sz="0" w:space="0" w:color="auto"/>
          </w:divBdr>
          <w:divsChild>
            <w:div w:id="25744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27012">
      <w:bodyDiv w:val="1"/>
      <w:marLeft w:val="0"/>
      <w:marRight w:val="0"/>
      <w:marTop w:val="0"/>
      <w:marBottom w:val="0"/>
      <w:divBdr>
        <w:top w:val="none" w:sz="0" w:space="0" w:color="auto"/>
        <w:left w:val="none" w:sz="0" w:space="0" w:color="auto"/>
        <w:bottom w:val="none" w:sz="0" w:space="0" w:color="auto"/>
        <w:right w:val="none" w:sz="0" w:space="0" w:color="auto"/>
      </w:divBdr>
    </w:div>
    <w:div w:id="405299425">
      <w:bodyDiv w:val="1"/>
      <w:marLeft w:val="0"/>
      <w:marRight w:val="0"/>
      <w:marTop w:val="0"/>
      <w:marBottom w:val="0"/>
      <w:divBdr>
        <w:top w:val="none" w:sz="0" w:space="0" w:color="auto"/>
        <w:left w:val="none" w:sz="0" w:space="0" w:color="auto"/>
        <w:bottom w:val="none" w:sz="0" w:space="0" w:color="auto"/>
        <w:right w:val="none" w:sz="0" w:space="0" w:color="auto"/>
      </w:divBdr>
    </w:div>
    <w:div w:id="405344037">
      <w:bodyDiv w:val="1"/>
      <w:marLeft w:val="0"/>
      <w:marRight w:val="0"/>
      <w:marTop w:val="0"/>
      <w:marBottom w:val="0"/>
      <w:divBdr>
        <w:top w:val="none" w:sz="0" w:space="0" w:color="auto"/>
        <w:left w:val="none" w:sz="0" w:space="0" w:color="auto"/>
        <w:bottom w:val="none" w:sz="0" w:space="0" w:color="auto"/>
        <w:right w:val="none" w:sz="0" w:space="0" w:color="auto"/>
      </w:divBdr>
      <w:divsChild>
        <w:div w:id="2126194795">
          <w:marLeft w:val="0"/>
          <w:marRight w:val="0"/>
          <w:marTop w:val="0"/>
          <w:marBottom w:val="0"/>
          <w:divBdr>
            <w:top w:val="none" w:sz="0" w:space="0" w:color="auto"/>
            <w:left w:val="none" w:sz="0" w:space="0" w:color="auto"/>
            <w:bottom w:val="none" w:sz="0" w:space="0" w:color="auto"/>
            <w:right w:val="none" w:sz="0" w:space="0" w:color="auto"/>
          </w:divBdr>
          <w:divsChild>
            <w:div w:id="436675783">
              <w:marLeft w:val="0"/>
              <w:marRight w:val="0"/>
              <w:marTop w:val="0"/>
              <w:marBottom w:val="0"/>
              <w:divBdr>
                <w:top w:val="none" w:sz="0" w:space="0" w:color="auto"/>
                <w:left w:val="none" w:sz="0" w:space="0" w:color="auto"/>
                <w:bottom w:val="none" w:sz="0" w:space="0" w:color="auto"/>
                <w:right w:val="none" w:sz="0" w:space="0" w:color="auto"/>
              </w:divBdr>
              <w:divsChild>
                <w:div w:id="276377137">
                  <w:marLeft w:val="0"/>
                  <w:marRight w:val="0"/>
                  <w:marTop w:val="0"/>
                  <w:marBottom w:val="0"/>
                  <w:divBdr>
                    <w:top w:val="none" w:sz="0" w:space="0" w:color="auto"/>
                    <w:left w:val="none" w:sz="0" w:space="0" w:color="auto"/>
                    <w:bottom w:val="none" w:sz="0" w:space="0" w:color="auto"/>
                    <w:right w:val="none" w:sz="0" w:space="0" w:color="auto"/>
                  </w:divBdr>
                  <w:divsChild>
                    <w:div w:id="1324160092">
                      <w:marLeft w:val="0"/>
                      <w:marRight w:val="0"/>
                      <w:marTop w:val="0"/>
                      <w:marBottom w:val="0"/>
                      <w:divBdr>
                        <w:top w:val="none" w:sz="0" w:space="0" w:color="auto"/>
                        <w:left w:val="none" w:sz="0" w:space="0" w:color="auto"/>
                        <w:bottom w:val="none" w:sz="0" w:space="0" w:color="auto"/>
                        <w:right w:val="none" w:sz="0" w:space="0" w:color="auto"/>
                      </w:divBdr>
                      <w:divsChild>
                        <w:div w:id="1191261033">
                          <w:marLeft w:val="0"/>
                          <w:marRight w:val="0"/>
                          <w:marTop w:val="0"/>
                          <w:marBottom w:val="0"/>
                          <w:divBdr>
                            <w:top w:val="none" w:sz="0" w:space="0" w:color="auto"/>
                            <w:left w:val="none" w:sz="0" w:space="0" w:color="auto"/>
                            <w:bottom w:val="none" w:sz="0" w:space="0" w:color="auto"/>
                            <w:right w:val="none" w:sz="0" w:space="0" w:color="auto"/>
                          </w:divBdr>
                          <w:divsChild>
                            <w:div w:id="207574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025771">
                  <w:marLeft w:val="0"/>
                  <w:marRight w:val="0"/>
                  <w:marTop w:val="0"/>
                  <w:marBottom w:val="0"/>
                  <w:divBdr>
                    <w:top w:val="none" w:sz="0" w:space="0" w:color="auto"/>
                    <w:left w:val="none" w:sz="0" w:space="0" w:color="auto"/>
                    <w:bottom w:val="none" w:sz="0" w:space="0" w:color="auto"/>
                    <w:right w:val="none" w:sz="0" w:space="0" w:color="auto"/>
                  </w:divBdr>
                  <w:divsChild>
                    <w:div w:id="572202942">
                      <w:marLeft w:val="0"/>
                      <w:marRight w:val="0"/>
                      <w:marTop w:val="0"/>
                      <w:marBottom w:val="0"/>
                      <w:divBdr>
                        <w:top w:val="none" w:sz="0" w:space="0" w:color="auto"/>
                        <w:left w:val="none" w:sz="0" w:space="0" w:color="auto"/>
                        <w:bottom w:val="none" w:sz="0" w:space="0" w:color="auto"/>
                        <w:right w:val="none" w:sz="0" w:space="0" w:color="auto"/>
                      </w:divBdr>
                      <w:divsChild>
                        <w:div w:id="417600601">
                          <w:marLeft w:val="0"/>
                          <w:marRight w:val="0"/>
                          <w:marTop w:val="0"/>
                          <w:marBottom w:val="0"/>
                          <w:divBdr>
                            <w:top w:val="none" w:sz="0" w:space="0" w:color="auto"/>
                            <w:left w:val="none" w:sz="0" w:space="0" w:color="auto"/>
                            <w:bottom w:val="none" w:sz="0" w:space="0" w:color="auto"/>
                            <w:right w:val="none" w:sz="0" w:space="0" w:color="auto"/>
                          </w:divBdr>
                          <w:divsChild>
                            <w:div w:id="147386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884347">
      <w:bodyDiv w:val="1"/>
      <w:marLeft w:val="0"/>
      <w:marRight w:val="0"/>
      <w:marTop w:val="0"/>
      <w:marBottom w:val="0"/>
      <w:divBdr>
        <w:top w:val="none" w:sz="0" w:space="0" w:color="auto"/>
        <w:left w:val="none" w:sz="0" w:space="0" w:color="auto"/>
        <w:bottom w:val="none" w:sz="0" w:space="0" w:color="auto"/>
        <w:right w:val="none" w:sz="0" w:space="0" w:color="auto"/>
      </w:divBdr>
    </w:div>
    <w:div w:id="406809418">
      <w:bodyDiv w:val="1"/>
      <w:marLeft w:val="0"/>
      <w:marRight w:val="0"/>
      <w:marTop w:val="0"/>
      <w:marBottom w:val="0"/>
      <w:divBdr>
        <w:top w:val="none" w:sz="0" w:space="0" w:color="auto"/>
        <w:left w:val="none" w:sz="0" w:space="0" w:color="auto"/>
        <w:bottom w:val="none" w:sz="0" w:space="0" w:color="auto"/>
        <w:right w:val="none" w:sz="0" w:space="0" w:color="auto"/>
      </w:divBdr>
    </w:div>
    <w:div w:id="407506997">
      <w:bodyDiv w:val="1"/>
      <w:marLeft w:val="0"/>
      <w:marRight w:val="0"/>
      <w:marTop w:val="0"/>
      <w:marBottom w:val="0"/>
      <w:divBdr>
        <w:top w:val="none" w:sz="0" w:space="0" w:color="auto"/>
        <w:left w:val="none" w:sz="0" w:space="0" w:color="auto"/>
        <w:bottom w:val="none" w:sz="0" w:space="0" w:color="auto"/>
        <w:right w:val="none" w:sz="0" w:space="0" w:color="auto"/>
      </w:divBdr>
    </w:div>
    <w:div w:id="407843205">
      <w:bodyDiv w:val="1"/>
      <w:marLeft w:val="0"/>
      <w:marRight w:val="0"/>
      <w:marTop w:val="0"/>
      <w:marBottom w:val="0"/>
      <w:divBdr>
        <w:top w:val="none" w:sz="0" w:space="0" w:color="auto"/>
        <w:left w:val="none" w:sz="0" w:space="0" w:color="auto"/>
        <w:bottom w:val="none" w:sz="0" w:space="0" w:color="auto"/>
        <w:right w:val="none" w:sz="0" w:space="0" w:color="auto"/>
      </w:divBdr>
    </w:div>
    <w:div w:id="408040202">
      <w:bodyDiv w:val="1"/>
      <w:marLeft w:val="0"/>
      <w:marRight w:val="0"/>
      <w:marTop w:val="0"/>
      <w:marBottom w:val="0"/>
      <w:divBdr>
        <w:top w:val="none" w:sz="0" w:space="0" w:color="auto"/>
        <w:left w:val="none" w:sz="0" w:space="0" w:color="auto"/>
        <w:bottom w:val="none" w:sz="0" w:space="0" w:color="auto"/>
        <w:right w:val="none" w:sz="0" w:space="0" w:color="auto"/>
      </w:divBdr>
    </w:div>
    <w:div w:id="408575797">
      <w:bodyDiv w:val="1"/>
      <w:marLeft w:val="0"/>
      <w:marRight w:val="0"/>
      <w:marTop w:val="0"/>
      <w:marBottom w:val="0"/>
      <w:divBdr>
        <w:top w:val="none" w:sz="0" w:space="0" w:color="auto"/>
        <w:left w:val="none" w:sz="0" w:space="0" w:color="auto"/>
        <w:bottom w:val="none" w:sz="0" w:space="0" w:color="auto"/>
        <w:right w:val="none" w:sz="0" w:space="0" w:color="auto"/>
      </w:divBdr>
    </w:div>
    <w:div w:id="409430228">
      <w:bodyDiv w:val="1"/>
      <w:marLeft w:val="0"/>
      <w:marRight w:val="0"/>
      <w:marTop w:val="0"/>
      <w:marBottom w:val="0"/>
      <w:divBdr>
        <w:top w:val="none" w:sz="0" w:space="0" w:color="auto"/>
        <w:left w:val="none" w:sz="0" w:space="0" w:color="auto"/>
        <w:bottom w:val="none" w:sz="0" w:space="0" w:color="auto"/>
        <w:right w:val="none" w:sz="0" w:space="0" w:color="auto"/>
      </w:divBdr>
    </w:div>
    <w:div w:id="410080903">
      <w:bodyDiv w:val="1"/>
      <w:marLeft w:val="0"/>
      <w:marRight w:val="0"/>
      <w:marTop w:val="0"/>
      <w:marBottom w:val="0"/>
      <w:divBdr>
        <w:top w:val="none" w:sz="0" w:space="0" w:color="auto"/>
        <w:left w:val="none" w:sz="0" w:space="0" w:color="auto"/>
        <w:bottom w:val="none" w:sz="0" w:space="0" w:color="auto"/>
        <w:right w:val="none" w:sz="0" w:space="0" w:color="auto"/>
      </w:divBdr>
    </w:div>
    <w:div w:id="410201734">
      <w:bodyDiv w:val="1"/>
      <w:marLeft w:val="0"/>
      <w:marRight w:val="0"/>
      <w:marTop w:val="0"/>
      <w:marBottom w:val="0"/>
      <w:divBdr>
        <w:top w:val="none" w:sz="0" w:space="0" w:color="auto"/>
        <w:left w:val="none" w:sz="0" w:space="0" w:color="auto"/>
        <w:bottom w:val="none" w:sz="0" w:space="0" w:color="auto"/>
        <w:right w:val="none" w:sz="0" w:space="0" w:color="auto"/>
      </w:divBdr>
    </w:div>
    <w:div w:id="410583443">
      <w:bodyDiv w:val="1"/>
      <w:marLeft w:val="0"/>
      <w:marRight w:val="0"/>
      <w:marTop w:val="0"/>
      <w:marBottom w:val="0"/>
      <w:divBdr>
        <w:top w:val="none" w:sz="0" w:space="0" w:color="auto"/>
        <w:left w:val="none" w:sz="0" w:space="0" w:color="auto"/>
        <w:bottom w:val="none" w:sz="0" w:space="0" w:color="auto"/>
        <w:right w:val="none" w:sz="0" w:space="0" w:color="auto"/>
      </w:divBdr>
    </w:div>
    <w:div w:id="410587012">
      <w:bodyDiv w:val="1"/>
      <w:marLeft w:val="0"/>
      <w:marRight w:val="0"/>
      <w:marTop w:val="0"/>
      <w:marBottom w:val="0"/>
      <w:divBdr>
        <w:top w:val="none" w:sz="0" w:space="0" w:color="auto"/>
        <w:left w:val="none" w:sz="0" w:space="0" w:color="auto"/>
        <w:bottom w:val="none" w:sz="0" w:space="0" w:color="auto"/>
        <w:right w:val="none" w:sz="0" w:space="0" w:color="auto"/>
      </w:divBdr>
    </w:div>
    <w:div w:id="410665818">
      <w:bodyDiv w:val="1"/>
      <w:marLeft w:val="0"/>
      <w:marRight w:val="0"/>
      <w:marTop w:val="0"/>
      <w:marBottom w:val="0"/>
      <w:divBdr>
        <w:top w:val="none" w:sz="0" w:space="0" w:color="auto"/>
        <w:left w:val="none" w:sz="0" w:space="0" w:color="auto"/>
        <w:bottom w:val="none" w:sz="0" w:space="0" w:color="auto"/>
        <w:right w:val="none" w:sz="0" w:space="0" w:color="auto"/>
      </w:divBdr>
    </w:div>
    <w:div w:id="410780982">
      <w:bodyDiv w:val="1"/>
      <w:marLeft w:val="0"/>
      <w:marRight w:val="0"/>
      <w:marTop w:val="0"/>
      <w:marBottom w:val="0"/>
      <w:divBdr>
        <w:top w:val="none" w:sz="0" w:space="0" w:color="auto"/>
        <w:left w:val="none" w:sz="0" w:space="0" w:color="auto"/>
        <w:bottom w:val="none" w:sz="0" w:space="0" w:color="auto"/>
        <w:right w:val="none" w:sz="0" w:space="0" w:color="auto"/>
      </w:divBdr>
    </w:div>
    <w:div w:id="411008120">
      <w:bodyDiv w:val="1"/>
      <w:marLeft w:val="0"/>
      <w:marRight w:val="0"/>
      <w:marTop w:val="0"/>
      <w:marBottom w:val="0"/>
      <w:divBdr>
        <w:top w:val="none" w:sz="0" w:space="0" w:color="auto"/>
        <w:left w:val="none" w:sz="0" w:space="0" w:color="auto"/>
        <w:bottom w:val="none" w:sz="0" w:space="0" w:color="auto"/>
        <w:right w:val="none" w:sz="0" w:space="0" w:color="auto"/>
      </w:divBdr>
    </w:div>
    <w:div w:id="411506103">
      <w:bodyDiv w:val="1"/>
      <w:marLeft w:val="0"/>
      <w:marRight w:val="0"/>
      <w:marTop w:val="0"/>
      <w:marBottom w:val="0"/>
      <w:divBdr>
        <w:top w:val="none" w:sz="0" w:space="0" w:color="auto"/>
        <w:left w:val="none" w:sz="0" w:space="0" w:color="auto"/>
        <w:bottom w:val="none" w:sz="0" w:space="0" w:color="auto"/>
        <w:right w:val="none" w:sz="0" w:space="0" w:color="auto"/>
      </w:divBdr>
    </w:div>
    <w:div w:id="411506112">
      <w:bodyDiv w:val="1"/>
      <w:marLeft w:val="0"/>
      <w:marRight w:val="0"/>
      <w:marTop w:val="0"/>
      <w:marBottom w:val="0"/>
      <w:divBdr>
        <w:top w:val="none" w:sz="0" w:space="0" w:color="auto"/>
        <w:left w:val="none" w:sz="0" w:space="0" w:color="auto"/>
        <w:bottom w:val="none" w:sz="0" w:space="0" w:color="auto"/>
        <w:right w:val="none" w:sz="0" w:space="0" w:color="auto"/>
      </w:divBdr>
    </w:div>
    <w:div w:id="411850908">
      <w:bodyDiv w:val="1"/>
      <w:marLeft w:val="0"/>
      <w:marRight w:val="0"/>
      <w:marTop w:val="0"/>
      <w:marBottom w:val="0"/>
      <w:divBdr>
        <w:top w:val="none" w:sz="0" w:space="0" w:color="auto"/>
        <w:left w:val="none" w:sz="0" w:space="0" w:color="auto"/>
        <w:bottom w:val="none" w:sz="0" w:space="0" w:color="auto"/>
        <w:right w:val="none" w:sz="0" w:space="0" w:color="auto"/>
      </w:divBdr>
    </w:div>
    <w:div w:id="411900152">
      <w:bodyDiv w:val="1"/>
      <w:marLeft w:val="0"/>
      <w:marRight w:val="0"/>
      <w:marTop w:val="0"/>
      <w:marBottom w:val="0"/>
      <w:divBdr>
        <w:top w:val="none" w:sz="0" w:space="0" w:color="auto"/>
        <w:left w:val="none" w:sz="0" w:space="0" w:color="auto"/>
        <w:bottom w:val="none" w:sz="0" w:space="0" w:color="auto"/>
        <w:right w:val="none" w:sz="0" w:space="0" w:color="auto"/>
      </w:divBdr>
    </w:div>
    <w:div w:id="412051739">
      <w:bodyDiv w:val="1"/>
      <w:marLeft w:val="0"/>
      <w:marRight w:val="0"/>
      <w:marTop w:val="0"/>
      <w:marBottom w:val="0"/>
      <w:divBdr>
        <w:top w:val="none" w:sz="0" w:space="0" w:color="auto"/>
        <w:left w:val="none" w:sz="0" w:space="0" w:color="auto"/>
        <w:bottom w:val="none" w:sz="0" w:space="0" w:color="auto"/>
        <w:right w:val="none" w:sz="0" w:space="0" w:color="auto"/>
      </w:divBdr>
    </w:div>
    <w:div w:id="412550691">
      <w:bodyDiv w:val="1"/>
      <w:marLeft w:val="0"/>
      <w:marRight w:val="0"/>
      <w:marTop w:val="0"/>
      <w:marBottom w:val="0"/>
      <w:divBdr>
        <w:top w:val="none" w:sz="0" w:space="0" w:color="auto"/>
        <w:left w:val="none" w:sz="0" w:space="0" w:color="auto"/>
        <w:bottom w:val="none" w:sz="0" w:space="0" w:color="auto"/>
        <w:right w:val="none" w:sz="0" w:space="0" w:color="auto"/>
      </w:divBdr>
    </w:div>
    <w:div w:id="412819204">
      <w:bodyDiv w:val="1"/>
      <w:marLeft w:val="0"/>
      <w:marRight w:val="0"/>
      <w:marTop w:val="0"/>
      <w:marBottom w:val="0"/>
      <w:divBdr>
        <w:top w:val="none" w:sz="0" w:space="0" w:color="auto"/>
        <w:left w:val="none" w:sz="0" w:space="0" w:color="auto"/>
        <w:bottom w:val="none" w:sz="0" w:space="0" w:color="auto"/>
        <w:right w:val="none" w:sz="0" w:space="0" w:color="auto"/>
      </w:divBdr>
    </w:div>
    <w:div w:id="412972292">
      <w:bodyDiv w:val="1"/>
      <w:marLeft w:val="0"/>
      <w:marRight w:val="0"/>
      <w:marTop w:val="0"/>
      <w:marBottom w:val="0"/>
      <w:divBdr>
        <w:top w:val="none" w:sz="0" w:space="0" w:color="auto"/>
        <w:left w:val="none" w:sz="0" w:space="0" w:color="auto"/>
        <w:bottom w:val="none" w:sz="0" w:space="0" w:color="auto"/>
        <w:right w:val="none" w:sz="0" w:space="0" w:color="auto"/>
      </w:divBdr>
    </w:div>
    <w:div w:id="413475154">
      <w:bodyDiv w:val="1"/>
      <w:marLeft w:val="0"/>
      <w:marRight w:val="0"/>
      <w:marTop w:val="0"/>
      <w:marBottom w:val="0"/>
      <w:divBdr>
        <w:top w:val="none" w:sz="0" w:space="0" w:color="auto"/>
        <w:left w:val="none" w:sz="0" w:space="0" w:color="auto"/>
        <w:bottom w:val="none" w:sz="0" w:space="0" w:color="auto"/>
        <w:right w:val="none" w:sz="0" w:space="0" w:color="auto"/>
      </w:divBdr>
    </w:div>
    <w:div w:id="416169186">
      <w:bodyDiv w:val="1"/>
      <w:marLeft w:val="0"/>
      <w:marRight w:val="0"/>
      <w:marTop w:val="0"/>
      <w:marBottom w:val="0"/>
      <w:divBdr>
        <w:top w:val="none" w:sz="0" w:space="0" w:color="auto"/>
        <w:left w:val="none" w:sz="0" w:space="0" w:color="auto"/>
        <w:bottom w:val="none" w:sz="0" w:space="0" w:color="auto"/>
        <w:right w:val="none" w:sz="0" w:space="0" w:color="auto"/>
      </w:divBdr>
    </w:div>
    <w:div w:id="416291144">
      <w:bodyDiv w:val="1"/>
      <w:marLeft w:val="0"/>
      <w:marRight w:val="0"/>
      <w:marTop w:val="0"/>
      <w:marBottom w:val="0"/>
      <w:divBdr>
        <w:top w:val="none" w:sz="0" w:space="0" w:color="auto"/>
        <w:left w:val="none" w:sz="0" w:space="0" w:color="auto"/>
        <w:bottom w:val="none" w:sz="0" w:space="0" w:color="auto"/>
        <w:right w:val="none" w:sz="0" w:space="0" w:color="auto"/>
      </w:divBdr>
    </w:div>
    <w:div w:id="417098380">
      <w:bodyDiv w:val="1"/>
      <w:marLeft w:val="0"/>
      <w:marRight w:val="0"/>
      <w:marTop w:val="0"/>
      <w:marBottom w:val="0"/>
      <w:divBdr>
        <w:top w:val="none" w:sz="0" w:space="0" w:color="auto"/>
        <w:left w:val="none" w:sz="0" w:space="0" w:color="auto"/>
        <w:bottom w:val="none" w:sz="0" w:space="0" w:color="auto"/>
        <w:right w:val="none" w:sz="0" w:space="0" w:color="auto"/>
      </w:divBdr>
    </w:div>
    <w:div w:id="417141354">
      <w:bodyDiv w:val="1"/>
      <w:marLeft w:val="0"/>
      <w:marRight w:val="0"/>
      <w:marTop w:val="0"/>
      <w:marBottom w:val="0"/>
      <w:divBdr>
        <w:top w:val="none" w:sz="0" w:space="0" w:color="auto"/>
        <w:left w:val="none" w:sz="0" w:space="0" w:color="auto"/>
        <w:bottom w:val="none" w:sz="0" w:space="0" w:color="auto"/>
        <w:right w:val="none" w:sz="0" w:space="0" w:color="auto"/>
      </w:divBdr>
    </w:div>
    <w:div w:id="418217906">
      <w:bodyDiv w:val="1"/>
      <w:marLeft w:val="0"/>
      <w:marRight w:val="0"/>
      <w:marTop w:val="0"/>
      <w:marBottom w:val="0"/>
      <w:divBdr>
        <w:top w:val="none" w:sz="0" w:space="0" w:color="auto"/>
        <w:left w:val="none" w:sz="0" w:space="0" w:color="auto"/>
        <w:bottom w:val="none" w:sz="0" w:space="0" w:color="auto"/>
        <w:right w:val="none" w:sz="0" w:space="0" w:color="auto"/>
      </w:divBdr>
    </w:div>
    <w:div w:id="418599191">
      <w:bodyDiv w:val="1"/>
      <w:marLeft w:val="0"/>
      <w:marRight w:val="0"/>
      <w:marTop w:val="0"/>
      <w:marBottom w:val="0"/>
      <w:divBdr>
        <w:top w:val="none" w:sz="0" w:space="0" w:color="auto"/>
        <w:left w:val="none" w:sz="0" w:space="0" w:color="auto"/>
        <w:bottom w:val="none" w:sz="0" w:space="0" w:color="auto"/>
        <w:right w:val="none" w:sz="0" w:space="0" w:color="auto"/>
      </w:divBdr>
    </w:div>
    <w:div w:id="419299650">
      <w:bodyDiv w:val="1"/>
      <w:marLeft w:val="0"/>
      <w:marRight w:val="0"/>
      <w:marTop w:val="0"/>
      <w:marBottom w:val="0"/>
      <w:divBdr>
        <w:top w:val="none" w:sz="0" w:space="0" w:color="auto"/>
        <w:left w:val="none" w:sz="0" w:space="0" w:color="auto"/>
        <w:bottom w:val="none" w:sz="0" w:space="0" w:color="auto"/>
        <w:right w:val="none" w:sz="0" w:space="0" w:color="auto"/>
      </w:divBdr>
    </w:div>
    <w:div w:id="419526639">
      <w:bodyDiv w:val="1"/>
      <w:marLeft w:val="0"/>
      <w:marRight w:val="0"/>
      <w:marTop w:val="0"/>
      <w:marBottom w:val="0"/>
      <w:divBdr>
        <w:top w:val="none" w:sz="0" w:space="0" w:color="auto"/>
        <w:left w:val="none" w:sz="0" w:space="0" w:color="auto"/>
        <w:bottom w:val="none" w:sz="0" w:space="0" w:color="auto"/>
        <w:right w:val="none" w:sz="0" w:space="0" w:color="auto"/>
      </w:divBdr>
    </w:div>
    <w:div w:id="419640032">
      <w:bodyDiv w:val="1"/>
      <w:marLeft w:val="0"/>
      <w:marRight w:val="0"/>
      <w:marTop w:val="0"/>
      <w:marBottom w:val="0"/>
      <w:divBdr>
        <w:top w:val="none" w:sz="0" w:space="0" w:color="auto"/>
        <w:left w:val="none" w:sz="0" w:space="0" w:color="auto"/>
        <w:bottom w:val="none" w:sz="0" w:space="0" w:color="auto"/>
        <w:right w:val="none" w:sz="0" w:space="0" w:color="auto"/>
      </w:divBdr>
    </w:div>
    <w:div w:id="419836527">
      <w:bodyDiv w:val="1"/>
      <w:marLeft w:val="0"/>
      <w:marRight w:val="0"/>
      <w:marTop w:val="0"/>
      <w:marBottom w:val="0"/>
      <w:divBdr>
        <w:top w:val="none" w:sz="0" w:space="0" w:color="auto"/>
        <w:left w:val="none" w:sz="0" w:space="0" w:color="auto"/>
        <w:bottom w:val="none" w:sz="0" w:space="0" w:color="auto"/>
        <w:right w:val="none" w:sz="0" w:space="0" w:color="auto"/>
      </w:divBdr>
    </w:div>
    <w:div w:id="419910687">
      <w:bodyDiv w:val="1"/>
      <w:marLeft w:val="0"/>
      <w:marRight w:val="0"/>
      <w:marTop w:val="0"/>
      <w:marBottom w:val="0"/>
      <w:divBdr>
        <w:top w:val="none" w:sz="0" w:space="0" w:color="auto"/>
        <w:left w:val="none" w:sz="0" w:space="0" w:color="auto"/>
        <w:bottom w:val="none" w:sz="0" w:space="0" w:color="auto"/>
        <w:right w:val="none" w:sz="0" w:space="0" w:color="auto"/>
      </w:divBdr>
    </w:div>
    <w:div w:id="420179072">
      <w:bodyDiv w:val="1"/>
      <w:marLeft w:val="0"/>
      <w:marRight w:val="0"/>
      <w:marTop w:val="0"/>
      <w:marBottom w:val="0"/>
      <w:divBdr>
        <w:top w:val="none" w:sz="0" w:space="0" w:color="auto"/>
        <w:left w:val="none" w:sz="0" w:space="0" w:color="auto"/>
        <w:bottom w:val="none" w:sz="0" w:space="0" w:color="auto"/>
        <w:right w:val="none" w:sz="0" w:space="0" w:color="auto"/>
      </w:divBdr>
    </w:div>
    <w:div w:id="420225274">
      <w:bodyDiv w:val="1"/>
      <w:marLeft w:val="0"/>
      <w:marRight w:val="0"/>
      <w:marTop w:val="0"/>
      <w:marBottom w:val="0"/>
      <w:divBdr>
        <w:top w:val="none" w:sz="0" w:space="0" w:color="auto"/>
        <w:left w:val="none" w:sz="0" w:space="0" w:color="auto"/>
        <w:bottom w:val="none" w:sz="0" w:space="0" w:color="auto"/>
        <w:right w:val="none" w:sz="0" w:space="0" w:color="auto"/>
      </w:divBdr>
    </w:div>
    <w:div w:id="420377649">
      <w:bodyDiv w:val="1"/>
      <w:marLeft w:val="0"/>
      <w:marRight w:val="0"/>
      <w:marTop w:val="0"/>
      <w:marBottom w:val="0"/>
      <w:divBdr>
        <w:top w:val="none" w:sz="0" w:space="0" w:color="auto"/>
        <w:left w:val="none" w:sz="0" w:space="0" w:color="auto"/>
        <w:bottom w:val="none" w:sz="0" w:space="0" w:color="auto"/>
        <w:right w:val="none" w:sz="0" w:space="0" w:color="auto"/>
      </w:divBdr>
    </w:div>
    <w:div w:id="420571661">
      <w:bodyDiv w:val="1"/>
      <w:marLeft w:val="0"/>
      <w:marRight w:val="0"/>
      <w:marTop w:val="0"/>
      <w:marBottom w:val="0"/>
      <w:divBdr>
        <w:top w:val="none" w:sz="0" w:space="0" w:color="auto"/>
        <w:left w:val="none" w:sz="0" w:space="0" w:color="auto"/>
        <w:bottom w:val="none" w:sz="0" w:space="0" w:color="auto"/>
        <w:right w:val="none" w:sz="0" w:space="0" w:color="auto"/>
      </w:divBdr>
    </w:div>
    <w:div w:id="421024611">
      <w:bodyDiv w:val="1"/>
      <w:marLeft w:val="0"/>
      <w:marRight w:val="0"/>
      <w:marTop w:val="0"/>
      <w:marBottom w:val="0"/>
      <w:divBdr>
        <w:top w:val="none" w:sz="0" w:space="0" w:color="auto"/>
        <w:left w:val="none" w:sz="0" w:space="0" w:color="auto"/>
        <w:bottom w:val="none" w:sz="0" w:space="0" w:color="auto"/>
        <w:right w:val="none" w:sz="0" w:space="0" w:color="auto"/>
      </w:divBdr>
    </w:div>
    <w:div w:id="421145594">
      <w:bodyDiv w:val="1"/>
      <w:marLeft w:val="0"/>
      <w:marRight w:val="0"/>
      <w:marTop w:val="0"/>
      <w:marBottom w:val="0"/>
      <w:divBdr>
        <w:top w:val="none" w:sz="0" w:space="0" w:color="auto"/>
        <w:left w:val="none" w:sz="0" w:space="0" w:color="auto"/>
        <w:bottom w:val="none" w:sz="0" w:space="0" w:color="auto"/>
        <w:right w:val="none" w:sz="0" w:space="0" w:color="auto"/>
      </w:divBdr>
    </w:div>
    <w:div w:id="421149196">
      <w:bodyDiv w:val="1"/>
      <w:marLeft w:val="0"/>
      <w:marRight w:val="0"/>
      <w:marTop w:val="0"/>
      <w:marBottom w:val="0"/>
      <w:divBdr>
        <w:top w:val="none" w:sz="0" w:space="0" w:color="auto"/>
        <w:left w:val="none" w:sz="0" w:space="0" w:color="auto"/>
        <w:bottom w:val="none" w:sz="0" w:space="0" w:color="auto"/>
        <w:right w:val="none" w:sz="0" w:space="0" w:color="auto"/>
      </w:divBdr>
    </w:div>
    <w:div w:id="422650571">
      <w:bodyDiv w:val="1"/>
      <w:marLeft w:val="0"/>
      <w:marRight w:val="0"/>
      <w:marTop w:val="0"/>
      <w:marBottom w:val="0"/>
      <w:divBdr>
        <w:top w:val="none" w:sz="0" w:space="0" w:color="auto"/>
        <w:left w:val="none" w:sz="0" w:space="0" w:color="auto"/>
        <w:bottom w:val="none" w:sz="0" w:space="0" w:color="auto"/>
        <w:right w:val="none" w:sz="0" w:space="0" w:color="auto"/>
      </w:divBdr>
    </w:div>
    <w:div w:id="423034929">
      <w:bodyDiv w:val="1"/>
      <w:marLeft w:val="0"/>
      <w:marRight w:val="0"/>
      <w:marTop w:val="0"/>
      <w:marBottom w:val="0"/>
      <w:divBdr>
        <w:top w:val="none" w:sz="0" w:space="0" w:color="auto"/>
        <w:left w:val="none" w:sz="0" w:space="0" w:color="auto"/>
        <w:bottom w:val="none" w:sz="0" w:space="0" w:color="auto"/>
        <w:right w:val="none" w:sz="0" w:space="0" w:color="auto"/>
      </w:divBdr>
    </w:div>
    <w:div w:id="423116203">
      <w:bodyDiv w:val="1"/>
      <w:marLeft w:val="0"/>
      <w:marRight w:val="0"/>
      <w:marTop w:val="0"/>
      <w:marBottom w:val="0"/>
      <w:divBdr>
        <w:top w:val="none" w:sz="0" w:space="0" w:color="auto"/>
        <w:left w:val="none" w:sz="0" w:space="0" w:color="auto"/>
        <w:bottom w:val="none" w:sz="0" w:space="0" w:color="auto"/>
        <w:right w:val="none" w:sz="0" w:space="0" w:color="auto"/>
      </w:divBdr>
    </w:div>
    <w:div w:id="423116414">
      <w:bodyDiv w:val="1"/>
      <w:marLeft w:val="0"/>
      <w:marRight w:val="0"/>
      <w:marTop w:val="0"/>
      <w:marBottom w:val="0"/>
      <w:divBdr>
        <w:top w:val="none" w:sz="0" w:space="0" w:color="auto"/>
        <w:left w:val="none" w:sz="0" w:space="0" w:color="auto"/>
        <w:bottom w:val="none" w:sz="0" w:space="0" w:color="auto"/>
        <w:right w:val="none" w:sz="0" w:space="0" w:color="auto"/>
      </w:divBdr>
    </w:div>
    <w:div w:id="425224714">
      <w:bodyDiv w:val="1"/>
      <w:marLeft w:val="0"/>
      <w:marRight w:val="0"/>
      <w:marTop w:val="0"/>
      <w:marBottom w:val="0"/>
      <w:divBdr>
        <w:top w:val="none" w:sz="0" w:space="0" w:color="auto"/>
        <w:left w:val="none" w:sz="0" w:space="0" w:color="auto"/>
        <w:bottom w:val="none" w:sz="0" w:space="0" w:color="auto"/>
        <w:right w:val="none" w:sz="0" w:space="0" w:color="auto"/>
      </w:divBdr>
    </w:div>
    <w:div w:id="425805864">
      <w:bodyDiv w:val="1"/>
      <w:marLeft w:val="0"/>
      <w:marRight w:val="0"/>
      <w:marTop w:val="0"/>
      <w:marBottom w:val="0"/>
      <w:divBdr>
        <w:top w:val="none" w:sz="0" w:space="0" w:color="auto"/>
        <w:left w:val="none" w:sz="0" w:space="0" w:color="auto"/>
        <w:bottom w:val="none" w:sz="0" w:space="0" w:color="auto"/>
        <w:right w:val="none" w:sz="0" w:space="0" w:color="auto"/>
      </w:divBdr>
    </w:div>
    <w:div w:id="426274440">
      <w:bodyDiv w:val="1"/>
      <w:marLeft w:val="0"/>
      <w:marRight w:val="0"/>
      <w:marTop w:val="0"/>
      <w:marBottom w:val="0"/>
      <w:divBdr>
        <w:top w:val="none" w:sz="0" w:space="0" w:color="auto"/>
        <w:left w:val="none" w:sz="0" w:space="0" w:color="auto"/>
        <w:bottom w:val="none" w:sz="0" w:space="0" w:color="auto"/>
        <w:right w:val="none" w:sz="0" w:space="0" w:color="auto"/>
      </w:divBdr>
    </w:div>
    <w:div w:id="426389119">
      <w:bodyDiv w:val="1"/>
      <w:marLeft w:val="0"/>
      <w:marRight w:val="0"/>
      <w:marTop w:val="0"/>
      <w:marBottom w:val="0"/>
      <w:divBdr>
        <w:top w:val="none" w:sz="0" w:space="0" w:color="auto"/>
        <w:left w:val="none" w:sz="0" w:space="0" w:color="auto"/>
        <w:bottom w:val="none" w:sz="0" w:space="0" w:color="auto"/>
        <w:right w:val="none" w:sz="0" w:space="0" w:color="auto"/>
      </w:divBdr>
    </w:div>
    <w:div w:id="426579541">
      <w:bodyDiv w:val="1"/>
      <w:marLeft w:val="0"/>
      <w:marRight w:val="0"/>
      <w:marTop w:val="0"/>
      <w:marBottom w:val="0"/>
      <w:divBdr>
        <w:top w:val="none" w:sz="0" w:space="0" w:color="auto"/>
        <w:left w:val="none" w:sz="0" w:space="0" w:color="auto"/>
        <w:bottom w:val="none" w:sz="0" w:space="0" w:color="auto"/>
        <w:right w:val="none" w:sz="0" w:space="0" w:color="auto"/>
      </w:divBdr>
    </w:div>
    <w:div w:id="426656725">
      <w:bodyDiv w:val="1"/>
      <w:marLeft w:val="0"/>
      <w:marRight w:val="0"/>
      <w:marTop w:val="0"/>
      <w:marBottom w:val="0"/>
      <w:divBdr>
        <w:top w:val="none" w:sz="0" w:space="0" w:color="auto"/>
        <w:left w:val="none" w:sz="0" w:space="0" w:color="auto"/>
        <w:bottom w:val="none" w:sz="0" w:space="0" w:color="auto"/>
        <w:right w:val="none" w:sz="0" w:space="0" w:color="auto"/>
      </w:divBdr>
    </w:div>
    <w:div w:id="426998189">
      <w:bodyDiv w:val="1"/>
      <w:marLeft w:val="0"/>
      <w:marRight w:val="0"/>
      <w:marTop w:val="0"/>
      <w:marBottom w:val="0"/>
      <w:divBdr>
        <w:top w:val="none" w:sz="0" w:space="0" w:color="auto"/>
        <w:left w:val="none" w:sz="0" w:space="0" w:color="auto"/>
        <w:bottom w:val="none" w:sz="0" w:space="0" w:color="auto"/>
        <w:right w:val="none" w:sz="0" w:space="0" w:color="auto"/>
      </w:divBdr>
    </w:div>
    <w:div w:id="427848227">
      <w:bodyDiv w:val="1"/>
      <w:marLeft w:val="0"/>
      <w:marRight w:val="0"/>
      <w:marTop w:val="0"/>
      <w:marBottom w:val="0"/>
      <w:divBdr>
        <w:top w:val="none" w:sz="0" w:space="0" w:color="auto"/>
        <w:left w:val="none" w:sz="0" w:space="0" w:color="auto"/>
        <w:bottom w:val="none" w:sz="0" w:space="0" w:color="auto"/>
        <w:right w:val="none" w:sz="0" w:space="0" w:color="auto"/>
      </w:divBdr>
    </w:div>
    <w:div w:id="428158927">
      <w:bodyDiv w:val="1"/>
      <w:marLeft w:val="0"/>
      <w:marRight w:val="0"/>
      <w:marTop w:val="0"/>
      <w:marBottom w:val="0"/>
      <w:divBdr>
        <w:top w:val="none" w:sz="0" w:space="0" w:color="auto"/>
        <w:left w:val="none" w:sz="0" w:space="0" w:color="auto"/>
        <w:bottom w:val="none" w:sz="0" w:space="0" w:color="auto"/>
        <w:right w:val="none" w:sz="0" w:space="0" w:color="auto"/>
      </w:divBdr>
    </w:div>
    <w:div w:id="429393756">
      <w:bodyDiv w:val="1"/>
      <w:marLeft w:val="0"/>
      <w:marRight w:val="0"/>
      <w:marTop w:val="0"/>
      <w:marBottom w:val="0"/>
      <w:divBdr>
        <w:top w:val="none" w:sz="0" w:space="0" w:color="auto"/>
        <w:left w:val="none" w:sz="0" w:space="0" w:color="auto"/>
        <w:bottom w:val="none" w:sz="0" w:space="0" w:color="auto"/>
        <w:right w:val="none" w:sz="0" w:space="0" w:color="auto"/>
      </w:divBdr>
    </w:div>
    <w:div w:id="429857854">
      <w:bodyDiv w:val="1"/>
      <w:marLeft w:val="0"/>
      <w:marRight w:val="0"/>
      <w:marTop w:val="0"/>
      <w:marBottom w:val="0"/>
      <w:divBdr>
        <w:top w:val="none" w:sz="0" w:space="0" w:color="auto"/>
        <w:left w:val="none" w:sz="0" w:space="0" w:color="auto"/>
        <w:bottom w:val="none" w:sz="0" w:space="0" w:color="auto"/>
        <w:right w:val="none" w:sz="0" w:space="0" w:color="auto"/>
      </w:divBdr>
    </w:div>
    <w:div w:id="429859702">
      <w:bodyDiv w:val="1"/>
      <w:marLeft w:val="0"/>
      <w:marRight w:val="0"/>
      <w:marTop w:val="0"/>
      <w:marBottom w:val="0"/>
      <w:divBdr>
        <w:top w:val="none" w:sz="0" w:space="0" w:color="auto"/>
        <w:left w:val="none" w:sz="0" w:space="0" w:color="auto"/>
        <w:bottom w:val="none" w:sz="0" w:space="0" w:color="auto"/>
        <w:right w:val="none" w:sz="0" w:space="0" w:color="auto"/>
      </w:divBdr>
    </w:div>
    <w:div w:id="430005278">
      <w:bodyDiv w:val="1"/>
      <w:marLeft w:val="0"/>
      <w:marRight w:val="0"/>
      <w:marTop w:val="0"/>
      <w:marBottom w:val="0"/>
      <w:divBdr>
        <w:top w:val="none" w:sz="0" w:space="0" w:color="auto"/>
        <w:left w:val="none" w:sz="0" w:space="0" w:color="auto"/>
        <w:bottom w:val="none" w:sz="0" w:space="0" w:color="auto"/>
        <w:right w:val="none" w:sz="0" w:space="0" w:color="auto"/>
      </w:divBdr>
    </w:div>
    <w:div w:id="430124258">
      <w:bodyDiv w:val="1"/>
      <w:marLeft w:val="0"/>
      <w:marRight w:val="0"/>
      <w:marTop w:val="0"/>
      <w:marBottom w:val="0"/>
      <w:divBdr>
        <w:top w:val="none" w:sz="0" w:space="0" w:color="auto"/>
        <w:left w:val="none" w:sz="0" w:space="0" w:color="auto"/>
        <w:bottom w:val="none" w:sz="0" w:space="0" w:color="auto"/>
        <w:right w:val="none" w:sz="0" w:space="0" w:color="auto"/>
      </w:divBdr>
    </w:div>
    <w:div w:id="430204175">
      <w:bodyDiv w:val="1"/>
      <w:marLeft w:val="0"/>
      <w:marRight w:val="0"/>
      <w:marTop w:val="0"/>
      <w:marBottom w:val="0"/>
      <w:divBdr>
        <w:top w:val="none" w:sz="0" w:space="0" w:color="auto"/>
        <w:left w:val="none" w:sz="0" w:space="0" w:color="auto"/>
        <w:bottom w:val="none" w:sz="0" w:space="0" w:color="auto"/>
        <w:right w:val="none" w:sz="0" w:space="0" w:color="auto"/>
      </w:divBdr>
    </w:div>
    <w:div w:id="430517413">
      <w:bodyDiv w:val="1"/>
      <w:marLeft w:val="0"/>
      <w:marRight w:val="0"/>
      <w:marTop w:val="0"/>
      <w:marBottom w:val="0"/>
      <w:divBdr>
        <w:top w:val="none" w:sz="0" w:space="0" w:color="auto"/>
        <w:left w:val="none" w:sz="0" w:space="0" w:color="auto"/>
        <w:bottom w:val="none" w:sz="0" w:space="0" w:color="auto"/>
        <w:right w:val="none" w:sz="0" w:space="0" w:color="auto"/>
      </w:divBdr>
    </w:div>
    <w:div w:id="430661148">
      <w:bodyDiv w:val="1"/>
      <w:marLeft w:val="0"/>
      <w:marRight w:val="0"/>
      <w:marTop w:val="0"/>
      <w:marBottom w:val="0"/>
      <w:divBdr>
        <w:top w:val="none" w:sz="0" w:space="0" w:color="auto"/>
        <w:left w:val="none" w:sz="0" w:space="0" w:color="auto"/>
        <w:bottom w:val="none" w:sz="0" w:space="0" w:color="auto"/>
        <w:right w:val="none" w:sz="0" w:space="0" w:color="auto"/>
      </w:divBdr>
    </w:div>
    <w:div w:id="430666797">
      <w:bodyDiv w:val="1"/>
      <w:marLeft w:val="0"/>
      <w:marRight w:val="0"/>
      <w:marTop w:val="0"/>
      <w:marBottom w:val="0"/>
      <w:divBdr>
        <w:top w:val="none" w:sz="0" w:space="0" w:color="auto"/>
        <w:left w:val="none" w:sz="0" w:space="0" w:color="auto"/>
        <w:bottom w:val="none" w:sz="0" w:space="0" w:color="auto"/>
        <w:right w:val="none" w:sz="0" w:space="0" w:color="auto"/>
      </w:divBdr>
    </w:div>
    <w:div w:id="431904085">
      <w:bodyDiv w:val="1"/>
      <w:marLeft w:val="0"/>
      <w:marRight w:val="0"/>
      <w:marTop w:val="0"/>
      <w:marBottom w:val="0"/>
      <w:divBdr>
        <w:top w:val="none" w:sz="0" w:space="0" w:color="auto"/>
        <w:left w:val="none" w:sz="0" w:space="0" w:color="auto"/>
        <w:bottom w:val="none" w:sz="0" w:space="0" w:color="auto"/>
        <w:right w:val="none" w:sz="0" w:space="0" w:color="auto"/>
      </w:divBdr>
    </w:div>
    <w:div w:id="432821706">
      <w:bodyDiv w:val="1"/>
      <w:marLeft w:val="0"/>
      <w:marRight w:val="0"/>
      <w:marTop w:val="0"/>
      <w:marBottom w:val="0"/>
      <w:divBdr>
        <w:top w:val="none" w:sz="0" w:space="0" w:color="auto"/>
        <w:left w:val="none" w:sz="0" w:space="0" w:color="auto"/>
        <w:bottom w:val="none" w:sz="0" w:space="0" w:color="auto"/>
        <w:right w:val="none" w:sz="0" w:space="0" w:color="auto"/>
      </w:divBdr>
    </w:div>
    <w:div w:id="432939275">
      <w:bodyDiv w:val="1"/>
      <w:marLeft w:val="0"/>
      <w:marRight w:val="0"/>
      <w:marTop w:val="0"/>
      <w:marBottom w:val="0"/>
      <w:divBdr>
        <w:top w:val="none" w:sz="0" w:space="0" w:color="auto"/>
        <w:left w:val="none" w:sz="0" w:space="0" w:color="auto"/>
        <w:bottom w:val="none" w:sz="0" w:space="0" w:color="auto"/>
        <w:right w:val="none" w:sz="0" w:space="0" w:color="auto"/>
      </w:divBdr>
    </w:div>
    <w:div w:id="433138472">
      <w:bodyDiv w:val="1"/>
      <w:marLeft w:val="0"/>
      <w:marRight w:val="0"/>
      <w:marTop w:val="0"/>
      <w:marBottom w:val="0"/>
      <w:divBdr>
        <w:top w:val="none" w:sz="0" w:space="0" w:color="auto"/>
        <w:left w:val="none" w:sz="0" w:space="0" w:color="auto"/>
        <w:bottom w:val="none" w:sz="0" w:space="0" w:color="auto"/>
        <w:right w:val="none" w:sz="0" w:space="0" w:color="auto"/>
      </w:divBdr>
    </w:div>
    <w:div w:id="435096836">
      <w:bodyDiv w:val="1"/>
      <w:marLeft w:val="0"/>
      <w:marRight w:val="0"/>
      <w:marTop w:val="0"/>
      <w:marBottom w:val="0"/>
      <w:divBdr>
        <w:top w:val="none" w:sz="0" w:space="0" w:color="auto"/>
        <w:left w:val="none" w:sz="0" w:space="0" w:color="auto"/>
        <w:bottom w:val="none" w:sz="0" w:space="0" w:color="auto"/>
        <w:right w:val="none" w:sz="0" w:space="0" w:color="auto"/>
      </w:divBdr>
    </w:div>
    <w:div w:id="435642429">
      <w:bodyDiv w:val="1"/>
      <w:marLeft w:val="0"/>
      <w:marRight w:val="0"/>
      <w:marTop w:val="0"/>
      <w:marBottom w:val="0"/>
      <w:divBdr>
        <w:top w:val="none" w:sz="0" w:space="0" w:color="auto"/>
        <w:left w:val="none" w:sz="0" w:space="0" w:color="auto"/>
        <w:bottom w:val="none" w:sz="0" w:space="0" w:color="auto"/>
        <w:right w:val="none" w:sz="0" w:space="0" w:color="auto"/>
      </w:divBdr>
    </w:div>
    <w:div w:id="436295033">
      <w:bodyDiv w:val="1"/>
      <w:marLeft w:val="0"/>
      <w:marRight w:val="0"/>
      <w:marTop w:val="0"/>
      <w:marBottom w:val="0"/>
      <w:divBdr>
        <w:top w:val="none" w:sz="0" w:space="0" w:color="auto"/>
        <w:left w:val="none" w:sz="0" w:space="0" w:color="auto"/>
        <w:bottom w:val="none" w:sz="0" w:space="0" w:color="auto"/>
        <w:right w:val="none" w:sz="0" w:space="0" w:color="auto"/>
      </w:divBdr>
    </w:div>
    <w:div w:id="436410405">
      <w:bodyDiv w:val="1"/>
      <w:marLeft w:val="0"/>
      <w:marRight w:val="0"/>
      <w:marTop w:val="0"/>
      <w:marBottom w:val="0"/>
      <w:divBdr>
        <w:top w:val="none" w:sz="0" w:space="0" w:color="auto"/>
        <w:left w:val="none" w:sz="0" w:space="0" w:color="auto"/>
        <w:bottom w:val="none" w:sz="0" w:space="0" w:color="auto"/>
        <w:right w:val="none" w:sz="0" w:space="0" w:color="auto"/>
      </w:divBdr>
    </w:div>
    <w:div w:id="436488331">
      <w:bodyDiv w:val="1"/>
      <w:marLeft w:val="0"/>
      <w:marRight w:val="0"/>
      <w:marTop w:val="0"/>
      <w:marBottom w:val="0"/>
      <w:divBdr>
        <w:top w:val="none" w:sz="0" w:space="0" w:color="auto"/>
        <w:left w:val="none" w:sz="0" w:space="0" w:color="auto"/>
        <w:bottom w:val="none" w:sz="0" w:space="0" w:color="auto"/>
        <w:right w:val="none" w:sz="0" w:space="0" w:color="auto"/>
      </w:divBdr>
    </w:div>
    <w:div w:id="436751525">
      <w:bodyDiv w:val="1"/>
      <w:marLeft w:val="0"/>
      <w:marRight w:val="0"/>
      <w:marTop w:val="0"/>
      <w:marBottom w:val="0"/>
      <w:divBdr>
        <w:top w:val="none" w:sz="0" w:space="0" w:color="auto"/>
        <w:left w:val="none" w:sz="0" w:space="0" w:color="auto"/>
        <w:bottom w:val="none" w:sz="0" w:space="0" w:color="auto"/>
        <w:right w:val="none" w:sz="0" w:space="0" w:color="auto"/>
      </w:divBdr>
    </w:div>
    <w:div w:id="437412149">
      <w:bodyDiv w:val="1"/>
      <w:marLeft w:val="0"/>
      <w:marRight w:val="0"/>
      <w:marTop w:val="0"/>
      <w:marBottom w:val="0"/>
      <w:divBdr>
        <w:top w:val="none" w:sz="0" w:space="0" w:color="auto"/>
        <w:left w:val="none" w:sz="0" w:space="0" w:color="auto"/>
        <w:bottom w:val="none" w:sz="0" w:space="0" w:color="auto"/>
        <w:right w:val="none" w:sz="0" w:space="0" w:color="auto"/>
      </w:divBdr>
    </w:div>
    <w:div w:id="437877051">
      <w:bodyDiv w:val="1"/>
      <w:marLeft w:val="0"/>
      <w:marRight w:val="0"/>
      <w:marTop w:val="0"/>
      <w:marBottom w:val="0"/>
      <w:divBdr>
        <w:top w:val="none" w:sz="0" w:space="0" w:color="auto"/>
        <w:left w:val="none" w:sz="0" w:space="0" w:color="auto"/>
        <w:bottom w:val="none" w:sz="0" w:space="0" w:color="auto"/>
        <w:right w:val="none" w:sz="0" w:space="0" w:color="auto"/>
      </w:divBdr>
    </w:div>
    <w:div w:id="438110046">
      <w:bodyDiv w:val="1"/>
      <w:marLeft w:val="0"/>
      <w:marRight w:val="0"/>
      <w:marTop w:val="0"/>
      <w:marBottom w:val="0"/>
      <w:divBdr>
        <w:top w:val="none" w:sz="0" w:space="0" w:color="auto"/>
        <w:left w:val="none" w:sz="0" w:space="0" w:color="auto"/>
        <w:bottom w:val="none" w:sz="0" w:space="0" w:color="auto"/>
        <w:right w:val="none" w:sz="0" w:space="0" w:color="auto"/>
      </w:divBdr>
    </w:div>
    <w:div w:id="438452963">
      <w:bodyDiv w:val="1"/>
      <w:marLeft w:val="0"/>
      <w:marRight w:val="0"/>
      <w:marTop w:val="0"/>
      <w:marBottom w:val="0"/>
      <w:divBdr>
        <w:top w:val="none" w:sz="0" w:space="0" w:color="auto"/>
        <w:left w:val="none" w:sz="0" w:space="0" w:color="auto"/>
        <w:bottom w:val="none" w:sz="0" w:space="0" w:color="auto"/>
        <w:right w:val="none" w:sz="0" w:space="0" w:color="auto"/>
      </w:divBdr>
    </w:div>
    <w:div w:id="438841860">
      <w:bodyDiv w:val="1"/>
      <w:marLeft w:val="0"/>
      <w:marRight w:val="0"/>
      <w:marTop w:val="0"/>
      <w:marBottom w:val="0"/>
      <w:divBdr>
        <w:top w:val="none" w:sz="0" w:space="0" w:color="auto"/>
        <w:left w:val="none" w:sz="0" w:space="0" w:color="auto"/>
        <w:bottom w:val="none" w:sz="0" w:space="0" w:color="auto"/>
        <w:right w:val="none" w:sz="0" w:space="0" w:color="auto"/>
      </w:divBdr>
    </w:div>
    <w:div w:id="438987113">
      <w:bodyDiv w:val="1"/>
      <w:marLeft w:val="0"/>
      <w:marRight w:val="0"/>
      <w:marTop w:val="0"/>
      <w:marBottom w:val="0"/>
      <w:divBdr>
        <w:top w:val="none" w:sz="0" w:space="0" w:color="auto"/>
        <w:left w:val="none" w:sz="0" w:space="0" w:color="auto"/>
        <w:bottom w:val="none" w:sz="0" w:space="0" w:color="auto"/>
        <w:right w:val="none" w:sz="0" w:space="0" w:color="auto"/>
      </w:divBdr>
    </w:div>
    <w:div w:id="439910046">
      <w:bodyDiv w:val="1"/>
      <w:marLeft w:val="0"/>
      <w:marRight w:val="0"/>
      <w:marTop w:val="0"/>
      <w:marBottom w:val="0"/>
      <w:divBdr>
        <w:top w:val="none" w:sz="0" w:space="0" w:color="auto"/>
        <w:left w:val="none" w:sz="0" w:space="0" w:color="auto"/>
        <w:bottom w:val="none" w:sz="0" w:space="0" w:color="auto"/>
        <w:right w:val="none" w:sz="0" w:space="0" w:color="auto"/>
      </w:divBdr>
    </w:div>
    <w:div w:id="439958238">
      <w:bodyDiv w:val="1"/>
      <w:marLeft w:val="0"/>
      <w:marRight w:val="0"/>
      <w:marTop w:val="0"/>
      <w:marBottom w:val="0"/>
      <w:divBdr>
        <w:top w:val="none" w:sz="0" w:space="0" w:color="auto"/>
        <w:left w:val="none" w:sz="0" w:space="0" w:color="auto"/>
        <w:bottom w:val="none" w:sz="0" w:space="0" w:color="auto"/>
        <w:right w:val="none" w:sz="0" w:space="0" w:color="auto"/>
      </w:divBdr>
    </w:div>
    <w:div w:id="440027151">
      <w:bodyDiv w:val="1"/>
      <w:marLeft w:val="0"/>
      <w:marRight w:val="0"/>
      <w:marTop w:val="0"/>
      <w:marBottom w:val="0"/>
      <w:divBdr>
        <w:top w:val="none" w:sz="0" w:space="0" w:color="auto"/>
        <w:left w:val="none" w:sz="0" w:space="0" w:color="auto"/>
        <w:bottom w:val="none" w:sz="0" w:space="0" w:color="auto"/>
        <w:right w:val="none" w:sz="0" w:space="0" w:color="auto"/>
      </w:divBdr>
    </w:div>
    <w:div w:id="440035373">
      <w:bodyDiv w:val="1"/>
      <w:marLeft w:val="0"/>
      <w:marRight w:val="0"/>
      <w:marTop w:val="0"/>
      <w:marBottom w:val="0"/>
      <w:divBdr>
        <w:top w:val="none" w:sz="0" w:space="0" w:color="auto"/>
        <w:left w:val="none" w:sz="0" w:space="0" w:color="auto"/>
        <w:bottom w:val="none" w:sz="0" w:space="0" w:color="auto"/>
        <w:right w:val="none" w:sz="0" w:space="0" w:color="auto"/>
      </w:divBdr>
    </w:div>
    <w:div w:id="440955646">
      <w:bodyDiv w:val="1"/>
      <w:marLeft w:val="0"/>
      <w:marRight w:val="0"/>
      <w:marTop w:val="0"/>
      <w:marBottom w:val="0"/>
      <w:divBdr>
        <w:top w:val="none" w:sz="0" w:space="0" w:color="auto"/>
        <w:left w:val="none" w:sz="0" w:space="0" w:color="auto"/>
        <w:bottom w:val="none" w:sz="0" w:space="0" w:color="auto"/>
        <w:right w:val="none" w:sz="0" w:space="0" w:color="auto"/>
      </w:divBdr>
    </w:div>
    <w:div w:id="441725756">
      <w:bodyDiv w:val="1"/>
      <w:marLeft w:val="0"/>
      <w:marRight w:val="0"/>
      <w:marTop w:val="0"/>
      <w:marBottom w:val="0"/>
      <w:divBdr>
        <w:top w:val="none" w:sz="0" w:space="0" w:color="auto"/>
        <w:left w:val="none" w:sz="0" w:space="0" w:color="auto"/>
        <w:bottom w:val="none" w:sz="0" w:space="0" w:color="auto"/>
        <w:right w:val="none" w:sz="0" w:space="0" w:color="auto"/>
      </w:divBdr>
    </w:div>
    <w:div w:id="442769693">
      <w:bodyDiv w:val="1"/>
      <w:marLeft w:val="0"/>
      <w:marRight w:val="0"/>
      <w:marTop w:val="0"/>
      <w:marBottom w:val="0"/>
      <w:divBdr>
        <w:top w:val="none" w:sz="0" w:space="0" w:color="auto"/>
        <w:left w:val="none" w:sz="0" w:space="0" w:color="auto"/>
        <w:bottom w:val="none" w:sz="0" w:space="0" w:color="auto"/>
        <w:right w:val="none" w:sz="0" w:space="0" w:color="auto"/>
      </w:divBdr>
    </w:div>
    <w:div w:id="443113634">
      <w:bodyDiv w:val="1"/>
      <w:marLeft w:val="0"/>
      <w:marRight w:val="0"/>
      <w:marTop w:val="0"/>
      <w:marBottom w:val="0"/>
      <w:divBdr>
        <w:top w:val="none" w:sz="0" w:space="0" w:color="auto"/>
        <w:left w:val="none" w:sz="0" w:space="0" w:color="auto"/>
        <w:bottom w:val="none" w:sz="0" w:space="0" w:color="auto"/>
        <w:right w:val="none" w:sz="0" w:space="0" w:color="auto"/>
      </w:divBdr>
    </w:div>
    <w:div w:id="443305144">
      <w:bodyDiv w:val="1"/>
      <w:marLeft w:val="0"/>
      <w:marRight w:val="0"/>
      <w:marTop w:val="0"/>
      <w:marBottom w:val="0"/>
      <w:divBdr>
        <w:top w:val="none" w:sz="0" w:space="0" w:color="auto"/>
        <w:left w:val="none" w:sz="0" w:space="0" w:color="auto"/>
        <w:bottom w:val="none" w:sz="0" w:space="0" w:color="auto"/>
        <w:right w:val="none" w:sz="0" w:space="0" w:color="auto"/>
      </w:divBdr>
    </w:div>
    <w:div w:id="443427615">
      <w:bodyDiv w:val="1"/>
      <w:marLeft w:val="0"/>
      <w:marRight w:val="0"/>
      <w:marTop w:val="0"/>
      <w:marBottom w:val="0"/>
      <w:divBdr>
        <w:top w:val="none" w:sz="0" w:space="0" w:color="auto"/>
        <w:left w:val="none" w:sz="0" w:space="0" w:color="auto"/>
        <w:bottom w:val="none" w:sz="0" w:space="0" w:color="auto"/>
        <w:right w:val="none" w:sz="0" w:space="0" w:color="auto"/>
      </w:divBdr>
    </w:div>
    <w:div w:id="443497143">
      <w:bodyDiv w:val="1"/>
      <w:marLeft w:val="0"/>
      <w:marRight w:val="0"/>
      <w:marTop w:val="0"/>
      <w:marBottom w:val="0"/>
      <w:divBdr>
        <w:top w:val="none" w:sz="0" w:space="0" w:color="auto"/>
        <w:left w:val="none" w:sz="0" w:space="0" w:color="auto"/>
        <w:bottom w:val="none" w:sz="0" w:space="0" w:color="auto"/>
        <w:right w:val="none" w:sz="0" w:space="0" w:color="auto"/>
      </w:divBdr>
    </w:div>
    <w:div w:id="443616123">
      <w:bodyDiv w:val="1"/>
      <w:marLeft w:val="0"/>
      <w:marRight w:val="0"/>
      <w:marTop w:val="0"/>
      <w:marBottom w:val="0"/>
      <w:divBdr>
        <w:top w:val="none" w:sz="0" w:space="0" w:color="auto"/>
        <w:left w:val="none" w:sz="0" w:space="0" w:color="auto"/>
        <w:bottom w:val="none" w:sz="0" w:space="0" w:color="auto"/>
        <w:right w:val="none" w:sz="0" w:space="0" w:color="auto"/>
      </w:divBdr>
    </w:div>
    <w:div w:id="444076339">
      <w:bodyDiv w:val="1"/>
      <w:marLeft w:val="0"/>
      <w:marRight w:val="0"/>
      <w:marTop w:val="0"/>
      <w:marBottom w:val="0"/>
      <w:divBdr>
        <w:top w:val="none" w:sz="0" w:space="0" w:color="auto"/>
        <w:left w:val="none" w:sz="0" w:space="0" w:color="auto"/>
        <w:bottom w:val="none" w:sz="0" w:space="0" w:color="auto"/>
        <w:right w:val="none" w:sz="0" w:space="0" w:color="auto"/>
      </w:divBdr>
    </w:div>
    <w:div w:id="444085484">
      <w:bodyDiv w:val="1"/>
      <w:marLeft w:val="0"/>
      <w:marRight w:val="0"/>
      <w:marTop w:val="0"/>
      <w:marBottom w:val="0"/>
      <w:divBdr>
        <w:top w:val="none" w:sz="0" w:space="0" w:color="auto"/>
        <w:left w:val="none" w:sz="0" w:space="0" w:color="auto"/>
        <w:bottom w:val="none" w:sz="0" w:space="0" w:color="auto"/>
        <w:right w:val="none" w:sz="0" w:space="0" w:color="auto"/>
      </w:divBdr>
    </w:div>
    <w:div w:id="444619734">
      <w:bodyDiv w:val="1"/>
      <w:marLeft w:val="0"/>
      <w:marRight w:val="0"/>
      <w:marTop w:val="0"/>
      <w:marBottom w:val="0"/>
      <w:divBdr>
        <w:top w:val="none" w:sz="0" w:space="0" w:color="auto"/>
        <w:left w:val="none" w:sz="0" w:space="0" w:color="auto"/>
        <w:bottom w:val="none" w:sz="0" w:space="0" w:color="auto"/>
        <w:right w:val="none" w:sz="0" w:space="0" w:color="auto"/>
      </w:divBdr>
    </w:div>
    <w:div w:id="444691624">
      <w:bodyDiv w:val="1"/>
      <w:marLeft w:val="0"/>
      <w:marRight w:val="0"/>
      <w:marTop w:val="0"/>
      <w:marBottom w:val="0"/>
      <w:divBdr>
        <w:top w:val="none" w:sz="0" w:space="0" w:color="auto"/>
        <w:left w:val="none" w:sz="0" w:space="0" w:color="auto"/>
        <w:bottom w:val="none" w:sz="0" w:space="0" w:color="auto"/>
        <w:right w:val="none" w:sz="0" w:space="0" w:color="auto"/>
      </w:divBdr>
    </w:div>
    <w:div w:id="444738961">
      <w:bodyDiv w:val="1"/>
      <w:marLeft w:val="0"/>
      <w:marRight w:val="0"/>
      <w:marTop w:val="0"/>
      <w:marBottom w:val="0"/>
      <w:divBdr>
        <w:top w:val="none" w:sz="0" w:space="0" w:color="auto"/>
        <w:left w:val="none" w:sz="0" w:space="0" w:color="auto"/>
        <w:bottom w:val="none" w:sz="0" w:space="0" w:color="auto"/>
        <w:right w:val="none" w:sz="0" w:space="0" w:color="auto"/>
      </w:divBdr>
    </w:div>
    <w:div w:id="445006583">
      <w:bodyDiv w:val="1"/>
      <w:marLeft w:val="0"/>
      <w:marRight w:val="0"/>
      <w:marTop w:val="0"/>
      <w:marBottom w:val="0"/>
      <w:divBdr>
        <w:top w:val="none" w:sz="0" w:space="0" w:color="auto"/>
        <w:left w:val="none" w:sz="0" w:space="0" w:color="auto"/>
        <w:bottom w:val="none" w:sz="0" w:space="0" w:color="auto"/>
        <w:right w:val="none" w:sz="0" w:space="0" w:color="auto"/>
      </w:divBdr>
    </w:div>
    <w:div w:id="445123086">
      <w:bodyDiv w:val="1"/>
      <w:marLeft w:val="0"/>
      <w:marRight w:val="0"/>
      <w:marTop w:val="0"/>
      <w:marBottom w:val="0"/>
      <w:divBdr>
        <w:top w:val="none" w:sz="0" w:space="0" w:color="auto"/>
        <w:left w:val="none" w:sz="0" w:space="0" w:color="auto"/>
        <w:bottom w:val="none" w:sz="0" w:space="0" w:color="auto"/>
        <w:right w:val="none" w:sz="0" w:space="0" w:color="auto"/>
      </w:divBdr>
    </w:div>
    <w:div w:id="445973599">
      <w:bodyDiv w:val="1"/>
      <w:marLeft w:val="0"/>
      <w:marRight w:val="0"/>
      <w:marTop w:val="0"/>
      <w:marBottom w:val="0"/>
      <w:divBdr>
        <w:top w:val="none" w:sz="0" w:space="0" w:color="auto"/>
        <w:left w:val="none" w:sz="0" w:space="0" w:color="auto"/>
        <w:bottom w:val="none" w:sz="0" w:space="0" w:color="auto"/>
        <w:right w:val="none" w:sz="0" w:space="0" w:color="auto"/>
      </w:divBdr>
    </w:div>
    <w:div w:id="446199093">
      <w:bodyDiv w:val="1"/>
      <w:marLeft w:val="0"/>
      <w:marRight w:val="0"/>
      <w:marTop w:val="0"/>
      <w:marBottom w:val="0"/>
      <w:divBdr>
        <w:top w:val="none" w:sz="0" w:space="0" w:color="auto"/>
        <w:left w:val="none" w:sz="0" w:space="0" w:color="auto"/>
        <w:bottom w:val="none" w:sz="0" w:space="0" w:color="auto"/>
        <w:right w:val="none" w:sz="0" w:space="0" w:color="auto"/>
      </w:divBdr>
    </w:div>
    <w:div w:id="446318655">
      <w:bodyDiv w:val="1"/>
      <w:marLeft w:val="0"/>
      <w:marRight w:val="0"/>
      <w:marTop w:val="0"/>
      <w:marBottom w:val="0"/>
      <w:divBdr>
        <w:top w:val="none" w:sz="0" w:space="0" w:color="auto"/>
        <w:left w:val="none" w:sz="0" w:space="0" w:color="auto"/>
        <w:bottom w:val="none" w:sz="0" w:space="0" w:color="auto"/>
        <w:right w:val="none" w:sz="0" w:space="0" w:color="auto"/>
      </w:divBdr>
      <w:divsChild>
        <w:div w:id="298262748">
          <w:marLeft w:val="0"/>
          <w:marRight w:val="0"/>
          <w:marTop w:val="0"/>
          <w:marBottom w:val="0"/>
          <w:divBdr>
            <w:top w:val="none" w:sz="0" w:space="0" w:color="auto"/>
            <w:left w:val="none" w:sz="0" w:space="0" w:color="auto"/>
            <w:bottom w:val="none" w:sz="0" w:space="0" w:color="auto"/>
            <w:right w:val="none" w:sz="0" w:space="0" w:color="auto"/>
          </w:divBdr>
          <w:divsChild>
            <w:div w:id="917326473">
              <w:marLeft w:val="0"/>
              <w:marRight w:val="0"/>
              <w:marTop w:val="0"/>
              <w:marBottom w:val="0"/>
              <w:divBdr>
                <w:top w:val="none" w:sz="0" w:space="0" w:color="auto"/>
                <w:left w:val="none" w:sz="0" w:space="0" w:color="auto"/>
                <w:bottom w:val="none" w:sz="0" w:space="0" w:color="auto"/>
                <w:right w:val="none" w:sz="0" w:space="0" w:color="auto"/>
              </w:divBdr>
            </w:div>
          </w:divsChild>
        </w:div>
        <w:div w:id="431632794">
          <w:marLeft w:val="0"/>
          <w:marRight w:val="0"/>
          <w:marTop w:val="0"/>
          <w:marBottom w:val="0"/>
          <w:divBdr>
            <w:top w:val="none" w:sz="0" w:space="0" w:color="auto"/>
            <w:left w:val="none" w:sz="0" w:space="0" w:color="auto"/>
            <w:bottom w:val="none" w:sz="0" w:space="0" w:color="auto"/>
            <w:right w:val="none" w:sz="0" w:space="0" w:color="auto"/>
          </w:divBdr>
          <w:divsChild>
            <w:div w:id="899092845">
              <w:marLeft w:val="0"/>
              <w:marRight w:val="0"/>
              <w:marTop w:val="0"/>
              <w:marBottom w:val="0"/>
              <w:divBdr>
                <w:top w:val="none" w:sz="0" w:space="0" w:color="auto"/>
                <w:left w:val="none" w:sz="0" w:space="0" w:color="auto"/>
                <w:bottom w:val="none" w:sz="0" w:space="0" w:color="auto"/>
                <w:right w:val="none" w:sz="0" w:space="0" w:color="auto"/>
              </w:divBdr>
            </w:div>
          </w:divsChild>
        </w:div>
        <w:div w:id="791170518">
          <w:marLeft w:val="0"/>
          <w:marRight w:val="0"/>
          <w:marTop w:val="0"/>
          <w:marBottom w:val="0"/>
          <w:divBdr>
            <w:top w:val="none" w:sz="0" w:space="0" w:color="auto"/>
            <w:left w:val="none" w:sz="0" w:space="0" w:color="auto"/>
            <w:bottom w:val="none" w:sz="0" w:space="0" w:color="auto"/>
            <w:right w:val="none" w:sz="0" w:space="0" w:color="auto"/>
          </w:divBdr>
          <w:divsChild>
            <w:div w:id="345910763">
              <w:marLeft w:val="0"/>
              <w:marRight w:val="0"/>
              <w:marTop w:val="0"/>
              <w:marBottom w:val="0"/>
              <w:divBdr>
                <w:top w:val="none" w:sz="0" w:space="0" w:color="auto"/>
                <w:left w:val="none" w:sz="0" w:space="0" w:color="auto"/>
                <w:bottom w:val="none" w:sz="0" w:space="0" w:color="auto"/>
                <w:right w:val="none" w:sz="0" w:space="0" w:color="auto"/>
              </w:divBdr>
            </w:div>
          </w:divsChild>
        </w:div>
        <w:div w:id="1404446333">
          <w:marLeft w:val="0"/>
          <w:marRight w:val="0"/>
          <w:marTop w:val="0"/>
          <w:marBottom w:val="0"/>
          <w:divBdr>
            <w:top w:val="none" w:sz="0" w:space="0" w:color="auto"/>
            <w:left w:val="none" w:sz="0" w:space="0" w:color="auto"/>
            <w:bottom w:val="none" w:sz="0" w:space="0" w:color="auto"/>
            <w:right w:val="none" w:sz="0" w:space="0" w:color="auto"/>
          </w:divBdr>
          <w:divsChild>
            <w:div w:id="163404652">
              <w:marLeft w:val="0"/>
              <w:marRight w:val="0"/>
              <w:marTop w:val="0"/>
              <w:marBottom w:val="0"/>
              <w:divBdr>
                <w:top w:val="none" w:sz="0" w:space="0" w:color="auto"/>
                <w:left w:val="none" w:sz="0" w:space="0" w:color="auto"/>
                <w:bottom w:val="none" w:sz="0" w:space="0" w:color="auto"/>
                <w:right w:val="none" w:sz="0" w:space="0" w:color="auto"/>
              </w:divBdr>
            </w:div>
          </w:divsChild>
        </w:div>
        <w:div w:id="1456673814">
          <w:marLeft w:val="0"/>
          <w:marRight w:val="0"/>
          <w:marTop w:val="0"/>
          <w:marBottom w:val="0"/>
          <w:divBdr>
            <w:top w:val="none" w:sz="0" w:space="0" w:color="auto"/>
            <w:left w:val="none" w:sz="0" w:space="0" w:color="auto"/>
            <w:bottom w:val="none" w:sz="0" w:space="0" w:color="auto"/>
            <w:right w:val="none" w:sz="0" w:space="0" w:color="auto"/>
          </w:divBdr>
          <w:divsChild>
            <w:div w:id="68826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05725">
      <w:bodyDiv w:val="1"/>
      <w:marLeft w:val="0"/>
      <w:marRight w:val="0"/>
      <w:marTop w:val="0"/>
      <w:marBottom w:val="0"/>
      <w:divBdr>
        <w:top w:val="none" w:sz="0" w:space="0" w:color="auto"/>
        <w:left w:val="none" w:sz="0" w:space="0" w:color="auto"/>
        <w:bottom w:val="none" w:sz="0" w:space="0" w:color="auto"/>
        <w:right w:val="none" w:sz="0" w:space="0" w:color="auto"/>
      </w:divBdr>
    </w:div>
    <w:div w:id="447162808">
      <w:bodyDiv w:val="1"/>
      <w:marLeft w:val="0"/>
      <w:marRight w:val="0"/>
      <w:marTop w:val="0"/>
      <w:marBottom w:val="0"/>
      <w:divBdr>
        <w:top w:val="none" w:sz="0" w:space="0" w:color="auto"/>
        <w:left w:val="none" w:sz="0" w:space="0" w:color="auto"/>
        <w:bottom w:val="none" w:sz="0" w:space="0" w:color="auto"/>
        <w:right w:val="none" w:sz="0" w:space="0" w:color="auto"/>
      </w:divBdr>
    </w:div>
    <w:div w:id="448427584">
      <w:bodyDiv w:val="1"/>
      <w:marLeft w:val="0"/>
      <w:marRight w:val="0"/>
      <w:marTop w:val="0"/>
      <w:marBottom w:val="0"/>
      <w:divBdr>
        <w:top w:val="none" w:sz="0" w:space="0" w:color="auto"/>
        <w:left w:val="none" w:sz="0" w:space="0" w:color="auto"/>
        <w:bottom w:val="none" w:sz="0" w:space="0" w:color="auto"/>
        <w:right w:val="none" w:sz="0" w:space="0" w:color="auto"/>
      </w:divBdr>
    </w:div>
    <w:div w:id="448548979">
      <w:bodyDiv w:val="1"/>
      <w:marLeft w:val="0"/>
      <w:marRight w:val="0"/>
      <w:marTop w:val="0"/>
      <w:marBottom w:val="0"/>
      <w:divBdr>
        <w:top w:val="none" w:sz="0" w:space="0" w:color="auto"/>
        <w:left w:val="none" w:sz="0" w:space="0" w:color="auto"/>
        <w:bottom w:val="none" w:sz="0" w:space="0" w:color="auto"/>
        <w:right w:val="none" w:sz="0" w:space="0" w:color="auto"/>
      </w:divBdr>
    </w:div>
    <w:div w:id="448594094">
      <w:bodyDiv w:val="1"/>
      <w:marLeft w:val="0"/>
      <w:marRight w:val="0"/>
      <w:marTop w:val="0"/>
      <w:marBottom w:val="0"/>
      <w:divBdr>
        <w:top w:val="none" w:sz="0" w:space="0" w:color="auto"/>
        <w:left w:val="none" w:sz="0" w:space="0" w:color="auto"/>
        <w:bottom w:val="none" w:sz="0" w:space="0" w:color="auto"/>
        <w:right w:val="none" w:sz="0" w:space="0" w:color="auto"/>
      </w:divBdr>
    </w:div>
    <w:div w:id="449783888">
      <w:bodyDiv w:val="1"/>
      <w:marLeft w:val="0"/>
      <w:marRight w:val="0"/>
      <w:marTop w:val="0"/>
      <w:marBottom w:val="0"/>
      <w:divBdr>
        <w:top w:val="none" w:sz="0" w:space="0" w:color="auto"/>
        <w:left w:val="none" w:sz="0" w:space="0" w:color="auto"/>
        <w:bottom w:val="none" w:sz="0" w:space="0" w:color="auto"/>
        <w:right w:val="none" w:sz="0" w:space="0" w:color="auto"/>
      </w:divBdr>
    </w:div>
    <w:div w:id="450249010">
      <w:bodyDiv w:val="1"/>
      <w:marLeft w:val="0"/>
      <w:marRight w:val="0"/>
      <w:marTop w:val="0"/>
      <w:marBottom w:val="0"/>
      <w:divBdr>
        <w:top w:val="none" w:sz="0" w:space="0" w:color="auto"/>
        <w:left w:val="none" w:sz="0" w:space="0" w:color="auto"/>
        <w:bottom w:val="none" w:sz="0" w:space="0" w:color="auto"/>
        <w:right w:val="none" w:sz="0" w:space="0" w:color="auto"/>
      </w:divBdr>
    </w:div>
    <w:div w:id="450632347">
      <w:bodyDiv w:val="1"/>
      <w:marLeft w:val="0"/>
      <w:marRight w:val="0"/>
      <w:marTop w:val="0"/>
      <w:marBottom w:val="0"/>
      <w:divBdr>
        <w:top w:val="none" w:sz="0" w:space="0" w:color="auto"/>
        <w:left w:val="none" w:sz="0" w:space="0" w:color="auto"/>
        <w:bottom w:val="none" w:sz="0" w:space="0" w:color="auto"/>
        <w:right w:val="none" w:sz="0" w:space="0" w:color="auto"/>
      </w:divBdr>
    </w:div>
    <w:div w:id="451822409">
      <w:bodyDiv w:val="1"/>
      <w:marLeft w:val="0"/>
      <w:marRight w:val="0"/>
      <w:marTop w:val="0"/>
      <w:marBottom w:val="0"/>
      <w:divBdr>
        <w:top w:val="none" w:sz="0" w:space="0" w:color="auto"/>
        <w:left w:val="none" w:sz="0" w:space="0" w:color="auto"/>
        <w:bottom w:val="none" w:sz="0" w:space="0" w:color="auto"/>
        <w:right w:val="none" w:sz="0" w:space="0" w:color="auto"/>
      </w:divBdr>
    </w:div>
    <w:div w:id="452598086">
      <w:bodyDiv w:val="1"/>
      <w:marLeft w:val="0"/>
      <w:marRight w:val="0"/>
      <w:marTop w:val="0"/>
      <w:marBottom w:val="0"/>
      <w:divBdr>
        <w:top w:val="none" w:sz="0" w:space="0" w:color="auto"/>
        <w:left w:val="none" w:sz="0" w:space="0" w:color="auto"/>
        <w:bottom w:val="none" w:sz="0" w:space="0" w:color="auto"/>
        <w:right w:val="none" w:sz="0" w:space="0" w:color="auto"/>
      </w:divBdr>
    </w:div>
    <w:div w:id="453064495">
      <w:bodyDiv w:val="1"/>
      <w:marLeft w:val="0"/>
      <w:marRight w:val="0"/>
      <w:marTop w:val="0"/>
      <w:marBottom w:val="0"/>
      <w:divBdr>
        <w:top w:val="none" w:sz="0" w:space="0" w:color="auto"/>
        <w:left w:val="none" w:sz="0" w:space="0" w:color="auto"/>
        <w:bottom w:val="none" w:sz="0" w:space="0" w:color="auto"/>
        <w:right w:val="none" w:sz="0" w:space="0" w:color="auto"/>
      </w:divBdr>
    </w:div>
    <w:div w:id="453715315">
      <w:bodyDiv w:val="1"/>
      <w:marLeft w:val="0"/>
      <w:marRight w:val="0"/>
      <w:marTop w:val="0"/>
      <w:marBottom w:val="0"/>
      <w:divBdr>
        <w:top w:val="none" w:sz="0" w:space="0" w:color="auto"/>
        <w:left w:val="none" w:sz="0" w:space="0" w:color="auto"/>
        <w:bottom w:val="none" w:sz="0" w:space="0" w:color="auto"/>
        <w:right w:val="none" w:sz="0" w:space="0" w:color="auto"/>
      </w:divBdr>
    </w:div>
    <w:div w:id="454451059">
      <w:bodyDiv w:val="1"/>
      <w:marLeft w:val="0"/>
      <w:marRight w:val="0"/>
      <w:marTop w:val="0"/>
      <w:marBottom w:val="0"/>
      <w:divBdr>
        <w:top w:val="none" w:sz="0" w:space="0" w:color="auto"/>
        <w:left w:val="none" w:sz="0" w:space="0" w:color="auto"/>
        <w:bottom w:val="none" w:sz="0" w:space="0" w:color="auto"/>
        <w:right w:val="none" w:sz="0" w:space="0" w:color="auto"/>
      </w:divBdr>
    </w:div>
    <w:div w:id="454561914">
      <w:bodyDiv w:val="1"/>
      <w:marLeft w:val="0"/>
      <w:marRight w:val="0"/>
      <w:marTop w:val="0"/>
      <w:marBottom w:val="0"/>
      <w:divBdr>
        <w:top w:val="none" w:sz="0" w:space="0" w:color="auto"/>
        <w:left w:val="none" w:sz="0" w:space="0" w:color="auto"/>
        <w:bottom w:val="none" w:sz="0" w:space="0" w:color="auto"/>
        <w:right w:val="none" w:sz="0" w:space="0" w:color="auto"/>
      </w:divBdr>
    </w:div>
    <w:div w:id="454981580">
      <w:bodyDiv w:val="1"/>
      <w:marLeft w:val="0"/>
      <w:marRight w:val="0"/>
      <w:marTop w:val="0"/>
      <w:marBottom w:val="0"/>
      <w:divBdr>
        <w:top w:val="none" w:sz="0" w:space="0" w:color="auto"/>
        <w:left w:val="none" w:sz="0" w:space="0" w:color="auto"/>
        <w:bottom w:val="none" w:sz="0" w:space="0" w:color="auto"/>
        <w:right w:val="none" w:sz="0" w:space="0" w:color="auto"/>
      </w:divBdr>
    </w:div>
    <w:div w:id="455106928">
      <w:bodyDiv w:val="1"/>
      <w:marLeft w:val="0"/>
      <w:marRight w:val="0"/>
      <w:marTop w:val="0"/>
      <w:marBottom w:val="0"/>
      <w:divBdr>
        <w:top w:val="none" w:sz="0" w:space="0" w:color="auto"/>
        <w:left w:val="none" w:sz="0" w:space="0" w:color="auto"/>
        <w:bottom w:val="none" w:sz="0" w:space="0" w:color="auto"/>
        <w:right w:val="none" w:sz="0" w:space="0" w:color="auto"/>
      </w:divBdr>
    </w:div>
    <w:div w:id="455217753">
      <w:bodyDiv w:val="1"/>
      <w:marLeft w:val="0"/>
      <w:marRight w:val="0"/>
      <w:marTop w:val="0"/>
      <w:marBottom w:val="0"/>
      <w:divBdr>
        <w:top w:val="none" w:sz="0" w:space="0" w:color="auto"/>
        <w:left w:val="none" w:sz="0" w:space="0" w:color="auto"/>
        <w:bottom w:val="none" w:sz="0" w:space="0" w:color="auto"/>
        <w:right w:val="none" w:sz="0" w:space="0" w:color="auto"/>
      </w:divBdr>
    </w:div>
    <w:div w:id="455417665">
      <w:bodyDiv w:val="1"/>
      <w:marLeft w:val="0"/>
      <w:marRight w:val="0"/>
      <w:marTop w:val="0"/>
      <w:marBottom w:val="0"/>
      <w:divBdr>
        <w:top w:val="none" w:sz="0" w:space="0" w:color="auto"/>
        <w:left w:val="none" w:sz="0" w:space="0" w:color="auto"/>
        <w:bottom w:val="none" w:sz="0" w:space="0" w:color="auto"/>
        <w:right w:val="none" w:sz="0" w:space="0" w:color="auto"/>
      </w:divBdr>
    </w:div>
    <w:div w:id="456028664">
      <w:bodyDiv w:val="1"/>
      <w:marLeft w:val="0"/>
      <w:marRight w:val="0"/>
      <w:marTop w:val="0"/>
      <w:marBottom w:val="0"/>
      <w:divBdr>
        <w:top w:val="none" w:sz="0" w:space="0" w:color="auto"/>
        <w:left w:val="none" w:sz="0" w:space="0" w:color="auto"/>
        <w:bottom w:val="none" w:sz="0" w:space="0" w:color="auto"/>
        <w:right w:val="none" w:sz="0" w:space="0" w:color="auto"/>
      </w:divBdr>
    </w:div>
    <w:div w:id="456223601">
      <w:bodyDiv w:val="1"/>
      <w:marLeft w:val="0"/>
      <w:marRight w:val="0"/>
      <w:marTop w:val="0"/>
      <w:marBottom w:val="0"/>
      <w:divBdr>
        <w:top w:val="none" w:sz="0" w:space="0" w:color="auto"/>
        <w:left w:val="none" w:sz="0" w:space="0" w:color="auto"/>
        <w:bottom w:val="none" w:sz="0" w:space="0" w:color="auto"/>
        <w:right w:val="none" w:sz="0" w:space="0" w:color="auto"/>
      </w:divBdr>
    </w:div>
    <w:div w:id="456682273">
      <w:bodyDiv w:val="1"/>
      <w:marLeft w:val="0"/>
      <w:marRight w:val="0"/>
      <w:marTop w:val="0"/>
      <w:marBottom w:val="0"/>
      <w:divBdr>
        <w:top w:val="none" w:sz="0" w:space="0" w:color="auto"/>
        <w:left w:val="none" w:sz="0" w:space="0" w:color="auto"/>
        <w:bottom w:val="none" w:sz="0" w:space="0" w:color="auto"/>
        <w:right w:val="none" w:sz="0" w:space="0" w:color="auto"/>
      </w:divBdr>
    </w:div>
    <w:div w:id="456686168">
      <w:bodyDiv w:val="1"/>
      <w:marLeft w:val="0"/>
      <w:marRight w:val="0"/>
      <w:marTop w:val="0"/>
      <w:marBottom w:val="0"/>
      <w:divBdr>
        <w:top w:val="none" w:sz="0" w:space="0" w:color="auto"/>
        <w:left w:val="none" w:sz="0" w:space="0" w:color="auto"/>
        <w:bottom w:val="none" w:sz="0" w:space="0" w:color="auto"/>
        <w:right w:val="none" w:sz="0" w:space="0" w:color="auto"/>
      </w:divBdr>
    </w:div>
    <w:div w:id="456874744">
      <w:bodyDiv w:val="1"/>
      <w:marLeft w:val="0"/>
      <w:marRight w:val="0"/>
      <w:marTop w:val="0"/>
      <w:marBottom w:val="0"/>
      <w:divBdr>
        <w:top w:val="none" w:sz="0" w:space="0" w:color="auto"/>
        <w:left w:val="none" w:sz="0" w:space="0" w:color="auto"/>
        <w:bottom w:val="none" w:sz="0" w:space="0" w:color="auto"/>
        <w:right w:val="none" w:sz="0" w:space="0" w:color="auto"/>
      </w:divBdr>
    </w:div>
    <w:div w:id="456919254">
      <w:bodyDiv w:val="1"/>
      <w:marLeft w:val="0"/>
      <w:marRight w:val="0"/>
      <w:marTop w:val="0"/>
      <w:marBottom w:val="0"/>
      <w:divBdr>
        <w:top w:val="none" w:sz="0" w:space="0" w:color="auto"/>
        <w:left w:val="none" w:sz="0" w:space="0" w:color="auto"/>
        <w:bottom w:val="none" w:sz="0" w:space="0" w:color="auto"/>
        <w:right w:val="none" w:sz="0" w:space="0" w:color="auto"/>
      </w:divBdr>
    </w:div>
    <w:div w:id="457452424">
      <w:bodyDiv w:val="1"/>
      <w:marLeft w:val="0"/>
      <w:marRight w:val="0"/>
      <w:marTop w:val="0"/>
      <w:marBottom w:val="0"/>
      <w:divBdr>
        <w:top w:val="none" w:sz="0" w:space="0" w:color="auto"/>
        <w:left w:val="none" w:sz="0" w:space="0" w:color="auto"/>
        <w:bottom w:val="none" w:sz="0" w:space="0" w:color="auto"/>
        <w:right w:val="none" w:sz="0" w:space="0" w:color="auto"/>
      </w:divBdr>
    </w:div>
    <w:div w:id="458259417">
      <w:bodyDiv w:val="1"/>
      <w:marLeft w:val="0"/>
      <w:marRight w:val="0"/>
      <w:marTop w:val="0"/>
      <w:marBottom w:val="0"/>
      <w:divBdr>
        <w:top w:val="none" w:sz="0" w:space="0" w:color="auto"/>
        <w:left w:val="none" w:sz="0" w:space="0" w:color="auto"/>
        <w:bottom w:val="none" w:sz="0" w:space="0" w:color="auto"/>
        <w:right w:val="none" w:sz="0" w:space="0" w:color="auto"/>
      </w:divBdr>
    </w:div>
    <w:div w:id="458307418">
      <w:bodyDiv w:val="1"/>
      <w:marLeft w:val="0"/>
      <w:marRight w:val="0"/>
      <w:marTop w:val="0"/>
      <w:marBottom w:val="0"/>
      <w:divBdr>
        <w:top w:val="none" w:sz="0" w:space="0" w:color="auto"/>
        <w:left w:val="none" w:sz="0" w:space="0" w:color="auto"/>
        <w:bottom w:val="none" w:sz="0" w:space="0" w:color="auto"/>
        <w:right w:val="none" w:sz="0" w:space="0" w:color="auto"/>
      </w:divBdr>
    </w:div>
    <w:div w:id="458496191">
      <w:bodyDiv w:val="1"/>
      <w:marLeft w:val="0"/>
      <w:marRight w:val="0"/>
      <w:marTop w:val="0"/>
      <w:marBottom w:val="0"/>
      <w:divBdr>
        <w:top w:val="none" w:sz="0" w:space="0" w:color="auto"/>
        <w:left w:val="none" w:sz="0" w:space="0" w:color="auto"/>
        <w:bottom w:val="none" w:sz="0" w:space="0" w:color="auto"/>
        <w:right w:val="none" w:sz="0" w:space="0" w:color="auto"/>
      </w:divBdr>
    </w:div>
    <w:div w:id="459030302">
      <w:bodyDiv w:val="1"/>
      <w:marLeft w:val="0"/>
      <w:marRight w:val="0"/>
      <w:marTop w:val="0"/>
      <w:marBottom w:val="0"/>
      <w:divBdr>
        <w:top w:val="none" w:sz="0" w:space="0" w:color="auto"/>
        <w:left w:val="none" w:sz="0" w:space="0" w:color="auto"/>
        <w:bottom w:val="none" w:sz="0" w:space="0" w:color="auto"/>
        <w:right w:val="none" w:sz="0" w:space="0" w:color="auto"/>
      </w:divBdr>
    </w:div>
    <w:div w:id="459039025">
      <w:bodyDiv w:val="1"/>
      <w:marLeft w:val="0"/>
      <w:marRight w:val="0"/>
      <w:marTop w:val="0"/>
      <w:marBottom w:val="0"/>
      <w:divBdr>
        <w:top w:val="none" w:sz="0" w:space="0" w:color="auto"/>
        <w:left w:val="none" w:sz="0" w:space="0" w:color="auto"/>
        <w:bottom w:val="none" w:sz="0" w:space="0" w:color="auto"/>
        <w:right w:val="none" w:sz="0" w:space="0" w:color="auto"/>
      </w:divBdr>
      <w:divsChild>
        <w:div w:id="1947808125">
          <w:marLeft w:val="0"/>
          <w:marRight w:val="0"/>
          <w:marTop w:val="0"/>
          <w:marBottom w:val="0"/>
          <w:divBdr>
            <w:top w:val="none" w:sz="0" w:space="0" w:color="auto"/>
            <w:left w:val="none" w:sz="0" w:space="0" w:color="auto"/>
            <w:bottom w:val="none" w:sz="0" w:space="0" w:color="auto"/>
            <w:right w:val="none" w:sz="0" w:space="0" w:color="auto"/>
          </w:divBdr>
          <w:divsChild>
            <w:div w:id="721908668">
              <w:marLeft w:val="0"/>
              <w:marRight w:val="0"/>
              <w:marTop w:val="0"/>
              <w:marBottom w:val="0"/>
              <w:divBdr>
                <w:top w:val="none" w:sz="0" w:space="0" w:color="auto"/>
                <w:left w:val="none" w:sz="0" w:space="0" w:color="auto"/>
                <w:bottom w:val="none" w:sz="0" w:space="0" w:color="auto"/>
                <w:right w:val="none" w:sz="0" w:space="0" w:color="auto"/>
              </w:divBdr>
              <w:divsChild>
                <w:div w:id="186331964">
                  <w:marLeft w:val="0"/>
                  <w:marRight w:val="0"/>
                  <w:marTop w:val="0"/>
                  <w:marBottom w:val="0"/>
                  <w:divBdr>
                    <w:top w:val="none" w:sz="0" w:space="0" w:color="auto"/>
                    <w:left w:val="none" w:sz="0" w:space="0" w:color="auto"/>
                    <w:bottom w:val="none" w:sz="0" w:space="0" w:color="auto"/>
                    <w:right w:val="none" w:sz="0" w:space="0" w:color="auto"/>
                  </w:divBdr>
                </w:div>
              </w:divsChild>
            </w:div>
            <w:div w:id="961305665">
              <w:marLeft w:val="0"/>
              <w:marRight w:val="0"/>
              <w:marTop w:val="0"/>
              <w:marBottom w:val="0"/>
              <w:divBdr>
                <w:top w:val="none" w:sz="0" w:space="0" w:color="auto"/>
                <w:left w:val="none" w:sz="0" w:space="0" w:color="auto"/>
                <w:bottom w:val="none" w:sz="0" w:space="0" w:color="auto"/>
                <w:right w:val="none" w:sz="0" w:space="0" w:color="auto"/>
              </w:divBdr>
              <w:divsChild>
                <w:div w:id="2060745755">
                  <w:marLeft w:val="0"/>
                  <w:marRight w:val="0"/>
                  <w:marTop w:val="0"/>
                  <w:marBottom w:val="0"/>
                  <w:divBdr>
                    <w:top w:val="none" w:sz="0" w:space="0" w:color="auto"/>
                    <w:left w:val="none" w:sz="0" w:space="0" w:color="auto"/>
                    <w:bottom w:val="none" w:sz="0" w:space="0" w:color="auto"/>
                    <w:right w:val="none" w:sz="0" w:space="0" w:color="auto"/>
                  </w:divBdr>
                </w:div>
              </w:divsChild>
            </w:div>
            <w:div w:id="970748918">
              <w:marLeft w:val="0"/>
              <w:marRight w:val="0"/>
              <w:marTop w:val="0"/>
              <w:marBottom w:val="0"/>
              <w:divBdr>
                <w:top w:val="none" w:sz="0" w:space="0" w:color="auto"/>
                <w:left w:val="none" w:sz="0" w:space="0" w:color="auto"/>
                <w:bottom w:val="none" w:sz="0" w:space="0" w:color="auto"/>
                <w:right w:val="none" w:sz="0" w:space="0" w:color="auto"/>
              </w:divBdr>
              <w:divsChild>
                <w:div w:id="1844390896">
                  <w:marLeft w:val="0"/>
                  <w:marRight w:val="0"/>
                  <w:marTop w:val="0"/>
                  <w:marBottom w:val="0"/>
                  <w:divBdr>
                    <w:top w:val="none" w:sz="0" w:space="0" w:color="auto"/>
                    <w:left w:val="none" w:sz="0" w:space="0" w:color="auto"/>
                    <w:bottom w:val="none" w:sz="0" w:space="0" w:color="auto"/>
                    <w:right w:val="none" w:sz="0" w:space="0" w:color="auto"/>
                  </w:divBdr>
                </w:div>
              </w:divsChild>
            </w:div>
            <w:div w:id="1315837116">
              <w:marLeft w:val="0"/>
              <w:marRight w:val="0"/>
              <w:marTop w:val="0"/>
              <w:marBottom w:val="0"/>
              <w:divBdr>
                <w:top w:val="none" w:sz="0" w:space="0" w:color="auto"/>
                <w:left w:val="none" w:sz="0" w:space="0" w:color="auto"/>
                <w:bottom w:val="none" w:sz="0" w:space="0" w:color="auto"/>
                <w:right w:val="none" w:sz="0" w:space="0" w:color="auto"/>
              </w:divBdr>
              <w:divsChild>
                <w:div w:id="736321952">
                  <w:marLeft w:val="0"/>
                  <w:marRight w:val="0"/>
                  <w:marTop w:val="0"/>
                  <w:marBottom w:val="0"/>
                  <w:divBdr>
                    <w:top w:val="none" w:sz="0" w:space="0" w:color="auto"/>
                    <w:left w:val="none" w:sz="0" w:space="0" w:color="auto"/>
                    <w:bottom w:val="none" w:sz="0" w:space="0" w:color="auto"/>
                    <w:right w:val="none" w:sz="0" w:space="0" w:color="auto"/>
                  </w:divBdr>
                </w:div>
              </w:divsChild>
            </w:div>
            <w:div w:id="1424497199">
              <w:marLeft w:val="0"/>
              <w:marRight w:val="0"/>
              <w:marTop w:val="0"/>
              <w:marBottom w:val="0"/>
              <w:divBdr>
                <w:top w:val="none" w:sz="0" w:space="0" w:color="auto"/>
                <w:left w:val="none" w:sz="0" w:space="0" w:color="auto"/>
                <w:bottom w:val="none" w:sz="0" w:space="0" w:color="auto"/>
                <w:right w:val="none" w:sz="0" w:space="0" w:color="auto"/>
              </w:divBdr>
              <w:divsChild>
                <w:div w:id="1237932948">
                  <w:marLeft w:val="0"/>
                  <w:marRight w:val="0"/>
                  <w:marTop w:val="0"/>
                  <w:marBottom w:val="0"/>
                  <w:divBdr>
                    <w:top w:val="none" w:sz="0" w:space="0" w:color="auto"/>
                    <w:left w:val="none" w:sz="0" w:space="0" w:color="auto"/>
                    <w:bottom w:val="none" w:sz="0" w:space="0" w:color="auto"/>
                    <w:right w:val="none" w:sz="0" w:space="0" w:color="auto"/>
                  </w:divBdr>
                </w:div>
              </w:divsChild>
            </w:div>
            <w:div w:id="1634362583">
              <w:marLeft w:val="0"/>
              <w:marRight w:val="0"/>
              <w:marTop w:val="0"/>
              <w:marBottom w:val="0"/>
              <w:divBdr>
                <w:top w:val="none" w:sz="0" w:space="0" w:color="auto"/>
                <w:left w:val="none" w:sz="0" w:space="0" w:color="auto"/>
                <w:bottom w:val="none" w:sz="0" w:space="0" w:color="auto"/>
                <w:right w:val="none" w:sz="0" w:space="0" w:color="auto"/>
              </w:divBdr>
              <w:divsChild>
                <w:div w:id="1880513425">
                  <w:marLeft w:val="0"/>
                  <w:marRight w:val="0"/>
                  <w:marTop w:val="0"/>
                  <w:marBottom w:val="0"/>
                  <w:divBdr>
                    <w:top w:val="none" w:sz="0" w:space="0" w:color="auto"/>
                    <w:left w:val="none" w:sz="0" w:space="0" w:color="auto"/>
                    <w:bottom w:val="none" w:sz="0" w:space="0" w:color="auto"/>
                    <w:right w:val="none" w:sz="0" w:space="0" w:color="auto"/>
                  </w:divBdr>
                </w:div>
              </w:divsChild>
            </w:div>
            <w:div w:id="2010979326">
              <w:marLeft w:val="0"/>
              <w:marRight w:val="0"/>
              <w:marTop w:val="0"/>
              <w:marBottom w:val="0"/>
              <w:divBdr>
                <w:top w:val="none" w:sz="0" w:space="0" w:color="auto"/>
                <w:left w:val="none" w:sz="0" w:space="0" w:color="auto"/>
                <w:bottom w:val="none" w:sz="0" w:space="0" w:color="auto"/>
                <w:right w:val="none" w:sz="0" w:space="0" w:color="auto"/>
              </w:divBdr>
              <w:divsChild>
                <w:div w:id="60399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956372">
      <w:bodyDiv w:val="1"/>
      <w:marLeft w:val="0"/>
      <w:marRight w:val="0"/>
      <w:marTop w:val="0"/>
      <w:marBottom w:val="0"/>
      <w:divBdr>
        <w:top w:val="none" w:sz="0" w:space="0" w:color="auto"/>
        <w:left w:val="none" w:sz="0" w:space="0" w:color="auto"/>
        <w:bottom w:val="none" w:sz="0" w:space="0" w:color="auto"/>
        <w:right w:val="none" w:sz="0" w:space="0" w:color="auto"/>
      </w:divBdr>
    </w:div>
    <w:div w:id="460610033">
      <w:bodyDiv w:val="1"/>
      <w:marLeft w:val="0"/>
      <w:marRight w:val="0"/>
      <w:marTop w:val="0"/>
      <w:marBottom w:val="0"/>
      <w:divBdr>
        <w:top w:val="none" w:sz="0" w:space="0" w:color="auto"/>
        <w:left w:val="none" w:sz="0" w:space="0" w:color="auto"/>
        <w:bottom w:val="none" w:sz="0" w:space="0" w:color="auto"/>
        <w:right w:val="none" w:sz="0" w:space="0" w:color="auto"/>
      </w:divBdr>
    </w:div>
    <w:div w:id="460926856">
      <w:bodyDiv w:val="1"/>
      <w:marLeft w:val="0"/>
      <w:marRight w:val="0"/>
      <w:marTop w:val="0"/>
      <w:marBottom w:val="0"/>
      <w:divBdr>
        <w:top w:val="none" w:sz="0" w:space="0" w:color="auto"/>
        <w:left w:val="none" w:sz="0" w:space="0" w:color="auto"/>
        <w:bottom w:val="none" w:sz="0" w:space="0" w:color="auto"/>
        <w:right w:val="none" w:sz="0" w:space="0" w:color="auto"/>
      </w:divBdr>
    </w:div>
    <w:div w:id="461120273">
      <w:bodyDiv w:val="1"/>
      <w:marLeft w:val="0"/>
      <w:marRight w:val="0"/>
      <w:marTop w:val="0"/>
      <w:marBottom w:val="0"/>
      <w:divBdr>
        <w:top w:val="none" w:sz="0" w:space="0" w:color="auto"/>
        <w:left w:val="none" w:sz="0" w:space="0" w:color="auto"/>
        <w:bottom w:val="none" w:sz="0" w:space="0" w:color="auto"/>
        <w:right w:val="none" w:sz="0" w:space="0" w:color="auto"/>
      </w:divBdr>
    </w:div>
    <w:div w:id="461193415">
      <w:bodyDiv w:val="1"/>
      <w:marLeft w:val="0"/>
      <w:marRight w:val="0"/>
      <w:marTop w:val="0"/>
      <w:marBottom w:val="0"/>
      <w:divBdr>
        <w:top w:val="none" w:sz="0" w:space="0" w:color="auto"/>
        <w:left w:val="none" w:sz="0" w:space="0" w:color="auto"/>
        <w:bottom w:val="none" w:sz="0" w:space="0" w:color="auto"/>
        <w:right w:val="none" w:sz="0" w:space="0" w:color="auto"/>
      </w:divBdr>
    </w:div>
    <w:div w:id="461389933">
      <w:bodyDiv w:val="1"/>
      <w:marLeft w:val="0"/>
      <w:marRight w:val="0"/>
      <w:marTop w:val="0"/>
      <w:marBottom w:val="0"/>
      <w:divBdr>
        <w:top w:val="none" w:sz="0" w:space="0" w:color="auto"/>
        <w:left w:val="none" w:sz="0" w:space="0" w:color="auto"/>
        <w:bottom w:val="none" w:sz="0" w:space="0" w:color="auto"/>
        <w:right w:val="none" w:sz="0" w:space="0" w:color="auto"/>
      </w:divBdr>
    </w:div>
    <w:div w:id="461657262">
      <w:bodyDiv w:val="1"/>
      <w:marLeft w:val="0"/>
      <w:marRight w:val="0"/>
      <w:marTop w:val="0"/>
      <w:marBottom w:val="0"/>
      <w:divBdr>
        <w:top w:val="none" w:sz="0" w:space="0" w:color="auto"/>
        <w:left w:val="none" w:sz="0" w:space="0" w:color="auto"/>
        <w:bottom w:val="none" w:sz="0" w:space="0" w:color="auto"/>
        <w:right w:val="none" w:sz="0" w:space="0" w:color="auto"/>
      </w:divBdr>
    </w:div>
    <w:div w:id="462189884">
      <w:bodyDiv w:val="1"/>
      <w:marLeft w:val="0"/>
      <w:marRight w:val="0"/>
      <w:marTop w:val="0"/>
      <w:marBottom w:val="0"/>
      <w:divBdr>
        <w:top w:val="none" w:sz="0" w:space="0" w:color="auto"/>
        <w:left w:val="none" w:sz="0" w:space="0" w:color="auto"/>
        <w:bottom w:val="none" w:sz="0" w:space="0" w:color="auto"/>
        <w:right w:val="none" w:sz="0" w:space="0" w:color="auto"/>
      </w:divBdr>
    </w:div>
    <w:div w:id="463040423">
      <w:bodyDiv w:val="1"/>
      <w:marLeft w:val="0"/>
      <w:marRight w:val="0"/>
      <w:marTop w:val="0"/>
      <w:marBottom w:val="0"/>
      <w:divBdr>
        <w:top w:val="none" w:sz="0" w:space="0" w:color="auto"/>
        <w:left w:val="none" w:sz="0" w:space="0" w:color="auto"/>
        <w:bottom w:val="none" w:sz="0" w:space="0" w:color="auto"/>
        <w:right w:val="none" w:sz="0" w:space="0" w:color="auto"/>
      </w:divBdr>
    </w:div>
    <w:div w:id="463354754">
      <w:bodyDiv w:val="1"/>
      <w:marLeft w:val="0"/>
      <w:marRight w:val="0"/>
      <w:marTop w:val="0"/>
      <w:marBottom w:val="0"/>
      <w:divBdr>
        <w:top w:val="none" w:sz="0" w:space="0" w:color="auto"/>
        <w:left w:val="none" w:sz="0" w:space="0" w:color="auto"/>
        <w:bottom w:val="none" w:sz="0" w:space="0" w:color="auto"/>
        <w:right w:val="none" w:sz="0" w:space="0" w:color="auto"/>
      </w:divBdr>
    </w:div>
    <w:div w:id="463429401">
      <w:bodyDiv w:val="1"/>
      <w:marLeft w:val="0"/>
      <w:marRight w:val="0"/>
      <w:marTop w:val="0"/>
      <w:marBottom w:val="0"/>
      <w:divBdr>
        <w:top w:val="none" w:sz="0" w:space="0" w:color="auto"/>
        <w:left w:val="none" w:sz="0" w:space="0" w:color="auto"/>
        <w:bottom w:val="none" w:sz="0" w:space="0" w:color="auto"/>
        <w:right w:val="none" w:sz="0" w:space="0" w:color="auto"/>
      </w:divBdr>
    </w:div>
    <w:div w:id="463616714">
      <w:bodyDiv w:val="1"/>
      <w:marLeft w:val="0"/>
      <w:marRight w:val="0"/>
      <w:marTop w:val="0"/>
      <w:marBottom w:val="0"/>
      <w:divBdr>
        <w:top w:val="none" w:sz="0" w:space="0" w:color="auto"/>
        <w:left w:val="none" w:sz="0" w:space="0" w:color="auto"/>
        <w:bottom w:val="none" w:sz="0" w:space="0" w:color="auto"/>
        <w:right w:val="none" w:sz="0" w:space="0" w:color="auto"/>
      </w:divBdr>
    </w:div>
    <w:div w:id="465782984">
      <w:bodyDiv w:val="1"/>
      <w:marLeft w:val="0"/>
      <w:marRight w:val="0"/>
      <w:marTop w:val="0"/>
      <w:marBottom w:val="0"/>
      <w:divBdr>
        <w:top w:val="none" w:sz="0" w:space="0" w:color="auto"/>
        <w:left w:val="none" w:sz="0" w:space="0" w:color="auto"/>
        <w:bottom w:val="none" w:sz="0" w:space="0" w:color="auto"/>
        <w:right w:val="none" w:sz="0" w:space="0" w:color="auto"/>
      </w:divBdr>
    </w:div>
    <w:div w:id="465927294">
      <w:bodyDiv w:val="1"/>
      <w:marLeft w:val="0"/>
      <w:marRight w:val="0"/>
      <w:marTop w:val="0"/>
      <w:marBottom w:val="0"/>
      <w:divBdr>
        <w:top w:val="none" w:sz="0" w:space="0" w:color="auto"/>
        <w:left w:val="none" w:sz="0" w:space="0" w:color="auto"/>
        <w:bottom w:val="none" w:sz="0" w:space="0" w:color="auto"/>
        <w:right w:val="none" w:sz="0" w:space="0" w:color="auto"/>
      </w:divBdr>
    </w:div>
    <w:div w:id="465973708">
      <w:bodyDiv w:val="1"/>
      <w:marLeft w:val="0"/>
      <w:marRight w:val="0"/>
      <w:marTop w:val="0"/>
      <w:marBottom w:val="0"/>
      <w:divBdr>
        <w:top w:val="none" w:sz="0" w:space="0" w:color="auto"/>
        <w:left w:val="none" w:sz="0" w:space="0" w:color="auto"/>
        <w:bottom w:val="none" w:sz="0" w:space="0" w:color="auto"/>
        <w:right w:val="none" w:sz="0" w:space="0" w:color="auto"/>
      </w:divBdr>
    </w:div>
    <w:div w:id="466048707">
      <w:bodyDiv w:val="1"/>
      <w:marLeft w:val="0"/>
      <w:marRight w:val="0"/>
      <w:marTop w:val="0"/>
      <w:marBottom w:val="0"/>
      <w:divBdr>
        <w:top w:val="none" w:sz="0" w:space="0" w:color="auto"/>
        <w:left w:val="none" w:sz="0" w:space="0" w:color="auto"/>
        <w:bottom w:val="none" w:sz="0" w:space="0" w:color="auto"/>
        <w:right w:val="none" w:sz="0" w:space="0" w:color="auto"/>
      </w:divBdr>
    </w:div>
    <w:div w:id="466358141">
      <w:bodyDiv w:val="1"/>
      <w:marLeft w:val="0"/>
      <w:marRight w:val="0"/>
      <w:marTop w:val="0"/>
      <w:marBottom w:val="0"/>
      <w:divBdr>
        <w:top w:val="none" w:sz="0" w:space="0" w:color="auto"/>
        <w:left w:val="none" w:sz="0" w:space="0" w:color="auto"/>
        <w:bottom w:val="none" w:sz="0" w:space="0" w:color="auto"/>
        <w:right w:val="none" w:sz="0" w:space="0" w:color="auto"/>
      </w:divBdr>
    </w:div>
    <w:div w:id="466557955">
      <w:bodyDiv w:val="1"/>
      <w:marLeft w:val="0"/>
      <w:marRight w:val="0"/>
      <w:marTop w:val="0"/>
      <w:marBottom w:val="0"/>
      <w:divBdr>
        <w:top w:val="none" w:sz="0" w:space="0" w:color="auto"/>
        <w:left w:val="none" w:sz="0" w:space="0" w:color="auto"/>
        <w:bottom w:val="none" w:sz="0" w:space="0" w:color="auto"/>
        <w:right w:val="none" w:sz="0" w:space="0" w:color="auto"/>
      </w:divBdr>
    </w:div>
    <w:div w:id="467089212">
      <w:bodyDiv w:val="1"/>
      <w:marLeft w:val="0"/>
      <w:marRight w:val="0"/>
      <w:marTop w:val="0"/>
      <w:marBottom w:val="0"/>
      <w:divBdr>
        <w:top w:val="none" w:sz="0" w:space="0" w:color="auto"/>
        <w:left w:val="none" w:sz="0" w:space="0" w:color="auto"/>
        <w:bottom w:val="none" w:sz="0" w:space="0" w:color="auto"/>
        <w:right w:val="none" w:sz="0" w:space="0" w:color="auto"/>
      </w:divBdr>
    </w:div>
    <w:div w:id="467208657">
      <w:bodyDiv w:val="1"/>
      <w:marLeft w:val="0"/>
      <w:marRight w:val="0"/>
      <w:marTop w:val="0"/>
      <w:marBottom w:val="0"/>
      <w:divBdr>
        <w:top w:val="none" w:sz="0" w:space="0" w:color="auto"/>
        <w:left w:val="none" w:sz="0" w:space="0" w:color="auto"/>
        <w:bottom w:val="none" w:sz="0" w:space="0" w:color="auto"/>
        <w:right w:val="none" w:sz="0" w:space="0" w:color="auto"/>
      </w:divBdr>
    </w:div>
    <w:div w:id="467285124">
      <w:bodyDiv w:val="1"/>
      <w:marLeft w:val="0"/>
      <w:marRight w:val="0"/>
      <w:marTop w:val="0"/>
      <w:marBottom w:val="0"/>
      <w:divBdr>
        <w:top w:val="none" w:sz="0" w:space="0" w:color="auto"/>
        <w:left w:val="none" w:sz="0" w:space="0" w:color="auto"/>
        <w:bottom w:val="none" w:sz="0" w:space="0" w:color="auto"/>
        <w:right w:val="none" w:sz="0" w:space="0" w:color="auto"/>
      </w:divBdr>
    </w:div>
    <w:div w:id="467357417">
      <w:bodyDiv w:val="1"/>
      <w:marLeft w:val="0"/>
      <w:marRight w:val="0"/>
      <w:marTop w:val="0"/>
      <w:marBottom w:val="0"/>
      <w:divBdr>
        <w:top w:val="none" w:sz="0" w:space="0" w:color="auto"/>
        <w:left w:val="none" w:sz="0" w:space="0" w:color="auto"/>
        <w:bottom w:val="none" w:sz="0" w:space="0" w:color="auto"/>
        <w:right w:val="none" w:sz="0" w:space="0" w:color="auto"/>
      </w:divBdr>
    </w:div>
    <w:div w:id="467362873">
      <w:bodyDiv w:val="1"/>
      <w:marLeft w:val="0"/>
      <w:marRight w:val="0"/>
      <w:marTop w:val="0"/>
      <w:marBottom w:val="0"/>
      <w:divBdr>
        <w:top w:val="none" w:sz="0" w:space="0" w:color="auto"/>
        <w:left w:val="none" w:sz="0" w:space="0" w:color="auto"/>
        <w:bottom w:val="none" w:sz="0" w:space="0" w:color="auto"/>
        <w:right w:val="none" w:sz="0" w:space="0" w:color="auto"/>
      </w:divBdr>
    </w:div>
    <w:div w:id="467555619">
      <w:bodyDiv w:val="1"/>
      <w:marLeft w:val="0"/>
      <w:marRight w:val="0"/>
      <w:marTop w:val="0"/>
      <w:marBottom w:val="0"/>
      <w:divBdr>
        <w:top w:val="none" w:sz="0" w:space="0" w:color="auto"/>
        <w:left w:val="none" w:sz="0" w:space="0" w:color="auto"/>
        <w:bottom w:val="none" w:sz="0" w:space="0" w:color="auto"/>
        <w:right w:val="none" w:sz="0" w:space="0" w:color="auto"/>
      </w:divBdr>
    </w:div>
    <w:div w:id="469248747">
      <w:bodyDiv w:val="1"/>
      <w:marLeft w:val="0"/>
      <w:marRight w:val="0"/>
      <w:marTop w:val="0"/>
      <w:marBottom w:val="0"/>
      <w:divBdr>
        <w:top w:val="none" w:sz="0" w:space="0" w:color="auto"/>
        <w:left w:val="none" w:sz="0" w:space="0" w:color="auto"/>
        <w:bottom w:val="none" w:sz="0" w:space="0" w:color="auto"/>
        <w:right w:val="none" w:sz="0" w:space="0" w:color="auto"/>
      </w:divBdr>
    </w:div>
    <w:div w:id="470441198">
      <w:bodyDiv w:val="1"/>
      <w:marLeft w:val="0"/>
      <w:marRight w:val="0"/>
      <w:marTop w:val="0"/>
      <w:marBottom w:val="0"/>
      <w:divBdr>
        <w:top w:val="none" w:sz="0" w:space="0" w:color="auto"/>
        <w:left w:val="none" w:sz="0" w:space="0" w:color="auto"/>
        <w:bottom w:val="none" w:sz="0" w:space="0" w:color="auto"/>
        <w:right w:val="none" w:sz="0" w:space="0" w:color="auto"/>
      </w:divBdr>
    </w:div>
    <w:div w:id="470634005">
      <w:bodyDiv w:val="1"/>
      <w:marLeft w:val="0"/>
      <w:marRight w:val="0"/>
      <w:marTop w:val="0"/>
      <w:marBottom w:val="0"/>
      <w:divBdr>
        <w:top w:val="none" w:sz="0" w:space="0" w:color="auto"/>
        <w:left w:val="none" w:sz="0" w:space="0" w:color="auto"/>
        <w:bottom w:val="none" w:sz="0" w:space="0" w:color="auto"/>
        <w:right w:val="none" w:sz="0" w:space="0" w:color="auto"/>
      </w:divBdr>
    </w:div>
    <w:div w:id="471482786">
      <w:bodyDiv w:val="1"/>
      <w:marLeft w:val="0"/>
      <w:marRight w:val="0"/>
      <w:marTop w:val="0"/>
      <w:marBottom w:val="0"/>
      <w:divBdr>
        <w:top w:val="none" w:sz="0" w:space="0" w:color="auto"/>
        <w:left w:val="none" w:sz="0" w:space="0" w:color="auto"/>
        <w:bottom w:val="none" w:sz="0" w:space="0" w:color="auto"/>
        <w:right w:val="none" w:sz="0" w:space="0" w:color="auto"/>
      </w:divBdr>
    </w:div>
    <w:div w:id="472139975">
      <w:bodyDiv w:val="1"/>
      <w:marLeft w:val="0"/>
      <w:marRight w:val="0"/>
      <w:marTop w:val="0"/>
      <w:marBottom w:val="0"/>
      <w:divBdr>
        <w:top w:val="none" w:sz="0" w:space="0" w:color="auto"/>
        <w:left w:val="none" w:sz="0" w:space="0" w:color="auto"/>
        <w:bottom w:val="none" w:sz="0" w:space="0" w:color="auto"/>
        <w:right w:val="none" w:sz="0" w:space="0" w:color="auto"/>
      </w:divBdr>
    </w:div>
    <w:div w:id="472410103">
      <w:bodyDiv w:val="1"/>
      <w:marLeft w:val="0"/>
      <w:marRight w:val="0"/>
      <w:marTop w:val="0"/>
      <w:marBottom w:val="0"/>
      <w:divBdr>
        <w:top w:val="none" w:sz="0" w:space="0" w:color="auto"/>
        <w:left w:val="none" w:sz="0" w:space="0" w:color="auto"/>
        <w:bottom w:val="none" w:sz="0" w:space="0" w:color="auto"/>
        <w:right w:val="none" w:sz="0" w:space="0" w:color="auto"/>
      </w:divBdr>
    </w:div>
    <w:div w:id="472602507">
      <w:bodyDiv w:val="1"/>
      <w:marLeft w:val="0"/>
      <w:marRight w:val="0"/>
      <w:marTop w:val="0"/>
      <w:marBottom w:val="0"/>
      <w:divBdr>
        <w:top w:val="none" w:sz="0" w:space="0" w:color="auto"/>
        <w:left w:val="none" w:sz="0" w:space="0" w:color="auto"/>
        <w:bottom w:val="none" w:sz="0" w:space="0" w:color="auto"/>
        <w:right w:val="none" w:sz="0" w:space="0" w:color="auto"/>
      </w:divBdr>
    </w:div>
    <w:div w:id="472984746">
      <w:bodyDiv w:val="1"/>
      <w:marLeft w:val="0"/>
      <w:marRight w:val="0"/>
      <w:marTop w:val="0"/>
      <w:marBottom w:val="0"/>
      <w:divBdr>
        <w:top w:val="none" w:sz="0" w:space="0" w:color="auto"/>
        <w:left w:val="none" w:sz="0" w:space="0" w:color="auto"/>
        <w:bottom w:val="none" w:sz="0" w:space="0" w:color="auto"/>
        <w:right w:val="none" w:sz="0" w:space="0" w:color="auto"/>
      </w:divBdr>
    </w:div>
    <w:div w:id="473068164">
      <w:bodyDiv w:val="1"/>
      <w:marLeft w:val="0"/>
      <w:marRight w:val="0"/>
      <w:marTop w:val="0"/>
      <w:marBottom w:val="0"/>
      <w:divBdr>
        <w:top w:val="none" w:sz="0" w:space="0" w:color="auto"/>
        <w:left w:val="none" w:sz="0" w:space="0" w:color="auto"/>
        <w:bottom w:val="none" w:sz="0" w:space="0" w:color="auto"/>
        <w:right w:val="none" w:sz="0" w:space="0" w:color="auto"/>
      </w:divBdr>
    </w:div>
    <w:div w:id="473331001">
      <w:bodyDiv w:val="1"/>
      <w:marLeft w:val="0"/>
      <w:marRight w:val="0"/>
      <w:marTop w:val="0"/>
      <w:marBottom w:val="0"/>
      <w:divBdr>
        <w:top w:val="none" w:sz="0" w:space="0" w:color="auto"/>
        <w:left w:val="none" w:sz="0" w:space="0" w:color="auto"/>
        <w:bottom w:val="none" w:sz="0" w:space="0" w:color="auto"/>
        <w:right w:val="none" w:sz="0" w:space="0" w:color="auto"/>
      </w:divBdr>
    </w:div>
    <w:div w:id="473447476">
      <w:bodyDiv w:val="1"/>
      <w:marLeft w:val="0"/>
      <w:marRight w:val="0"/>
      <w:marTop w:val="0"/>
      <w:marBottom w:val="0"/>
      <w:divBdr>
        <w:top w:val="none" w:sz="0" w:space="0" w:color="auto"/>
        <w:left w:val="none" w:sz="0" w:space="0" w:color="auto"/>
        <w:bottom w:val="none" w:sz="0" w:space="0" w:color="auto"/>
        <w:right w:val="none" w:sz="0" w:space="0" w:color="auto"/>
      </w:divBdr>
    </w:div>
    <w:div w:id="473714800">
      <w:bodyDiv w:val="1"/>
      <w:marLeft w:val="0"/>
      <w:marRight w:val="0"/>
      <w:marTop w:val="0"/>
      <w:marBottom w:val="0"/>
      <w:divBdr>
        <w:top w:val="none" w:sz="0" w:space="0" w:color="auto"/>
        <w:left w:val="none" w:sz="0" w:space="0" w:color="auto"/>
        <w:bottom w:val="none" w:sz="0" w:space="0" w:color="auto"/>
        <w:right w:val="none" w:sz="0" w:space="0" w:color="auto"/>
      </w:divBdr>
    </w:div>
    <w:div w:id="473763652">
      <w:bodyDiv w:val="1"/>
      <w:marLeft w:val="0"/>
      <w:marRight w:val="0"/>
      <w:marTop w:val="0"/>
      <w:marBottom w:val="0"/>
      <w:divBdr>
        <w:top w:val="none" w:sz="0" w:space="0" w:color="auto"/>
        <w:left w:val="none" w:sz="0" w:space="0" w:color="auto"/>
        <w:bottom w:val="none" w:sz="0" w:space="0" w:color="auto"/>
        <w:right w:val="none" w:sz="0" w:space="0" w:color="auto"/>
      </w:divBdr>
    </w:div>
    <w:div w:id="474033014">
      <w:bodyDiv w:val="1"/>
      <w:marLeft w:val="0"/>
      <w:marRight w:val="0"/>
      <w:marTop w:val="0"/>
      <w:marBottom w:val="0"/>
      <w:divBdr>
        <w:top w:val="none" w:sz="0" w:space="0" w:color="auto"/>
        <w:left w:val="none" w:sz="0" w:space="0" w:color="auto"/>
        <w:bottom w:val="none" w:sz="0" w:space="0" w:color="auto"/>
        <w:right w:val="none" w:sz="0" w:space="0" w:color="auto"/>
      </w:divBdr>
    </w:div>
    <w:div w:id="474183706">
      <w:bodyDiv w:val="1"/>
      <w:marLeft w:val="0"/>
      <w:marRight w:val="0"/>
      <w:marTop w:val="0"/>
      <w:marBottom w:val="0"/>
      <w:divBdr>
        <w:top w:val="none" w:sz="0" w:space="0" w:color="auto"/>
        <w:left w:val="none" w:sz="0" w:space="0" w:color="auto"/>
        <w:bottom w:val="none" w:sz="0" w:space="0" w:color="auto"/>
        <w:right w:val="none" w:sz="0" w:space="0" w:color="auto"/>
      </w:divBdr>
    </w:div>
    <w:div w:id="474881188">
      <w:bodyDiv w:val="1"/>
      <w:marLeft w:val="0"/>
      <w:marRight w:val="0"/>
      <w:marTop w:val="0"/>
      <w:marBottom w:val="0"/>
      <w:divBdr>
        <w:top w:val="none" w:sz="0" w:space="0" w:color="auto"/>
        <w:left w:val="none" w:sz="0" w:space="0" w:color="auto"/>
        <w:bottom w:val="none" w:sz="0" w:space="0" w:color="auto"/>
        <w:right w:val="none" w:sz="0" w:space="0" w:color="auto"/>
      </w:divBdr>
    </w:div>
    <w:div w:id="474906607">
      <w:bodyDiv w:val="1"/>
      <w:marLeft w:val="0"/>
      <w:marRight w:val="0"/>
      <w:marTop w:val="0"/>
      <w:marBottom w:val="0"/>
      <w:divBdr>
        <w:top w:val="none" w:sz="0" w:space="0" w:color="auto"/>
        <w:left w:val="none" w:sz="0" w:space="0" w:color="auto"/>
        <w:bottom w:val="none" w:sz="0" w:space="0" w:color="auto"/>
        <w:right w:val="none" w:sz="0" w:space="0" w:color="auto"/>
      </w:divBdr>
    </w:div>
    <w:div w:id="475297020">
      <w:bodyDiv w:val="1"/>
      <w:marLeft w:val="0"/>
      <w:marRight w:val="0"/>
      <w:marTop w:val="0"/>
      <w:marBottom w:val="0"/>
      <w:divBdr>
        <w:top w:val="none" w:sz="0" w:space="0" w:color="auto"/>
        <w:left w:val="none" w:sz="0" w:space="0" w:color="auto"/>
        <w:bottom w:val="none" w:sz="0" w:space="0" w:color="auto"/>
        <w:right w:val="none" w:sz="0" w:space="0" w:color="auto"/>
      </w:divBdr>
    </w:div>
    <w:div w:id="475725834">
      <w:bodyDiv w:val="1"/>
      <w:marLeft w:val="0"/>
      <w:marRight w:val="0"/>
      <w:marTop w:val="0"/>
      <w:marBottom w:val="0"/>
      <w:divBdr>
        <w:top w:val="none" w:sz="0" w:space="0" w:color="auto"/>
        <w:left w:val="none" w:sz="0" w:space="0" w:color="auto"/>
        <w:bottom w:val="none" w:sz="0" w:space="0" w:color="auto"/>
        <w:right w:val="none" w:sz="0" w:space="0" w:color="auto"/>
      </w:divBdr>
    </w:div>
    <w:div w:id="475805887">
      <w:bodyDiv w:val="1"/>
      <w:marLeft w:val="0"/>
      <w:marRight w:val="0"/>
      <w:marTop w:val="0"/>
      <w:marBottom w:val="0"/>
      <w:divBdr>
        <w:top w:val="none" w:sz="0" w:space="0" w:color="auto"/>
        <w:left w:val="none" w:sz="0" w:space="0" w:color="auto"/>
        <w:bottom w:val="none" w:sz="0" w:space="0" w:color="auto"/>
        <w:right w:val="none" w:sz="0" w:space="0" w:color="auto"/>
      </w:divBdr>
    </w:div>
    <w:div w:id="476609201">
      <w:bodyDiv w:val="1"/>
      <w:marLeft w:val="0"/>
      <w:marRight w:val="0"/>
      <w:marTop w:val="0"/>
      <w:marBottom w:val="0"/>
      <w:divBdr>
        <w:top w:val="none" w:sz="0" w:space="0" w:color="auto"/>
        <w:left w:val="none" w:sz="0" w:space="0" w:color="auto"/>
        <w:bottom w:val="none" w:sz="0" w:space="0" w:color="auto"/>
        <w:right w:val="none" w:sz="0" w:space="0" w:color="auto"/>
      </w:divBdr>
    </w:div>
    <w:div w:id="477381899">
      <w:bodyDiv w:val="1"/>
      <w:marLeft w:val="0"/>
      <w:marRight w:val="0"/>
      <w:marTop w:val="0"/>
      <w:marBottom w:val="0"/>
      <w:divBdr>
        <w:top w:val="none" w:sz="0" w:space="0" w:color="auto"/>
        <w:left w:val="none" w:sz="0" w:space="0" w:color="auto"/>
        <w:bottom w:val="none" w:sz="0" w:space="0" w:color="auto"/>
        <w:right w:val="none" w:sz="0" w:space="0" w:color="auto"/>
      </w:divBdr>
    </w:div>
    <w:div w:id="477458293">
      <w:bodyDiv w:val="1"/>
      <w:marLeft w:val="0"/>
      <w:marRight w:val="0"/>
      <w:marTop w:val="0"/>
      <w:marBottom w:val="0"/>
      <w:divBdr>
        <w:top w:val="none" w:sz="0" w:space="0" w:color="auto"/>
        <w:left w:val="none" w:sz="0" w:space="0" w:color="auto"/>
        <w:bottom w:val="none" w:sz="0" w:space="0" w:color="auto"/>
        <w:right w:val="none" w:sz="0" w:space="0" w:color="auto"/>
      </w:divBdr>
    </w:div>
    <w:div w:id="477692502">
      <w:bodyDiv w:val="1"/>
      <w:marLeft w:val="0"/>
      <w:marRight w:val="0"/>
      <w:marTop w:val="0"/>
      <w:marBottom w:val="0"/>
      <w:divBdr>
        <w:top w:val="none" w:sz="0" w:space="0" w:color="auto"/>
        <w:left w:val="none" w:sz="0" w:space="0" w:color="auto"/>
        <w:bottom w:val="none" w:sz="0" w:space="0" w:color="auto"/>
        <w:right w:val="none" w:sz="0" w:space="0" w:color="auto"/>
      </w:divBdr>
    </w:div>
    <w:div w:id="477768450">
      <w:bodyDiv w:val="1"/>
      <w:marLeft w:val="0"/>
      <w:marRight w:val="0"/>
      <w:marTop w:val="0"/>
      <w:marBottom w:val="0"/>
      <w:divBdr>
        <w:top w:val="none" w:sz="0" w:space="0" w:color="auto"/>
        <w:left w:val="none" w:sz="0" w:space="0" w:color="auto"/>
        <w:bottom w:val="none" w:sz="0" w:space="0" w:color="auto"/>
        <w:right w:val="none" w:sz="0" w:space="0" w:color="auto"/>
      </w:divBdr>
    </w:div>
    <w:div w:id="478033106">
      <w:bodyDiv w:val="1"/>
      <w:marLeft w:val="0"/>
      <w:marRight w:val="0"/>
      <w:marTop w:val="0"/>
      <w:marBottom w:val="0"/>
      <w:divBdr>
        <w:top w:val="none" w:sz="0" w:space="0" w:color="auto"/>
        <w:left w:val="none" w:sz="0" w:space="0" w:color="auto"/>
        <w:bottom w:val="none" w:sz="0" w:space="0" w:color="auto"/>
        <w:right w:val="none" w:sz="0" w:space="0" w:color="auto"/>
      </w:divBdr>
    </w:div>
    <w:div w:id="478426928">
      <w:bodyDiv w:val="1"/>
      <w:marLeft w:val="0"/>
      <w:marRight w:val="0"/>
      <w:marTop w:val="0"/>
      <w:marBottom w:val="0"/>
      <w:divBdr>
        <w:top w:val="none" w:sz="0" w:space="0" w:color="auto"/>
        <w:left w:val="none" w:sz="0" w:space="0" w:color="auto"/>
        <w:bottom w:val="none" w:sz="0" w:space="0" w:color="auto"/>
        <w:right w:val="none" w:sz="0" w:space="0" w:color="auto"/>
      </w:divBdr>
    </w:div>
    <w:div w:id="479544823">
      <w:bodyDiv w:val="1"/>
      <w:marLeft w:val="0"/>
      <w:marRight w:val="0"/>
      <w:marTop w:val="0"/>
      <w:marBottom w:val="0"/>
      <w:divBdr>
        <w:top w:val="none" w:sz="0" w:space="0" w:color="auto"/>
        <w:left w:val="none" w:sz="0" w:space="0" w:color="auto"/>
        <w:bottom w:val="none" w:sz="0" w:space="0" w:color="auto"/>
        <w:right w:val="none" w:sz="0" w:space="0" w:color="auto"/>
      </w:divBdr>
      <w:divsChild>
        <w:div w:id="2024895800">
          <w:marLeft w:val="0"/>
          <w:marRight w:val="0"/>
          <w:marTop w:val="0"/>
          <w:marBottom w:val="0"/>
          <w:divBdr>
            <w:top w:val="none" w:sz="0" w:space="0" w:color="auto"/>
            <w:left w:val="none" w:sz="0" w:space="0" w:color="auto"/>
            <w:bottom w:val="none" w:sz="0" w:space="0" w:color="auto"/>
            <w:right w:val="none" w:sz="0" w:space="0" w:color="auto"/>
          </w:divBdr>
          <w:divsChild>
            <w:div w:id="779421529">
              <w:marLeft w:val="0"/>
              <w:marRight w:val="0"/>
              <w:marTop w:val="0"/>
              <w:marBottom w:val="0"/>
              <w:divBdr>
                <w:top w:val="none" w:sz="0" w:space="0" w:color="auto"/>
                <w:left w:val="none" w:sz="0" w:space="0" w:color="auto"/>
                <w:bottom w:val="none" w:sz="0" w:space="0" w:color="auto"/>
                <w:right w:val="none" w:sz="0" w:space="0" w:color="auto"/>
              </w:divBdr>
              <w:divsChild>
                <w:div w:id="1980914599">
                  <w:marLeft w:val="0"/>
                  <w:marRight w:val="0"/>
                  <w:marTop w:val="0"/>
                  <w:marBottom w:val="0"/>
                  <w:divBdr>
                    <w:top w:val="none" w:sz="0" w:space="0" w:color="auto"/>
                    <w:left w:val="none" w:sz="0" w:space="0" w:color="auto"/>
                    <w:bottom w:val="none" w:sz="0" w:space="0" w:color="auto"/>
                    <w:right w:val="none" w:sz="0" w:space="0" w:color="auto"/>
                  </w:divBdr>
                </w:div>
              </w:divsChild>
            </w:div>
            <w:div w:id="1116099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304155">
              <w:marLeft w:val="0"/>
              <w:marRight w:val="0"/>
              <w:marTop w:val="0"/>
              <w:marBottom w:val="0"/>
              <w:divBdr>
                <w:top w:val="none" w:sz="0" w:space="0" w:color="auto"/>
                <w:left w:val="none" w:sz="0" w:space="0" w:color="auto"/>
                <w:bottom w:val="none" w:sz="0" w:space="0" w:color="auto"/>
                <w:right w:val="none" w:sz="0" w:space="0" w:color="auto"/>
              </w:divBdr>
              <w:divsChild>
                <w:div w:id="1274939050">
                  <w:marLeft w:val="0"/>
                  <w:marRight w:val="0"/>
                  <w:marTop w:val="0"/>
                  <w:marBottom w:val="0"/>
                  <w:divBdr>
                    <w:top w:val="none" w:sz="0" w:space="0" w:color="auto"/>
                    <w:left w:val="none" w:sz="0" w:space="0" w:color="auto"/>
                    <w:bottom w:val="none" w:sz="0" w:space="0" w:color="auto"/>
                    <w:right w:val="none" w:sz="0" w:space="0" w:color="auto"/>
                  </w:divBdr>
                </w:div>
              </w:divsChild>
            </w:div>
            <w:div w:id="1367409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674307">
              <w:marLeft w:val="0"/>
              <w:marRight w:val="0"/>
              <w:marTop w:val="0"/>
              <w:marBottom w:val="0"/>
              <w:divBdr>
                <w:top w:val="none" w:sz="0" w:space="0" w:color="auto"/>
                <w:left w:val="none" w:sz="0" w:space="0" w:color="auto"/>
                <w:bottom w:val="none" w:sz="0" w:space="0" w:color="auto"/>
                <w:right w:val="none" w:sz="0" w:space="0" w:color="auto"/>
              </w:divBdr>
              <w:divsChild>
                <w:div w:id="1875344739">
                  <w:marLeft w:val="0"/>
                  <w:marRight w:val="0"/>
                  <w:marTop w:val="0"/>
                  <w:marBottom w:val="0"/>
                  <w:divBdr>
                    <w:top w:val="none" w:sz="0" w:space="0" w:color="auto"/>
                    <w:left w:val="none" w:sz="0" w:space="0" w:color="auto"/>
                    <w:bottom w:val="none" w:sz="0" w:space="0" w:color="auto"/>
                    <w:right w:val="none" w:sz="0" w:space="0" w:color="auto"/>
                  </w:divBdr>
                </w:div>
              </w:divsChild>
            </w:div>
            <w:div w:id="1964458768">
              <w:marLeft w:val="0"/>
              <w:marRight w:val="0"/>
              <w:marTop w:val="0"/>
              <w:marBottom w:val="0"/>
              <w:divBdr>
                <w:top w:val="none" w:sz="0" w:space="0" w:color="auto"/>
                <w:left w:val="none" w:sz="0" w:space="0" w:color="auto"/>
                <w:bottom w:val="none" w:sz="0" w:space="0" w:color="auto"/>
                <w:right w:val="none" w:sz="0" w:space="0" w:color="auto"/>
              </w:divBdr>
              <w:divsChild>
                <w:div w:id="1139768425">
                  <w:marLeft w:val="0"/>
                  <w:marRight w:val="0"/>
                  <w:marTop w:val="0"/>
                  <w:marBottom w:val="0"/>
                  <w:divBdr>
                    <w:top w:val="none" w:sz="0" w:space="0" w:color="auto"/>
                    <w:left w:val="none" w:sz="0" w:space="0" w:color="auto"/>
                    <w:bottom w:val="none" w:sz="0" w:space="0" w:color="auto"/>
                    <w:right w:val="none" w:sz="0" w:space="0" w:color="auto"/>
                  </w:divBdr>
                </w:div>
              </w:divsChild>
            </w:div>
            <w:div w:id="2137209540">
              <w:marLeft w:val="0"/>
              <w:marRight w:val="0"/>
              <w:marTop w:val="0"/>
              <w:marBottom w:val="0"/>
              <w:divBdr>
                <w:top w:val="none" w:sz="0" w:space="0" w:color="auto"/>
                <w:left w:val="none" w:sz="0" w:space="0" w:color="auto"/>
                <w:bottom w:val="none" w:sz="0" w:space="0" w:color="auto"/>
                <w:right w:val="none" w:sz="0" w:space="0" w:color="auto"/>
              </w:divBdr>
              <w:divsChild>
                <w:div w:id="1336804789">
                  <w:marLeft w:val="0"/>
                  <w:marRight w:val="0"/>
                  <w:marTop w:val="0"/>
                  <w:marBottom w:val="0"/>
                  <w:divBdr>
                    <w:top w:val="none" w:sz="0" w:space="0" w:color="auto"/>
                    <w:left w:val="none" w:sz="0" w:space="0" w:color="auto"/>
                    <w:bottom w:val="none" w:sz="0" w:space="0" w:color="auto"/>
                    <w:right w:val="none" w:sz="0" w:space="0" w:color="auto"/>
                  </w:divBdr>
                  <w:divsChild>
                    <w:div w:id="1453787092">
                      <w:marLeft w:val="0"/>
                      <w:marRight w:val="0"/>
                      <w:marTop w:val="0"/>
                      <w:marBottom w:val="0"/>
                      <w:divBdr>
                        <w:top w:val="none" w:sz="0" w:space="0" w:color="auto"/>
                        <w:left w:val="none" w:sz="0" w:space="0" w:color="auto"/>
                        <w:bottom w:val="none" w:sz="0" w:space="0" w:color="auto"/>
                        <w:right w:val="none" w:sz="0" w:space="0" w:color="auto"/>
                      </w:divBdr>
                      <w:divsChild>
                        <w:div w:id="772938184">
                          <w:marLeft w:val="0"/>
                          <w:marRight w:val="0"/>
                          <w:marTop w:val="0"/>
                          <w:marBottom w:val="0"/>
                          <w:divBdr>
                            <w:top w:val="none" w:sz="0" w:space="0" w:color="auto"/>
                            <w:left w:val="none" w:sz="0" w:space="0" w:color="auto"/>
                            <w:bottom w:val="none" w:sz="0" w:space="0" w:color="auto"/>
                            <w:right w:val="none" w:sz="0" w:space="0" w:color="auto"/>
                          </w:divBdr>
                          <w:divsChild>
                            <w:div w:id="1170557268">
                              <w:marLeft w:val="0"/>
                              <w:marRight w:val="0"/>
                              <w:marTop w:val="0"/>
                              <w:marBottom w:val="0"/>
                              <w:divBdr>
                                <w:top w:val="none" w:sz="0" w:space="0" w:color="auto"/>
                                <w:left w:val="none" w:sz="0" w:space="0" w:color="auto"/>
                                <w:bottom w:val="none" w:sz="0" w:space="0" w:color="auto"/>
                                <w:right w:val="none" w:sz="0" w:space="0" w:color="auto"/>
                              </w:divBdr>
                            </w:div>
                          </w:divsChild>
                        </w:div>
                        <w:div w:id="7821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658350">
      <w:bodyDiv w:val="1"/>
      <w:marLeft w:val="0"/>
      <w:marRight w:val="0"/>
      <w:marTop w:val="0"/>
      <w:marBottom w:val="0"/>
      <w:divBdr>
        <w:top w:val="none" w:sz="0" w:space="0" w:color="auto"/>
        <w:left w:val="none" w:sz="0" w:space="0" w:color="auto"/>
        <w:bottom w:val="none" w:sz="0" w:space="0" w:color="auto"/>
        <w:right w:val="none" w:sz="0" w:space="0" w:color="auto"/>
      </w:divBdr>
    </w:div>
    <w:div w:id="479689318">
      <w:bodyDiv w:val="1"/>
      <w:marLeft w:val="0"/>
      <w:marRight w:val="0"/>
      <w:marTop w:val="0"/>
      <w:marBottom w:val="0"/>
      <w:divBdr>
        <w:top w:val="none" w:sz="0" w:space="0" w:color="auto"/>
        <w:left w:val="none" w:sz="0" w:space="0" w:color="auto"/>
        <w:bottom w:val="none" w:sz="0" w:space="0" w:color="auto"/>
        <w:right w:val="none" w:sz="0" w:space="0" w:color="auto"/>
      </w:divBdr>
    </w:div>
    <w:div w:id="479814185">
      <w:bodyDiv w:val="1"/>
      <w:marLeft w:val="0"/>
      <w:marRight w:val="0"/>
      <w:marTop w:val="0"/>
      <w:marBottom w:val="0"/>
      <w:divBdr>
        <w:top w:val="none" w:sz="0" w:space="0" w:color="auto"/>
        <w:left w:val="none" w:sz="0" w:space="0" w:color="auto"/>
        <w:bottom w:val="none" w:sz="0" w:space="0" w:color="auto"/>
        <w:right w:val="none" w:sz="0" w:space="0" w:color="auto"/>
      </w:divBdr>
    </w:div>
    <w:div w:id="480198888">
      <w:bodyDiv w:val="1"/>
      <w:marLeft w:val="0"/>
      <w:marRight w:val="0"/>
      <w:marTop w:val="0"/>
      <w:marBottom w:val="0"/>
      <w:divBdr>
        <w:top w:val="none" w:sz="0" w:space="0" w:color="auto"/>
        <w:left w:val="none" w:sz="0" w:space="0" w:color="auto"/>
        <w:bottom w:val="none" w:sz="0" w:space="0" w:color="auto"/>
        <w:right w:val="none" w:sz="0" w:space="0" w:color="auto"/>
      </w:divBdr>
    </w:div>
    <w:div w:id="480656149">
      <w:bodyDiv w:val="1"/>
      <w:marLeft w:val="0"/>
      <w:marRight w:val="0"/>
      <w:marTop w:val="0"/>
      <w:marBottom w:val="0"/>
      <w:divBdr>
        <w:top w:val="none" w:sz="0" w:space="0" w:color="auto"/>
        <w:left w:val="none" w:sz="0" w:space="0" w:color="auto"/>
        <w:bottom w:val="none" w:sz="0" w:space="0" w:color="auto"/>
        <w:right w:val="none" w:sz="0" w:space="0" w:color="auto"/>
      </w:divBdr>
    </w:div>
    <w:div w:id="481579563">
      <w:bodyDiv w:val="1"/>
      <w:marLeft w:val="0"/>
      <w:marRight w:val="0"/>
      <w:marTop w:val="0"/>
      <w:marBottom w:val="0"/>
      <w:divBdr>
        <w:top w:val="none" w:sz="0" w:space="0" w:color="auto"/>
        <w:left w:val="none" w:sz="0" w:space="0" w:color="auto"/>
        <w:bottom w:val="none" w:sz="0" w:space="0" w:color="auto"/>
        <w:right w:val="none" w:sz="0" w:space="0" w:color="auto"/>
      </w:divBdr>
      <w:divsChild>
        <w:div w:id="156967030">
          <w:marLeft w:val="0"/>
          <w:marRight w:val="0"/>
          <w:marTop w:val="0"/>
          <w:marBottom w:val="0"/>
          <w:divBdr>
            <w:top w:val="none" w:sz="0" w:space="0" w:color="auto"/>
            <w:left w:val="none" w:sz="0" w:space="0" w:color="auto"/>
            <w:bottom w:val="none" w:sz="0" w:space="0" w:color="auto"/>
            <w:right w:val="none" w:sz="0" w:space="0" w:color="auto"/>
          </w:divBdr>
          <w:divsChild>
            <w:div w:id="258223367">
              <w:marLeft w:val="0"/>
              <w:marRight w:val="0"/>
              <w:marTop w:val="0"/>
              <w:marBottom w:val="0"/>
              <w:divBdr>
                <w:top w:val="none" w:sz="0" w:space="0" w:color="auto"/>
                <w:left w:val="none" w:sz="0" w:space="0" w:color="auto"/>
                <w:bottom w:val="none" w:sz="0" w:space="0" w:color="auto"/>
                <w:right w:val="none" w:sz="0" w:space="0" w:color="auto"/>
              </w:divBdr>
            </w:div>
          </w:divsChild>
        </w:div>
        <w:div w:id="275991590">
          <w:marLeft w:val="0"/>
          <w:marRight w:val="0"/>
          <w:marTop w:val="0"/>
          <w:marBottom w:val="0"/>
          <w:divBdr>
            <w:top w:val="none" w:sz="0" w:space="0" w:color="auto"/>
            <w:left w:val="none" w:sz="0" w:space="0" w:color="auto"/>
            <w:bottom w:val="none" w:sz="0" w:space="0" w:color="auto"/>
            <w:right w:val="none" w:sz="0" w:space="0" w:color="auto"/>
          </w:divBdr>
          <w:divsChild>
            <w:div w:id="1863738689">
              <w:marLeft w:val="0"/>
              <w:marRight w:val="0"/>
              <w:marTop w:val="0"/>
              <w:marBottom w:val="0"/>
              <w:divBdr>
                <w:top w:val="none" w:sz="0" w:space="0" w:color="auto"/>
                <w:left w:val="none" w:sz="0" w:space="0" w:color="auto"/>
                <w:bottom w:val="none" w:sz="0" w:space="0" w:color="auto"/>
                <w:right w:val="none" w:sz="0" w:space="0" w:color="auto"/>
              </w:divBdr>
            </w:div>
          </w:divsChild>
        </w:div>
        <w:div w:id="596526278">
          <w:marLeft w:val="0"/>
          <w:marRight w:val="0"/>
          <w:marTop w:val="0"/>
          <w:marBottom w:val="0"/>
          <w:divBdr>
            <w:top w:val="none" w:sz="0" w:space="0" w:color="auto"/>
            <w:left w:val="none" w:sz="0" w:space="0" w:color="auto"/>
            <w:bottom w:val="none" w:sz="0" w:space="0" w:color="auto"/>
            <w:right w:val="none" w:sz="0" w:space="0" w:color="auto"/>
          </w:divBdr>
          <w:divsChild>
            <w:div w:id="2124835031">
              <w:marLeft w:val="0"/>
              <w:marRight w:val="0"/>
              <w:marTop w:val="0"/>
              <w:marBottom w:val="0"/>
              <w:divBdr>
                <w:top w:val="none" w:sz="0" w:space="0" w:color="auto"/>
                <w:left w:val="none" w:sz="0" w:space="0" w:color="auto"/>
                <w:bottom w:val="none" w:sz="0" w:space="0" w:color="auto"/>
                <w:right w:val="none" w:sz="0" w:space="0" w:color="auto"/>
              </w:divBdr>
            </w:div>
          </w:divsChild>
        </w:div>
        <w:div w:id="1928076725">
          <w:marLeft w:val="0"/>
          <w:marRight w:val="0"/>
          <w:marTop w:val="0"/>
          <w:marBottom w:val="0"/>
          <w:divBdr>
            <w:top w:val="none" w:sz="0" w:space="0" w:color="auto"/>
            <w:left w:val="none" w:sz="0" w:space="0" w:color="auto"/>
            <w:bottom w:val="none" w:sz="0" w:space="0" w:color="auto"/>
            <w:right w:val="none" w:sz="0" w:space="0" w:color="auto"/>
          </w:divBdr>
          <w:divsChild>
            <w:div w:id="200358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34062">
      <w:bodyDiv w:val="1"/>
      <w:marLeft w:val="0"/>
      <w:marRight w:val="0"/>
      <w:marTop w:val="0"/>
      <w:marBottom w:val="0"/>
      <w:divBdr>
        <w:top w:val="none" w:sz="0" w:space="0" w:color="auto"/>
        <w:left w:val="none" w:sz="0" w:space="0" w:color="auto"/>
        <w:bottom w:val="none" w:sz="0" w:space="0" w:color="auto"/>
        <w:right w:val="none" w:sz="0" w:space="0" w:color="auto"/>
      </w:divBdr>
    </w:div>
    <w:div w:id="482284095">
      <w:bodyDiv w:val="1"/>
      <w:marLeft w:val="0"/>
      <w:marRight w:val="0"/>
      <w:marTop w:val="0"/>
      <w:marBottom w:val="0"/>
      <w:divBdr>
        <w:top w:val="none" w:sz="0" w:space="0" w:color="auto"/>
        <w:left w:val="none" w:sz="0" w:space="0" w:color="auto"/>
        <w:bottom w:val="none" w:sz="0" w:space="0" w:color="auto"/>
        <w:right w:val="none" w:sz="0" w:space="0" w:color="auto"/>
      </w:divBdr>
    </w:div>
    <w:div w:id="482624600">
      <w:bodyDiv w:val="1"/>
      <w:marLeft w:val="0"/>
      <w:marRight w:val="0"/>
      <w:marTop w:val="0"/>
      <w:marBottom w:val="0"/>
      <w:divBdr>
        <w:top w:val="none" w:sz="0" w:space="0" w:color="auto"/>
        <w:left w:val="none" w:sz="0" w:space="0" w:color="auto"/>
        <w:bottom w:val="none" w:sz="0" w:space="0" w:color="auto"/>
        <w:right w:val="none" w:sz="0" w:space="0" w:color="auto"/>
      </w:divBdr>
    </w:div>
    <w:div w:id="482626713">
      <w:bodyDiv w:val="1"/>
      <w:marLeft w:val="0"/>
      <w:marRight w:val="0"/>
      <w:marTop w:val="0"/>
      <w:marBottom w:val="0"/>
      <w:divBdr>
        <w:top w:val="none" w:sz="0" w:space="0" w:color="auto"/>
        <w:left w:val="none" w:sz="0" w:space="0" w:color="auto"/>
        <w:bottom w:val="none" w:sz="0" w:space="0" w:color="auto"/>
        <w:right w:val="none" w:sz="0" w:space="0" w:color="auto"/>
      </w:divBdr>
    </w:div>
    <w:div w:id="483593825">
      <w:bodyDiv w:val="1"/>
      <w:marLeft w:val="0"/>
      <w:marRight w:val="0"/>
      <w:marTop w:val="0"/>
      <w:marBottom w:val="0"/>
      <w:divBdr>
        <w:top w:val="none" w:sz="0" w:space="0" w:color="auto"/>
        <w:left w:val="none" w:sz="0" w:space="0" w:color="auto"/>
        <w:bottom w:val="none" w:sz="0" w:space="0" w:color="auto"/>
        <w:right w:val="none" w:sz="0" w:space="0" w:color="auto"/>
      </w:divBdr>
    </w:div>
    <w:div w:id="483856747">
      <w:bodyDiv w:val="1"/>
      <w:marLeft w:val="0"/>
      <w:marRight w:val="0"/>
      <w:marTop w:val="0"/>
      <w:marBottom w:val="0"/>
      <w:divBdr>
        <w:top w:val="none" w:sz="0" w:space="0" w:color="auto"/>
        <w:left w:val="none" w:sz="0" w:space="0" w:color="auto"/>
        <w:bottom w:val="none" w:sz="0" w:space="0" w:color="auto"/>
        <w:right w:val="none" w:sz="0" w:space="0" w:color="auto"/>
      </w:divBdr>
    </w:div>
    <w:div w:id="484396072">
      <w:bodyDiv w:val="1"/>
      <w:marLeft w:val="0"/>
      <w:marRight w:val="0"/>
      <w:marTop w:val="0"/>
      <w:marBottom w:val="0"/>
      <w:divBdr>
        <w:top w:val="none" w:sz="0" w:space="0" w:color="auto"/>
        <w:left w:val="none" w:sz="0" w:space="0" w:color="auto"/>
        <w:bottom w:val="none" w:sz="0" w:space="0" w:color="auto"/>
        <w:right w:val="none" w:sz="0" w:space="0" w:color="auto"/>
      </w:divBdr>
    </w:div>
    <w:div w:id="487719451">
      <w:bodyDiv w:val="1"/>
      <w:marLeft w:val="0"/>
      <w:marRight w:val="0"/>
      <w:marTop w:val="0"/>
      <w:marBottom w:val="0"/>
      <w:divBdr>
        <w:top w:val="none" w:sz="0" w:space="0" w:color="auto"/>
        <w:left w:val="none" w:sz="0" w:space="0" w:color="auto"/>
        <w:bottom w:val="none" w:sz="0" w:space="0" w:color="auto"/>
        <w:right w:val="none" w:sz="0" w:space="0" w:color="auto"/>
      </w:divBdr>
    </w:div>
    <w:div w:id="488063275">
      <w:bodyDiv w:val="1"/>
      <w:marLeft w:val="0"/>
      <w:marRight w:val="0"/>
      <w:marTop w:val="0"/>
      <w:marBottom w:val="0"/>
      <w:divBdr>
        <w:top w:val="none" w:sz="0" w:space="0" w:color="auto"/>
        <w:left w:val="none" w:sz="0" w:space="0" w:color="auto"/>
        <w:bottom w:val="none" w:sz="0" w:space="0" w:color="auto"/>
        <w:right w:val="none" w:sz="0" w:space="0" w:color="auto"/>
      </w:divBdr>
      <w:divsChild>
        <w:div w:id="202640068">
          <w:marLeft w:val="0"/>
          <w:marRight w:val="0"/>
          <w:marTop w:val="0"/>
          <w:marBottom w:val="0"/>
          <w:divBdr>
            <w:top w:val="none" w:sz="0" w:space="0" w:color="auto"/>
            <w:left w:val="none" w:sz="0" w:space="0" w:color="auto"/>
            <w:bottom w:val="none" w:sz="0" w:space="0" w:color="auto"/>
            <w:right w:val="none" w:sz="0" w:space="0" w:color="auto"/>
          </w:divBdr>
          <w:divsChild>
            <w:div w:id="1806391303">
              <w:marLeft w:val="0"/>
              <w:marRight w:val="0"/>
              <w:marTop w:val="0"/>
              <w:marBottom w:val="0"/>
              <w:divBdr>
                <w:top w:val="none" w:sz="0" w:space="0" w:color="auto"/>
                <w:left w:val="none" w:sz="0" w:space="0" w:color="auto"/>
                <w:bottom w:val="none" w:sz="0" w:space="0" w:color="auto"/>
                <w:right w:val="none" w:sz="0" w:space="0" w:color="auto"/>
              </w:divBdr>
              <w:divsChild>
                <w:div w:id="2040814551">
                  <w:marLeft w:val="0"/>
                  <w:marRight w:val="0"/>
                  <w:marTop w:val="0"/>
                  <w:marBottom w:val="0"/>
                  <w:divBdr>
                    <w:top w:val="none" w:sz="0" w:space="0" w:color="auto"/>
                    <w:left w:val="none" w:sz="0" w:space="0" w:color="auto"/>
                    <w:bottom w:val="none" w:sz="0" w:space="0" w:color="auto"/>
                    <w:right w:val="none" w:sz="0" w:space="0" w:color="auto"/>
                  </w:divBdr>
                </w:div>
              </w:divsChild>
            </w:div>
            <w:div w:id="2097356906">
              <w:marLeft w:val="0"/>
              <w:marRight w:val="0"/>
              <w:marTop w:val="0"/>
              <w:marBottom w:val="0"/>
              <w:divBdr>
                <w:top w:val="none" w:sz="0" w:space="0" w:color="auto"/>
                <w:left w:val="none" w:sz="0" w:space="0" w:color="auto"/>
                <w:bottom w:val="none" w:sz="0" w:space="0" w:color="auto"/>
                <w:right w:val="none" w:sz="0" w:space="0" w:color="auto"/>
              </w:divBdr>
              <w:divsChild>
                <w:div w:id="223835631">
                  <w:marLeft w:val="0"/>
                  <w:marRight w:val="0"/>
                  <w:marTop w:val="0"/>
                  <w:marBottom w:val="0"/>
                  <w:divBdr>
                    <w:top w:val="none" w:sz="0" w:space="0" w:color="auto"/>
                    <w:left w:val="none" w:sz="0" w:space="0" w:color="auto"/>
                    <w:bottom w:val="none" w:sz="0" w:space="0" w:color="auto"/>
                    <w:right w:val="none" w:sz="0" w:space="0" w:color="auto"/>
                  </w:divBdr>
                  <w:divsChild>
                    <w:div w:id="14118319">
                      <w:marLeft w:val="0"/>
                      <w:marRight w:val="0"/>
                      <w:marTop w:val="0"/>
                      <w:marBottom w:val="0"/>
                      <w:divBdr>
                        <w:top w:val="none" w:sz="0" w:space="0" w:color="auto"/>
                        <w:left w:val="none" w:sz="0" w:space="0" w:color="auto"/>
                        <w:bottom w:val="none" w:sz="0" w:space="0" w:color="auto"/>
                        <w:right w:val="none" w:sz="0" w:space="0" w:color="auto"/>
                      </w:divBdr>
                      <w:divsChild>
                        <w:div w:id="81221793">
                          <w:marLeft w:val="0"/>
                          <w:marRight w:val="0"/>
                          <w:marTop w:val="0"/>
                          <w:marBottom w:val="0"/>
                          <w:divBdr>
                            <w:top w:val="none" w:sz="0" w:space="0" w:color="auto"/>
                            <w:left w:val="none" w:sz="0" w:space="0" w:color="auto"/>
                            <w:bottom w:val="none" w:sz="0" w:space="0" w:color="auto"/>
                            <w:right w:val="none" w:sz="0" w:space="0" w:color="auto"/>
                          </w:divBdr>
                          <w:divsChild>
                            <w:div w:id="661465955">
                              <w:marLeft w:val="0"/>
                              <w:marRight w:val="0"/>
                              <w:marTop w:val="0"/>
                              <w:marBottom w:val="0"/>
                              <w:divBdr>
                                <w:top w:val="none" w:sz="0" w:space="0" w:color="auto"/>
                                <w:left w:val="none" w:sz="0" w:space="0" w:color="auto"/>
                                <w:bottom w:val="none" w:sz="0" w:space="0" w:color="auto"/>
                                <w:right w:val="none" w:sz="0" w:space="0" w:color="auto"/>
                              </w:divBdr>
                            </w:div>
                          </w:divsChild>
                        </w:div>
                        <w:div w:id="112164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256966">
      <w:bodyDiv w:val="1"/>
      <w:marLeft w:val="0"/>
      <w:marRight w:val="0"/>
      <w:marTop w:val="0"/>
      <w:marBottom w:val="0"/>
      <w:divBdr>
        <w:top w:val="none" w:sz="0" w:space="0" w:color="auto"/>
        <w:left w:val="none" w:sz="0" w:space="0" w:color="auto"/>
        <w:bottom w:val="none" w:sz="0" w:space="0" w:color="auto"/>
        <w:right w:val="none" w:sz="0" w:space="0" w:color="auto"/>
      </w:divBdr>
    </w:div>
    <w:div w:id="488403383">
      <w:bodyDiv w:val="1"/>
      <w:marLeft w:val="0"/>
      <w:marRight w:val="0"/>
      <w:marTop w:val="0"/>
      <w:marBottom w:val="0"/>
      <w:divBdr>
        <w:top w:val="none" w:sz="0" w:space="0" w:color="auto"/>
        <w:left w:val="none" w:sz="0" w:space="0" w:color="auto"/>
        <w:bottom w:val="none" w:sz="0" w:space="0" w:color="auto"/>
        <w:right w:val="none" w:sz="0" w:space="0" w:color="auto"/>
      </w:divBdr>
    </w:div>
    <w:div w:id="488601376">
      <w:bodyDiv w:val="1"/>
      <w:marLeft w:val="0"/>
      <w:marRight w:val="0"/>
      <w:marTop w:val="0"/>
      <w:marBottom w:val="0"/>
      <w:divBdr>
        <w:top w:val="none" w:sz="0" w:space="0" w:color="auto"/>
        <w:left w:val="none" w:sz="0" w:space="0" w:color="auto"/>
        <w:bottom w:val="none" w:sz="0" w:space="0" w:color="auto"/>
        <w:right w:val="none" w:sz="0" w:space="0" w:color="auto"/>
      </w:divBdr>
    </w:div>
    <w:div w:id="488643324">
      <w:bodyDiv w:val="1"/>
      <w:marLeft w:val="0"/>
      <w:marRight w:val="0"/>
      <w:marTop w:val="0"/>
      <w:marBottom w:val="0"/>
      <w:divBdr>
        <w:top w:val="none" w:sz="0" w:space="0" w:color="auto"/>
        <w:left w:val="none" w:sz="0" w:space="0" w:color="auto"/>
        <w:bottom w:val="none" w:sz="0" w:space="0" w:color="auto"/>
        <w:right w:val="none" w:sz="0" w:space="0" w:color="auto"/>
      </w:divBdr>
    </w:div>
    <w:div w:id="489757816">
      <w:bodyDiv w:val="1"/>
      <w:marLeft w:val="0"/>
      <w:marRight w:val="0"/>
      <w:marTop w:val="0"/>
      <w:marBottom w:val="0"/>
      <w:divBdr>
        <w:top w:val="none" w:sz="0" w:space="0" w:color="auto"/>
        <w:left w:val="none" w:sz="0" w:space="0" w:color="auto"/>
        <w:bottom w:val="none" w:sz="0" w:space="0" w:color="auto"/>
        <w:right w:val="none" w:sz="0" w:space="0" w:color="auto"/>
      </w:divBdr>
    </w:div>
    <w:div w:id="489902966">
      <w:bodyDiv w:val="1"/>
      <w:marLeft w:val="0"/>
      <w:marRight w:val="0"/>
      <w:marTop w:val="0"/>
      <w:marBottom w:val="0"/>
      <w:divBdr>
        <w:top w:val="none" w:sz="0" w:space="0" w:color="auto"/>
        <w:left w:val="none" w:sz="0" w:space="0" w:color="auto"/>
        <w:bottom w:val="none" w:sz="0" w:space="0" w:color="auto"/>
        <w:right w:val="none" w:sz="0" w:space="0" w:color="auto"/>
      </w:divBdr>
    </w:div>
    <w:div w:id="490340518">
      <w:bodyDiv w:val="1"/>
      <w:marLeft w:val="0"/>
      <w:marRight w:val="0"/>
      <w:marTop w:val="0"/>
      <w:marBottom w:val="0"/>
      <w:divBdr>
        <w:top w:val="none" w:sz="0" w:space="0" w:color="auto"/>
        <w:left w:val="none" w:sz="0" w:space="0" w:color="auto"/>
        <w:bottom w:val="none" w:sz="0" w:space="0" w:color="auto"/>
        <w:right w:val="none" w:sz="0" w:space="0" w:color="auto"/>
      </w:divBdr>
    </w:div>
    <w:div w:id="490607708">
      <w:bodyDiv w:val="1"/>
      <w:marLeft w:val="0"/>
      <w:marRight w:val="0"/>
      <w:marTop w:val="0"/>
      <w:marBottom w:val="0"/>
      <w:divBdr>
        <w:top w:val="none" w:sz="0" w:space="0" w:color="auto"/>
        <w:left w:val="none" w:sz="0" w:space="0" w:color="auto"/>
        <w:bottom w:val="none" w:sz="0" w:space="0" w:color="auto"/>
        <w:right w:val="none" w:sz="0" w:space="0" w:color="auto"/>
      </w:divBdr>
    </w:div>
    <w:div w:id="491600826">
      <w:bodyDiv w:val="1"/>
      <w:marLeft w:val="0"/>
      <w:marRight w:val="0"/>
      <w:marTop w:val="0"/>
      <w:marBottom w:val="0"/>
      <w:divBdr>
        <w:top w:val="none" w:sz="0" w:space="0" w:color="auto"/>
        <w:left w:val="none" w:sz="0" w:space="0" w:color="auto"/>
        <w:bottom w:val="none" w:sz="0" w:space="0" w:color="auto"/>
        <w:right w:val="none" w:sz="0" w:space="0" w:color="auto"/>
      </w:divBdr>
    </w:div>
    <w:div w:id="493761606">
      <w:bodyDiv w:val="1"/>
      <w:marLeft w:val="0"/>
      <w:marRight w:val="0"/>
      <w:marTop w:val="0"/>
      <w:marBottom w:val="0"/>
      <w:divBdr>
        <w:top w:val="none" w:sz="0" w:space="0" w:color="auto"/>
        <w:left w:val="none" w:sz="0" w:space="0" w:color="auto"/>
        <w:bottom w:val="none" w:sz="0" w:space="0" w:color="auto"/>
        <w:right w:val="none" w:sz="0" w:space="0" w:color="auto"/>
      </w:divBdr>
    </w:div>
    <w:div w:id="494994784">
      <w:bodyDiv w:val="1"/>
      <w:marLeft w:val="0"/>
      <w:marRight w:val="0"/>
      <w:marTop w:val="0"/>
      <w:marBottom w:val="0"/>
      <w:divBdr>
        <w:top w:val="none" w:sz="0" w:space="0" w:color="auto"/>
        <w:left w:val="none" w:sz="0" w:space="0" w:color="auto"/>
        <w:bottom w:val="none" w:sz="0" w:space="0" w:color="auto"/>
        <w:right w:val="none" w:sz="0" w:space="0" w:color="auto"/>
      </w:divBdr>
    </w:div>
    <w:div w:id="495649156">
      <w:bodyDiv w:val="1"/>
      <w:marLeft w:val="0"/>
      <w:marRight w:val="0"/>
      <w:marTop w:val="0"/>
      <w:marBottom w:val="0"/>
      <w:divBdr>
        <w:top w:val="none" w:sz="0" w:space="0" w:color="auto"/>
        <w:left w:val="none" w:sz="0" w:space="0" w:color="auto"/>
        <w:bottom w:val="none" w:sz="0" w:space="0" w:color="auto"/>
        <w:right w:val="none" w:sz="0" w:space="0" w:color="auto"/>
      </w:divBdr>
    </w:div>
    <w:div w:id="496844143">
      <w:bodyDiv w:val="1"/>
      <w:marLeft w:val="0"/>
      <w:marRight w:val="0"/>
      <w:marTop w:val="0"/>
      <w:marBottom w:val="0"/>
      <w:divBdr>
        <w:top w:val="none" w:sz="0" w:space="0" w:color="auto"/>
        <w:left w:val="none" w:sz="0" w:space="0" w:color="auto"/>
        <w:bottom w:val="none" w:sz="0" w:space="0" w:color="auto"/>
        <w:right w:val="none" w:sz="0" w:space="0" w:color="auto"/>
      </w:divBdr>
    </w:div>
    <w:div w:id="497892356">
      <w:bodyDiv w:val="1"/>
      <w:marLeft w:val="0"/>
      <w:marRight w:val="0"/>
      <w:marTop w:val="0"/>
      <w:marBottom w:val="0"/>
      <w:divBdr>
        <w:top w:val="none" w:sz="0" w:space="0" w:color="auto"/>
        <w:left w:val="none" w:sz="0" w:space="0" w:color="auto"/>
        <w:bottom w:val="none" w:sz="0" w:space="0" w:color="auto"/>
        <w:right w:val="none" w:sz="0" w:space="0" w:color="auto"/>
      </w:divBdr>
    </w:div>
    <w:div w:id="498039050">
      <w:bodyDiv w:val="1"/>
      <w:marLeft w:val="0"/>
      <w:marRight w:val="0"/>
      <w:marTop w:val="0"/>
      <w:marBottom w:val="0"/>
      <w:divBdr>
        <w:top w:val="none" w:sz="0" w:space="0" w:color="auto"/>
        <w:left w:val="none" w:sz="0" w:space="0" w:color="auto"/>
        <w:bottom w:val="none" w:sz="0" w:space="0" w:color="auto"/>
        <w:right w:val="none" w:sz="0" w:space="0" w:color="auto"/>
      </w:divBdr>
    </w:div>
    <w:div w:id="498735041">
      <w:bodyDiv w:val="1"/>
      <w:marLeft w:val="0"/>
      <w:marRight w:val="0"/>
      <w:marTop w:val="0"/>
      <w:marBottom w:val="0"/>
      <w:divBdr>
        <w:top w:val="none" w:sz="0" w:space="0" w:color="auto"/>
        <w:left w:val="none" w:sz="0" w:space="0" w:color="auto"/>
        <w:bottom w:val="none" w:sz="0" w:space="0" w:color="auto"/>
        <w:right w:val="none" w:sz="0" w:space="0" w:color="auto"/>
      </w:divBdr>
    </w:div>
    <w:div w:id="498735086">
      <w:bodyDiv w:val="1"/>
      <w:marLeft w:val="0"/>
      <w:marRight w:val="0"/>
      <w:marTop w:val="0"/>
      <w:marBottom w:val="0"/>
      <w:divBdr>
        <w:top w:val="none" w:sz="0" w:space="0" w:color="auto"/>
        <w:left w:val="none" w:sz="0" w:space="0" w:color="auto"/>
        <w:bottom w:val="none" w:sz="0" w:space="0" w:color="auto"/>
        <w:right w:val="none" w:sz="0" w:space="0" w:color="auto"/>
      </w:divBdr>
    </w:div>
    <w:div w:id="498740040">
      <w:bodyDiv w:val="1"/>
      <w:marLeft w:val="0"/>
      <w:marRight w:val="0"/>
      <w:marTop w:val="0"/>
      <w:marBottom w:val="0"/>
      <w:divBdr>
        <w:top w:val="none" w:sz="0" w:space="0" w:color="auto"/>
        <w:left w:val="none" w:sz="0" w:space="0" w:color="auto"/>
        <w:bottom w:val="none" w:sz="0" w:space="0" w:color="auto"/>
        <w:right w:val="none" w:sz="0" w:space="0" w:color="auto"/>
      </w:divBdr>
    </w:div>
    <w:div w:id="499004406">
      <w:bodyDiv w:val="1"/>
      <w:marLeft w:val="0"/>
      <w:marRight w:val="0"/>
      <w:marTop w:val="0"/>
      <w:marBottom w:val="0"/>
      <w:divBdr>
        <w:top w:val="none" w:sz="0" w:space="0" w:color="auto"/>
        <w:left w:val="none" w:sz="0" w:space="0" w:color="auto"/>
        <w:bottom w:val="none" w:sz="0" w:space="0" w:color="auto"/>
        <w:right w:val="none" w:sz="0" w:space="0" w:color="auto"/>
      </w:divBdr>
    </w:div>
    <w:div w:id="499274890">
      <w:bodyDiv w:val="1"/>
      <w:marLeft w:val="0"/>
      <w:marRight w:val="0"/>
      <w:marTop w:val="0"/>
      <w:marBottom w:val="0"/>
      <w:divBdr>
        <w:top w:val="none" w:sz="0" w:space="0" w:color="auto"/>
        <w:left w:val="none" w:sz="0" w:space="0" w:color="auto"/>
        <w:bottom w:val="none" w:sz="0" w:space="0" w:color="auto"/>
        <w:right w:val="none" w:sz="0" w:space="0" w:color="auto"/>
      </w:divBdr>
    </w:div>
    <w:div w:id="499463838">
      <w:bodyDiv w:val="1"/>
      <w:marLeft w:val="0"/>
      <w:marRight w:val="0"/>
      <w:marTop w:val="0"/>
      <w:marBottom w:val="0"/>
      <w:divBdr>
        <w:top w:val="none" w:sz="0" w:space="0" w:color="auto"/>
        <w:left w:val="none" w:sz="0" w:space="0" w:color="auto"/>
        <w:bottom w:val="none" w:sz="0" w:space="0" w:color="auto"/>
        <w:right w:val="none" w:sz="0" w:space="0" w:color="auto"/>
      </w:divBdr>
    </w:div>
    <w:div w:id="500002237">
      <w:bodyDiv w:val="1"/>
      <w:marLeft w:val="0"/>
      <w:marRight w:val="0"/>
      <w:marTop w:val="0"/>
      <w:marBottom w:val="0"/>
      <w:divBdr>
        <w:top w:val="none" w:sz="0" w:space="0" w:color="auto"/>
        <w:left w:val="none" w:sz="0" w:space="0" w:color="auto"/>
        <w:bottom w:val="none" w:sz="0" w:space="0" w:color="auto"/>
        <w:right w:val="none" w:sz="0" w:space="0" w:color="auto"/>
      </w:divBdr>
    </w:div>
    <w:div w:id="500238517">
      <w:bodyDiv w:val="1"/>
      <w:marLeft w:val="0"/>
      <w:marRight w:val="0"/>
      <w:marTop w:val="0"/>
      <w:marBottom w:val="0"/>
      <w:divBdr>
        <w:top w:val="none" w:sz="0" w:space="0" w:color="auto"/>
        <w:left w:val="none" w:sz="0" w:space="0" w:color="auto"/>
        <w:bottom w:val="none" w:sz="0" w:space="0" w:color="auto"/>
        <w:right w:val="none" w:sz="0" w:space="0" w:color="auto"/>
      </w:divBdr>
    </w:div>
    <w:div w:id="500657280">
      <w:bodyDiv w:val="1"/>
      <w:marLeft w:val="0"/>
      <w:marRight w:val="0"/>
      <w:marTop w:val="0"/>
      <w:marBottom w:val="0"/>
      <w:divBdr>
        <w:top w:val="none" w:sz="0" w:space="0" w:color="auto"/>
        <w:left w:val="none" w:sz="0" w:space="0" w:color="auto"/>
        <w:bottom w:val="none" w:sz="0" w:space="0" w:color="auto"/>
        <w:right w:val="none" w:sz="0" w:space="0" w:color="auto"/>
      </w:divBdr>
    </w:div>
    <w:div w:id="501091651">
      <w:bodyDiv w:val="1"/>
      <w:marLeft w:val="0"/>
      <w:marRight w:val="0"/>
      <w:marTop w:val="0"/>
      <w:marBottom w:val="0"/>
      <w:divBdr>
        <w:top w:val="none" w:sz="0" w:space="0" w:color="auto"/>
        <w:left w:val="none" w:sz="0" w:space="0" w:color="auto"/>
        <w:bottom w:val="none" w:sz="0" w:space="0" w:color="auto"/>
        <w:right w:val="none" w:sz="0" w:space="0" w:color="auto"/>
      </w:divBdr>
    </w:div>
    <w:div w:id="501505818">
      <w:bodyDiv w:val="1"/>
      <w:marLeft w:val="0"/>
      <w:marRight w:val="0"/>
      <w:marTop w:val="0"/>
      <w:marBottom w:val="0"/>
      <w:divBdr>
        <w:top w:val="none" w:sz="0" w:space="0" w:color="auto"/>
        <w:left w:val="none" w:sz="0" w:space="0" w:color="auto"/>
        <w:bottom w:val="none" w:sz="0" w:space="0" w:color="auto"/>
        <w:right w:val="none" w:sz="0" w:space="0" w:color="auto"/>
      </w:divBdr>
    </w:div>
    <w:div w:id="501702375">
      <w:bodyDiv w:val="1"/>
      <w:marLeft w:val="0"/>
      <w:marRight w:val="0"/>
      <w:marTop w:val="0"/>
      <w:marBottom w:val="0"/>
      <w:divBdr>
        <w:top w:val="none" w:sz="0" w:space="0" w:color="auto"/>
        <w:left w:val="none" w:sz="0" w:space="0" w:color="auto"/>
        <w:bottom w:val="none" w:sz="0" w:space="0" w:color="auto"/>
        <w:right w:val="none" w:sz="0" w:space="0" w:color="auto"/>
      </w:divBdr>
    </w:div>
    <w:div w:id="502626457">
      <w:bodyDiv w:val="1"/>
      <w:marLeft w:val="0"/>
      <w:marRight w:val="0"/>
      <w:marTop w:val="0"/>
      <w:marBottom w:val="0"/>
      <w:divBdr>
        <w:top w:val="none" w:sz="0" w:space="0" w:color="auto"/>
        <w:left w:val="none" w:sz="0" w:space="0" w:color="auto"/>
        <w:bottom w:val="none" w:sz="0" w:space="0" w:color="auto"/>
        <w:right w:val="none" w:sz="0" w:space="0" w:color="auto"/>
      </w:divBdr>
    </w:div>
    <w:div w:id="503010511">
      <w:bodyDiv w:val="1"/>
      <w:marLeft w:val="0"/>
      <w:marRight w:val="0"/>
      <w:marTop w:val="0"/>
      <w:marBottom w:val="0"/>
      <w:divBdr>
        <w:top w:val="none" w:sz="0" w:space="0" w:color="auto"/>
        <w:left w:val="none" w:sz="0" w:space="0" w:color="auto"/>
        <w:bottom w:val="none" w:sz="0" w:space="0" w:color="auto"/>
        <w:right w:val="none" w:sz="0" w:space="0" w:color="auto"/>
      </w:divBdr>
    </w:div>
    <w:div w:id="503741179">
      <w:bodyDiv w:val="1"/>
      <w:marLeft w:val="0"/>
      <w:marRight w:val="0"/>
      <w:marTop w:val="0"/>
      <w:marBottom w:val="0"/>
      <w:divBdr>
        <w:top w:val="none" w:sz="0" w:space="0" w:color="auto"/>
        <w:left w:val="none" w:sz="0" w:space="0" w:color="auto"/>
        <w:bottom w:val="none" w:sz="0" w:space="0" w:color="auto"/>
        <w:right w:val="none" w:sz="0" w:space="0" w:color="auto"/>
      </w:divBdr>
    </w:div>
    <w:div w:id="503865358">
      <w:bodyDiv w:val="1"/>
      <w:marLeft w:val="0"/>
      <w:marRight w:val="0"/>
      <w:marTop w:val="0"/>
      <w:marBottom w:val="0"/>
      <w:divBdr>
        <w:top w:val="none" w:sz="0" w:space="0" w:color="auto"/>
        <w:left w:val="none" w:sz="0" w:space="0" w:color="auto"/>
        <w:bottom w:val="none" w:sz="0" w:space="0" w:color="auto"/>
        <w:right w:val="none" w:sz="0" w:space="0" w:color="auto"/>
      </w:divBdr>
    </w:div>
    <w:div w:id="504563414">
      <w:bodyDiv w:val="1"/>
      <w:marLeft w:val="0"/>
      <w:marRight w:val="0"/>
      <w:marTop w:val="0"/>
      <w:marBottom w:val="0"/>
      <w:divBdr>
        <w:top w:val="none" w:sz="0" w:space="0" w:color="auto"/>
        <w:left w:val="none" w:sz="0" w:space="0" w:color="auto"/>
        <w:bottom w:val="none" w:sz="0" w:space="0" w:color="auto"/>
        <w:right w:val="none" w:sz="0" w:space="0" w:color="auto"/>
      </w:divBdr>
    </w:div>
    <w:div w:id="504829883">
      <w:bodyDiv w:val="1"/>
      <w:marLeft w:val="0"/>
      <w:marRight w:val="0"/>
      <w:marTop w:val="0"/>
      <w:marBottom w:val="0"/>
      <w:divBdr>
        <w:top w:val="none" w:sz="0" w:space="0" w:color="auto"/>
        <w:left w:val="none" w:sz="0" w:space="0" w:color="auto"/>
        <w:bottom w:val="none" w:sz="0" w:space="0" w:color="auto"/>
        <w:right w:val="none" w:sz="0" w:space="0" w:color="auto"/>
      </w:divBdr>
    </w:div>
    <w:div w:id="504832629">
      <w:bodyDiv w:val="1"/>
      <w:marLeft w:val="0"/>
      <w:marRight w:val="0"/>
      <w:marTop w:val="0"/>
      <w:marBottom w:val="0"/>
      <w:divBdr>
        <w:top w:val="none" w:sz="0" w:space="0" w:color="auto"/>
        <w:left w:val="none" w:sz="0" w:space="0" w:color="auto"/>
        <w:bottom w:val="none" w:sz="0" w:space="0" w:color="auto"/>
        <w:right w:val="none" w:sz="0" w:space="0" w:color="auto"/>
      </w:divBdr>
    </w:div>
    <w:div w:id="505051950">
      <w:bodyDiv w:val="1"/>
      <w:marLeft w:val="0"/>
      <w:marRight w:val="0"/>
      <w:marTop w:val="0"/>
      <w:marBottom w:val="0"/>
      <w:divBdr>
        <w:top w:val="none" w:sz="0" w:space="0" w:color="auto"/>
        <w:left w:val="none" w:sz="0" w:space="0" w:color="auto"/>
        <w:bottom w:val="none" w:sz="0" w:space="0" w:color="auto"/>
        <w:right w:val="none" w:sz="0" w:space="0" w:color="auto"/>
      </w:divBdr>
    </w:div>
    <w:div w:id="505441367">
      <w:bodyDiv w:val="1"/>
      <w:marLeft w:val="0"/>
      <w:marRight w:val="0"/>
      <w:marTop w:val="0"/>
      <w:marBottom w:val="0"/>
      <w:divBdr>
        <w:top w:val="none" w:sz="0" w:space="0" w:color="auto"/>
        <w:left w:val="none" w:sz="0" w:space="0" w:color="auto"/>
        <w:bottom w:val="none" w:sz="0" w:space="0" w:color="auto"/>
        <w:right w:val="none" w:sz="0" w:space="0" w:color="auto"/>
      </w:divBdr>
    </w:div>
    <w:div w:id="505630807">
      <w:bodyDiv w:val="1"/>
      <w:marLeft w:val="0"/>
      <w:marRight w:val="0"/>
      <w:marTop w:val="0"/>
      <w:marBottom w:val="0"/>
      <w:divBdr>
        <w:top w:val="none" w:sz="0" w:space="0" w:color="auto"/>
        <w:left w:val="none" w:sz="0" w:space="0" w:color="auto"/>
        <w:bottom w:val="none" w:sz="0" w:space="0" w:color="auto"/>
        <w:right w:val="none" w:sz="0" w:space="0" w:color="auto"/>
      </w:divBdr>
    </w:div>
    <w:div w:id="507256998">
      <w:bodyDiv w:val="1"/>
      <w:marLeft w:val="0"/>
      <w:marRight w:val="0"/>
      <w:marTop w:val="0"/>
      <w:marBottom w:val="0"/>
      <w:divBdr>
        <w:top w:val="none" w:sz="0" w:space="0" w:color="auto"/>
        <w:left w:val="none" w:sz="0" w:space="0" w:color="auto"/>
        <w:bottom w:val="none" w:sz="0" w:space="0" w:color="auto"/>
        <w:right w:val="none" w:sz="0" w:space="0" w:color="auto"/>
      </w:divBdr>
    </w:div>
    <w:div w:id="508712468">
      <w:bodyDiv w:val="1"/>
      <w:marLeft w:val="0"/>
      <w:marRight w:val="0"/>
      <w:marTop w:val="0"/>
      <w:marBottom w:val="0"/>
      <w:divBdr>
        <w:top w:val="none" w:sz="0" w:space="0" w:color="auto"/>
        <w:left w:val="none" w:sz="0" w:space="0" w:color="auto"/>
        <w:bottom w:val="none" w:sz="0" w:space="0" w:color="auto"/>
        <w:right w:val="none" w:sz="0" w:space="0" w:color="auto"/>
      </w:divBdr>
    </w:div>
    <w:div w:id="509684063">
      <w:bodyDiv w:val="1"/>
      <w:marLeft w:val="0"/>
      <w:marRight w:val="0"/>
      <w:marTop w:val="0"/>
      <w:marBottom w:val="0"/>
      <w:divBdr>
        <w:top w:val="none" w:sz="0" w:space="0" w:color="auto"/>
        <w:left w:val="none" w:sz="0" w:space="0" w:color="auto"/>
        <w:bottom w:val="none" w:sz="0" w:space="0" w:color="auto"/>
        <w:right w:val="none" w:sz="0" w:space="0" w:color="auto"/>
      </w:divBdr>
    </w:div>
    <w:div w:id="509685995">
      <w:bodyDiv w:val="1"/>
      <w:marLeft w:val="0"/>
      <w:marRight w:val="0"/>
      <w:marTop w:val="0"/>
      <w:marBottom w:val="0"/>
      <w:divBdr>
        <w:top w:val="none" w:sz="0" w:space="0" w:color="auto"/>
        <w:left w:val="none" w:sz="0" w:space="0" w:color="auto"/>
        <w:bottom w:val="none" w:sz="0" w:space="0" w:color="auto"/>
        <w:right w:val="none" w:sz="0" w:space="0" w:color="auto"/>
      </w:divBdr>
    </w:div>
    <w:div w:id="509804691">
      <w:bodyDiv w:val="1"/>
      <w:marLeft w:val="0"/>
      <w:marRight w:val="0"/>
      <w:marTop w:val="0"/>
      <w:marBottom w:val="0"/>
      <w:divBdr>
        <w:top w:val="none" w:sz="0" w:space="0" w:color="auto"/>
        <w:left w:val="none" w:sz="0" w:space="0" w:color="auto"/>
        <w:bottom w:val="none" w:sz="0" w:space="0" w:color="auto"/>
        <w:right w:val="none" w:sz="0" w:space="0" w:color="auto"/>
      </w:divBdr>
    </w:div>
    <w:div w:id="509877197">
      <w:bodyDiv w:val="1"/>
      <w:marLeft w:val="0"/>
      <w:marRight w:val="0"/>
      <w:marTop w:val="0"/>
      <w:marBottom w:val="0"/>
      <w:divBdr>
        <w:top w:val="none" w:sz="0" w:space="0" w:color="auto"/>
        <w:left w:val="none" w:sz="0" w:space="0" w:color="auto"/>
        <w:bottom w:val="none" w:sz="0" w:space="0" w:color="auto"/>
        <w:right w:val="none" w:sz="0" w:space="0" w:color="auto"/>
      </w:divBdr>
    </w:div>
    <w:div w:id="510337652">
      <w:bodyDiv w:val="1"/>
      <w:marLeft w:val="0"/>
      <w:marRight w:val="0"/>
      <w:marTop w:val="0"/>
      <w:marBottom w:val="0"/>
      <w:divBdr>
        <w:top w:val="none" w:sz="0" w:space="0" w:color="auto"/>
        <w:left w:val="none" w:sz="0" w:space="0" w:color="auto"/>
        <w:bottom w:val="none" w:sz="0" w:space="0" w:color="auto"/>
        <w:right w:val="none" w:sz="0" w:space="0" w:color="auto"/>
      </w:divBdr>
    </w:div>
    <w:div w:id="510492559">
      <w:bodyDiv w:val="1"/>
      <w:marLeft w:val="0"/>
      <w:marRight w:val="0"/>
      <w:marTop w:val="0"/>
      <w:marBottom w:val="0"/>
      <w:divBdr>
        <w:top w:val="none" w:sz="0" w:space="0" w:color="auto"/>
        <w:left w:val="none" w:sz="0" w:space="0" w:color="auto"/>
        <w:bottom w:val="none" w:sz="0" w:space="0" w:color="auto"/>
        <w:right w:val="none" w:sz="0" w:space="0" w:color="auto"/>
      </w:divBdr>
    </w:div>
    <w:div w:id="511065195">
      <w:bodyDiv w:val="1"/>
      <w:marLeft w:val="0"/>
      <w:marRight w:val="0"/>
      <w:marTop w:val="0"/>
      <w:marBottom w:val="0"/>
      <w:divBdr>
        <w:top w:val="none" w:sz="0" w:space="0" w:color="auto"/>
        <w:left w:val="none" w:sz="0" w:space="0" w:color="auto"/>
        <w:bottom w:val="none" w:sz="0" w:space="0" w:color="auto"/>
        <w:right w:val="none" w:sz="0" w:space="0" w:color="auto"/>
      </w:divBdr>
    </w:div>
    <w:div w:id="511145260">
      <w:bodyDiv w:val="1"/>
      <w:marLeft w:val="0"/>
      <w:marRight w:val="0"/>
      <w:marTop w:val="0"/>
      <w:marBottom w:val="0"/>
      <w:divBdr>
        <w:top w:val="none" w:sz="0" w:space="0" w:color="auto"/>
        <w:left w:val="none" w:sz="0" w:space="0" w:color="auto"/>
        <w:bottom w:val="none" w:sz="0" w:space="0" w:color="auto"/>
        <w:right w:val="none" w:sz="0" w:space="0" w:color="auto"/>
      </w:divBdr>
    </w:div>
    <w:div w:id="511378962">
      <w:bodyDiv w:val="1"/>
      <w:marLeft w:val="0"/>
      <w:marRight w:val="0"/>
      <w:marTop w:val="0"/>
      <w:marBottom w:val="0"/>
      <w:divBdr>
        <w:top w:val="none" w:sz="0" w:space="0" w:color="auto"/>
        <w:left w:val="none" w:sz="0" w:space="0" w:color="auto"/>
        <w:bottom w:val="none" w:sz="0" w:space="0" w:color="auto"/>
        <w:right w:val="none" w:sz="0" w:space="0" w:color="auto"/>
      </w:divBdr>
    </w:div>
    <w:div w:id="511452832">
      <w:bodyDiv w:val="1"/>
      <w:marLeft w:val="0"/>
      <w:marRight w:val="0"/>
      <w:marTop w:val="0"/>
      <w:marBottom w:val="0"/>
      <w:divBdr>
        <w:top w:val="none" w:sz="0" w:space="0" w:color="auto"/>
        <w:left w:val="none" w:sz="0" w:space="0" w:color="auto"/>
        <w:bottom w:val="none" w:sz="0" w:space="0" w:color="auto"/>
        <w:right w:val="none" w:sz="0" w:space="0" w:color="auto"/>
      </w:divBdr>
    </w:div>
    <w:div w:id="511536092">
      <w:bodyDiv w:val="1"/>
      <w:marLeft w:val="0"/>
      <w:marRight w:val="0"/>
      <w:marTop w:val="0"/>
      <w:marBottom w:val="0"/>
      <w:divBdr>
        <w:top w:val="none" w:sz="0" w:space="0" w:color="auto"/>
        <w:left w:val="none" w:sz="0" w:space="0" w:color="auto"/>
        <w:bottom w:val="none" w:sz="0" w:space="0" w:color="auto"/>
        <w:right w:val="none" w:sz="0" w:space="0" w:color="auto"/>
      </w:divBdr>
    </w:div>
    <w:div w:id="511722073">
      <w:bodyDiv w:val="1"/>
      <w:marLeft w:val="0"/>
      <w:marRight w:val="0"/>
      <w:marTop w:val="0"/>
      <w:marBottom w:val="0"/>
      <w:divBdr>
        <w:top w:val="none" w:sz="0" w:space="0" w:color="auto"/>
        <w:left w:val="none" w:sz="0" w:space="0" w:color="auto"/>
        <w:bottom w:val="none" w:sz="0" w:space="0" w:color="auto"/>
        <w:right w:val="none" w:sz="0" w:space="0" w:color="auto"/>
      </w:divBdr>
    </w:div>
    <w:div w:id="511802055">
      <w:bodyDiv w:val="1"/>
      <w:marLeft w:val="0"/>
      <w:marRight w:val="0"/>
      <w:marTop w:val="0"/>
      <w:marBottom w:val="0"/>
      <w:divBdr>
        <w:top w:val="none" w:sz="0" w:space="0" w:color="auto"/>
        <w:left w:val="none" w:sz="0" w:space="0" w:color="auto"/>
        <w:bottom w:val="none" w:sz="0" w:space="0" w:color="auto"/>
        <w:right w:val="none" w:sz="0" w:space="0" w:color="auto"/>
      </w:divBdr>
    </w:div>
    <w:div w:id="512914906">
      <w:bodyDiv w:val="1"/>
      <w:marLeft w:val="0"/>
      <w:marRight w:val="0"/>
      <w:marTop w:val="0"/>
      <w:marBottom w:val="0"/>
      <w:divBdr>
        <w:top w:val="none" w:sz="0" w:space="0" w:color="auto"/>
        <w:left w:val="none" w:sz="0" w:space="0" w:color="auto"/>
        <w:bottom w:val="none" w:sz="0" w:space="0" w:color="auto"/>
        <w:right w:val="none" w:sz="0" w:space="0" w:color="auto"/>
      </w:divBdr>
    </w:div>
    <w:div w:id="512958403">
      <w:bodyDiv w:val="1"/>
      <w:marLeft w:val="0"/>
      <w:marRight w:val="0"/>
      <w:marTop w:val="0"/>
      <w:marBottom w:val="0"/>
      <w:divBdr>
        <w:top w:val="none" w:sz="0" w:space="0" w:color="auto"/>
        <w:left w:val="none" w:sz="0" w:space="0" w:color="auto"/>
        <w:bottom w:val="none" w:sz="0" w:space="0" w:color="auto"/>
        <w:right w:val="none" w:sz="0" w:space="0" w:color="auto"/>
      </w:divBdr>
    </w:div>
    <w:div w:id="514152362">
      <w:bodyDiv w:val="1"/>
      <w:marLeft w:val="0"/>
      <w:marRight w:val="0"/>
      <w:marTop w:val="0"/>
      <w:marBottom w:val="0"/>
      <w:divBdr>
        <w:top w:val="none" w:sz="0" w:space="0" w:color="auto"/>
        <w:left w:val="none" w:sz="0" w:space="0" w:color="auto"/>
        <w:bottom w:val="none" w:sz="0" w:space="0" w:color="auto"/>
        <w:right w:val="none" w:sz="0" w:space="0" w:color="auto"/>
      </w:divBdr>
    </w:div>
    <w:div w:id="514467808">
      <w:bodyDiv w:val="1"/>
      <w:marLeft w:val="0"/>
      <w:marRight w:val="0"/>
      <w:marTop w:val="0"/>
      <w:marBottom w:val="0"/>
      <w:divBdr>
        <w:top w:val="none" w:sz="0" w:space="0" w:color="auto"/>
        <w:left w:val="none" w:sz="0" w:space="0" w:color="auto"/>
        <w:bottom w:val="none" w:sz="0" w:space="0" w:color="auto"/>
        <w:right w:val="none" w:sz="0" w:space="0" w:color="auto"/>
      </w:divBdr>
    </w:div>
    <w:div w:id="515265770">
      <w:bodyDiv w:val="1"/>
      <w:marLeft w:val="0"/>
      <w:marRight w:val="0"/>
      <w:marTop w:val="0"/>
      <w:marBottom w:val="0"/>
      <w:divBdr>
        <w:top w:val="none" w:sz="0" w:space="0" w:color="auto"/>
        <w:left w:val="none" w:sz="0" w:space="0" w:color="auto"/>
        <w:bottom w:val="none" w:sz="0" w:space="0" w:color="auto"/>
        <w:right w:val="none" w:sz="0" w:space="0" w:color="auto"/>
      </w:divBdr>
    </w:div>
    <w:div w:id="515459679">
      <w:bodyDiv w:val="1"/>
      <w:marLeft w:val="0"/>
      <w:marRight w:val="0"/>
      <w:marTop w:val="0"/>
      <w:marBottom w:val="0"/>
      <w:divBdr>
        <w:top w:val="none" w:sz="0" w:space="0" w:color="auto"/>
        <w:left w:val="none" w:sz="0" w:space="0" w:color="auto"/>
        <w:bottom w:val="none" w:sz="0" w:space="0" w:color="auto"/>
        <w:right w:val="none" w:sz="0" w:space="0" w:color="auto"/>
      </w:divBdr>
    </w:div>
    <w:div w:id="515929669">
      <w:bodyDiv w:val="1"/>
      <w:marLeft w:val="0"/>
      <w:marRight w:val="0"/>
      <w:marTop w:val="0"/>
      <w:marBottom w:val="0"/>
      <w:divBdr>
        <w:top w:val="none" w:sz="0" w:space="0" w:color="auto"/>
        <w:left w:val="none" w:sz="0" w:space="0" w:color="auto"/>
        <w:bottom w:val="none" w:sz="0" w:space="0" w:color="auto"/>
        <w:right w:val="none" w:sz="0" w:space="0" w:color="auto"/>
      </w:divBdr>
    </w:div>
    <w:div w:id="516040159">
      <w:bodyDiv w:val="1"/>
      <w:marLeft w:val="0"/>
      <w:marRight w:val="0"/>
      <w:marTop w:val="0"/>
      <w:marBottom w:val="0"/>
      <w:divBdr>
        <w:top w:val="none" w:sz="0" w:space="0" w:color="auto"/>
        <w:left w:val="none" w:sz="0" w:space="0" w:color="auto"/>
        <w:bottom w:val="none" w:sz="0" w:space="0" w:color="auto"/>
        <w:right w:val="none" w:sz="0" w:space="0" w:color="auto"/>
      </w:divBdr>
    </w:div>
    <w:div w:id="516235420">
      <w:bodyDiv w:val="1"/>
      <w:marLeft w:val="0"/>
      <w:marRight w:val="0"/>
      <w:marTop w:val="0"/>
      <w:marBottom w:val="0"/>
      <w:divBdr>
        <w:top w:val="none" w:sz="0" w:space="0" w:color="auto"/>
        <w:left w:val="none" w:sz="0" w:space="0" w:color="auto"/>
        <w:bottom w:val="none" w:sz="0" w:space="0" w:color="auto"/>
        <w:right w:val="none" w:sz="0" w:space="0" w:color="auto"/>
      </w:divBdr>
    </w:div>
    <w:div w:id="516238797">
      <w:bodyDiv w:val="1"/>
      <w:marLeft w:val="0"/>
      <w:marRight w:val="0"/>
      <w:marTop w:val="0"/>
      <w:marBottom w:val="0"/>
      <w:divBdr>
        <w:top w:val="none" w:sz="0" w:space="0" w:color="auto"/>
        <w:left w:val="none" w:sz="0" w:space="0" w:color="auto"/>
        <w:bottom w:val="none" w:sz="0" w:space="0" w:color="auto"/>
        <w:right w:val="none" w:sz="0" w:space="0" w:color="auto"/>
      </w:divBdr>
    </w:div>
    <w:div w:id="516311286">
      <w:bodyDiv w:val="1"/>
      <w:marLeft w:val="0"/>
      <w:marRight w:val="0"/>
      <w:marTop w:val="0"/>
      <w:marBottom w:val="0"/>
      <w:divBdr>
        <w:top w:val="none" w:sz="0" w:space="0" w:color="auto"/>
        <w:left w:val="none" w:sz="0" w:space="0" w:color="auto"/>
        <w:bottom w:val="none" w:sz="0" w:space="0" w:color="auto"/>
        <w:right w:val="none" w:sz="0" w:space="0" w:color="auto"/>
      </w:divBdr>
    </w:div>
    <w:div w:id="516578472">
      <w:bodyDiv w:val="1"/>
      <w:marLeft w:val="0"/>
      <w:marRight w:val="0"/>
      <w:marTop w:val="0"/>
      <w:marBottom w:val="0"/>
      <w:divBdr>
        <w:top w:val="none" w:sz="0" w:space="0" w:color="auto"/>
        <w:left w:val="none" w:sz="0" w:space="0" w:color="auto"/>
        <w:bottom w:val="none" w:sz="0" w:space="0" w:color="auto"/>
        <w:right w:val="none" w:sz="0" w:space="0" w:color="auto"/>
      </w:divBdr>
    </w:div>
    <w:div w:id="516578767">
      <w:bodyDiv w:val="1"/>
      <w:marLeft w:val="0"/>
      <w:marRight w:val="0"/>
      <w:marTop w:val="0"/>
      <w:marBottom w:val="0"/>
      <w:divBdr>
        <w:top w:val="none" w:sz="0" w:space="0" w:color="auto"/>
        <w:left w:val="none" w:sz="0" w:space="0" w:color="auto"/>
        <w:bottom w:val="none" w:sz="0" w:space="0" w:color="auto"/>
        <w:right w:val="none" w:sz="0" w:space="0" w:color="auto"/>
      </w:divBdr>
    </w:div>
    <w:div w:id="516775938">
      <w:bodyDiv w:val="1"/>
      <w:marLeft w:val="0"/>
      <w:marRight w:val="0"/>
      <w:marTop w:val="0"/>
      <w:marBottom w:val="0"/>
      <w:divBdr>
        <w:top w:val="none" w:sz="0" w:space="0" w:color="auto"/>
        <w:left w:val="none" w:sz="0" w:space="0" w:color="auto"/>
        <w:bottom w:val="none" w:sz="0" w:space="0" w:color="auto"/>
        <w:right w:val="none" w:sz="0" w:space="0" w:color="auto"/>
      </w:divBdr>
    </w:div>
    <w:div w:id="517085383">
      <w:bodyDiv w:val="1"/>
      <w:marLeft w:val="0"/>
      <w:marRight w:val="0"/>
      <w:marTop w:val="0"/>
      <w:marBottom w:val="0"/>
      <w:divBdr>
        <w:top w:val="none" w:sz="0" w:space="0" w:color="auto"/>
        <w:left w:val="none" w:sz="0" w:space="0" w:color="auto"/>
        <w:bottom w:val="none" w:sz="0" w:space="0" w:color="auto"/>
        <w:right w:val="none" w:sz="0" w:space="0" w:color="auto"/>
      </w:divBdr>
    </w:div>
    <w:div w:id="518159187">
      <w:bodyDiv w:val="1"/>
      <w:marLeft w:val="0"/>
      <w:marRight w:val="0"/>
      <w:marTop w:val="0"/>
      <w:marBottom w:val="0"/>
      <w:divBdr>
        <w:top w:val="none" w:sz="0" w:space="0" w:color="auto"/>
        <w:left w:val="none" w:sz="0" w:space="0" w:color="auto"/>
        <w:bottom w:val="none" w:sz="0" w:space="0" w:color="auto"/>
        <w:right w:val="none" w:sz="0" w:space="0" w:color="auto"/>
      </w:divBdr>
    </w:div>
    <w:div w:id="518275724">
      <w:bodyDiv w:val="1"/>
      <w:marLeft w:val="0"/>
      <w:marRight w:val="0"/>
      <w:marTop w:val="0"/>
      <w:marBottom w:val="0"/>
      <w:divBdr>
        <w:top w:val="none" w:sz="0" w:space="0" w:color="auto"/>
        <w:left w:val="none" w:sz="0" w:space="0" w:color="auto"/>
        <w:bottom w:val="none" w:sz="0" w:space="0" w:color="auto"/>
        <w:right w:val="none" w:sz="0" w:space="0" w:color="auto"/>
      </w:divBdr>
    </w:div>
    <w:div w:id="518391996">
      <w:bodyDiv w:val="1"/>
      <w:marLeft w:val="0"/>
      <w:marRight w:val="0"/>
      <w:marTop w:val="0"/>
      <w:marBottom w:val="0"/>
      <w:divBdr>
        <w:top w:val="none" w:sz="0" w:space="0" w:color="auto"/>
        <w:left w:val="none" w:sz="0" w:space="0" w:color="auto"/>
        <w:bottom w:val="none" w:sz="0" w:space="0" w:color="auto"/>
        <w:right w:val="none" w:sz="0" w:space="0" w:color="auto"/>
      </w:divBdr>
    </w:div>
    <w:div w:id="518591948">
      <w:bodyDiv w:val="1"/>
      <w:marLeft w:val="0"/>
      <w:marRight w:val="0"/>
      <w:marTop w:val="0"/>
      <w:marBottom w:val="0"/>
      <w:divBdr>
        <w:top w:val="none" w:sz="0" w:space="0" w:color="auto"/>
        <w:left w:val="none" w:sz="0" w:space="0" w:color="auto"/>
        <w:bottom w:val="none" w:sz="0" w:space="0" w:color="auto"/>
        <w:right w:val="none" w:sz="0" w:space="0" w:color="auto"/>
      </w:divBdr>
    </w:div>
    <w:div w:id="519121750">
      <w:bodyDiv w:val="1"/>
      <w:marLeft w:val="0"/>
      <w:marRight w:val="0"/>
      <w:marTop w:val="0"/>
      <w:marBottom w:val="0"/>
      <w:divBdr>
        <w:top w:val="none" w:sz="0" w:space="0" w:color="auto"/>
        <w:left w:val="none" w:sz="0" w:space="0" w:color="auto"/>
        <w:bottom w:val="none" w:sz="0" w:space="0" w:color="auto"/>
        <w:right w:val="none" w:sz="0" w:space="0" w:color="auto"/>
      </w:divBdr>
    </w:div>
    <w:div w:id="519314908">
      <w:bodyDiv w:val="1"/>
      <w:marLeft w:val="0"/>
      <w:marRight w:val="0"/>
      <w:marTop w:val="0"/>
      <w:marBottom w:val="0"/>
      <w:divBdr>
        <w:top w:val="none" w:sz="0" w:space="0" w:color="auto"/>
        <w:left w:val="none" w:sz="0" w:space="0" w:color="auto"/>
        <w:bottom w:val="none" w:sz="0" w:space="0" w:color="auto"/>
        <w:right w:val="none" w:sz="0" w:space="0" w:color="auto"/>
      </w:divBdr>
    </w:div>
    <w:div w:id="519321268">
      <w:bodyDiv w:val="1"/>
      <w:marLeft w:val="0"/>
      <w:marRight w:val="0"/>
      <w:marTop w:val="0"/>
      <w:marBottom w:val="0"/>
      <w:divBdr>
        <w:top w:val="none" w:sz="0" w:space="0" w:color="auto"/>
        <w:left w:val="none" w:sz="0" w:space="0" w:color="auto"/>
        <w:bottom w:val="none" w:sz="0" w:space="0" w:color="auto"/>
        <w:right w:val="none" w:sz="0" w:space="0" w:color="auto"/>
      </w:divBdr>
    </w:div>
    <w:div w:id="519508874">
      <w:bodyDiv w:val="1"/>
      <w:marLeft w:val="0"/>
      <w:marRight w:val="0"/>
      <w:marTop w:val="0"/>
      <w:marBottom w:val="0"/>
      <w:divBdr>
        <w:top w:val="none" w:sz="0" w:space="0" w:color="auto"/>
        <w:left w:val="none" w:sz="0" w:space="0" w:color="auto"/>
        <w:bottom w:val="none" w:sz="0" w:space="0" w:color="auto"/>
        <w:right w:val="none" w:sz="0" w:space="0" w:color="auto"/>
      </w:divBdr>
    </w:div>
    <w:div w:id="519782695">
      <w:bodyDiv w:val="1"/>
      <w:marLeft w:val="0"/>
      <w:marRight w:val="0"/>
      <w:marTop w:val="0"/>
      <w:marBottom w:val="0"/>
      <w:divBdr>
        <w:top w:val="none" w:sz="0" w:space="0" w:color="auto"/>
        <w:left w:val="none" w:sz="0" w:space="0" w:color="auto"/>
        <w:bottom w:val="none" w:sz="0" w:space="0" w:color="auto"/>
        <w:right w:val="none" w:sz="0" w:space="0" w:color="auto"/>
      </w:divBdr>
    </w:div>
    <w:div w:id="519972251">
      <w:bodyDiv w:val="1"/>
      <w:marLeft w:val="0"/>
      <w:marRight w:val="0"/>
      <w:marTop w:val="0"/>
      <w:marBottom w:val="0"/>
      <w:divBdr>
        <w:top w:val="none" w:sz="0" w:space="0" w:color="auto"/>
        <w:left w:val="none" w:sz="0" w:space="0" w:color="auto"/>
        <w:bottom w:val="none" w:sz="0" w:space="0" w:color="auto"/>
        <w:right w:val="none" w:sz="0" w:space="0" w:color="auto"/>
      </w:divBdr>
    </w:div>
    <w:div w:id="520166338">
      <w:bodyDiv w:val="1"/>
      <w:marLeft w:val="0"/>
      <w:marRight w:val="0"/>
      <w:marTop w:val="0"/>
      <w:marBottom w:val="0"/>
      <w:divBdr>
        <w:top w:val="none" w:sz="0" w:space="0" w:color="auto"/>
        <w:left w:val="none" w:sz="0" w:space="0" w:color="auto"/>
        <w:bottom w:val="none" w:sz="0" w:space="0" w:color="auto"/>
        <w:right w:val="none" w:sz="0" w:space="0" w:color="auto"/>
      </w:divBdr>
    </w:div>
    <w:div w:id="520170881">
      <w:bodyDiv w:val="1"/>
      <w:marLeft w:val="0"/>
      <w:marRight w:val="0"/>
      <w:marTop w:val="0"/>
      <w:marBottom w:val="0"/>
      <w:divBdr>
        <w:top w:val="none" w:sz="0" w:space="0" w:color="auto"/>
        <w:left w:val="none" w:sz="0" w:space="0" w:color="auto"/>
        <w:bottom w:val="none" w:sz="0" w:space="0" w:color="auto"/>
        <w:right w:val="none" w:sz="0" w:space="0" w:color="auto"/>
      </w:divBdr>
    </w:div>
    <w:div w:id="520628187">
      <w:bodyDiv w:val="1"/>
      <w:marLeft w:val="0"/>
      <w:marRight w:val="0"/>
      <w:marTop w:val="0"/>
      <w:marBottom w:val="0"/>
      <w:divBdr>
        <w:top w:val="none" w:sz="0" w:space="0" w:color="auto"/>
        <w:left w:val="none" w:sz="0" w:space="0" w:color="auto"/>
        <w:bottom w:val="none" w:sz="0" w:space="0" w:color="auto"/>
        <w:right w:val="none" w:sz="0" w:space="0" w:color="auto"/>
      </w:divBdr>
    </w:div>
    <w:div w:id="521164687">
      <w:bodyDiv w:val="1"/>
      <w:marLeft w:val="0"/>
      <w:marRight w:val="0"/>
      <w:marTop w:val="0"/>
      <w:marBottom w:val="0"/>
      <w:divBdr>
        <w:top w:val="none" w:sz="0" w:space="0" w:color="auto"/>
        <w:left w:val="none" w:sz="0" w:space="0" w:color="auto"/>
        <w:bottom w:val="none" w:sz="0" w:space="0" w:color="auto"/>
        <w:right w:val="none" w:sz="0" w:space="0" w:color="auto"/>
      </w:divBdr>
    </w:div>
    <w:div w:id="521404849">
      <w:bodyDiv w:val="1"/>
      <w:marLeft w:val="0"/>
      <w:marRight w:val="0"/>
      <w:marTop w:val="0"/>
      <w:marBottom w:val="0"/>
      <w:divBdr>
        <w:top w:val="none" w:sz="0" w:space="0" w:color="auto"/>
        <w:left w:val="none" w:sz="0" w:space="0" w:color="auto"/>
        <w:bottom w:val="none" w:sz="0" w:space="0" w:color="auto"/>
        <w:right w:val="none" w:sz="0" w:space="0" w:color="auto"/>
      </w:divBdr>
    </w:div>
    <w:div w:id="521476938">
      <w:bodyDiv w:val="1"/>
      <w:marLeft w:val="0"/>
      <w:marRight w:val="0"/>
      <w:marTop w:val="0"/>
      <w:marBottom w:val="0"/>
      <w:divBdr>
        <w:top w:val="none" w:sz="0" w:space="0" w:color="auto"/>
        <w:left w:val="none" w:sz="0" w:space="0" w:color="auto"/>
        <w:bottom w:val="none" w:sz="0" w:space="0" w:color="auto"/>
        <w:right w:val="none" w:sz="0" w:space="0" w:color="auto"/>
      </w:divBdr>
    </w:div>
    <w:div w:id="521751099">
      <w:bodyDiv w:val="1"/>
      <w:marLeft w:val="0"/>
      <w:marRight w:val="0"/>
      <w:marTop w:val="0"/>
      <w:marBottom w:val="0"/>
      <w:divBdr>
        <w:top w:val="none" w:sz="0" w:space="0" w:color="auto"/>
        <w:left w:val="none" w:sz="0" w:space="0" w:color="auto"/>
        <w:bottom w:val="none" w:sz="0" w:space="0" w:color="auto"/>
        <w:right w:val="none" w:sz="0" w:space="0" w:color="auto"/>
      </w:divBdr>
    </w:div>
    <w:div w:id="521826231">
      <w:bodyDiv w:val="1"/>
      <w:marLeft w:val="0"/>
      <w:marRight w:val="0"/>
      <w:marTop w:val="0"/>
      <w:marBottom w:val="0"/>
      <w:divBdr>
        <w:top w:val="none" w:sz="0" w:space="0" w:color="auto"/>
        <w:left w:val="none" w:sz="0" w:space="0" w:color="auto"/>
        <w:bottom w:val="none" w:sz="0" w:space="0" w:color="auto"/>
        <w:right w:val="none" w:sz="0" w:space="0" w:color="auto"/>
      </w:divBdr>
    </w:div>
    <w:div w:id="521866182">
      <w:bodyDiv w:val="1"/>
      <w:marLeft w:val="0"/>
      <w:marRight w:val="0"/>
      <w:marTop w:val="0"/>
      <w:marBottom w:val="0"/>
      <w:divBdr>
        <w:top w:val="none" w:sz="0" w:space="0" w:color="auto"/>
        <w:left w:val="none" w:sz="0" w:space="0" w:color="auto"/>
        <w:bottom w:val="none" w:sz="0" w:space="0" w:color="auto"/>
        <w:right w:val="none" w:sz="0" w:space="0" w:color="auto"/>
      </w:divBdr>
    </w:div>
    <w:div w:id="522089078">
      <w:bodyDiv w:val="1"/>
      <w:marLeft w:val="0"/>
      <w:marRight w:val="0"/>
      <w:marTop w:val="0"/>
      <w:marBottom w:val="0"/>
      <w:divBdr>
        <w:top w:val="none" w:sz="0" w:space="0" w:color="auto"/>
        <w:left w:val="none" w:sz="0" w:space="0" w:color="auto"/>
        <w:bottom w:val="none" w:sz="0" w:space="0" w:color="auto"/>
        <w:right w:val="none" w:sz="0" w:space="0" w:color="auto"/>
      </w:divBdr>
    </w:div>
    <w:div w:id="522205763">
      <w:bodyDiv w:val="1"/>
      <w:marLeft w:val="0"/>
      <w:marRight w:val="0"/>
      <w:marTop w:val="0"/>
      <w:marBottom w:val="0"/>
      <w:divBdr>
        <w:top w:val="none" w:sz="0" w:space="0" w:color="auto"/>
        <w:left w:val="none" w:sz="0" w:space="0" w:color="auto"/>
        <w:bottom w:val="none" w:sz="0" w:space="0" w:color="auto"/>
        <w:right w:val="none" w:sz="0" w:space="0" w:color="auto"/>
      </w:divBdr>
    </w:div>
    <w:div w:id="523788513">
      <w:bodyDiv w:val="1"/>
      <w:marLeft w:val="0"/>
      <w:marRight w:val="0"/>
      <w:marTop w:val="0"/>
      <w:marBottom w:val="0"/>
      <w:divBdr>
        <w:top w:val="none" w:sz="0" w:space="0" w:color="auto"/>
        <w:left w:val="none" w:sz="0" w:space="0" w:color="auto"/>
        <w:bottom w:val="none" w:sz="0" w:space="0" w:color="auto"/>
        <w:right w:val="none" w:sz="0" w:space="0" w:color="auto"/>
      </w:divBdr>
    </w:div>
    <w:div w:id="524170583">
      <w:bodyDiv w:val="1"/>
      <w:marLeft w:val="0"/>
      <w:marRight w:val="0"/>
      <w:marTop w:val="0"/>
      <w:marBottom w:val="0"/>
      <w:divBdr>
        <w:top w:val="none" w:sz="0" w:space="0" w:color="auto"/>
        <w:left w:val="none" w:sz="0" w:space="0" w:color="auto"/>
        <w:bottom w:val="none" w:sz="0" w:space="0" w:color="auto"/>
        <w:right w:val="none" w:sz="0" w:space="0" w:color="auto"/>
      </w:divBdr>
    </w:div>
    <w:div w:id="524369108">
      <w:bodyDiv w:val="1"/>
      <w:marLeft w:val="0"/>
      <w:marRight w:val="0"/>
      <w:marTop w:val="0"/>
      <w:marBottom w:val="0"/>
      <w:divBdr>
        <w:top w:val="none" w:sz="0" w:space="0" w:color="auto"/>
        <w:left w:val="none" w:sz="0" w:space="0" w:color="auto"/>
        <w:bottom w:val="none" w:sz="0" w:space="0" w:color="auto"/>
        <w:right w:val="none" w:sz="0" w:space="0" w:color="auto"/>
      </w:divBdr>
    </w:div>
    <w:div w:id="524910136">
      <w:bodyDiv w:val="1"/>
      <w:marLeft w:val="0"/>
      <w:marRight w:val="0"/>
      <w:marTop w:val="0"/>
      <w:marBottom w:val="0"/>
      <w:divBdr>
        <w:top w:val="none" w:sz="0" w:space="0" w:color="auto"/>
        <w:left w:val="none" w:sz="0" w:space="0" w:color="auto"/>
        <w:bottom w:val="none" w:sz="0" w:space="0" w:color="auto"/>
        <w:right w:val="none" w:sz="0" w:space="0" w:color="auto"/>
      </w:divBdr>
    </w:div>
    <w:div w:id="525100664">
      <w:bodyDiv w:val="1"/>
      <w:marLeft w:val="0"/>
      <w:marRight w:val="0"/>
      <w:marTop w:val="0"/>
      <w:marBottom w:val="0"/>
      <w:divBdr>
        <w:top w:val="none" w:sz="0" w:space="0" w:color="auto"/>
        <w:left w:val="none" w:sz="0" w:space="0" w:color="auto"/>
        <w:bottom w:val="none" w:sz="0" w:space="0" w:color="auto"/>
        <w:right w:val="none" w:sz="0" w:space="0" w:color="auto"/>
      </w:divBdr>
    </w:div>
    <w:div w:id="525364327">
      <w:bodyDiv w:val="1"/>
      <w:marLeft w:val="0"/>
      <w:marRight w:val="0"/>
      <w:marTop w:val="0"/>
      <w:marBottom w:val="0"/>
      <w:divBdr>
        <w:top w:val="none" w:sz="0" w:space="0" w:color="auto"/>
        <w:left w:val="none" w:sz="0" w:space="0" w:color="auto"/>
        <w:bottom w:val="none" w:sz="0" w:space="0" w:color="auto"/>
        <w:right w:val="none" w:sz="0" w:space="0" w:color="auto"/>
      </w:divBdr>
    </w:div>
    <w:div w:id="525367068">
      <w:bodyDiv w:val="1"/>
      <w:marLeft w:val="0"/>
      <w:marRight w:val="0"/>
      <w:marTop w:val="0"/>
      <w:marBottom w:val="0"/>
      <w:divBdr>
        <w:top w:val="none" w:sz="0" w:space="0" w:color="auto"/>
        <w:left w:val="none" w:sz="0" w:space="0" w:color="auto"/>
        <w:bottom w:val="none" w:sz="0" w:space="0" w:color="auto"/>
        <w:right w:val="none" w:sz="0" w:space="0" w:color="auto"/>
      </w:divBdr>
    </w:div>
    <w:div w:id="525799457">
      <w:bodyDiv w:val="1"/>
      <w:marLeft w:val="0"/>
      <w:marRight w:val="0"/>
      <w:marTop w:val="0"/>
      <w:marBottom w:val="0"/>
      <w:divBdr>
        <w:top w:val="none" w:sz="0" w:space="0" w:color="auto"/>
        <w:left w:val="none" w:sz="0" w:space="0" w:color="auto"/>
        <w:bottom w:val="none" w:sz="0" w:space="0" w:color="auto"/>
        <w:right w:val="none" w:sz="0" w:space="0" w:color="auto"/>
      </w:divBdr>
    </w:div>
    <w:div w:id="525951890">
      <w:bodyDiv w:val="1"/>
      <w:marLeft w:val="0"/>
      <w:marRight w:val="0"/>
      <w:marTop w:val="0"/>
      <w:marBottom w:val="0"/>
      <w:divBdr>
        <w:top w:val="none" w:sz="0" w:space="0" w:color="auto"/>
        <w:left w:val="none" w:sz="0" w:space="0" w:color="auto"/>
        <w:bottom w:val="none" w:sz="0" w:space="0" w:color="auto"/>
        <w:right w:val="none" w:sz="0" w:space="0" w:color="auto"/>
      </w:divBdr>
    </w:div>
    <w:div w:id="526258818">
      <w:bodyDiv w:val="1"/>
      <w:marLeft w:val="0"/>
      <w:marRight w:val="0"/>
      <w:marTop w:val="0"/>
      <w:marBottom w:val="0"/>
      <w:divBdr>
        <w:top w:val="none" w:sz="0" w:space="0" w:color="auto"/>
        <w:left w:val="none" w:sz="0" w:space="0" w:color="auto"/>
        <w:bottom w:val="none" w:sz="0" w:space="0" w:color="auto"/>
        <w:right w:val="none" w:sz="0" w:space="0" w:color="auto"/>
      </w:divBdr>
    </w:div>
    <w:div w:id="526723164">
      <w:bodyDiv w:val="1"/>
      <w:marLeft w:val="0"/>
      <w:marRight w:val="0"/>
      <w:marTop w:val="0"/>
      <w:marBottom w:val="0"/>
      <w:divBdr>
        <w:top w:val="none" w:sz="0" w:space="0" w:color="auto"/>
        <w:left w:val="none" w:sz="0" w:space="0" w:color="auto"/>
        <w:bottom w:val="none" w:sz="0" w:space="0" w:color="auto"/>
        <w:right w:val="none" w:sz="0" w:space="0" w:color="auto"/>
      </w:divBdr>
    </w:div>
    <w:div w:id="527178307">
      <w:bodyDiv w:val="1"/>
      <w:marLeft w:val="0"/>
      <w:marRight w:val="0"/>
      <w:marTop w:val="0"/>
      <w:marBottom w:val="0"/>
      <w:divBdr>
        <w:top w:val="none" w:sz="0" w:space="0" w:color="auto"/>
        <w:left w:val="none" w:sz="0" w:space="0" w:color="auto"/>
        <w:bottom w:val="none" w:sz="0" w:space="0" w:color="auto"/>
        <w:right w:val="none" w:sz="0" w:space="0" w:color="auto"/>
      </w:divBdr>
    </w:div>
    <w:div w:id="527330136">
      <w:bodyDiv w:val="1"/>
      <w:marLeft w:val="0"/>
      <w:marRight w:val="0"/>
      <w:marTop w:val="0"/>
      <w:marBottom w:val="0"/>
      <w:divBdr>
        <w:top w:val="none" w:sz="0" w:space="0" w:color="auto"/>
        <w:left w:val="none" w:sz="0" w:space="0" w:color="auto"/>
        <w:bottom w:val="none" w:sz="0" w:space="0" w:color="auto"/>
        <w:right w:val="none" w:sz="0" w:space="0" w:color="auto"/>
      </w:divBdr>
    </w:div>
    <w:div w:id="527916261">
      <w:bodyDiv w:val="1"/>
      <w:marLeft w:val="0"/>
      <w:marRight w:val="0"/>
      <w:marTop w:val="0"/>
      <w:marBottom w:val="0"/>
      <w:divBdr>
        <w:top w:val="none" w:sz="0" w:space="0" w:color="auto"/>
        <w:left w:val="none" w:sz="0" w:space="0" w:color="auto"/>
        <w:bottom w:val="none" w:sz="0" w:space="0" w:color="auto"/>
        <w:right w:val="none" w:sz="0" w:space="0" w:color="auto"/>
      </w:divBdr>
    </w:div>
    <w:div w:id="528301288">
      <w:bodyDiv w:val="1"/>
      <w:marLeft w:val="0"/>
      <w:marRight w:val="0"/>
      <w:marTop w:val="0"/>
      <w:marBottom w:val="0"/>
      <w:divBdr>
        <w:top w:val="none" w:sz="0" w:space="0" w:color="auto"/>
        <w:left w:val="none" w:sz="0" w:space="0" w:color="auto"/>
        <w:bottom w:val="none" w:sz="0" w:space="0" w:color="auto"/>
        <w:right w:val="none" w:sz="0" w:space="0" w:color="auto"/>
      </w:divBdr>
    </w:div>
    <w:div w:id="529926154">
      <w:bodyDiv w:val="1"/>
      <w:marLeft w:val="0"/>
      <w:marRight w:val="0"/>
      <w:marTop w:val="0"/>
      <w:marBottom w:val="0"/>
      <w:divBdr>
        <w:top w:val="none" w:sz="0" w:space="0" w:color="auto"/>
        <w:left w:val="none" w:sz="0" w:space="0" w:color="auto"/>
        <w:bottom w:val="none" w:sz="0" w:space="0" w:color="auto"/>
        <w:right w:val="none" w:sz="0" w:space="0" w:color="auto"/>
      </w:divBdr>
    </w:div>
    <w:div w:id="530186721">
      <w:bodyDiv w:val="1"/>
      <w:marLeft w:val="0"/>
      <w:marRight w:val="0"/>
      <w:marTop w:val="0"/>
      <w:marBottom w:val="0"/>
      <w:divBdr>
        <w:top w:val="none" w:sz="0" w:space="0" w:color="auto"/>
        <w:left w:val="none" w:sz="0" w:space="0" w:color="auto"/>
        <w:bottom w:val="none" w:sz="0" w:space="0" w:color="auto"/>
        <w:right w:val="none" w:sz="0" w:space="0" w:color="auto"/>
      </w:divBdr>
    </w:div>
    <w:div w:id="530610829">
      <w:bodyDiv w:val="1"/>
      <w:marLeft w:val="0"/>
      <w:marRight w:val="0"/>
      <w:marTop w:val="0"/>
      <w:marBottom w:val="0"/>
      <w:divBdr>
        <w:top w:val="none" w:sz="0" w:space="0" w:color="auto"/>
        <w:left w:val="none" w:sz="0" w:space="0" w:color="auto"/>
        <w:bottom w:val="none" w:sz="0" w:space="0" w:color="auto"/>
        <w:right w:val="none" w:sz="0" w:space="0" w:color="auto"/>
      </w:divBdr>
    </w:div>
    <w:div w:id="531070842">
      <w:bodyDiv w:val="1"/>
      <w:marLeft w:val="0"/>
      <w:marRight w:val="0"/>
      <w:marTop w:val="0"/>
      <w:marBottom w:val="0"/>
      <w:divBdr>
        <w:top w:val="none" w:sz="0" w:space="0" w:color="auto"/>
        <w:left w:val="none" w:sz="0" w:space="0" w:color="auto"/>
        <w:bottom w:val="none" w:sz="0" w:space="0" w:color="auto"/>
        <w:right w:val="none" w:sz="0" w:space="0" w:color="auto"/>
      </w:divBdr>
    </w:div>
    <w:div w:id="531381958">
      <w:bodyDiv w:val="1"/>
      <w:marLeft w:val="0"/>
      <w:marRight w:val="0"/>
      <w:marTop w:val="0"/>
      <w:marBottom w:val="0"/>
      <w:divBdr>
        <w:top w:val="none" w:sz="0" w:space="0" w:color="auto"/>
        <w:left w:val="none" w:sz="0" w:space="0" w:color="auto"/>
        <w:bottom w:val="none" w:sz="0" w:space="0" w:color="auto"/>
        <w:right w:val="none" w:sz="0" w:space="0" w:color="auto"/>
      </w:divBdr>
    </w:div>
    <w:div w:id="531458597">
      <w:bodyDiv w:val="1"/>
      <w:marLeft w:val="0"/>
      <w:marRight w:val="0"/>
      <w:marTop w:val="0"/>
      <w:marBottom w:val="0"/>
      <w:divBdr>
        <w:top w:val="none" w:sz="0" w:space="0" w:color="auto"/>
        <w:left w:val="none" w:sz="0" w:space="0" w:color="auto"/>
        <w:bottom w:val="none" w:sz="0" w:space="0" w:color="auto"/>
        <w:right w:val="none" w:sz="0" w:space="0" w:color="auto"/>
      </w:divBdr>
    </w:div>
    <w:div w:id="531462765">
      <w:bodyDiv w:val="1"/>
      <w:marLeft w:val="0"/>
      <w:marRight w:val="0"/>
      <w:marTop w:val="0"/>
      <w:marBottom w:val="0"/>
      <w:divBdr>
        <w:top w:val="none" w:sz="0" w:space="0" w:color="auto"/>
        <w:left w:val="none" w:sz="0" w:space="0" w:color="auto"/>
        <w:bottom w:val="none" w:sz="0" w:space="0" w:color="auto"/>
        <w:right w:val="none" w:sz="0" w:space="0" w:color="auto"/>
      </w:divBdr>
    </w:div>
    <w:div w:id="532613170">
      <w:bodyDiv w:val="1"/>
      <w:marLeft w:val="0"/>
      <w:marRight w:val="0"/>
      <w:marTop w:val="0"/>
      <w:marBottom w:val="0"/>
      <w:divBdr>
        <w:top w:val="none" w:sz="0" w:space="0" w:color="auto"/>
        <w:left w:val="none" w:sz="0" w:space="0" w:color="auto"/>
        <w:bottom w:val="none" w:sz="0" w:space="0" w:color="auto"/>
        <w:right w:val="none" w:sz="0" w:space="0" w:color="auto"/>
      </w:divBdr>
    </w:div>
    <w:div w:id="533158559">
      <w:bodyDiv w:val="1"/>
      <w:marLeft w:val="0"/>
      <w:marRight w:val="0"/>
      <w:marTop w:val="0"/>
      <w:marBottom w:val="0"/>
      <w:divBdr>
        <w:top w:val="none" w:sz="0" w:space="0" w:color="auto"/>
        <w:left w:val="none" w:sz="0" w:space="0" w:color="auto"/>
        <w:bottom w:val="none" w:sz="0" w:space="0" w:color="auto"/>
        <w:right w:val="none" w:sz="0" w:space="0" w:color="auto"/>
      </w:divBdr>
    </w:div>
    <w:div w:id="533735913">
      <w:bodyDiv w:val="1"/>
      <w:marLeft w:val="0"/>
      <w:marRight w:val="0"/>
      <w:marTop w:val="0"/>
      <w:marBottom w:val="0"/>
      <w:divBdr>
        <w:top w:val="none" w:sz="0" w:space="0" w:color="auto"/>
        <w:left w:val="none" w:sz="0" w:space="0" w:color="auto"/>
        <w:bottom w:val="none" w:sz="0" w:space="0" w:color="auto"/>
        <w:right w:val="none" w:sz="0" w:space="0" w:color="auto"/>
      </w:divBdr>
    </w:div>
    <w:div w:id="533928504">
      <w:bodyDiv w:val="1"/>
      <w:marLeft w:val="0"/>
      <w:marRight w:val="0"/>
      <w:marTop w:val="0"/>
      <w:marBottom w:val="0"/>
      <w:divBdr>
        <w:top w:val="none" w:sz="0" w:space="0" w:color="auto"/>
        <w:left w:val="none" w:sz="0" w:space="0" w:color="auto"/>
        <w:bottom w:val="none" w:sz="0" w:space="0" w:color="auto"/>
        <w:right w:val="none" w:sz="0" w:space="0" w:color="auto"/>
      </w:divBdr>
    </w:div>
    <w:div w:id="533932398">
      <w:bodyDiv w:val="1"/>
      <w:marLeft w:val="0"/>
      <w:marRight w:val="0"/>
      <w:marTop w:val="0"/>
      <w:marBottom w:val="0"/>
      <w:divBdr>
        <w:top w:val="none" w:sz="0" w:space="0" w:color="auto"/>
        <w:left w:val="none" w:sz="0" w:space="0" w:color="auto"/>
        <w:bottom w:val="none" w:sz="0" w:space="0" w:color="auto"/>
        <w:right w:val="none" w:sz="0" w:space="0" w:color="auto"/>
      </w:divBdr>
    </w:div>
    <w:div w:id="534005603">
      <w:bodyDiv w:val="1"/>
      <w:marLeft w:val="0"/>
      <w:marRight w:val="0"/>
      <w:marTop w:val="0"/>
      <w:marBottom w:val="0"/>
      <w:divBdr>
        <w:top w:val="none" w:sz="0" w:space="0" w:color="auto"/>
        <w:left w:val="none" w:sz="0" w:space="0" w:color="auto"/>
        <w:bottom w:val="none" w:sz="0" w:space="0" w:color="auto"/>
        <w:right w:val="none" w:sz="0" w:space="0" w:color="auto"/>
      </w:divBdr>
    </w:div>
    <w:div w:id="534734766">
      <w:bodyDiv w:val="1"/>
      <w:marLeft w:val="0"/>
      <w:marRight w:val="0"/>
      <w:marTop w:val="0"/>
      <w:marBottom w:val="0"/>
      <w:divBdr>
        <w:top w:val="none" w:sz="0" w:space="0" w:color="auto"/>
        <w:left w:val="none" w:sz="0" w:space="0" w:color="auto"/>
        <w:bottom w:val="none" w:sz="0" w:space="0" w:color="auto"/>
        <w:right w:val="none" w:sz="0" w:space="0" w:color="auto"/>
      </w:divBdr>
    </w:div>
    <w:div w:id="535461255">
      <w:bodyDiv w:val="1"/>
      <w:marLeft w:val="0"/>
      <w:marRight w:val="0"/>
      <w:marTop w:val="0"/>
      <w:marBottom w:val="0"/>
      <w:divBdr>
        <w:top w:val="none" w:sz="0" w:space="0" w:color="auto"/>
        <w:left w:val="none" w:sz="0" w:space="0" w:color="auto"/>
        <w:bottom w:val="none" w:sz="0" w:space="0" w:color="auto"/>
        <w:right w:val="none" w:sz="0" w:space="0" w:color="auto"/>
      </w:divBdr>
    </w:div>
    <w:div w:id="535703755">
      <w:bodyDiv w:val="1"/>
      <w:marLeft w:val="0"/>
      <w:marRight w:val="0"/>
      <w:marTop w:val="0"/>
      <w:marBottom w:val="0"/>
      <w:divBdr>
        <w:top w:val="none" w:sz="0" w:space="0" w:color="auto"/>
        <w:left w:val="none" w:sz="0" w:space="0" w:color="auto"/>
        <w:bottom w:val="none" w:sz="0" w:space="0" w:color="auto"/>
        <w:right w:val="none" w:sz="0" w:space="0" w:color="auto"/>
      </w:divBdr>
    </w:div>
    <w:div w:id="535774031">
      <w:bodyDiv w:val="1"/>
      <w:marLeft w:val="0"/>
      <w:marRight w:val="0"/>
      <w:marTop w:val="0"/>
      <w:marBottom w:val="0"/>
      <w:divBdr>
        <w:top w:val="none" w:sz="0" w:space="0" w:color="auto"/>
        <w:left w:val="none" w:sz="0" w:space="0" w:color="auto"/>
        <w:bottom w:val="none" w:sz="0" w:space="0" w:color="auto"/>
        <w:right w:val="none" w:sz="0" w:space="0" w:color="auto"/>
      </w:divBdr>
    </w:div>
    <w:div w:id="535891058">
      <w:bodyDiv w:val="1"/>
      <w:marLeft w:val="0"/>
      <w:marRight w:val="0"/>
      <w:marTop w:val="0"/>
      <w:marBottom w:val="0"/>
      <w:divBdr>
        <w:top w:val="none" w:sz="0" w:space="0" w:color="auto"/>
        <w:left w:val="none" w:sz="0" w:space="0" w:color="auto"/>
        <w:bottom w:val="none" w:sz="0" w:space="0" w:color="auto"/>
        <w:right w:val="none" w:sz="0" w:space="0" w:color="auto"/>
      </w:divBdr>
    </w:div>
    <w:div w:id="536089186">
      <w:bodyDiv w:val="1"/>
      <w:marLeft w:val="0"/>
      <w:marRight w:val="0"/>
      <w:marTop w:val="0"/>
      <w:marBottom w:val="0"/>
      <w:divBdr>
        <w:top w:val="none" w:sz="0" w:space="0" w:color="auto"/>
        <w:left w:val="none" w:sz="0" w:space="0" w:color="auto"/>
        <w:bottom w:val="none" w:sz="0" w:space="0" w:color="auto"/>
        <w:right w:val="none" w:sz="0" w:space="0" w:color="auto"/>
      </w:divBdr>
    </w:div>
    <w:div w:id="536236676">
      <w:bodyDiv w:val="1"/>
      <w:marLeft w:val="0"/>
      <w:marRight w:val="0"/>
      <w:marTop w:val="0"/>
      <w:marBottom w:val="0"/>
      <w:divBdr>
        <w:top w:val="none" w:sz="0" w:space="0" w:color="auto"/>
        <w:left w:val="none" w:sz="0" w:space="0" w:color="auto"/>
        <w:bottom w:val="none" w:sz="0" w:space="0" w:color="auto"/>
        <w:right w:val="none" w:sz="0" w:space="0" w:color="auto"/>
      </w:divBdr>
    </w:div>
    <w:div w:id="536626737">
      <w:bodyDiv w:val="1"/>
      <w:marLeft w:val="0"/>
      <w:marRight w:val="0"/>
      <w:marTop w:val="0"/>
      <w:marBottom w:val="0"/>
      <w:divBdr>
        <w:top w:val="none" w:sz="0" w:space="0" w:color="auto"/>
        <w:left w:val="none" w:sz="0" w:space="0" w:color="auto"/>
        <w:bottom w:val="none" w:sz="0" w:space="0" w:color="auto"/>
        <w:right w:val="none" w:sz="0" w:space="0" w:color="auto"/>
      </w:divBdr>
    </w:div>
    <w:div w:id="537551542">
      <w:bodyDiv w:val="1"/>
      <w:marLeft w:val="0"/>
      <w:marRight w:val="0"/>
      <w:marTop w:val="0"/>
      <w:marBottom w:val="0"/>
      <w:divBdr>
        <w:top w:val="none" w:sz="0" w:space="0" w:color="auto"/>
        <w:left w:val="none" w:sz="0" w:space="0" w:color="auto"/>
        <w:bottom w:val="none" w:sz="0" w:space="0" w:color="auto"/>
        <w:right w:val="none" w:sz="0" w:space="0" w:color="auto"/>
      </w:divBdr>
    </w:div>
    <w:div w:id="538666688">
      <w:bodyDiv w:val="1"/>
      <w:marLeft w:val="0"/>
      <w:marRight w:val="0"/>
      <w:marTop w:val="0"/>
      <w:marBottom w:val="0"/>
      <w:divBdr>
        <w:top w:val="none" w:sz="0" w:space="0" w:color="auto"/>
        <w:left w:val="none" w:sz="0" w:space="0" w:color="auto"/>
        <w:bottom w:val="none" w:sz="0" w:space="0" w:color="auto"/>
        <w:right w:val="none" w:sz="0" w:space="0" w:color="auto"/>
      </w:divBdr>
    </w:div>
    <w:div w:id="539631423">
      <w:bodyDiv w:val="1"/>
      <w:marLeft w:val="0"/>
      <w:marRight w:val="0"/>
      <w:marTop w:val="0"/>
      <w:marBottom w:val="0"/>
      <w:divBdr>
        <w:top w:val="none" w:sz="0" w:space="0" w:color="auto"/>
        <w:left w:val="none" w:sz="0" w:space="0" w:color="auto"/>
        <w:bottom w:val="none" w:sz="0" w:space="0" w:color="auto"/>
        <w:right w:val="none" w:sz="0" w:space="0" w:color="auto"/>
      </w:divBdr>
    </w:div>
    <w:div w:id="541333571">
      <w:bodyDiv w:val="1"/>
      <w:marLeft w:val="0"/>
      <w:marRight w:val="0"/>
      <w:marTop w:val="0"/>
      <w:marBottom w:val="0"/>
      <w:divBdr>
        <w:top w:val="none" w:sz="0" w:space="0" w:color="auto"/>
        <w:left w:val="none" w:sz="0" w:space="0" w:color="auto"/>
        <w:bottom w:val="none" w:sz="0" w:space="0" w:color="auto"/>
        <w:right w:val="none" w:sz="0" w:space="0" w:color="auto"/>
      </w:divBdr>
    </w:div>
    <w:div w:id="541599170">
      <w:bodyDiv w:val="1"/>
      <w:marLeft w:val="0"/>
      <w:marRight w:val="0"/>
      <w:marTop w:val="0"/>
      <w:marBottom w:val="0"/>
      <w:divBdr>
        <w:top w:val="none" w:sz="0" w:space="0" w:color="auto"/>
        <w:left w:val="none" w:sz="0" w:space="0" w:color="auto"/>
        <w:bottom w:val="none" w:sz="0" w:space="0" w:color="auto"/>
        <w:right w:val="none" w:sz="0" w:space="0" w:color="auto"/>
      </w:divBdr>
    </w:div>
    <w:div w:id="542715545">
      <w:bodyDiv w:val="1"/>
      <w:marLeft w:val="0"/>
      <w:marRight w:val="0"/>
      <w:marTop w:val="0"/>
      <w:marBottom w:val="0"/>
      <w:divBdr>
        <w:top w:val="none" w:sz="0" w:space="0" w:color="auto"/>
        <w:left w:val="none" w:sz="0" w:space="0" w:color="auto"/>
        <w:bottom w:val="none" w:sz="0" w:space="0" w:color="auto"/>
        <w:right w:val="none" w:sz="0" w:space="0" w:color="auto"/>
      </w:divBdr>
    </w:div>
    <w:div w:id="542988712">
      <w:bodyDiv w:val="1"/>
      <w:marLeft w:val="0"/>
      <w:marRight w:val="0"/>
      <w:marTop w:val="0"/>
      <w:marBottom w:val="0"/>
      <w:divBdr>
        <w:top w:val="none" w:sz="0" w:space="0" w:color="auto"/>
        <w:left w:val="none" w:sz="0" w:space="0" w:color="auto"/>
        <w:bottom w:val="none" w:sz="0" w:space="0" w:color="auto"/>
        <w:right w:val="none" w:sz="0" w:space="0" w:color="auto"/>
      </w:divBdr>
    </w:div>
    <w:div w:id="543293963">
      <w:bodyDiv w:val="1"/>
      <w:marLeft w:val="0"/>
      <w:marRight w:val="0"/>
      <w:marTop w:val="0"/>
      <w:marBottom w:val="0"/>
      <w:divBdr>
        <w:top w:val="none" w:sz="0" w:space="0" w:color="auto"/>
        <w:left w:val="none" w:sz="0" w:space="0" w:color="auto"/>
        <w:bottom w:val="none" w:sz="0" w:space="0" w:color="auto"/>
        <w:right w:val="none" w:sz="0" w:space="0" w:color="auto"/>
      </w:divBdr>
    </w:div>
    <w:div w:id="543298004">
      <w:bodyDiv w:val="1"/>
      <w:marLeft w:val="0"/>
      <w:marRight w:val="0"/>
      <w:marTop w:val="0"/>
      <w:marBottom w:val="0"/>
      <w:divBdr>
        <w:top w:val="none" w:sz="0" w:space="0" w:color="auto"/>
        <w:left w:val="none" w:sz="0" w:space="0" w:color="auto"/>
        <w:bottom w:val="none" w:sz="0" w:space="0" w:color="auto"/>
        <w:right w:val="none" w:sz="0" w:space="0" w:color="auto"/>
      </w:divBdr>
    </w:div>
    <w:div w:id="543756441">
      <w:bodyDiv w:val="1"/>
      <w:marLeft w:val="0"/>
      <w:marRight w:val="0"/>
      <w:marTop w:val="0"/>
      <w:marBottom w:val="0"/>
      <w:divBdr>
        <w:top w:val="none" w:sz="0" w:space="0" w:color="auto"/>
        <w:left w:val="none" w:sz="0" w:space="0" w:color="auto"/>
        <w:bottom w:val="none" w:sz="0" w:space="0" w:color="auto"/>
        <w:right w:val="none" w:sz="0" w:space="0" w:color="auto"/>
      </w:divBdr>
    </w:div>
    <w:div w:id="544098217">
      <w:bodyDiv w:val="1"/>
      <w:marLeft w:val="0"/>
      <w:marRight w:val="0"/>
      <w:marTop w:val="0"/>
      <w:marBottom w:val="0"/>
      <w:divBdr>
        <w:top w:val="none" w:sz="0" w:space="0" w:color="auto"/>
        <w:left w:val="none" w:sz="0" w:space="0" w:color="auto"/>
        <w:bottom w:val="none" w:sz="0" w:space="0" w:color="auto"/>
        <w:right w:val="none" w:sz="0" w:space="0" w:color="auto"/>
      </w:divBdr>
    </w:div>
    <w:div w:id="544800956">
      <w:bodyDiv w:val="1"/>
      <w:marLeft w:val="0"/>
      <w:marRight w:val="0"/>
      <w:marTop w:val="0"/>
      <w:marBottom w:val="0"/>
      <w:divBdr>
        <w:top w:val="none" w:sz="0" w:space="0" w:color="auto"/>
        <w:left w:val="none" w:sz="0" w:space="0" w:color="auto"/>
        <w:bottom w:val="none" w:sz="0" w:space="0" w:color="auto"/>
        <w:right w:val="none" w:sz="0" w:space="0" w:color="auto"/>
      </w:divBdr>
    </w:div>
    <w:div w:id="545341296">
      <w:bodyDiv w:val="1"/>
      <w:marLeft w:val="0"/>
      <w:marRight w:val="0"/>
      <w:marTop w:val="0"/>
      <w:marBottom w:val="0"/>
      <w:divBdr>
        <w:top w:val="none" w:sz="0" w:space="0" w:color="auto"/>
        <w:left w:val="none" w:sz="0" w:space="0" w:color="auto"/>
        <w:bottom w:val="none" w:sz="0" w:space="0" w:color="auto"/>
        <w:right w:val="none" w:sz="0" w:space="0" w:color="auto"/>
      </w:divBdr>
    </w:div>
    <w:div w:id="545723101">
      <w:bodyDiv w:val="1"/>
      <w:marLeft w:val="0"/>
      <w:marRight w:val="0"/>
      <w:marTop w:val="0"/>
      <w:marBottom w:val="0"/>
      <w:divBdr>
        <w:top w:val="none" w:sz="0" w:space="0" w:color="auto"/>
        <w:left w:val="none" w:sz="0" w:space="0" w:color="auto"/>
        <w:bottom w:val="none" w:sz="0" w:space="0" w:color="auto"/>
        <w:right w:val="none" w:sz="0" w:space="0" w:color="auto"/>
      </w:divBdr>
    </w:div>
    <w:div w:id="546180625">
      <w:bodyDiv w:val="1"/>
      <w:marLeft w:val="0"/>
      <w:marRight w:val="0"/>
      <w:marTop w:val="0"/>
      <w:marBottom w:val="0"/>
      <w:divBdr>
        <w:top w:val="none" w:sz="0" w:space="0" w:color="auto"/>
        <w:left w:val="none" w:sz="0" w:space="0" w:color="auto"/>
        <w:bottom w:val="none" w:sz="0" w:space="0" w:color="auto"/>
        <w:right w:val="none" w:sz="0" w:space="0" w:color="auto"/>
      </w:divBdr>
    </w:div>
    <w:div w:id="546645028">
      <w:bodyDiv w:val="1"/>
      <w:marLeft w:val="0"/>
      <w:marRight w:val="0"/>
      <w:marTop w:val="0"/>
      <w:marBottom w:val="0"/>
      <w:divBdr>
        <w:top w:val="none" w:sz="0" w:space="0" w:color="auto"/>
        <w:left w:val="none" w:sz="0" w:space="0" w:color="auto"/>
        <w:bottom w:val="none" w:sz="0" w:space="0" w:color="auto"/>
        <w:right w:val="none" w:sz="0" w:space="0" w:color="auto"/>
      </w:divBdr>
    </w:div>
    <w:div w:id="546719485">
      <w:bodyDiv w:val="1"/>
      <w:marLeft w:val="0"/>
      <w:marRight w:val="0"/>
      <w:marTop w:val="0"/>
      <w:marBottom w:val="0"/>
      <w:divBdr>
        <w:top w:val="none" w:sz="0" w:space="0" w:color="auto"/>
        <w:left w:val="none" w:sz="0" w:space="0" w:color="auto"/>
        <w:bottom w:val="none" w:sz="0" w:space="0" w:color="auto"/>
        <w:right w:val="none" w:sz="0" w:space="0" w:color="auto"/>
      </w:divBdr>
    </w:div>
    <w:div w:id="546991587">
      <w:bodyDiv w:val="1"/>
      <w:marLeft w:val="0"/>
      <w:marRight w:val="0"/>
      <w:marTop w:val="0"/>
      <w:marBottom w:val="0"/>
      <w:divBdr>
        <w:top w:val="none" w:sz="0" w:space="0" w:color="auto"/>
        <w:left w:val="none" w:sz="0" w:space="0" w:color="auto"/>
        <w:bottom w:val="none" w:sz="0" w:space="0" w:color="auto"/>
        <w:right w:val="none" w:sz="0" w:space="0" w:color="auto"/>
      </w:divBdr>
    </w:div>
    <w:div w:id="547036167">
      <w:bodyDiv w:val="1"/>
      <w:marLeft w:val="0"/>
      <w:marRight w:val="0"/>
      <w:marTop w:val="0"/>
      <w:marBottom w:val="0"/>
      <w:divBdr>
        <w:top w:val="none" w:sz="0" w:space="0" w:color="auto"/>
        <w:left w:val="none" w:sz="0" w:space="0" w:color="auto"/>
        <w:bottom w:val="none" w:sz="0" w:space="0" w:color="auto"/>
        <w:right w:val="none" w:sz="0" w:space="0" w:color="auto"/>
      </w:divBdr>
    </w:div>
    <w:div w:id="547303185">
      <w:bodyDiv w:val="1"/>
      <w:marLeft w:val="0"/>
      <w:marRight w:val="0"/>
      <w:marTop w:val="0"/>
      <w:marBottom w:val="0"/>
      <w:divBdr>
        <w:top w:val="none" w:sz="0" w:space="0" w:color="auto"/>
        <w:left w:val="none" w:sz="0" w:space="0" w:color="auto"/>
        <w:bottom w:val="none" w:sz="0" w:space="0" w:color="auto"/>
        <w:right w:val="none" w:sz="0" w:space="0" w:color="auto"/>
      </w:divBdr>
    </w:div>
    <w:div w:id="547423552">
      <w:bodyDiv w:val="1"/>
      <w:marLeft w:val="0"/>
      <w:marRight w:val="0"/>
      <w:marTop w:val="0"/>
      <w:marBottom w:val="0"/>
      <w:divBdr>
        <w:top w:val="none" w:sz="0" w:space="0" w:color="auto"/>
        <w:left w:val="none" w:sz="0" w:space="0" w:color="auto"/>
        <w:bottom w:val="none" w:sz="0" w:space="0" w:color="auto"/>
        <w:right w:val="none" w:sz="0" w:space="0" w:color="auto"/>
      </w:divBdr>
    </w:div>
    <w:div w:id="547568854">
      <w:bodyDiv w:val="1"/>
      <w:marLeft w:val="0"/>
      <w:marRight w:val="0"/>
      <w:marTop w:val="0"/>
      <w:marBottom w:val="0"/>
      <w:divBdr>
        <w:top w:val="none" w:sz="0" w:space="0" w:color="auto"/>
        <w:left w:val="none" w:sz="0" w:space="0" w:color="auto"/>
        <w:bottom w:val="none" w:sz="0" w:space="0" w:color="auto"/>
        <w:right w:val="none" w:sz="0" w:space="0" w:color="auto"/>
      </w:divBdr>
    </w:div>
    <w:div w:id="547693638">
      <w:bodyDiv w:val="1"/>
      <w:marLeft w:val="0"/>
      <w:marRight w:val="0"/>
      <w:marTop w:val="0"/>
      <w:marBottom w:val="0"/>
      <w:divBdr>
        <w:top w:val="none" w:sz="0" w:space="0" w:color="auto"/>
        <w:left w:val="none" w:sz="0" w:space="0" w:color="auto"/>
        <w:bottom w:val="none" w:sz="0" w:space="0" w:color="auto"/>
        <w:right w:val="none" w:sz="0" w:space="0" w:color="auto"/>
      </w:divBdr>
    </w:div>
    <w:div w:id="548147505">
      <w:bodyDiv w:val="1"/>
      <w:marLeft w:val="0"/>
      <w:marRight w:val="0"/>
      <w:marTop w:val="0"/>
      <w:marBottom w:val="0"/>
      <w:divBdr>
        <w:top w:val="none" w:sz="0" w:space="0" w:color="auto"/>
        <w:left w:val="none" w:sz="0" w:space="0" w:color="auto"/>
        <w:bottom w:val="none" w:sz="0" w:space="0" w:color="auto"/>
        <w:right w:val="none" w:sz="0" w:space="0" w:color="auto"/>
      </w:divBdr>
    </w:div>
    <w:div w:id="548417470">
      <w:bodyDiv w:val="1"/>
      <w:marLeft w:val="0"/>
      <w:marRight w:val="0"/>
      <w:marTop w:val="0"/>
      <w:marBottom w:val="0"/>
      <w:divBdr>
        <w:top w:val="none" w:sz="0" w:space="0" w:color="auto"/>
        <w:left w:val="none" w:sz="0" w:space="0" w:color="auto"/>
        <w:bottom w:val="none" w:sz="0" w:space="0" w:color="auto"/>
        <w:right w:val="none" w:sz="0" w:space="0" w:color="auto"/>
      </w:divBdr>
    </w:div>
    <w:div w:id="548953097">
      <w:bodyDiv w:val="1"/>
      <w:marLeft w:val="0"/>
      <w:marRight w:val="0"/>
      <w:marTop w:val="0"/>
      <w:marBottom w:val="0"/>
      <w:divBdr>
        <w:top w:val="none" w:sz="0" w:space="0" w:color="auto"/>
        <w:left w:val="none" w:sz="0" w:space="0" w:color="auto"/>
        <w:bottom w:val="none" w:sz="0" w:space="0" w:color="auto"/>
        <w:right w:val="none" w:sz="0" w:space="0" w:color="auto"/>
      </w:divBdr>
    </w:div>
    <w:div w:id="549221597">
      <w:bodyDiv w:val="1"/>
      <w:marLeft w:val="0"/>
      <w:marRight w:val="0"/>
      <w:marTop w:val="0"/>
      <w:marBottom w:val="0"/>
      <w:divBdr>
        <w:top w:val="none" w:sz="0" w:space="0" w:color="auto"/>
        <w:left w:val="none" w:sz="0" w:space="0" w:color="auto"/>
        <w:bottom w:val="none" w:sz="0" w:space="0" w:color="auto"/>
        <w:right w:val="none" w:sz="0" w:space="0" w:color="auto"/>
      </w:divBdr>
    </w:div>
    <w:div w:id="549272620">
      <w:bodyDiv w:val="1"/>
      <w:marLeft w:val="0"/>
      <w:marRight w:val="0"/>
      <w:marTop w:val="0"/>
      <w:marBottom w:val="0"/>
      <w:divBdr>
        <w:top w:val="none" w:sz="0" w:space="0" w:color="auto"/>
        <w:left w:val="none" w:sz="0" w:space="0" w:color="auto"/>
        <w:bottom w:val="none" w:sz="0" w:space="0" w:color="auto"/>
        <w:right w:val="none" w:sz="0" w:space="0" w:color="auto"/>
      </w:divBdr>
    </w:div>
    <w:div w:id="549536307">
      <w:bodyDiv w:val="1"/>
      <w:marLeft w:val="0"/>
      <w:marRight w:val="0"/>
      <w:marTop w:val="0"/>
      <w:marBottom w:val="0"/>
      <w:divBdr>
        <w:top w:val="none" w:sz="0" w:space="0" w:color="auto"/>
        <w:left w:val="none" w:sz="0" w:space="0" w:color="auto"/>
        <w:bottom w:val="none" w:sz="0" w:space="0" w:color="auto"/>
        <w:right w:val="none" w:sz="0" w:space="0" w:color="auto"/>
      </w:divBdr>
    </w:div>
    <w:div w:id="549657719">
      <w:bodyDiv w:val="1"/>
      <w:marLeft w:val="0"/>
      <w:marRight w:val="0"/>
      <w:marTop w:val="0"/>
      <w:marBottom w:val="0"/>
      <w:divBdr>
        <w:top w:val="none" w:sz="0" w:space="0" w:color="auto"/>
        <w:left w:val="none" w:sz="0" w:space="0" w:color="auto"/>
        <w:bottom w:val="none" w:sz="0" w:space="0" w:color="auto"/>
        <w:right w:val="none" w:sz="0" w:space="0" w:color="auto"/>
      </w:divBdr>
    </w:div>
    <w:div w:id="551766839">
      <w:bodyDiv w:val="1"/>
      <w:marLeft w:val="0"/>
      <w:marRight w:val="0"/>
      <w:marTop w:val="0"/>
      <w:marBottom w:val="0"/>
      <w:divBdr>
        <w:top w:val="none" w:sz="0" w:space="0" w:color="auto"/>
        <w:left w:val="none" w:sz="0" w:space="0" w:color="auto"/>
        <w:bottom w:val="none" w:sz="0" w:space="0" w:color="auto"/>
        <w:right w:val="none" w:sz="0" w:space="0" w:color="auto"/>
      </w:divBdr>
    </w:div>
    <w:div w:id="551769988">
      <w:bodyDiv w:val="1"/>
      <w:marLeft w:val="0"/>
      <w:marRight w:val="0"/>
      <w:marTop w:val="0"/>
      <w:marBottom w:val="0"/>
      <w:divBdr>
        <w:top w:val="none" w:sz="0" w:space="0" w:color="auto"/>
        <w:left w:val="none" w:sz="0" w:space="0" w:color="auto"/>
        <w:bottom w:val="none" w:sz="0" w:space="0" w:color="auto"/>
        <w:right w:val="none" w:sz="0" w:space="0" w:color="auto"/>
      </w:divBdr>
    </w:div>
    <w:div w:id="551770015">
      <w:bodyDiv w:val="1"/>
      <w:marLeft w:val="0"/>
      <w:marRight w:val="0"/>
      <w:marTop w:val="0"/>
      <w:marBottom w:val="0"/>
      <w:divBdr>
        <w:top w:val="none" w:sz="0" w:space="0" w:color="auto"/>
        <w:left w:val="none" w:sz="0" w:space="0" w:color="auto"/>
        <w:bottom w:val="none" w:sz="0" w:space="0" w:color="auto"/>
        <w:right w:val="none" w:sz="0" w:space="0" w:color="auto"/>
      </w:divBdr>
    </w:div>
    <w:div w:id="551813419">
      <w:bodyDiv w:val="1"/>
      <w:marLeft w:val="0"/>
      <w:marRight w:val="0"/>
      <w:marTop w:val="0"/>
      <w:marBottom w:val="0"/>
      <w:divBdr>
        <w:top w:val="none" w:sz="0" w:space="0" w:color="auto"/>
        <w:left w:val="none" w:sz="0" w:space="0" w:color="auto"/>
        <w:bottom w:val="none" w:sz="0" w:space="0" w:color="auto"/>
        <w:right w:val="none" w:sz="0" w:space="0" w:color="auto"/>
      </w:divBdr>
    </w:div>
    <w:div w:id="552153597">
      <w:bodyDiv w:val="1"/>
      <w:marLeft w:val="0"/>
      <w:marRight w:val="0"/>
      <w:marTop w:val="0"/>
      <w:marBottom w:val="0"/>
      <w:divBdr>
        <w:top w:val="none" w:sz="0" w:space="0" w:color="auto"/>
        <w:left w:val="none" w:sz="0" w:space="0" w:color="auto"/>
        <w:bottom w:val="none" w:sz="0" w:space="0" w:color="auto"/>
        <w:right w:val="none" w:sz="0" w:space="0" w:color="auto"/>
      </w:divBdr>
    </w:div>
    <w:div w:id="552159660">
      <w:bodyDiv w:val="1"/>
      <w:marLeft w:val="0"/>
      <w:marRight w:val="0"/>
      <w:marTop w:val="0"/>
      <w:marBottom w:val="0"/>
      <w:divBdr>
        <w:top w:val="none" w:sz="0" w:space="0" w:color="auto"/>
        <w:left w:val="none" w:sz="0" w:space="0" w:color="auto"/>
        <w:bottom w:val="none" w:sz="0" w:space="0" w:color="auto"/>
        <w:right w:val="none" w:sz="0" w:space="0" w:color="auto"/>
      </w:divBdr>
    </w:div>
    <w:div w:id="552231013">
      <w:bodyDiv w:val="1"/>
      <w:marLeft w:val="0"/>
      <w:marRight w:val="0"/>
      <w:marTop w:val="0"/>
      <w:marBottom w:val="0"/>
      <w:divBdr>
        <w:top w:val="none" w:sz="0" w:space="0" w:color="auto"/>
        <w:left w:val="none" w:sz="0" w:space="0" w:color="auto"/>
        <w:bottom w:val="none" w:sz="0" w:space="0" w:color="auto"/>
        <w:right w:val="none" w:sz="0" w:space="0" w:color="auto"/>
      </w:divBdr>
    </w:div>
    <w:div w:id="552811152">
      <w:bodyDiv w:val="1"/>
      <w:marLeft w:val="0"/>
      <w:marRight w:val="0"/>
      <w:marTop w:val="0"/>
      <w:marBottom w:val="0"/>
      <w:divBdr>
        <w:top w:val="none" w:sz="0" w:space="0" w:color="auto"/>
        <w:left w:val="none" w:sz="0" w:space="0" w:color="auto"/>
        <w:bottom w:val="none" w:sz="0" w:space="0" w:color="auto"/>
        <w:right w:val="none" w:sz="0" w:space="0" w:color="auto"/>
      </w:divBdr>
    </w:div>
    <w:div w:id="553078202">
      <w:bodyDiv w:val="1"/>
      <w:marLeft w:val="0"/>
      <w:marRight w:val="0"/>
      <w:marTop w:val="0"/>
      <w:marBottom w:val="0"/>
      <w:divBdr>
        <w:top w:val="none" w:sz="0" w:space="0" w:color="auto"/>
        <w:left w:val="none" w:sz="0" w:space="0" w:color="auto"/>
        <w:bottom w:val="none" w:sz="0" w:space="0" w:color="auto"/>
        <w:right w:val="none" w:sz="0" w:space="0" w:color="auto"/>
      </w:divBdr>
    </w:div>
    <w:div w:id="554004021">
      <w:bodyDiv w:val="1"/>
      <w:marLeft w:val="0"/>
      <w:marRight w:val="0"/>
      <w:marTop w:val="0"/>
      <w:marBottom w:val="0"/>
      <w:divBdr>
        <w:top w:val="none" w:sz="0" w:space="0" w:color="auto"/>
        <w:left w:val="none" w:sz="0" w:space="0" w:color="auto"/>
        <w:bottom w:val="none" w:sz="0" w:space="0" w:color="auto"/>
        <w:right w:val="none" w:sz="0" w:space="0" w:color="auto"/>
      </w:divBdr>
    </w:div>
    <w:div w:id="554439041">
      <w:bodyDiv w:val="1"/>
      <w:marLeft w:val="0"/>
      <w:marRight w:val="0"/>
      <w:marTop w:val="0"/>
      <w:marBottom w:val="0"/>
      <w:divBdr>
        <w:top w:val="none" w:sz="0" w:space="0" w:color="auto"/>
        <w:left w:val="none" w:sz="0" w:space="0" w:color="auto"/>
        <w:bottom w:val="none" w:sz="0" w:space="0" w:color="auto"/>
        <w:right w:val="none" w:sz="0" w:space="0" w:color="auto"/>
      </w:divBdr>
    </w:div>
    <w:div w:id="555043986">
      <w:bodyDiv w:val="1"/>
      <w:marLeft w:val="0"/>
      <w:marRight w:val="0"/>
      <w:marTop w:val="0"/>
      <w:marBottom w:val="0"/>
      <w:divBdr>
        <w:top w:val="none" w:sz="0" w:space="0" w:color="auto"/>
        <w:left w:val="none" w:sz="0" w:space="0" w:color="auto"/>
        <w:bottom w:val="none" w:sz="0" w:space="0" w:color="auto"/>
        <w:right w:val="none" w:sz="0" w:space="0" w:color="auto"/>
      </w:divBdr>
    </w:div>
    <w:div w:id="555243702">
      <w:bodyDiv w:val="1"/>
      <w:marLeft w:val="0"/>
      <w:marRight w:val="0"/>
      <w:marTop w:val="0"/>
      <w:marBottom w:val="0"/>
      <w:divBdr>
        <w:top w:val="none" w:sz="0" w:space="0" w:color="auto"/>
        <w:left w:val="none" w:sz="0" w:space="0" w:color="auto"/>
        <w:bottom w:val="none" w:sz="0" w:space="0" w:color="auto"/>
        <w:right w:val="none" w:sz="0" w:space="0" w:color="auto"/>
      </w:divBdr>
    </w:div>
    <w:div w:id="555430060">
      <w:bodyDiv w:val="1"/>
      <w:marLeft w:val="0"/>
      <w:marRight w:val="0"/>
      <w:marTop w:val="0"/>
      <w:marBottom w:val="0"/>
      <w:divBdr>
        <w:top w:val="none" w:sz="0" w:space="0" w:color="auto"/>
        <w:left w:val="none" w:sz="0" w:space="0" w:color="auto"/>
        <w:bottom w:val="none" w:sz="0" w:space="0" w:color="auto"/>
        <w:right w:val="none" w:sz="0" w:space="0" w:color="auto"/>
      </w:divBdr>
    </w:div>
    <w:div w:id="555504977">
      <w:bodyDiv w:val="1"/>
      <w:marLeft w:val="0"/>
      <w:marRight w:val="0"/>
      <w:marTop w:val="0"/>
      <w:marBottom w:val="0"/>
      <w:divBdr>
        <w:top w:val="none" w:sz="0" w:space="0" w:color="auto"/>
        <w:left w:val="none" w:sz="0" w:space="0" w:color="auto"/>
        <w:bottom w:val="none" w:sz="0" w:space="0" w:color="auto"/>
        <w:right w:val="none" w:sz="0" w:space="0" w:color="auto"/>
      </w:divBdr>
    </w:div>
    <w:div w:id="555705252">
      <w:bodyDiv w:val="1"/>
      <w:marLeft w:val="0"/>
      <w:marRight w:val="0"/>
      <w:marTop w:val="0"/>
      <w:marBottom w:val="0"/>
      <w:divBdr>
        <w:top w:val="none" w:sz="0" w:space="0" w:color="auto"/>
        <w:left w:val="none" w:sz="0" w:space="0" w:color="auto"/>
        <w:bottom w:val="none" w:sz="0" w:space="0" w:color="auto"/>
        <w:right w:val="none" w:sz="0" w:space="0" w:color="auto"/>
      </w:divBdr>
    </w:div>
    <w:div w:id="556166920">
      <w:bodyDiv w:val="1"/>
      <w:marLeft w:val="0"/>
      <w:marRight w:val="0"/>
      <w:marTop w:val="0"/>
      <w:marBottom w:val="0"/>
      <w:divBdr>
        <w:top w:val="none" w:sz="0" w:space="0" w:color="auto"/>
        <w:left w:val="none" w:sz="0" w:space="0" w:color="auto"/>
        <w:bottom w:val="none" w:sz="0" w:space="0" w:color="auto"/>
        <w:right w:val="none" w:sz="0" w:space="0" w:color="auto"/>
      </w:divBdr>
    </w:div>
    <w:div w:id="556204788">
      <w:bodyDiv w:val="1"/>
      <w:marLeft w:val="0"/>
      <w:marRight w:val="0"/>
      <w:marTop w:val="0"/>
      <w:marBottom w:val="0"/>
      <w:divBdr>
        <w:top w:val="none" w:sz="0" w:space="0" w:color="auto"/>
        <w:left w:val="none" w:sz="0" w:space="0" w:color="auto"/>
        <w:bottom w:val="none" w:sz="0" w:space="0" w:color="auto"/>
        <w:right w:val="none" w:sz="0" w:space="0" w:color="auto"/>
      </w:divBdr>
    </w:div>
    <w:div w:id="557135351">
      <w:bodyDiv w:val="1"/>
      <w:marLeft w:val="0"/>
      <w:marRight w:val="0"/>
      <w:marTop w:val="0"/>
      <w:marBottom w:val="0"/>
      <w:divBdr>
        <w:top w:val="none" w:sz="0" w:space="0" w:color="auto"/>
        <w:left w:val="none" w:sz="0" w:space="0" w:color="auto"/>
        <w:bottom w:val="none" w:sz="0" w:space="0" w:color="auto"/>
        <w:right w:val="none" w:sz="0" w:space="0" w:color="auto"/>
      </w:divBdr>
    </w:div>
    <w:div w:id="557207464">
      <w:bodyDiv w:val="1"/>
      <w:marLeft w:val="0"/>
      <w:marRight w:val="0"/>
      <w:marTop w:val="0"/>
      <w:marBottom w:val="0"/>
      <w:divBdr>
        <w:top w:val="none" w:sz="0" w:space="0" w:color="auto"/>
        <w:left w:val="none" w:sz="0" w:space="0" w:color="auto"/>
        <w:bottom w:val="none" w:sz="0" w:space="0" w:color="auto"/>
        <w:right w:val="none" w:sz="0" w:space="0" w:color="auto"/>
      </w:divBdr>
    </w:div>
    <w:div w:id="557479019">
      <w:bodyDiv w:val="1"/>
      <w:marLeft w:val="0"/>
      <w:marRight w:val="0"/>
      <w:marTop w:val="0"/>
      <w:marBottom w:val="0"/>
      <w:divBdr>
        <w:top w:val="none" w:sz="0" w:space="0" w:color="auto"/>
        <w:left w:val="none" w:sz="0" w:space="0" w:color="auto"/>
        <w:bottom w:val="none" w:sz="0" w:space="0" w:color="auto"/>
        <w:right w:val="none" w:sz="0" w:space="0" w:color="auto"/>
      </w:divBdr>
    </w:div>
    <w:div w:id="557518384">
      <w:bodyDiv w:val="1"/>
      <w:marLeft w:val="0"/>
      <w:marRight w:val="0"/>
      <w:marTop w:val="0"/>
      <w:marBottom w:val="0"/>
      <w:divBdr>
        <w:top w:val="none" w:sz="0" w:space="0" w:color="auto"/>
        <w:left w:val="none" w:sz="0" w:space="0" w:color="auto"/>
        <w:bottom w:val="none" w:sz="0" w:space="0" w:color="auto"/>
        <w:right w:val="none" w:sz="0" w:space="0" w:color="auto"/>
      </w:divBdr>
    </w:div>
    <w:div w:id="557743817">
      <w:bodyDiv w:val="1"/>
      <w:marLeft w:val="0"/>
      <w:marRight w:val="0"/>
      <w:marTop w:val="0"/>
      <w:marBottom w:val="0"/>
      <w:divBdr>
        <w:top w:val="none" w:sz="0" w:space="0" w:color="auto"/>
        <w:left w:val="none" w:sz="0" w:space="0" w:color="auto"/>
        <w:bottom w:val="none" w:sz="0" w:space="0" w:color="auto"/>
        <w:right w:val="none" w:sz="0" w:space="0" w:color="auto"/>
      </w:divBdr>
    </w:div>
    <w:div w:id="557866856">
      <w:bodyDiv w:val="1"/>
      <w:marLeft w:val="0"/>
      <w:marRight w:val="0"/>
      <w:marTop w:val="0"/>
      <w:marBottom w:val="0"/>
      <w:divBdr>
        <w:top w:val="none" w:sz="0" w:space="0" w:color="auto"/>
        <w:left w:val="none" w:sz="0" w:space="0" w:color="auto"/>
        <w:bottom w:val="none" w:sz="0" w:space="0" w:color="auto"/>
        <w:right w:val="none" w:sz="0" w:space="0" w:color="auto"/>
      </w:divBdr>
    </w:div>
    <w:div w:id="558051108">
      <w:bodyDiv w:val="1"/>
      <w:marLeft w:val="0"/>
      <w:marRight w:val="0"/>
      <w:marTop w:val="0"/>
      <w:marBottom w:val="0"/>
      <w:divBdr>
        <w:top w:val="none" w:sz="0" w:space="0" w:color="auto"/>
        <w:left w:val="none" w:sz="0" w:space="0" w:color="auto"/>
        <w:bottom w:val="none" w:sz="0" w:space="0" w:color="auto"/>
        <w:right w:val="none" w:sz="0" w:space="0" w:color="auto"/>
      </w:divBdr>
    </w:div>
    <w:div w:id="558396837">
      <w:bodyDiv w:val="1"/>
      <w:marLeft w:val="0"/>
      <w:marRight w:val="0"/>
      <w:marTop w:val="0"/>
      <w:marBottom w:val="0"/>
      <w:divBdr>
        <w:top w:val="none" w:sz="0" w:space="0" w:color="auto"/>
        <w:left w:val="none" w:sz="0" w:space="0" w:color="auto"/>
        <w:bottom w:val="none" w:sz="0" w:space="0" w:color="auto"/>
        <w:right w:val="none" w:sz="0" w:space="0" w:color="auto"/>
      </w:divBdr>
    </w:div>
    <w:div w:id="558594297">
      <w:bodyDiv w:val="1"/>
      <w:marLeft w:val="0"/>
      <w:marRight w:val="0"/>
      <w:marTop w:val="0"/>
      <w:marBottom w:val="0"/>
      <w:divBdr>
        <w:top w:val="none" w:sz="0" w:space="0" w:color="auto"/>
        <w:left w:val="none" w:sz="0" w:space="0" w:color="auto"/>
        <w:bottom w:val="none" w:sz="0" w:space="0" w:color="auto"/>
        <w:right w:val="none" w:sz="0" w:space="0" w:color="auto"/>
      </w:divBdr>
    </w:div>
    <w:div w:id="558635127">
      <w:bodyDiv w:val="1"/>
      <w:marLeft w:val="0"/>
      <w:marRight w:val="0"/>
      <w:marTop w:val="0"/>
      <w:marBottom w:val="0"/>
      <w:divBdr>
        <w:top w:val="none" w:sz="0" w:space="0" w:color="auto"/>
        <w:left w:val="none" w:sz="0" w:space="0" w:color="auto"/>
        <w:bottom w:val="none" w:sz="0" w:space="0" w:color="auto"/>
        <w:right w:val="none" w:sz="0" w:space="0" w:color="auto"/>
      </w:divBdr>
    </w:div>
    <w:div w:id="558711100">
      <w:bodyDiv w:val="1"/>
      <w:marLeft w:val="0"/>
      <w:marRight w:val="0"/>
      <w:marTop w:val="0"/>
      <w:marBottom w:val="0"/>
      <w:divBdr>
        <w:top w:val="none" w:sz="0" w:space="0" w:color="auto"/>
        <w:left w:val="none" w:sz="0" w:space="0" w:color="auto"/>
        <w:bottom w:val="none" w:sz="0" w:space="0" w:color="auto"/>
        <w:right w:val="none" w:sz="0" w:space="0" w:color="auto"/>
      </w:divBdr>
    </w:div>
    <w:div w:id="558790298">
      <w:bodyDiv w:val="1"/>
      <w:marLeft w:val="0"/>
      <w:marRight w:val="0"/>
      <w:marTop w:val="0"/>
      <w:marBottom w:val="0"/>
      <w:divBdr>
        <w:top w:val="none" w:sz="0" w:space="0" w:color="auto"/>
        <w:left w:val="none" w:sz="0" w:space="0" w:color="auto"/>
        <w:bottom w:val="none" w:sz="0" w:space="0" w:color="auto"/>
        <w:right w:val="none" w:sz="0" w:space="0" w:color="auto"/>
      </w:divBdr>
    </w:div>
    <w:div w:id="559441682">
      <w:bodyDiv w:val="1"/>
      <w:marLeft w:val="0"/>
      <w:marRight w:val="0"/>
      <w:marTop w:val="0"/>
      <w:marBottom w:val="0"/>
      <w:divBdr>
        <w:top w:val="none" w:sz="0" w:space="0" w:color="auto"/>
        <w:left w:val="none" w:sz="0" w:space="0" w:color="auto"/>
        <w:bottom w:val="none" w:sz="0" w:space="0" w:color="auto"/>
        <w:right w:val="none" w:sz="0" w:space="0" w:color="auto"/>
      </w:divBdr>
    </w:div>
    <w:div w:id="559484004">
      <w:bodyDiv w:val="1"/>
      <w:marLeft w:val="0"/>
      <w:marRight w:val="0"/>
      <w:marTop w:val="0"/>
      <w:marBottom w:val="0"/>
      <w:divBdr>
        <w:top w:val="none" w:sz="0" w:space="0" w:color="auto"/>
        <w:left w:val="none" w:sz="0" w:space="0" w:color="auto"/>
        <w:bottom w:val="none" w:sz="0" w:space="0" w:color="auto"/>
        <w:right w:val="none" w:sz="0" w:space="0" w:color="auto"/>
      </w:divBdr>
    </w:div>
    <w:div w:id="559635214">
      <w:bodyDiv w:val="1"/>
      <w:marLeft w:val="0"/>
      <w:marRight w:val="0"/>
      <w:marTop w:val="0"/>
      <w:marBottom w:val="0"/>
      <w:divBdr>
        <w:top w:val="none" w:sz="0" w:space="0" w:color="auto"/>
        <w:left w:val="none" w:sz="0" w:space="0" w:color="auto"/>
        <w:bottom w:val="none" w:sz="0" w:space="0" w:color="auto"/>
        <w:right w:val="none" w:sz="0" w:space="0" w:color="auto"/>
      </w:divBdr>
    </w:div>
    <w:div w:id="559637505">
      <w:bodyDiv w:val="1"/>
      <w:marLeft w:val="0"/>
      <w:marRight w:val="0"/>
      <w:marTop w:val="0"/>
      <w:marBottom w:val="0"/>
      <w:divBdr>
        <w:top w:val="none" w:sz="0" w:space="0" w:color="auto"/>
        <w:left w:val="none" w:sz="0" w:space="0" w:color="auto"/>
        <w:bottom w:val="none" w:sz="0" w:space="0" w:color="auto"/>
        <w:right w:val="none" w:sz="0" w:space="0" w:color="auto"/>
      </w:divBdr>
    </w:div>
    <w:div w:id="559904803">
      <w:bodyDiv w:val="1"/>
      <w:marLeft w:val="0"/>
      <w:marRight w:val="0"/>
      <w:marTop w:val="0"/>
      <w:marBottom w:val="0"/>
      <w:divBdr>
        <w:top w:val="none" w:sz="0" w:space="0" w:color="auto"/>
        <w:left w:val="none" w:sz="0" w:space="0" w:color="auto"/>
        <w:bottom w:val="none" w:sz="0" w:space="0" w:color="auto"/>
        <w:right w:val="none" w:sz="0" w:space="0" w:color="auto"/>
      </w:divBdr>
    </w:div>
    <w:div w:id="560096324">
      <w:bodyDiv w:val="1"/>
      <w:marLeft w:val="0"/>
      <w:marRight w:val="0"/>
      <w:marTop w:val="0"/>
      <w:marBottom w:val="0"/>
      <w:divBdr>
        <w:top w:val="none" w:sz="0" w:space="0" w:color="auto"/>
        <w:left w:val="none" w:sz="0" w:space="0" w:color="auto"/>
        <w:bottom w:val="none" w:sz="0" w:space="0" w:color="auto"/>
        <w:right w:val="none" w:sz="0" w:space="0" w:color="auto"/>
      </w:divBdr>
    </w:div>
    <w:div w:id="560099712">
      <w:bodyDiv w:val="1"/>
      <w:marLeft w:val="0"/>
      <w:marRight w:val="0"/>
      <w:marTop w:val="0"/>
      <w:marBottom w:val="0"/>
      <w:divBdr>
        <w:top w:val="none" w:sz="0" w:space="0" w:color="auto"/>
        <w:left w:val="none" w:sz="0" w:space="0" w:color="auto"/>
        <w:bottom w:val="none" w:sz="0" w:space="0" w:color="auto"/>
        <w:right w:val="none" w:sz="0" w:space="0" w:color="auto"/>
      </w:divBdr>
    </w:div>
    <w:div w:id="560748838">
      <w:bodyDiv w:val="1"/>
      <w:marLeft w:val="0"/>
      <w:marRight w:val="0"/>
      <w:marTop w:val="0"/>
      <w:marBottom w:val="0"/>
      <w:divBdr>
        <w:top w:val="none" w:sz="0" w:space="0" w:color="auto"/>
        <w:left w:val="none" w:sz="0" w:space="0" w:color="auto"/>
        <w:bottom w:val="none" w:sz="0" w:space="0" w:color="auto"/>
        <w:right w:val="none" w:sz="0" w:space="0" w:color="auto"/>
      </w:divBdr>
    </w:div>
    <w:div w:id="561062362">
      <w:bodyDiv w:val="1"/>
      <w:marLeft w:val="0"/>
      <w:marRight w:val="0"/>
      <w:marTop w:val="0"/>
      <w:marBottom w:val="0"/>
      <w:divBdr>
        <w:top w:val="none" w:sz="0" w:space="0" w:color="auto"/>
        <w:left w:val="none" w:sz="0" w:space="0" w:color="auto"/>
        <w:bottom w:val="none" w:sz="0" w:space="0" w:color="auto"/>
        <w:right w:val="none" w:sz="0" w:space="0" w:color="auto"/>
      </w:divBdr>
    </w:div>
    <w:div w:id="561598845">
      <w:bodyDiv w:val="1"/>
      <w:marLeft w:val="0"/>
      <w:marRight w:val="0"/>
      <w:marTop w:val="0"/>
      <w:marBottom w:val="0"/>
      <w:divBdr>
        <w:top w:val="none" w:sz="0" w:space="0" w:color="auto"/>
        <w:left w:val="none" w:sz="0" w:space="0" w:color="auto"/>
        <w:bottom w:val="none" w:sz="0" w:space="0" w:color="auto"/>
        <w:right w:val="none" w:sz="0" w:space="0" w:color="auto"/>
      </w:divBdr>
    </w:div>
    <w:div w:id="561646837">
      <w:bodyDiv w:val="1"/>
      <w:marLeft w:val="0"/>
      <w:marRight w:val="0"/>
      <w:marTop w:val="0"/>
      <w:marBottom w:val="0"/>
      <w:divBdr>
        <w:top w:val="none" w:sz="0" w:space="0" w:color="auto"/>
        <w:left w:val="none" w:sz="0" w:space="0" w:color="auto"/>
        <w:bottom w:val="none" w:sz="0" w:space="0" w:color="auto"/>
        <w:right w:val="none" w:sz="0" w:space="0" w:color="auto"/>
      </w:divBdr>
    </w:div>
    <w:div w:id="561985055">
      <w:bodyDiv w:val="1"/>
      <w:marLeft w:val="0"/>
      <w:marRight w:val="0"/>
      <w:marTop w:val="0"/>
      <w:marBottom w:val="0"/>
      <w:divBdr>
        <w:top w:val="none" w:sz="0" w:space="0" w:color="auto"/>
        <w:left w:val="none" w:sz="0" w:space="0" w:color="auto"/>
        <w:bottom w:val="none" w:sz="0" w:space="0" w:color="auto"/>
        <w:right w:val="none" w:sz="0" w:space="0" w:color="auto"/>
      </w:divBdr>
    </w:div>
    <w:div w:id="562133944">
      <w:bodyDiv w:val="1"/>
      <w:marLeft w:val="0"/>
      <w:marRight w:val="0"/>
      <w:marTop w:val="0"/>
      <w:marBottom w:val="0"/>
      <w:divBdr>
        <w:top w:val="none" w:sz="0" w:space="0" w:color="auto"/>
        <w:left w:val="none" w:sz="0" w:space="0" w:color="auto"/>
        <w:bottom w:val="none" w:sz="0" w:space="0" w:color="auto"/>
        <w:right w:val="none" w:sz="0" w:space="0" w:color="auto"/>
      </w:divBdr>
    </w:div>
    <w:div w:id="562375088">
      <w:bodyDiv w:val="1"/>
      <w:marLeft w:val="0"/>
      <w:marRight w:val="0"/>
      <w:marTop w:val="0"/>
      <w:marBottom w:val="0"/>
      <w:divBdr>
        <w:top w:val="none" w:sz="0" w:space="0" w:color="auto"/>
        <w:left w:val="none" w:sz="0" w:space="0" w:color="auto"/>
        <w:bottom w:val="none" w:sz="0" w:space="0" w:color="auto"/>
        <w:right w:val="none" w:sz="0" w:space="0" w:color="auto"/>
      </w:divBdr>
    </w:div>
    <w:div w:id="562495583">
      <w:bodyDiv w:val="1"/>
      <w:marLeft w:val="0"/>
      <w:marRight w:val="0"/>
      <w:marTop w:val="0"/>
      <w:marBottom w:val="0"/>
      <w:divBdr>
        <w:top w:val="none" w:sz="0" w:space="0" w:color="auto"/>
        <w:left w:val="none" w:sz="0" w:space="0" w:color="auto"/>
        <w:bottom w:val="none" w:sz="0" w:space="0" w:color="auto"/>
        <w:right w:val="none" w:sz="0" w:space="0" w:color="auto"/>
      </w:divBdr>
    </w:div>
    <w:div w:id="562644265">
      <w:bodyDiv w:val="1"/>
      <w:marLeft w:val="0"/>
      <w:marRight w:val="0"/>
      <w:marTop w:val="0"/>
      <w:marBottom w:val="0"/>
      <w:divBdr>
        <w:top w:val="none" w:sz="0" w:space="0" w:color="auto"/>
        <w:left w:val="none" w:sz="0" w:space="0" w:color="auto"/>
        <w:bottom w:val="none" w:sz="0" w:space="0" w:color="auto"/>
        <w:right w:val="none" w:sz="0" w:space="0" w:color="auto"/>
      </w:divBdr>
    </w:div>
    <w:div w:id="562719613">
      <w:bodyDiv w:val="1"/>
      <w:marLeft w:val="0"/>
      <w:marRight w:val="0"/>
      <w:marTop w:val="0"/>
      <w:marBottom w:val="0"/>
      <w:divBdr>
        <w:top w:val="none" w:sz="0" w:space="0" w:color="auto"/>
        <w:left w:val="none" w:sz="0" w:space="0" w:color="auto"/>
        <w:bottom w:val="none" w:sz="0" w:space="0" w:color="auto"/>
        <w:right w:val="none" w:sz="0" w:space="0" w:color="auto"/>
      </w:divBdr>
    </w:div>
    <w:div w:id="562719774">
      <w:bodyDiv w:val="1"/>
      <w:marLeft w:val="0"/>
      <w:marRight w:val="0"/>
      <w:marTop w:val="0"/>
      <w:marBottom w:val="0"/>
      <w:divBdr>
        <w:top w:val="none" w:sz="0" w:space="0" w:color="auto"/>
        <w:left w:val="none" w:sz="0" w:space="0" w:color="auto"/>
        <w:bottom w:val="none" w:sz="0" w:space="0" w:color="auto"/>
        <w:right w:val="none" w:sz="0" w:space="0" w:color="auto"/>
      </w:divBdr>
    </w:div>
    <w:div w:id="562763872">
      <w:bodyDiv w:val="1"/>
      <w:marLeft w:val="0"/>
      <w:marRight w:val="0"/>
      <w:marTop w:val="0"/>
      <w:marBottom w:val="0"/>
      <w:divBdr>
        <w:top w:val="none" w:sz="0" w:space="0" w:color="auto"/>
        <w:left w:val="none" w:sz="0" w:space="0" w:color="auto"/>
        <w:bottom w:val="none" w:sz="0" w:space="0" w:color="auto"/>
        <w:right w:val="none" w:sz="0" w:space="0" w:color="auto"/>
      </w:divBdr>
    </w:div>
    <w:div w:id="563368085">
      <w:bodyDiv w:val="1"/>
      <w:marLeft w:val="0"/>
      <w:marRight w:val="0"/>
      <w:marTop w:val="0"/>
      <w:marBottom w:val="0"/>
      <w:divBdr>
        <w:top w:val="none" w:sz="0" w:space="0" w:color="auto"/>
        <w:left w:val="none" w:sz="0" w:space="0" w:color="auto"/>
        <w:bottom w:val="none" w:sz="0" w:space="0" w:color="auto"/>
        <w:right w:val="none" w:sz="0" w:space="0" w:color="auto"/>
      </w:divBdr>
    </w:div>
    <w:div w:id="563637978">
      <w:bodyDiv w:val="1"/>
      <w:marLeft w:val="0"/>
      <w:marRight w:val="0"/>
      <w:marTop w:val="0"/>
      <w:marBottom w:val="0"/>
      <w:divBdr>
        <w:top w:val="none" w:sz="0" w:space="0" w:color="auto"/>
        <w:left w:val="none" w:sz="0" w:space="0" w:color="auto"/>
        <w:bottom w:val="none" w:sz="0" w:space="0" w:color="auto"/>
        <w:right w:val="none" w:sz="0" w:space="0" w:color="auto"/>
      </w:divBdr>
    </w:div>
    <w:div w:id="564216797">
      <w:bodyDiv w:val="1"/>
      <w:marLeft w:val="0"/>
      <w:marRight w:val="0"/>
      <w:marTop w:val="0"/>
      <w:marBottom w:val="0"/>
      <w:divBdr>
        <w:top w:val="none" w:sz="0" w:space="0" w:color="auto"/>
        <w:left w:val="none" w:sz="0" w:space="0" w:color="auto"/>
        <w:bottom w:val="none" w:sz="0" w:space="0" w:color="auto"/>
        <w:right w:val="none" w:sz="0" w:space="0" w:color="auto"/>
      </w:divBdr>
    </w:div>
    <w:div w:id="564800874">
      <w:bodyDiv w:val="1"/>
      <w:marLeft w:val="0"/>
      <w:marRight w:val="0"/>
      <w:marTop w:val="0"/>
      <w:marBottom w:val="0"/>
      <w:divBdr>
        <w:top w:val="none" w:sz="0" w:space="0" w:color="auto"/>
        <w:left w:val="none" w:sz="0" w:space="0" w:color="auto"/>
        <w:bottom w:val="none" w:sz="0" w:space="0" w:color="auto"/>
        <w:right w:val="none" w:sz="0" w:space="0" w:color="auto"/>
      </w:divBdr>
    </w:div>
    <w:div w:id="564952277">
      <w:bodyDiv w:val="1"/>
      <w:marLeft w:val="0"/>
      <w:marRight w:val="0"/>
      <w:marTop w:val="0"/>
      <w:marBottom w:val="0"/>
      <w:divBdr>
        <w:top w:val="none" w:sz="0" w:space="0" w:color="auto"/>
        <w:left w:val="none" w:sz="0" w:space="0" w:color="auto"/>
        <w:bottom w:val="none" w:sz="0" w:space="0" w:color="auto"/>
        <w:right w:val="none" w:sz="0" w:space="0" w:color="auto"/>
      </w:divBdr>
    </w:div>
    <w:div w:id="565267151">
      <w:bodyDiv w:val="1"/>
      <w:marLeft w:val="0"/>
      <w:marRight w:val="0"/>
      <w:marTop w:val="0"/>
      <w:marBottom w:val="0"/>
      <w:divBdr>
        <w:top w:val="none" w:sz="0" w:space="0" w:color="auto"/>
        <w:left w:val="none" w:sz="0" w:space="0" w:color="auto"/>
        <w:bottom w:val="none" w:sz="0" w:space="0" w:color="auto"/>
        <w:right w:val="none" w:sz="0" w:space="0" w:color="auto"/>
      </w:divBdr>
    </w:div>
    <w:div w:id="565458750">
      <w:bodyDiv w:val="1"/>
      <w:marLeft w:val="0"/>
      <w:marRight w:val="0"/>
      <w:marTop w:val="0"/>
      <w:marBottom w:val="0"/>
      <w:divBdr>
        <w:top w:val="none" w:sz="0" w:space="0" w:color="auto"/>
        <w:left w:val="none" w:sz="0" w:space="0" w:color="auto"/>
        <w:bottom w:val="none" w:sz="0" w:space="0" w:color="auto"/>
        <w:right w:val="none" w:sz="0" w:space="0" w:color="auto"/>
      </w:divBdr>
    </w:div>
    <w:div w:id="565798144">
      <w:bodyDiv w:val="1"/>
      <w:marLeft w:val="0"/>
      <w:marRight w:val="0"/>
      <w:marTop w:val="0"/>
      <w:marBottom w:val="0"/>
      <w:divBdr>
        <w:top w:val="none" w:sz="0" w:space="0" w:color="auto"/>
        <w:left w:val="none" w:sz="0" w:space="0" w:color="auto"/>
        <w:bottom w:val="none" w:sz="0" w:space="0" w:color="auto"/>
        <w:right w:val="none" w:sz="0" w:space="0" w:color="auto"/>
      </w:divBdr>
    </w:div>
    <w:div w:id="566258160">
      <w:bodyDiv w:val="1"/>
      <w:marLeft w:val="0"/>
      <w:marRight w:val="0"/>
      <w:marTop w:val="0"/>
      <w:marBottom w:val="0"/>
      <w:divBdr>
        <w:top w:val="none" w:sz="0" w:space="0" w:color="auto"/>
        <w:left w:val="none" w:sz="0" w:space="0" w:color="auto"/>
        <w:bottom w:val="none" w:sz="0" w:space="0" w:color="auto"/>
        <w:right w:val="none" w:sz="0" w:space="0" w:color="auto"/>
      </w:divBdr>
    </w:div>
    <w:div w:id="566382629">
      <w:bodyDiv w:val="1"/>
      <w:marLeft w:val="0"/>
      <w:marRight w:val="0"/>
      <w:marTop w:val="0"/>
      <w:marBottom w:val="0"/>
      <w:divBdr>
        <w:top w:val="none" w:sz="0" w:space="0" w:color="auto"/>
        <w:left w:val="none" w:sz="0" w:space="0" w:color="auto"/>
        <w:bottom w:val="none" w:sz="0" w:space="0" w:color="auto"/>
        <w:right w:val="none" w:sz="0" w:space="0" w:color="auto"/>
      </w:divBdr>
    </w:div>
    <w:div w:id="566383842">
      <w:bodyDiv w:val="1"/>
      <w:marLeft w:val="0"/>
      <w:marRight w:val="0"/>
      <w:marTop w:val="0"/>
      <w:marBottom w:val="0"/>
      <w:divBdr>
        <w:top w:val="none" w:sz="0" w:space="0" w:color="auto"/>
        <w:left w:val="none" w:sz="0" w:space="0" w:color="auto"/>
        <w:bottom w:val="none" w:sz="0" w:space="0" w:color="auto"/>
        <w:right w:val="none" w:sz="0" w:space="0" w:color="auto"/>
      </w:divBdr>
    </w:div>
    <w:div w:id="566845912">
      <w:bodyDiv w:val="1"/>
      <w:marLeft w:val="0"/>
      <w:marRight w:val="0"/>
      <w:marTop w:val="0"/>
      <w:marBottom w:val="0"/>
      <w:divBdr>
        <w:top w:val="none" w:sz="0" w:space="0" w:color="auto"/>
        <w:left w:val="none" w:sz="0" w:space="0" w:color="auto"/>
        <w:bottom w:val="none" w:sz="0" w:space="0" w:color="auto"/>
        <w:right w:val="none" w:sz="0" w:space="0" w:color="auto"/>
      </w:divBdr>
    </w:div>
    <w:div w:id="567226794">
      <w:bodyDiv w:val="1"/>
      <w:marLeft w:val="0"/>
      <w:marRight w:val="0"/>
      <w:marTop w:val="0"/>
      <w:marBottom w:val="0"/>
      <w:divBdr>
        <w:top w:val="none" w:sz="0" w:space="0" w:color="auto"/>
        <w:left w:val="none" w:sz="0" w:space="0" w:color="auto"/>
        <w:bottom w:val="none" w:sz="0" w:space="0" w:color="auto"/>
        <w:right w:val="none" w:sz="0" w:space="0" w:color="auto"/>
      </w:divBdr>
    </w:div>
    <w:div w:id="567690717">
      <w:bodyDiv w:val="1"/>
      <w:marLeft w:val="0"/>
      <w:marRight w:val="0"/>
      <w:marTop w:val="0"/>
      <w:marBottom w:val="0"/>
      <w:divBdr>
        <w:top w:val="none" w:sz="0" w:space="0" w:color="auto"/>
        <w:left w:val="none" w:sz="0" w:space="0" w:color="auto"/>
        <w:bottom w:val="none" w:sz="0" w:space="0" w:color="auto"/>
        <w:right w:val="none" w:sz="0" w:space="0" w:color="auto"/>
      </w:divBdr>
    </w:div>
    <w:div w:id="568393750">
      <w:bodyDiv w:val="1"/>
      <w:marLeft w:val="0"/>
      <w:marRight w:val="0"/>
      <w:marTop w:val="0"/>
      <w:marBottom w:val="0"/>
      <w:divBdr>
        <w:top w:val="none" w:sz="0" w:space="0" w:color="auto"/>
        <w:left w:val="none" w:sz="0" w:space="0" w:color="auto"/>
        <w:bottom w:val="none" w:sz="0" w:space="0" w:color="auto"/>
        <w:right w:val="none" w:sz="0" w:space="0" w:color="auto"/>
      </w:divBdr>
    </w:div>
    <w:div w:id="568426076">
      <w:bodyDiv w:val="1"/>
      <w:marLeft w:val="0"/>
      <w:marRight w:val="0"/>
      <w:marTop w:val="0"/>
      <w:marBottom w:val="0"/>
      <w:divBdr>
        <w:top w:val="none" w:sz="0" w:space="0" w:color="auto"/>
        <w:left w:val="none" w:sz="0" w:space="0" w:color="auto"/>
        <w:bottom w:val="none" w:sz="0" w:space="0" w:color="auto"/>
        <w:right w:val="none" w:sz="0" w:space="0" w:color="auto"/>
      </w:divBdr>
    </w:div>
    <w:div w:id="568618798">
      <w:bodyDiv w:val="1"/>
      <w:marLeft w:val="0"/>
      <w:marRight w:val="0"/>
      <w:marTop w:val="0"/>
      <w:marBottom w:val="0"/>
      <w:divBdr>
        <w:top w:val="none" w:sz="0" w:space="0" w:color="auto"/>
        <w:left w:val="none" w:sz="0" w:space="0" w:color="auto"/>
        <w:bottom w:val="none" w:sz="0" w:space="0" w:color="auto"/>
        <w:right w:val="none" w:sz="0" w:space="0" w:color="auto"/>
      </w:divBdr>
    </w:div>
    <w:div w:id="569267092">
      <w:bodyDiv w:val="1"/>
      <w:marLeft w:val="0"/>
      <w:marRight w:val="0"/>
      <w:marTop w:val="0"/>
      <w:marBottom w:val="0"/>
      <w:divBdr>
        <w:top w:val="none" w:sz="0" w:space="0" w:color="auto"/>
        <w:left w:val="none" w:sz="0" w:space="0" w:color="auto"/>
        <w:bottom w:val="none" w:sz="0" w:space="0" w:color="auto"/>
        <w:right w:val="none" w:sz="0" w:space="0" w:color="auto"/>
      </w:divBdr>
    </w:div>
    <w:div w:id="569968521">
      <w:bodyDiv w:val="1"/>
      <w:marLeft w:val="0"/>
      <w:marRight w:val="0"/>
      <w:marTop w:val="0"/>
      <w:marBottom w:val="0"/>
      <w:divBdr>
        <w:top w:val="none" w:sz="0" w:space="0" w:color="auto"/>
        <w:left w:val="none" w:sz="0" w:space="0" w:color="auto"/>
        <w:bottom w:val="none" w:sz="0" w:space="0" w:color="auto"/>
        <w:right w:val="none" w:sz="0" w:space="0" w:color="auto"/>
      </w:divBdr>
    </w:div>
    <w:div w:id="571887738">
      <w:bodyDiv w:val="1"/>
      <w:marLeft w:val="0"/>
      <w:marRight w:val="0"/>
      <w:marTop w:val="0"/>
      <w:marBottom w:val="0"/>
      <w:divBdr>
        <w:top w:val="none" w:sz="0" w:space="0" w:color="auto"/>
        <w:left w:val="none" w:sz="0" w:space="0" w:color="auto"/>
        <w:bottom w:val="none" w:sz="0" w:space="0" w:color="auto"/>
        <w:right w:val="none" w:sz="0" w:space="0" w:color="auto"/>
      </w:divBdr>
    </w:div>
    <w:div w:id="572203799">
      <w:bodyDiv w:val="1"/>
      <w:marLeft w:val="0"/>
      <w:marRight w:val="0"/>
      <w:marTop w:val="0"/>
      <w:marBottom w:val="0"/>
      <w:divBdr>
        <w:top w:val="none" w:sz="0" w:space="0" w:color="auto"/>
        <w:left w:val="none" w:sz="0" w:space="0" w:color="auto"/>
        <w:bottom w:val="none" w:sz="0" w:space="0" w:color="auto"/>
        <w:right w:val="none" w:sz="0" w:space="0" w:color="auto"/>
      </w:divBdr>
    </w:div>
    <w:div w:id="573517688">
      <w:bodyDiv w:val="1"/>
      <w:marLeft w:val="0"/>
      <w:marRight w:val="0"/>
      <w:marTop w:val="0"/>
      <w:marBottom w:val="0"/>
      <w:divBdr>
        <w:top w:val="none" w:sz="0" w:space="0" w:color="auto"/>
        <w:left w:val="none" w:sz="0" w:space="0" w:color="auto"/>
        <w:bottom w:val="none" w:sz="0" w:space="0" w:color="auto"/>
        <w:right w:val="none" w:sz="0" w:space="0" w:color="auto"/>
      </w:divBdr>
    </w:div>
    <w:div w:id="573859645">
      <w:bodyDiv w:val="1"/>
      <w:marLeft w:val="0"/>
      <w:marRight w:val="0"/>
      <w:marTop w:val="0"/>
      <w:marBottom w:val="0"/>
      <w:divBdr>
        <w:top w:val="none" w:sz="0" w:space="0" w:color="auto"/>
        <w:left w:val="none" w:sz="0" w:space="0" w:color="auto"/>
        <w:bottom w:val="none" w:sz="0" w:space="0" w:color="auto"/>
        <w:right w:val="none" w:sz="0" w:space="0" w:color="auto"/>
      </w:divBdr>
    </w:div>
    <w:div w:id="574900741">
      <w:bodyDiv w:val="1"/>
      <w:marLeft w:val="0"/>
      <w:marRight w:val="0"/>
      <w:marTop w:val="0"/>
      <w:marBottom w:val="0"/>
      <w:divBdr>
        <w:top w:val="none" w:sz="0" w:space="0" w:color="auto"/>
        <w:left w:val="none" w:sz="0" w:space="0" w:color="auto"/>
        <w:bottom w:val="none" w:sz="0" w:space="0" w:color="auto"/>
        <w:right w:val="none" w:sz="0" w:space="0" w:color="auto"/>
      </w:divBdr>
    </w:div>
    <w:div w:id="575167173">
      <w:bodyDiv w:val="1"/>
      <w:marLeft w:val="0"/>
      <w:marRight w:val="0"/>
      <w:marTop w:val="0"/>
      <w:marBottom w:val="0"/>
      <w:divBdr>
        <w:top w:val="none" w:sz="0" w:space="0" w:color="auto"/>
        <w:left w:val="none" w:sz="0" w:space="0" w:color="auto"/>
        <w:bottom w:val="none" w:sz="0" w:space="0" w:color="auto"/>
        <w:right w:val="none" w:sz="0" w:space="0" w:color="auto"/>
      </w:divBdr>
    </w:div>
    <w:div w:id="575672212">
      <w:bodyDiv w:val="1"/>
      <w:marLeft w:val="0"/>
      <w:marRight w:val="0"/>
      <w:marTop w:val="0"/>
      <w:marBottom w:val="0"/>
      <w:divBdr>
        <w:top w:val="none" w:sz="0" w:space="0" w:color="auto"/>
        <w:left w:val="none" w:sz="0" w:space="0" w:color="auto"/>
        <w:bottom w:val="none" w:sz="0" w:space="0" w:color="auto"/>
        <w:right w:val="none" w:sz="0" w:space="0" w:color="auto"/>
      </w:divBdr>
    </w:div>
    <w:div w:id="576016364">
      <w:bodyDiv w:val="1"/>
      <w:marLeft w:val="0"/>
      <w:marRight w:val="0"/>
      <w:marTop w:val="0"/>
      <w:marBottom w:val="0"/>
      <w:divBdr>
        <w:top w:val="none" w:sz="0" w:space="0" w:color="auto"/>
        <w:left w:val="none" w:sz="0" w:space="0" w:color="auto"/>
        <w:bottom w:val="none" w:sz="0" w:space="0" w:color="auto"/>
        <w:right w:val="none" w:sz="0" w:space="0" w:color="auto"/>
      </w:divBdr>
    </w:div>
    <w:div w:id="576136380">
      <w:bodyDiv w:val="1"/>
      <w:marLeft w:val="0"/>
      <w:marRight w:val="0"/>
      <w:marTop w:val="0"/>
      <w:marBottom w:val="0"/>
      <w:divBdr>
        <w:top w:val="none" w:sz="0" w:space="0" w:color="auto"/>
        <w:left w:val="none" w:sz="0" w:space="0" w:color="auto"/>
        <w:bottom w:val="none" w:sz="0" w:space="0" w:color="auto"/>
        <w:right w:val="none" w:sz="0" w:space="0" w:color="auto"/>
      </w:divBdr>
    </w:div>
    <w:div w:id="576208639">
      <w:bodyDiv w:val="1"/>
      <w:marLeft w:val="0"/>
      <w:marRight w:val="0"/>
      <w:marTop w:val="0"/>
      <w:marBottom w:val="0"/>
      <w:divBdr>
        <w:top w:val="none" w:sz="0" w:space="0" w:color="auto"/>
        <w:left w:val="none" w:sz="0" w:space="0" w:color="auto"/>
        <w:bottom w:val="none" w:sz="0" w:space="0" w:color="auto"/>
        <w:right w:val="none" w:sz="0" w:space="0" w:color="auto"/>
      </w:divBdr>
    </w:div>
    <w:div w:id="576944460">
      <w:bodyDiv w:val="1"/>
      <w:marLeft w:val="0"/>
      <w:marRight w:val="0"/>
      <w:marTop w:val="0"/>
      <w:marBottom w:val="0"/>
      <w:divBdr>
        <w:top w:val="none" w:sz="0" w:space="0" w:color="auto"/>
        <w:left w:val="none" w:sz="0" w:space="0" w:color="auto"/>
        <w:bottom w:val="none" w:sz="0" w:space="0" w:color="auto"/>
        <w:right w:val="none" w:sz="0" w:space="0" w:color="auto"/>
      </w:divBdr>
    </w:div>
    <w:div w:id="577325898">
      <w:bodyDiv w:val="1"/>
      <w:marLeft w:val="0"/>
      <w:marRight w:val="0"/>
      <w:marTop w:val="0"/>
      <w:marBottom w:val="0"/>
      <w:divBdr>
        <w:top w:val="none" w:sz="0" w:space="0" w:color="auto"/>
        <w:left w:val="none" w:sz="0" w:space="0" w:color="auto"/>
        <w:bottom w:val="none" w:sz="0" w:space="0" w:color="auto"/>
        <w:right w:val="none" w:sz="0" w:space="0" w:color="auto"/>
      </w:divBdr>
    </w:div>
    <w:div w:id="577401552">
      <w:bodyDiv w:val="1"/>
      <w:marLeft w:val="0"/>
      <w:marRight w:val="0"/>
      <w:marTop w:val="0"/>
      <w:marBottom w:val="0"/>
      <w:divBdr>
        <w:top w:val="none" w:sz="0" w:space="0" w:color="auto"/>
        <w:left w:val="none" w:sz="0" w:space="0" w:color="auto"/>
        <w:bottom w:val="none" w:sz="0" w:space="0" w:color="auto"/>
        <w:right w:val="none" w:sz="0" w:space="0" w:color="auto"/>
      </w:divBdr>
    </w:div>
    <w:div w:id="578756991">
      <w:bodyDiv w:val="1"/>
      <w:marLeft w:val="0"/>
      <w:marRight w:val="0"/>
      <w:marTop w:val="0"/>
      <w:marBottom w:val="0"/>
      <w:divBdr>
        <w:top w:val="none" w:sz="0" w:space="0" w:color="auto"/>
        <w:left w:val="none" w:sz="0" w:space="0" w:color="auto"/>
        <w:bottom w:val="none" w:sz="0" w:space="0" w:color="auto"/>
        <w:right w:val="none" w:sz="0" w:space="0" w:color="auto"/>
      </w:divBdr>
    </w:div>
    <w:div w:id="579098988">
      <w:bodyDiv w:val="1"/>
      <w:marLeft w:val="0"/>
      <w:marRight w:val="0"/>
      <w:marTop w:val="0"/>
      <w:marBottom w:val="0"/>
      <w:divBdr>
        <w:top w:val="none" w:sz="0" w:space="0" w:color="auto"/>
        <w:left w:val="none" w:sz="0" w:space="0" w:color="auto"/>
        <w:bottom w:val="none" w:sz="0" w:space="0" w:color="auto"/>
        <w:right w:val="none" w:sz="0" w:space="0" w:color="auto"/>
      </w:divBdr>
    </w:div>
    <w:div w:id="579411250">
      <w:bodyDiv w:val="1"/>
      <w:marLeft w:val="0"/>
      <w:marRight w:val="0"/>
      <w:marTop w:val="0"/>
      <w:marBottom w:val="0"/>
      <w:divBdr>
        <w:top w:val="none" w:sz="0" w:space="0" w:color="auto"/>
        <w:left w:val="none" w:sz="0" w:space="0" w:color="auto"/>
        <w:bottom w:val="none" w:sz="0" w:space="0" w:color="auto"/>
        <w:right w:val="none" w:sz="0" w:space="0" w:color="auto"/>
      </w:divBdr>
    </w:div>
    <w:div w:id="579873094">
      <w:bodyDiv w:val="1"/>
      <w:marLeft w:val="0"/>
      <w:marRight w:val="0"/>
      <w:marTop w:val="0"/>
      <w:marBottom w:val="0"/>
      <w:divBdr>
        <w:top w:val="none" w:sz="0" w:space="0" w:color="auto"/>
        <w:left w:val="none" w:sz="0" w:space="0" w:color="auto"/>
        <w:bottom w:val="none" w:sz="0" w:space="0" w:color="auto"/>
        <w:right w:val="none" w:sz="0" w:space="0" w:color="auto"/>
      </w:divBdr>
    </w:div>
    <w:div w:id="580018893">
      <w:bodyDiv w:val="1"/>
      <w:marLeft w:val="0"/>
      <w:marRight w:val="0"/>
      <w:marTop w:val="0"/>
      <w:marBottom w:val="0"/>
      <w:divBdr>
        <w:top w:val="none" w:sz="0" w:space="0" w:color="auto"/>
        <w:left w:val="none" w:sz="0" w:space="0" w:color="auto"/>
        <w:bottom w:val="none" w:sz="0" w:space="0" w:color="auto"/>
        <w:right w:val="none" w:sz="0" w:space="0" w:color="auto"/>
      </w:divBdr>
    </w:div>
    <w:div w:id="580137905">
      <w:bodyDiv w:val="1"/>
      <w:marLeft w:val="0"/>
      <w:marRight w:val="0"/>
      <w:marTop w:val="0"/>
      <w:marBottom w:val="0"/>
      <w:divBdr>
        <w:top w:val="none" w:sz="0" w:space="0" w:color="auto"/>
        <w:left w:val="none" w:sz="0" w:space="0" w:color="auto"/>
        <w:bottom w:val="none" w:sz="0" w:space="0" w:color="auto"/>
        <w:right w:val="none" w:sz="0" w:space="0" w:color="auto"/>
      </w:divBdr>
    </w:div>
    <w:div w:id="580801267">
      <w:bodyDiv w:val="1"/>
      <w:marLeft w:val="0"/>
      <w:marRight w:val="0"/>
      <w:marTop w:val="0"/>
      <w:marBottom w:val="0"/>
      <w:divBdr>
        <w:top w:val="none" w:sz="0" w:space="0" w:color="auto"/>
        <w:left w:val="none" w:sz="0" w:space="0" w:color="auto"/>
        <w:bottom w:val="none" w:sz="0" w:space="0" w:color="auto"/>
        <w:right w:val="none" w:sz="0" w:space="0" w:color="auto"/>
      </w:divBdr>
    </w:div>
    <w:div w:id="581644657">
      <w:bodyDiv w:val="1"/>
      <w:marLeft w:val="0"/>
      <w:marRight w:val="0"/>
      <w:marTop w:val="0"/>
      <w:marBottom w:val="0"/>
      <w:divBdr>
        <w:top w:val="none" w:sz="0" w:space="0" w:color="auto"/>
        <w:left w:val="none" w:sz="0" w:space="0" w:color="auto"/>
        <w:bottom w:val="none" w:sz="0" w:space="0" w:color="auto"/>
        <w:right w:val="none" w:sz="0" w:space="0" w:color="auto"/>
      </w:divBdr>
    </w:div>
    <w:div w:id="581834399">
      <w:bodyDiv w:val="1"/>
      <w:marLeft w:val="0"/>
      <w:marRight w:val="0"/>
      <w:marTop w:val="0"/>
      <w:marBottom w:val="0"/>
      <w:divBdr>
        <w:top w:val="none" w:sz="0" w:space="0" w:color="auto"/>
        <w:left w:val="none" w:sz="0" w:space="0" w:color="auto"/>
        <w:bottom w:val="none" w:sz="0" w:space="0" w:color="auto"/>
        <w:right w:val="none" w:sz="0" w:space="0" w:color="auto"/>
      </w:divBdr>
    </w:div>
    <w:div w:id="582377546">
      <w:bodyDiv w:val="1"/>
      <w:marLeft w:val="0"/>
      <w:marRight w:val="0"/>
      <w:marTop w:val="0"/>
      <w:marBottom w:val="0"/>
      <w:divBdr>
        <w:top w:val="none" w:sz="0" w:space="0" w:color="auto"/>
        <w:left w:val="none" w:sz="0" w:space="0" w:color="auto"/>
        <w:bottom w:val="none" w:sz="0" w:space="0" w:color="auto"/>
        <w:right w:val="none" w:sz="0" w:space="0" w:color="auto"/>
      </w:divBdr>
    </w:div>
    <w:div w:id="583148905">
      <w:bodyDiv w:val="1"/>
      <w:marLeft w:val="0"/>
      <w:marRight w:val="0"/>
      <w:marTop w:val="0"/>
      <w:marBottom w:val="0"/>
      <w:divBdr>
        <w:top w:val="none" w:sz="0" w:space="0" w:color="auto"/>
        <w:left w:val="none" w:sz="0" w:space="0" w:color="auto"/>
        <w:bottom w:val="none" w:sz="0" w:space="0" w:color="auto"/>
        <w:right w:val="none" w:sz="0" w:space="0" w:color="auto"/>
      </w:divBdr>
    </w:div>
    <w:div w:id="583420396">
      <w:bodyDiv w:val="1"/>
      <w:marLeft w:val="0"/>
      <w:marRight w:val="0"/>
      <w:marTop w:val="0"/>
      <w:marBottom w:val="0"/>
      <w:divBdr>
        <w:top w:val="none" w:sz="0" w:space="0" w:color="auto"/>
        <w:left w:val="none" w:sz="0" w:space="0" w:color="auto"/>
        <w:bottom w:val="none" w:sz="0" w:space="0" w:color="auto"/>
        <w:right w:val="none" w:sz="0" w:space="0" w:color="auto"/>
      </w:divBdr>
    </w:div>
    <w:div w:id="583611111">
      <w:bodyDiv w:val="1"/>
      <w:marLeft w:val="0"/>
      <w:marRight w:val="0"/>
      <w:marTop w:val="0"/>
      <w:marBottom w:val="0"/>
      <w:divBdr>
        <w:top w:val="none" w:sz="0" w:space="0" w:color="auto"/>
        <w:left w:val="none" w:sz="0" w:space="0" w:color="auto"/>
        <w:bottom w:val="none" w:sz="0" w:space="0" w:color="auto"/>
        <w:right w:val="none" w:sz="0" w:space="0" w:color="auto"/>
      </w:divBdr>
    </w:div>
    <w:div w:id="583612397">
      <w:bodyDiv w:val="1"/>
      <w:marLeft w:val="0"/>
      <w:marRight w:val="0"/>
      <w:marTop w:val="0"/>
      <w:marBottom w:val="0"/>
      <w:divBdr>
        <w:top w:val="none" w:sz="0" w:space="0" w:color="auto"/>
        <w:left w:val="none" w:sz="0" w:space="0" w:color="auto"/>
        <w:bottom w:val="none" w:sz="0" w:space="0" w:color="auto"/>
        <w:right w:val="none" w:sz="0" w:space="0" w:color="auto"/>
      </w:divBdr>
    </w:div>
    <w:div w:id="583757515">
      <w:bodyDiv w:val="1"/>
      <w:marLeft w:val="0"/>
      <w:marRight w:val="0"/>
      <w:marTop w:val="0"/>
      <w:marBottom w:val="0"/>
      <w:divBdr>
        <w:top w:val="none" w:sz="0" w:space="0" w:color="auto"/>
        <w:left w:val="none" w:sz="0" w:space="0" w:color="auto"/>
        <w:bottom w:val="none" w:sz="0" w:space="0" w:color="auto"/>
        <w:right w:val="none" w:sz="0" w:space="0" w:color="auto"/>
      </w:divBdr>
    </w:div>
    <w:div w:id="584152520">
      <w:bodyDiv w:val="1"/>
      <w:marLeft w:val="0"/>
      <w:marRight w:val="0"/>
      <w:marTop w:val="0"/>
      <w:marBottom w:val="0"/>
      <w:divBdr>
        <w:top w:val="none" w:sz="0" w:space="0" w:color="auto"/>
        <w:left w:val="none" w:sz="0" w:space="0" w:color="auto"/>
        <w:bottom w:val="none" w:sz="0" w:space="0" w:color="auto"/>
        <w:right w:val="none" w:sz="0" w:space="0" w:color="auto"/>
      </w:divBdr>
    </w:div>
    <w:div w:id="584536970">
      <w:bodyDiv w:val="1"/>
      <w:marLeft w:val="0"/>
      <w:marRight w:val="0"/>
      <w:marTop w:val="0"/>
      <w:marBottom w:val="0"/>
      <w:divBdr>
        <w:top w:val="none" w:sz="0" w:space="0" w:color="auto"/>
        <w:left w:val="none" w:sz="0" w:space="0" w:color="auto"/>
        <w:bottom w:val="none" w:sz="0" w:space="0" w:color="auto"/>
        <w:right w:val="none" w:sz="0" w:space="0" w:color="auto"/>
      </w:divBdr>
    </w:div>
    <w:div w:id="584732488">
      <w:bodyDiv w:val="1"/>
      <w:marLeft w:val="0"/>
      <w:marRight w:val="0"/>
      <w:marTop w:val="0"/>
      <w:marBottom w:val="0"/>
      <w:divBdr>
        <w:top w:val="none" w:sz="0" w:space="0" w:color="auto"/>
        <w:left w:val="none" w:sz="0" w:space="0" w:color="auto"/>
        <w:bottom w:val="none" w:sz="0" w:space="0" w:color="auto"/>
        <w:right w:val="none" w:sz="0" w:space="0" w:color="auto"/>
      </w:divBdr>
    </w:div>
    <w:div w:id="584799906">
      <w:bodyDiv w:val="1"/>
      <w:marLeft w:val="0"/>
      <w:marRight w:val="0"/>
      <w:marTop w:val="0"/>
      <w:marBottom w:val="0"/>
      <w:divBdr>
        <w:top w:val="none" w:sz="0" w:space="0" w:color="auto"/>
        <w:left w:val="none" w:sz="0" w:space="0" w:color="auto"/>
        <w:bottom w:val="none" w:sz="0" w:space="0" w:color="auto"/>
        <w:right w:val="none" w:sz="0" w:space="0" w:color="auto"/>
      </w:divBdr>
    </w:div>
    <w:div w:id="584806773">
      <w:bodyDiv w:val="1"/>
      <w:marLeft w:val="0"/>
      <w:marRight w:val="0"/>
      <w:marTop w:val="0"/>
      <w:marBottom w:val="0"/>
      <w:divBdr>
        <w:top w:val="none" w:sz="0" w:space="0" w:color="auto"/>
        <w:left w:val="none" w:sz="0" w:space="0" w:color="auto"/>
        <w:bottom w:val="none" w:sz="0" w:space="0" w:color="auto"/>
        <w:right w:val="none" w:sz="0" w:space="0" w:color="auto"/>
      </w:divBdr>
    </w:div>
    <w:div w:id="586233476">
      <w:bodyDiv w:val="1"/>
      <w:marLeft w:val="0"/>
      <w:marRight w:val="0"/>
      <w:marTop w:val="0"/>
      <w:marBottom w:val="0"/>
      <w:divBdr>
        <w:top w:val="none" w:sz="0" w:space="0" w:color="auto"/>
        <w:left w:val="none" w:sz="0" w:space="0" w:color="auto"/>
        <w:bottom w:val="none" w:sz="0" w:space="0" w:color="auto"/>
        <w:right w:val="none" w:sz="0" w:space="0" w:color="auto"/>
      </w:divBdr>
    </w:div>
    <w:div w:id="586499530">
      <w:bodyDiv w:val="1"/>
      <w:marLeft w:val="0"/>
      <w:marRight w:val="0"/>
      <w:marTop w:val="0"/>
      <w:marBottom w:val="0"/>
      <w:divBdr>
        <w:top w:val="none" w:sz="0" w:space="0" w:color="auto"/>
        <w:left w:val="none" w:sz="0" w:space="0" w:color="auto"/>
        <w:bottom w:val="none" w:sz="0" w:space="0" w:color="auto"/>
        <w:right w:val="none" w:sz="0" w:space="0" w:color="auto"/>
      </w:divBdr>
    </w:div>
    <w:div w:id="586692150">
      <w:bodyDiv w:val="1"/>
      <w:marLeft w:val="0"/>
      <w:marRight w:val="0"/>
      <w:marTop w:val="0"/>
      <w:marBottom w:val="0"/>
      <w:divBdr>
        <w:top w:val="none" w:sz="0" w:space="0" w:color="auto"/>
        <w:left w:val="none" w:sz="0" w:space="0" w:color="auto"/>
        <w:bottom w:val="none" w:sz="0" w:space="0" w:color="auto"/>
        <w:right w:val="none" w:sz="0" w:space="0" w:color="auto"/>
      </w:divBdr>
    </w:div>
    <w:div w:id="587543147">
      <w:bodyDiv w:val="1"/>
      <w:marLeft w:val="0"/>
      <w:marRight w:val="0"/>
      <w:marTop w:val="0"/>
      <w:marBottom w:val="0"/>
      <w:divBdr>
        <w:top w:val="none" w:sz="0" w:space="0" w:color="auto"/>
        <w:left w:val="none" w:sz="0" w:space="0" w:color="auto"/>
        <w:bottom w:val="none" w:sz="0" w:space="0" w:color="auto"/>
        <w:right w:val="none" w:sz="0" w:space="0" w:color="auto"/>
      </w:divBdr>
    </w:div>
    <w:div w:id="587883328">
      <w:bodyDiv w:val="1"/>
      <w:marLeft w:val="0"/>
      <w:marRight w:val="0"/>
      <w:marTop w:val="0"/>
      <w:marBottom w:val="0"/>
      <w:divBdr>
        <w:top w:val="none" w:sz="0" w:space="0" w:color="auto"/>
        <w:left w:val="none" w:sz="0" w:space="0" w:color="auto"/>
        <w:bottom w:val="none" w:sz="0" w:space="0" w:color="auto"/>
        <w:right w:val="none" w:sz="0" w:space="0" w:color="auto"/>
      </w:divBdr>
    </w:div>
    <w:div w:id="588080878">
      <w:bodyDiv w:val="1"/>
      <w:marLeft w:val="0"/>
      <w:marRight w:val="0"/>
      <w:marTop w:val="0"/>
      <w:marBottom w:val="0"/>
      <w:divBdr>
        <w:top w:val="none" w:sz="0" w:space="0" w:color="auto"/>
        <w:left w:val="none" w:sz="0" w:space="0" w:color="auto"/>
        <w:bottom w:val="none" w:sz="0" w:space="0" w:color="auto"/>
        <w:right w:val="none" w:sz="0" w:space="0" w:color="auto"/>
      </w:divBdr>
    </w:div>
    <w:div w:id="588319321">
      <w:bodyDiv w:val="1"/>
      <w:marLeft w:val="0"/>
      <w:marRight w:val="0"/>
      <w:marTop w:val="0"/>
      <w:marBottom w:val="0"/>
      <w:divBdr>
        <w:top w:val="none" w:sz="0" w:space="0" w:color="auto"/>
        <w:left w:val="none" w:sz="0" w:space="0" w:color="auto"/>
        <w:bottom w:val="none" w:sz="0" w:space="0" w:color="auto"/>
        <w:right w:val="none" w:sz="0" w:space="0" w:color="auto"/>
      </w:divBdr>
    </w:div>
    <w:div w:id="588464649">
      <w:bodyDiv w:val="1"/>
      <w:marLeft w:val="0"/>
      <w:marRight w:val="0"/>
      <w:marTop w:val="0"/>
      <w:marBottom w:val="0"/>
      <w:divBdr>
        <w:top w:val="none" w:sz="0" w:space="0" w:color="auto"/>
        <w:left w:val="none" w:sz="0" w:space="0" w:color="auto"/>
        <w:bottom w:val="none" w:sz="0" w:space="0" w:color="auto"/>
        <w:right w:val="none" w:sz="0" w:space="0" w:color="auto"/>
      </w:divBdr>
    </w:div>
    <w:div w:id="588466713">
      <w:bodyDiv w:val="1"/>
      <w:marLeft w:val="0"/>
      <w:marRight w:val="0"/>
      <w:marTop w:val="0"/>
      <w:marBottom w:val="0"/>
      <w:divBdr>
        <w:top w:val="none" w:sz="0" w:space="0" w:color="auto"/>
        <w:left w:val="none" w:sz="0" w:space="0" w:color="auto"/>
        <w:bottom w:val="none" w:sz="0" w:space="0" w:color="auto"/>
        <w:right w:val="none" w:sz="0" w:space="0" w:color="auto"/>
      </w:divBdr>
    </w:div>
    <w:div w:id="588661899">
      <w:bodyDiv w:val="1"/>
      <w:marLeft w:val="0"/>
      <w:marRight w:val="0"/>
      <w:marTop w:val="0"/>
      <w:marBottom w:val="0"/>
      <w:divBdr>
        <w:top w:val="none" w:sz="0" w:space="0" w:color="auto"/>
        <w:left w:val="none" w:sz="0" w:space="0" w:color="auto"/>
        <w:bottom w:val="none" w:sz="0" w:space="0" w:color="auto"/>
        <w:right w:val="none" w:sz="0" w:space="0" w:color="auto"/>
      </w:divBdr>
    </w:div>
    <w:div w:id="588973972">
      <w:bodyDiv w:val="1"/>
      <w:marLeft w:val="0"/>
      <w:marRight w:val="0"/>
      <w:marTop w:val="0"/>
      <w:marBottom w:val="0"/>
      <w:divBdr>
        <w:top w:val="none" w:sz="0" w:space="0" w:color="auto"/>
        <w:left w:val="none" w:sz="0" w:space="0" w:color="auto"/>
        <w:bottom w:val="none" w:sz="0" w:space="0" w:color="auto"/>
        <w:right w:val="none" w:sz="0" w:space="0" w:color="auto"/>
      </w:divBdr>
    </w:div>
    <w:div w:id="589629746">
      <w:bodyDiv w:val="1"/>
      <w:marLeft w:val="0"/>
      <w:marRight w:val="0"/>
      <w:marTop w:val="0"/>
      <w:marBottom w:val="0"/>
      <w:divBdr>
        <w:top w:val="none" w:sz="0" w:space="0" w:color="auto"/>
        <w:left w:val="none" w:sz="0" w:space="0" w:color="auto"/>
        <w:bottom w:val="none" w:sz="0" w:space="0" w:color="auto"/>
        <w:right w:val="none" w:sz="0" w:space="0" w:color="auto"/>
      </w:divBdr>
    </w:div>
    <w:div w:id="590284474">
      <w:bodyDiv w:val="1"/>
      <w:marLeft w:val="0"/>
      <w:marRight w:val="0"/>
      <w:marTop w:val="0"/>
      <w:marBottom w:val="0"/>
      <w:divBdr>
        <w:top w:val="none" w:sz="0" w:space="0" w:color="auto"/>
        <w:left w:val="none" w:sz="0" w:space="0" w:color="auto"/>
        <w:bottom w:val="none" w:sz="0" w:space="0" w:color="auto"/>
        <w:right w:val="none" w:sz="0" w:space="0" w:color="auto"/>
      </w:divBdr>
    </w:div>
    <w:div w:id="590360546">
      <w:bodyDiv w:val="1"/>
      <w:marLeft w:val="0"/>
      <w:marRight w:val="0"/>
      <w:marTop w:val="0"/>
      <w:marBottom w:val="0"/>
      <w:divBdr>
        <w:top w:val="none" w:sz="0" w:space="0" w:color="auto"/>
        <w:left w:val="none" w:sz="0" w:space="0" w:color="auto"/>
        <w:bottom w:val="none" w:sz="0" w:space="0" w:color="auto"/>
        <w:right w:val="none" w:sz="0" w:space="0" w:color="auto"/>
      </w:divBdr>
    </w:div>
    <w:div w:id="590429177">
      <w:bodyDiv w:val="1"/>
      <w:marLeft w:val="0"/>
      <w:marRight w:val="0"/>
      <w:marTop w:val="0"/>
      <w:marBottom w:val="0"/>
      <w:divBdr>
        <w:top w:val="none" w:sz="0" w:space="0" w:color="auto"/>
        <w:left w:val="none" w:sz="0" w:space="0" w:color="auto"/>
        <w:bottom w:val="none" w:sz="0" w:space="0" w:color="auto"/>
        <w:right w:val="none" w:sz="0" w:space="0" w:color="auto"/>
      </w:divBdr>
    </w:div>
    <w:div w:id="590964746">
      <w:bodyDiv w:val="1"/>
      <w:marLeft w:val="0"/>
      <w:marRight w:val="0"/>
      <w:marTop w:val="0"/>
      <w:marBottom w:val="0"/>
      <w:divBdr>
        <w:top w:val="none" w:sz="0" w:space="0" w:color="auto"/>
        <w:left w:val="none" w:sz="0" w:space="0" w:color="auto"/>
        <w:bottom w:val="none" w:sz="0" w:space="0" w:color="auto"/>
        <w:right w:val="none" w:sz="0" w:space="0" w:color="auto"/>
      </w:divBdr>
    </w:div>
    <w:div w:id="591203729">
      <w:bodyDiv w:val="1"/>
      <w:marLeft w:val="0"/>
      <w:marRight w:val="0"/>
      <w:marTop w:val="0"/>
      <w:marBottom w:val="0"/>
      <w:divBdr>
        <w:top w:val="none" w:sz="0" w:space="0" w:color="auto"/>
        <w:left w:val="none" w:sz="0" w:space="0" w:color="auto"/>
        <w:bottom w:val="none" w:sz="0" w:space="0" w:color="auto"/>
        <w:right w:val="none" w:sz="0" w:space="0" w:color="auto"/>
      </w:divBdr>
    </w:div>
    <w:div w:id="591359469">
      <w:bodyDiv w:val="1"/>
      <w:marLeft w:val="0"/>
      <w:marRight w:val="0"/>
      <w:marTop w:val="0"/>
      <w:marBottom w:val="0"/>
      <w:divBdr>
        <w:top w:val="none" w:sz="0" w:space="0" w:color="auto"/>
        <w:left w:val="none" w:sz="0" w:space="0" w:color="auto"/>
        <w:bottom w:val="none" w:sz="0" w:space="0" w:color="auto"/>
        <w:right w:val="none" w:sz="0" w:space="0" w:color="auto"/>
      </w:divBdr>
    </w:div>
    <w:div w:id="591469349">
      <w:bodyDiv w:val="1"/>
      <w:marLeft w:val="0"/>
      <w:marRight w:val="0"/>
      <w:marTop w:val="0"/>
      <w:marBottom w:val="0"/>
      <w:divBdr>
        <w:top w:val="none" w:sz="0" w:space="0" w:color="auto"/>
        <w:left w:val="none" w:sz="0" w:space="0" w:color="auto"/>
        <w:bottom w:val="none" w:sz="0" w:space="0" w:color="auto"/>
        <w:right w:val="none" w:sz="0" w:space="0" w:color="auto"/>
      </w:divBdr>
    </w:div>
    <w:div w:id="591933648">
      <w:bodyDiv w:val="1"/>
      <w:marLeft w:val="0"/>
      <w:marRight w:val="0"/>
      <w:marTop w:val="0"/>
      <w:marBottom w:val="0"/>
      <w:divBdr>
        <w:top w:val="none" w:sz="0" w:space="0" w:color="auto"/>
        <w:left w:val="none" w:sz="0" w:space="0" w:color="auto"/>
        <w:bottom w:val="none" w:sz="0" w:space="0" w:color="auto"/>
        <w:right w:val="none" w:sz="0" w:space="0" w:color="auto"/>
      </w:divBdr>
    </w:div>
    <w:div w:id="592053059">
      <w:bodyDiv w:val="1"/>
      <w:marLeft w:val="0"/>
      <w:marRight w:val="0"/>
      <w:marTop w:val="0"/>
      <w:marBottom w:val="0"/>
      <w:divBdr>
        <w:top w:val="none" w:sz="0" w:space="0" w:color="auto"/>
        <w:left w:val="none" w:sz="0" w:space="0" w:color="auto"/>
        <w:bottom w:val="none" w:sz="0" w:space="0" w:color="auto"/>
        <w:right w:val="none" w:sz="0" w:space="0" w:color="auto"/>
      </w:divBdr>
    </w:div>
    <w:div w:id="592056498">
      <w:bodyDiv w:val="1"/>
      <w:marLeft w:val="0"/>
      <w:marRight w:val="0"/>
      <w:marTop w:val="0"/>
      <w:marBottom w:val="0"/>
      <w:divBdr>
        <w:top w:val="none" w:sz="0" w:space="0" w:color="auto"/>
        <w:left w:val="none" w:sz="0" w:space="0" w:color="auto"/>
        <w:bottom w:val="none" w:sz="0" w:space="0" w:color="auto"/>
        <w:right w:val="none" w:sz="0" w:space="0" w:color="auto"/>
      </w:divBdr>
    </w:div>
    <w:div w:id="592131428">
      <w:bodyDiv w:val="1"/>
      <w:marLeft w:val="0"/>
      <w:marRight w:val="0"/>
      <w:marTop w:val="0"/>
      <w:marBottom w:val="0"/>
      <w:divBdr>
        <w:top w:val="none" w:sz="0" w:space="0" w:color="auto"/>
        <w:left w:val="none" w:sz="0" w:space="0" w:color="auto"/>
        <w:bottom w:val="none" w:sz="0" w:space="0" w:color="auto"/>
        <w:right w:val="none" w:sz="0" w:space="0" w:color="auto"/>
      </w:divBdr>
    </w:div>
    <w:div w:id="592864678">
      <w:bodyDiv w:val="1"/>
      <w:marLeft w:val="0"/>
      <w:marRight w:val="0"/>
      <w:marTop w:val="0"/>
      <w:marBottom w:val="0"/>
      <w:divBdr>
        <w:top w:val="none" w:sz="0" w:space="0" w:color="auto"/>
        <w:left w:val="none" w:sz="0" w:space="0" w:color="auto"/>
        <w:bottom w:val="none" w:sz="0" w:space="0" w:color="auto"/>
        <w:right w:val="none" w:sz="0" w:space="0" w:color="auto"/>
      </w:divBdr>
    </w:div>
    <w:div w:id="592931595">
      <w:bodyDiv w:val="1"/>
      <w:marLeft w:val="0"/>
      <w:marRight w:val="0"/>
      <w:marTop w:val="0"/>
      <w:marBottom w:val="0"/>
      <w:divBdr>
        <w:top w:val="none" w:sz="0" w:space="0" w:color="auto"/>
        <w:left w:val="none" w:sz="0" w:space="0" w:color="auto"/>
        <w:bottom w:val="none" w:sz="0" w:space="0" w:color="auto"/>
        <w:right w:val="none" w:sz="0" w:space="0" w:color="auto"/>
      </w:divBdr>
    </w:div>
    <w:div w:id="593517400">
      <w:bodyDiv w:val="1"/>
      <w:marLeft w:val="0"/>
      <w:marRight w:val="0"/>
      <w:marTop w:val="0"/>
      <w:marBottom w:val="0"/>
      <w:divBdr>
        <w:top w:val="none" w:sz="0" w:space="0" w:color="auto"/>
        <w:left w:val="none" w:sz="0" w:space="0" w:color="auto"/>
        <w:bottom w:val="none" w:sz="0" w:space="0" w:color="auto"/>
        <w:right w:val="none" w:sz="0" w:space="0" w:color="auto"/>
      </w:divBdr>
    </w:div>
    <w:div w:id="594242161">
      <w:bodyDiv w:val="1"/>
      <w:marLeft w:val="0"/>
      <w:marRight w:val="0"/>
      <w:marTop w:val="0"/>
      <w:marBottom w:val="0"/>
      <w:divBdr>
        <w:top w:val="none" w:sz="0" w:space="0" w:color="auto"/>
        <w:left w:val="none" w:sz="0" w:space="0" w:color="auto"/>
        <w:bottom w:val="none" w:sz="0" w:space="0" w:color="auto"/>
        <w:right w:val="none" w:sz="0" w:space="0" w:color="auto"/>
      </w:divBdr>
    </w:div>
    <w:div w:id="594477390">
      <w:bodyDiv w:val="1"/>
      <w:marLeft w:val="0"/>
      <w:marRight w:val="0"/>
      <w:marTop w:val="0"/>
      <w:marBottom w:val="0"/>
      <w:divBdr>
        <w:top w:val="none" w:sz="0" w:space="0" w:color="auto"/>
        <w:left w:val="none" w:sz="0" w:space="0" w:color="auto"/>
        <w:bottom w:val="none" w:sz="0" w:space="0" w:color="auto"/>
        <w:right w:val="none" w:sz="0" w:space="0" w:color="auto"/>
      </w:divBdr>
    </w:div>
    <w:div w:id="594509618">
      <w:bodyDiv w:val="1"/>
      <w:marLeft w:val="0"/>
      <w:marRight w:val="0"/>
      <w:marTop w:val="0"/>
      <w:marBottom w:val="0"/>
      <w:divBdr>
        <w:top w:val="none" w:sz="0" w:space="0" w:color="auto"/>
        <w:left w:val="none" w:sz="0" w:space="0" w:color="auto"/>
        <w:bottom w:val="none" w:sz="0" w:space="0" w:color="auto"/>
        <w:right w:val="none" w:sz="0" w:space="0" w:color="auto"/>
      </w:divBdr>
    </w:div>
    <w:div w:id="594558640">
      <w:bodyDiv w:val="1"/>
      <w:marLeft w:val="0"/>
      <w:marRight w:val="0"/>
      <w:marTop w:val="0"/>
      <w:marBottom w:val="0"/>
      <w:divBdr>
        <w:top w:val="none" w:sz="0" w:space="0" w:color="auto"/>
        <w:left w:val="none" w:sz="0" w:space="0" w:color="auto"/>
        <w:bottom w:val="none" w:sz="0" w:space="0" w:color="auto"/>
        <w:right w:val="none" w:sz="0" w:space="0" w:color="auto"/>
      </w:divBdr>
    </w:div>
    <w:div w:id="594677560">
      <w:bodyDiv w:val="1"/>
      <w:marLeft w:val="0"/>
      <w:marRight w:val="0"/>
      <w:marTop w:val="0"/>
      <w:marBottom w:val="0"/>
      <w:divBdr>
        <w:top w:val="none" w:sz="0" w:space="0" w:color="auto"/>
        <w:left w:val="none" w:sz="0" w:space="0" w:color="auto"/>
        <w:bottom w:val="none" w:sz="0" w:space="0" w:color="auto"/>
        <w:right w:val="none" w:sz="0" w:space="0" w:color="auto"/>
      </w:divBdr>
    </w:div>
    <w:div w:id="594822429">
      <w:bodyDiv w:val="1"/>
      <w:marLeft w:val="0"/>
      <w:marRight w:val="0"/>
      <w:marTop w:val="0"/>
      <w:marBottom w:val="0"/>
      <w:divBdr>
        <w:top w:val="none" w:sz="0" w:space="0" w:color="auto"/>
        <w:left w:val="none" w:sz="0" w:space="0" w:color="auto"/>
        <w:bottom w:val="none" w:sz="0" w:space="0" w:color="auto"/>
        <w:right w:val="none" w:sz="0" w:space="0" w:color="auto"/>
      </w:divBdr>
    </w:div>
    <w:div w:id="595409678">
      <w:bodyDiv w:val="1"/>
      <w:marLeft w:val="0"/>
      <w:marRight w:val="0"/>
      <w:marTop w:val="0"/>
      <w:marBottom w:val="0"/>
      <w:divBdr>
        <w:top w:val="none" w:sz="0" w:space="0" w:color="auto"/>
        <w:left w:val="none" w:sz="0" w:space="0" w:color="auto"/>
        <w:bottom w:val="none" w:sz="0" w:space="0" w:color="auto"/>
        <w:right w:val="none" w:sz="0" w:space="0" w:color="auto"/>
      </w:divBdr>
    </w:div>
    <w:div w:id="595482279">
      <w:bodyDiv w:val="1"/>
      <w:marLeft w:val="0"/>
      <w:marRight w:val="0"/>
      <w:marTop w:val="0"/>
      <w:marBottom w:val="0"/>
      <w:divBdr>
        <w:top w:val="none" w:sz="0" w:space="0" w:color="auto"/>
        <w:left w:val="none" w:sz="0" w:space="0" w:color="auto"/>
        <w:bottom w:val="none" w:sz="0" w:space="0" w:color="auto"/>
        <w:right w:val="none" w:sz="0" w:space="0" w:color="auto"/>
      </w:divBdr>
    </w:div>
    <w:div w:id="595794682">
      <w:bodyDiv w:val="1"/>
      <w:marLeft w:val="0"/>
      <w:marRight w:val="0"/>
      <w:marTop w:val="0"/>
      <w:marBottom w:val="0"/>
      <w:divBdr>
        <w:top w:val="none" w:sz="0" w:space="0" w:color="auto"/>
        <w:left w:val="none" w:sz="0" w:space="0" w:color="auto"/>
        <w:bottom w:val="none" w:sz="0" w:space="0" w:color="auto"/>
        <w:right w:val="none" w:sz="0" w:space="0" w:color="auto"/>
      </w:divBdr>
    </w:div>
    <w:div w:id="595938113">
      <w:bodyDiv w:val="1"/>
      <w:marLeft w:val="0"/>
      <w:marRight w:val="0"/>
      <w:marTop w:val="0"/>
      <w:marBottom w:val="0"/>
      <w:divBdr>
        <w:top w:val="none" w:sz="0" w:space="0" w:color="auto"/>
        <w:left w:val="none" w:sz="0" w:space="0" w:color="auto"/>
        <w:bottom w:val="none" w:sz="0" w:space="0" w:color="auto"/>
        <w:right w:val="none" w:sz="0" w:space="0" w:color="auto"/>
      </w:divBdr>
    </w:div>
    <w:div w:id="596712816">
      <w:bodyDiv w:val="1"/>
      <w:marLeft w:val="0"/>
      <w:marRight w:val="0"/>
      <w:marTop w:val="0"/>
      <w:marBottom w:val="0"/>
      <w:divBdr>
        <w:top w:val="none" w:sz="0" w:space="0" w:color="auto"/>
        <w:left w:val="none" w:sz="0" w:space="0" w:color="auto"/>
        <w:bottom w:val="none" w:sz="0" w:space="0" w:color="auto"/>
        <w:right w:val="none" w:sz="0" w:space="0" w:color="auto"/>
      </w:divBdr>
    </w:div>
    <w:div w:id="596714316">
      <w:bodyDiv w:val="1"/>
      <w:marLeft w:val="0"/>
      <w:marRight w:val="0"/>
      <w:marTop w:val="0"/>
      <w:marBottom w:val="0"/>
      <w:divBdr>
        <w:top w:val="none" w:sz="0" w:space="0" w:color="auto"/>
        <w:left w:val="none" w:sz="0" w:space="0" w:color="auto"/>
        <w:bottom w:val="none" w:sz="0" w:space="0" w:color="auto"/>
        <w:right w:val="none" w:sz="0" w:space="0" w:color="auto"/>
      </w:divBdr>
    </w:div>
    <w:div w:id="596982590">
      <w:bodyDiv w:val="1"/>
      <w:marLeft w:val="0"/>
      <w:marRight w:val="0"/>
      <w:marTop w:val="0"/>
      <w:marBottom w:val="0"/>
      <w:divBdr>
        <w:top w:val="none" w:sz="0" w:space="0" w:color="auto"/>
        <w:left w:val="none" w:sz="0" w:space="0" w:color="auto"/>
        <w:bottom w:val="none" w:sz="0" w:space="0" w:color="auto"/>
        <w:right w:val="none" w:sz="0" w:space="0" w:color="auto"/>
      </w:divBdr>
    </w:div>
    <w:div w:id="597181115">
      <w:bodyDiv w:val="1"/>
      <w:marLeft w:val="0"/>
      <w:marRight w:val="0"/>
      <w:marTop w:val="0"/>
      <w:marBottom w:val="0"/>
      <w:divBdr>
        <w:top w:val="none" w:sz="0" w:space="0" w:color="auto"/>
        <w:left w:val="none" w:sz="0" w:space="0" w:color="auto"/>
        <w:bottom w:val="none" w:sz="0" w:space="0" w:color="auto"/>
        <w:right w:val="none" w:sz="0" w:space="0" w:color="auto"/>
      </w:divBdr>
    </w:div>
    <w:div w:id="597373863">
      <w:bodyDiv w:val="1"/>
      <w:marLeft w:val="0"/>
      <w:marRight w:val="0"/>
      <w:marTop w:val="0"/>
      <w:marBottom w:val="0"/>
      <w:divBdr>
        <w:top w:val="none" w:sz="0" w:space="0" w:color="auto"/>
        <w:left w:val="none" w:sz="0" w:space="0" w:color="auto"/>
        <w:bottom w:val="none" w:sz="0" w:space="0" w:color="auto"/>
        <w:right w:val="none" w:sz="0" w:space="0" w:color="auto"/>
      </w:divBdr>
    </w:div>
    <w:div w:id="597637339">
      <w:bodyDiv w:val="1"/>
      <w:marLeft w:val="0"/>
      <w:marRight w:val="0"/>
      <w:marTop w:val="0"/>
      <w:marBottom w:val="0"/>
      <w:divBdr>
        <w:top w:val="none" w:sz="0" w:space="0" w:color="auto"/>
        <w:left w:val="none" w:sz="0" w:space="0" w:color="auto"/>
        <w:bottom w:val="none" w:sz="0" w:space="0" w:color="auto"/>
        <w:right w:val="none" w:sz="0" w:space="0" w:color="auto"/>
      </w:divBdr>
    </w:div>
    <w:div w:id="597643368">
      <w:bodyDiv w:val="1"/>
      <w:marLeft w:val="0"/>
      <w:marRight w:val="0"/>
      <w:marTop w:val="0"/>
      <w:marBottom w:val="0"/>
      <w:divBdr>
        <w:top w:val="none" w:sz="0" w:space="0" w:color="auto"/>
        <w:left w:val="none" w:sz="0" w:space="0" w:color="auto"/>
        <w:bottom w:val="none" w:sz="0" w:space="0" w:color="auto"/>
        <w:right w:val="none" w:sz="0" w:space="0" w:color="auto"/>
      </w:divBdr>
    </w:div>
    <w:div w:id="598099564">
      <w:bodyDiv w:val="1"/>
      <w:marLeft w:val="0"/>
      <w:marRight w:val="0"/>
      <w:marTop w:val="0"/>
      <w:marBottom w:val="0"/>
      <w:divBdr>
        <w:top w:val="none" w:sz="0" w:space="0" w:color="auto"/>
        <w:left w:val="none" w:sz="0" w:space="0" w:color="auto"/>
        <w:bottom w:val="none" w:sz="0" w:space="0" w:color="auto"/>
        <w:right w:val="none" w:sz="0" w:space="0" w:color="auto"/>
      </w:divBdr>
    </w:div>
    <w:div w:id="598177805">
      <w:bodyDiv w:val="1"/>
      <w:marLeft w:val="0"/>
      <w:marRight w:val="0"/>
      <w:marTop w:val="0"/>
      <w:marBottom w:val="0"/>
      <w:divBdr>
        <w:top w:val="none" w:sz="0" w:space="0" w:color="auto"/>
        <w:left w:val="none" w:sz="0" w:space="0" w:color="auto"/>
        <w:bottom w:val="none" w:sz="0" w:space="0" w:color="auto"/>
        <w:right w:val="none" w:sz="0" w:space="0" w:color="auto"/>
      </w:divBdr>
    </w:div>
    <w:div w:id="598218616">
      <w:bodyDiv w:val="1"/>
      <w:marLeft w:val="0"/>
      <w:marRight w:val="0"/>
      <w:marTop w:val="0"/>
      <w:marBottom w:val="0"/>
      <w:divBdr>
        <w:top w:val="none" w:sz="0" w:space="0" w:color="auto"/>
        <w:left w:val="none" w:sz="0" w:space="0" w:color="auto"/>
        <w:bottom w:val="none" w:sz="0" w:space="0" w:color="auto"/>
        <w:right w:val="none" w:sz="0" w:space="0" w:color="auto"/>
      </w:divBdr>
    </w:div>
    <w:div w:id="599026090">
      <w:bodyDiv w:val="1"/>
      <w:marLeft w:val="0"/>
      <w:marRight w:val="0"/>
      <w:marTop w:val="0"/>
      <w:marBottom w:val="0"/>
      <w:divBdr>
        <w:top w:val="none" w:sz="0" w:space="0" w:color="auto"/>
        <w:left w:val="none" w:sz="0" w:space="0" w:color="auto"/>
        <w:bottom w:val="none" w:sz="0" w:space="0" w:color="auto"/>
        <w:right w:val="none" w:sz="0" w:space="0" w:color="auto"/>
      </w:divBdr>
    </w:div>
    <w:div w:id="599483246">
      <w:bodyDiv w:val="1"/>
      <w:marLeft w:val="0"/>
      <w:marRight w:val="0"/>
      <w:marTop w:val="0"/>
      <w:marBottom w:val="0"/>
      <w:divBdr>
        <w:top w:val="none" w:sz="0" w:space="0" w:color="auto"/>
        <w:left w:val="none" w:sz="0" w:space="0" w:color="auto"/>
        <w:bottom w:val="none" w:sz="0" w:space="0" w:color="auto"/>
        <w:right w:val="none" w:sz="0" w:space="0" w:color="auto"/>
      </w:divBdr>
    </w:div>
    <w:div w:id="599676926">
      <w:bodyDiv w:val="1"/>
      <w:marLeft w:val="0"/>
      <w:marRight w:val="0"/>
      <w:marTop w:val="0"/>
      <w:marBottom w:val="0"/>
      <w:divBdr>
        <w:top w:val="none" w:sz="0" w:space="0" w:color="auto"/>
        <w:left w:val="none" w:sz="0" w:space="0" w:color="auto"/>
        <w:bottom w:val="none" w:sz="0" w:space="0" w:color="auto"/>
        <w:right w:val="none" w:sz="0" w:space="0" w:color="auto"/>
      </w:divBdr>
    </w:div>
    <w:div w:id="600181541">
      <w:bodyDiv w:val="1"/>
      <w:marLeft w:val="0"/>
      <w:marRight w:val="0"/>
      <w:marTop w:val="0"/>
      <w:marBottom w:val="0"/>
      <w:divBdr>
        <w:top w:val="none" w:sz="0" w:space="0" w:color="auto"/>
        <w:left w:val="none" w:sz="0" w:space="0" w:color="auto"/>
        <w:bottom w:val="none" w:sz="0" w:space="0" w:color="auto"/>
        <w:right w:val="none" w:sz="0" w:space="0" w:color="auto"/>
      </w:divBdr>
    </w:div>
    <w:div w:id="600185721">
      <w:bodyDiv w:val="1"/>
      <w:marLeft w:val="0"/>
      <w:marRight w:val="0"/>
      <w:marTop w:val="0"/>
      <w:marBottom w:val="0"/>
      <w:divBdr>
        <w:top w:val="none" w:sz="0" w:space="0" w:color="auto"/>
        <w:left w:val="none" w:sz="0" w:space="0" w:color="auto"/>
        <w:bottom w:val="none" w:sz="0" w:space="0" w:color="auto"/>
        <w:right w:val="none" w:sz="0" w:space="0" w:color="auto"/>
      </w:divBdr>
    </w:div>
    <w:div w:id="600187361">
      <w:bodyDiv w:val="1"/>
      <w:marLeft w:val="0"/>
      <w:marRight w:val="0"/>
      <w:marTop w:val="0"/>
      <w:marBottom w:val="0"/>
      <w:divBdr>
        <w:top w:val="none" w:sz="0" w:space="0" w:color="auto"/>
        <w:left w:val="none" w:sz="0" w:space="0" w:color="auto"/>
        <w:bottom w:val="none" w:sz="0" w:space="0" w:color="auto"/>
        <w:right w:val="none" w:sz="0" w:space="0" w:color="auto"/>
      </w:divBdr>
    </w:div>
    <w:div w:id="601694104">
      <w:bodyDiv w:val="1"/>
      <w:marLeft w:val="0"/>
      <w:marRight w:val="0"/>
      <w:marTop w:val="0"/>
      <w:marBottom w:val="0"/>
      <w:divBdr>
        <w:top w:val="none" w:sz="0" w:space="0" w:color="auto"/>
        <w:left w:val="none" w:sz="0" w:space="0" w:color="auto"/>
        <w:bottom w:val="none" w:sz="0" w:space="0" w:color="auto"/>
        <w:right w:val="none" w:sz="0" w:space="0" w:color="auto"/>
      </w:divBdr>
    </w:div>
    <w:div w:id="601887352">
      <w:bodyDiv w:val="1"/>
      <w:marLeft w:val="0"/>
      <w:marRight w:val="0"/>
      <w:marTop w:val="0"/>
      <w:marBottom w:val="0"/>
      <w:divBdr>
        <w:top w:val="none" w:sz="0" w:space="0" w:color="auto"/>
        <w:left w:val="none" w:sz="0" w:space="0" w:color="auto"/>
        <w:bottom w:val="none" w:sz="0" w:space="0" w:color="auto"/>
        <w:right w:val="none" w:sz="0" w:space="0" w:color="auto"/>
      </w:divBdr>
    </w:div>
    <w:div w:id="602230734">
      <w:bodyDiv w:val="1"/>
      <w:marLeft w:val="0"/>
      <w:marRight w:val="0"/>
      <w:marTop w:val="0"/>
      <w:marBottom w:val="0"/>
      <w:divBdr>
        <w:top w:val="none" w:sz="0" w:space="0" w:color="auto"/>
        <w:left w:val="none" w:sz="0" w:space="0" w:color="auto"/>
        <w:bottom w:val="none" w:sz="0" w:space="0" w:color="auto"/>
        <w:right w:val="none" w:sz="0" w:space="0" w:color="auto"/>
      </w:divBdr>
    </w:div>
    <w:div w:id="602617011">
      <w:bodyDiv w:val="1"/>
      <w:marLeft w:val="0"/>
      <w:marRight w:val="0"/>
      <w:marTop w:val="0"/>
      <w:marBottom w:val="0"/>
      <w:divBdr>
        <w:top w:val="none" w:sz="0" w:space="0" w:color="auto"/>
        <w:left w:val="none" w:sz="0" w:space="0" w:color="auto"/>
        <w:bottom w:val="none" w:sz="0" w:space="0" w:color="auto"/>
        <w:right w:val="none" w:sz="0" w:space="0" w:color="auto"/>
      </w:divBdr>
    </w:div>
    <w:div w:id="603272193">
      <w:bodyDiv w:val="1"/>
      <w:marLeft w:val="0"/>
      <w:marRight w:val="0"/>
      <w:marTop w:val="0"/>
      <w:marBottom w:val="0"/>
      <w:divBdr>
        <w:top w:val="none" w:sz="0" w:space="0" w:color="auto"/>
        <w:left w:val="none" w:sz="0" w:space="0" w:color="auto"/>
        <w:bottom w:val="none" w:sz="0" w:space="0" w:color="auto"/>
        <w:right w:val="none" w:sz="0" w:space="0" w:color="auto"/>
      </w:divBdr>
    </w:div>
    <w:div w:id="603344568">
      <w:bodyDiv w:val="1"/>
      <w:marLeft w:val="0"/>
      <w:marRight w:val="0"/>
      <w:marTop w:val="0"/>
      <w:marBottom w:val="0"/>
      <w:divBdr>
        <w:top w:val="none" w:sz="0" w:space="0" w:color="auto"/>
        <w:left w:val="none" w:sz="0" w:space="0" w:color="auto"/>
        <w:bottom w:val="none" w:sz="0" w:space="0" w:color="auto"/>
        <w:right w:val="none" w:sz="0" w:space="0" w:color="auto"/>
      </w:divBdr>
    </w:div>
    <w:div w:id="604112627">
      <w:bodyDiv w:val="1"/>
      <w:marLeft w:val="0"/>
      <w:marRight w:val="0"/>
      <w:marTop w:val="0"/>
      <w:marBottom w:val="0"/>
      <w:divBdr>
        <w:top w:val="none" w:sz="0" w:space="0" w:color="auto"/>
        <w:left w:val="none" w:sz="0" w:space="0" w:color="auto"/>
        <w:bottom w:val="none" w:sz="0" w:space="0" w:color="auto"/>
        <w:right w:val="none" w:sz="0" w:space="0" w:color="auto"/>
      </w:divBdr>
    </w:div>
    <w:div w:id="604383738">
      <w:bodyDiv w:val="1"/>
      <w:marLeft w:val="0"/>
      <w:marRight w:val="0"/>
      <w:marTop w:val="0"/>
      <w:marBottom w:val="0"/>
      <w:divBdr>
        <w:top w:val="none" w:sz="0" w:space="0" w:color="auto"/>
        <w:left w:val="none" w:sz="0" w:space="0" w:color="auto"/>
        <w:bottom w:val="none" w:sz="0" w:space="0" w:color="auto"/>
        <w:right w:val="none" w:sz="0" w:space="0" w:color="auto"/>
      </w:divBdr>
    </w:div>
    <w:div w:id="605578438">
      <w:bodyDiv w:val="1"/>
      <w:marLeft w:val="0"/>
      <w:marRight w:val="0"/>
      <w:marTop w:val="0"/>
      <w:marBottom w:val="0"/>
      <w:divBdr>
        <w:top w:val="none" w:sz="0" w:space="0" w:color="auto"/>
        <w:left w:val="none" w:sz="0" w:space="0" w:color="auto"/>
        <w:bottom w:val="none" w:sz="0" w:space="0" w:color="auto"/>
        <w:right w:val="none" w:sz="0" w:space="0" w:color="auto"/>
      </w:divBdr>
    </w:div>
    <w:div w:id="605965755">
      <w:bodyDiv w:val="1"/>
      <w:marLeft w:val="0"/>
      <w:marRight w:val="0"/>
      <w:marTop w:val="0"/>
      <w:marBottom w:val="0"/>
      <w:divBdr>
        <w:top w:val="none" w:sz="0" w:space="0" w:color="auto"/>
        <w:left w:val="none" w:sz="0" w:space="0" w:color="auto"/>
        <w:bottom w:val="none" w:sz="0" w:space="0" w:color="auto"/>
        <w:right w:val="none" w:sz="0" w:space="0" w:color="auto"/>
      </w:divBdr>
    </w:div>
    <w:div w:id="606279179">
      <w:bodyDiv w:val="1"/>
      <w:marLeft w:val="0"/>
      <w:marRight w:val="0"/>
      <w:marTop w:val="0"/>
      <w:marBottom w:val="0"/>
      <w:divBdr>
        <w:top w:val="none" w:sz="0" w:space="0" w:color="auto"/>
        <w:left w:val="none" w:sz="0" w:space="0" w:color="auto"/>
        <w:bottom w:val="none" w:sz="0" w:space="0" w:color="auto"/>
        <w:right w:val="none" w:sz="0" w:space="0" w:color="auto"/>
      </w:divBdr>
    </w:div>
    <w:div w:id="606429890">
      <w:bodyDiv w:val="1"/>
      <w:marLeft w:val="0"/>
      <w:marRight w:val="0"/>
      <w:marTop w:val="0"/>
      <w:marBottom w:val="0"/>
      <w:divBdr>
        <w:top w:val="none" w:sz="0" w:space="0" w:color="auto"/>
        <w:left w:val="none" w:sz="0" w:space="0" w:color="auto"/>
        <w:bottom w:val="none" w:sz="0" w:space="0" w:color="auto"/>
        <w:right w:val="none" w:sz="0" w:space="0" w:color="auto"/>
      </w:divBdr>
    </w:div>
    <w:div w:id="606699402">
      <w:bodyDiv w:val="1"/>
      <w:marLeft w:val="0"/>
      <w:marRight w:val="0"/>
      <w:marTop w:val="0"/>
      <w:marBottom w:val="0"/>
      <w:divBdr>
        <w:top w:val="none" w:sz="0" w:space="0" w:color="auto"/>
        <w:left w:val="none" w:sz="0" w:space="0" w:color="auto"/>
        <w:bottom w:val="none" w:sz="0" w:space="0" w:color="auto"/>
        <w:right w:val="none" w:sz="0" w:space="0" w:color="auto"/>
      </w:divBdr>
    </w:div>
    <w:div w:id="606888938">
      <w:bodyDiv w:val="1"/>
      <w:marLeft w:val="0"/>
      <w:marRight w:val="0"/>
      <w:marTop w:val="0"/>
      <w:marBottom w:val="0"/>
      <w:divBdr>
        <w:top w:val="none" w:sz="0" w:space="0" w:color="auto"/>
        <w:left w:val="none" w:sz="0" w:space="0" w:color="auto"/>
        <w:bottom w:val="none" w:sz="0" w:space="0" w:color="auto"/>
        <w:right w:val="none" w:sz="0" w:space="0" w:color="auto"/>
      </w:divBdr>
    </w:div>
    <w:div w:id="607082124">
      <w:bodyDiv w:val="1"/>
      <w:marLeft w:val="0"/>
      <w:marRight w:val="0"/>
      <w:marTop w:val="0"/>
      <w:marBottom w:val="0"/>
      <w:divBdr>
        <w:top w:val="none" w:sz="0" w:space="0" w:color="auto"/>
        <w:left w:val="none" w:sz="0" w:space="0" w:color="auto"/>
        <w:bottom w:val="none" w:sz="0" w:space="0" w:color="auto"/>
        <w:right w:val="none" w:sz="0" w:space="0" w:color="auto"/>
      </w:divBdr>
      <w:divsChild>
        <w:div w:id="1302345986">
          <w:marLeft w:val="0"/>
          <w:marRight w:val="0"/>
          <w:marTop w:val="0"/>
          <w:marBottom w:val="0"/>
          <w:divBdr>
            <w:top w:val="none" w:sz="0" w:space="0" w:color="auto"/>
            <w:left w:val="none" w:sz="0" w:space="0" w:color="auto"/>
            <w:bottom w:val="none" w:sz="0" w:space="0" w:color="auto"/>
            <w:right w:val="none" w:sz="0" w:space="0" w:color="auto"/>
          </w:divBdr>
          <w:divsChild>
            <w:div w:id="270941384">
              <w:marLeft w:val="0"/>
              <w:marRight w:val="0"/>
              <w:marTop w:val="0"/>
              <w:marBottom w:val="0"/>
              <w:divBdr>
                <w:top w:val="none" w:sz="0" w:space="0" w:color="auto"/>
                <w:left w:val="none" w:sz="0" w:space="0" w:color="auto"/>
                <w:bottom w:val="none" w:sz="0" w:space="0" w:color="auto"/>
                <w:right w:val="none" w:sz="0" w:space="0" w:color="auto"/>
              </w:divBdr>
              <w:divsChild>
                <w:div w:id="1281230592">
                  <w:marLeft w:val="0"/>
                  <w:marRight w:val="0"/>
                  <w:marTop w:val="0"/>
                  <w:marBottom w:val="0"/>
                  <w:divBdr>
                    <w:top w:val="none" w:sz="0" w:space="0" w:color="auto"/>
                    <w:left w:val="none" w:sz="0" w:space="0" w:color="auto"/>
                    <w:bottom w:val="none" w:sz="0" w:space="0" w:color="auto"/>
                    <w:right w:val="none" w:sz="0" w:space="0" w:color="auto"/>
                  </w:divBdr>
                  <w:divsChild>
                    <w:div w:id="122432790">
                      <w:marLeft w:val="0"/>
                      <w:marRight w:val="0"/>
                      <w:marTop w:val="0"/>
                      <w:marBottom w:val="0"/>
                      <w:divBdr>
                        <w:top w:val="none" w:sz="0" w:space="0" w:color="auto"/>
                        <w:left w:val="none" w:sz="0" w:space="0" w:color="auto"/>
                        <w:bottom w:val="none" w:sz="0" w:space="0" w:color="auto"/>
                        <w:right w:val="none" w:sz="0" w:space="0" w:color="auto"/>
                      </w:divBdr>
                      <w:divsChild>
                        <w:div w:id="850728751">
                          <w:marLeft w:val="0"/>
                          <w:marRight w:val="0"/>
                          <w:marTop w:val="0"/>
                          <w:marBottom w:val="0"/>
                          <w:divBdr>
                            <w:top w:val="none" w:sz="0" w:space="0" w:color="auto"/>
                            <w:left w:val="none" w:sz="0" w:space="0" w:color="auto"/>
                            <w:bottom w:val="none" w:sz="0" w:space="0" w:color="auto"/>
                            <w:right w:val="none" w:sz="0" w:space="0" w:color="auto"/>
                          </w:divBdr>
                          <w:divsChild>
                            <w:div w:id="1592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765291">
                  <w:marLeft w:val="0"/>
                  <w:marRight w:val="0"/>
                  <w:marTop w:val="0"/>
                  <w:marBottom w:val="0"/>
                  <w:divBdr>
                    <w:top w:val="none" w:sz="0" w:space="0" w:color="auto"/>
                    <w:left w:val="none" w:sz="0" w:space="0" w:color="auto"/>
                    <w:bottom w:val="none" w:sz="0" w:space="0" w:color="auto"/>
                    <w:right w:val="none" w:sz="0" w:space="0" w:color="auto"/>
                  </w:divBdr>
                  <w:divsChild>
                    <w:div w:id="395277298">
                      <w:marLeft w:val="0"/>
                      <w:marRight w:val="0"/>
                      <w:marTop w:val="0"/>
                      <w:marBottom w:val="0"/>
                      <w:divBdr>
                        <w:top w:val="none" w:sz="0" w:space="0" w:color="auto"/>
                        <w:left w:val="none" w:sz="0" w:space="0" w:color="auto"/>
                        <w:bottom w:val="none" w:sz="0" w:space="0" w:color="auto"/>
                        <w:right w:val="none" w:sz="0" w:space="0" w:color="auto"/>
                      </w:divBdr>
                      <w:divsChild>
                        <w:div w:id="295643083">
                          <w:marLeft w:val="0"/>
                          <w:marRight w:val="0"/>
                          <w:marTop w:val="0"/>
                          <w:marBottom w:val="0"/>
                          <w:divBdr>
                            <w:top w:val="none" w:sz="0" w:space="0" w:color="auto"/>
                            <w:left w:val="none" w:sz="0" w:space="0" w:color="auto"/>
                            <w:bottom w:val="none" w:sz="0" w:space="0" w:color="auto"/>
                            <w:right w:val="none" w:sz="0" w:space="0" w:color="auto"/>
                          </w:divBdr>
                          <w:divsChild>
                            <w:div w:id="55289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127338">
      <w:bodyDiv w:val="1"/>
      <w:marLeft w:val="0"/>
      <w:marRight w:val="0"/>
      <w:marTop w:val="0"/>
      <w:marBottom w:val="0"/>
      <w:divBdr>
        <w:top w:val="none" w:sz="0" w:space="0" w:color="auto"/>
        <w:left w:val="none" w:sz="0" w:space="0" w:color="auto"/>
        <w:bottom w:val="none" w:sz="0" w:space="0" w:color="auto"/>
        <w:right w:val="none" w:sz="0" w:space="0" w:color="auto"/>
      </w:divBdr>
    </w:div>
    <w:div w:id="607398688">
      <w:bodyDiv w:val="1"/>
      <w:marLeft w:val="0"/>
      <w:marRight w:val="0"/>
      <w:marTop w:val="0"/>
      <w:marBottom w:val="0"/>
      <w:divBdr>
        <w:top w:val="none" w:sz="0" w:space="0" w:color="auto"/>
        <w:left w:val="none" w:sz="0" w:space="0" w:color="auto"/>
        <w:bottom w:val="none" w:sz="0" w:space="0" w:color="auto"/>
        <w:right w:val="none" w:sz="0" w:space="0" w:color="auto"/>
      </w:divBdr>
    </w:div>
    <w:div w:id="607927845">
      <w:bodyDiv w:val="1"/>
      <w:marLeft w:val="0"/>
      <w:marRight w:val="0"/>
      <w:marTop w:val="0"/>
      <w:marBottom w:val="0"/>
      <w:divBdr>
        <w:top w:val="none" w:sz="0" w:space="0" w:color="auto"/>
        <w:left w:val="none" w:sz="0" w:space="0" w:color="auto"/>
        <w:bottom w:val="none" w:sz="0" w:space="0" w:color="auto"/>
        <w:right w:val="none" w:sz="0" w:space="0" w:color="auto"/>
      </w:divBdr>
    </w:div>
    <w:div w:id="608046830">
      <w:bodyDiv w:val="1"/>
      <w:marLeft w:val="0"/>
      <w:marRight w:val="0"/>
      <w:marTop w:val="0"/>
      <w:marBottom w:val="0"/>
      <w:divBdr>
        <w:top w:val="none" w:sz="0" w:space="0" w:color="auto"/>
        <w:left w:val="none" w:sz="0" w:space="0" w:color="auto"/>
        <w:bottom w:val="none" w:sz="0" w:space="0" w:color="auto"/>
        <w:right w:val="none" w:sz="0" w:space="0" w:color="auto"/>
      </w:divBdr>
    </w:div>
    <w:div w:id="608663843">
      <w:bodyDiv w:val="1"/>
      <w:marLeft w:val="0"/>
      <w:marRight w:val="0"/>
      <w:marTop w:val="0"/>
      <w:marBottom w:val="0"/>
      <w:divBdr>
        <w:top w:val="none" w:sz="0" w:space="0" w:color="auto"/>
        <w:left w:val="none" w:sz="0" w:space="0" w:color="auto"/>
        <w:bottom w:val="none" w:sz="0" w:space="0" w:color="auto"/>
        <w:right w:val="none" w:sz="0" w:space="0" w:color="auto"/>
      </w:divBdr>
    </w:div>
    <w:div w:id="609162664">
      <w:bodyDiv w:val="1"/>
      <w:marLeft w:val="0"/>
      <w:marRight w:val="0"/>
      <w:marTop w:val="0"/>
      <w:marBottom w:val="0"/>
      <w:divBdr>
        <w:top w:val="none" w:sz="0" w:space="0" w:color="auto"/>
        <w:left w:val="none" w:sz="0" w:space="0" w:color="auto"/>
        <w:bottom w:val="none" w:sz="0" w:space="0" w:color="auto"/>
        <w:right w:val="none" w:sz="0" w:space="0" w:color="auto"/>
      </w:divBdr>
    </w:div>
    <w:div w:id="609313263">
      <w:bodyDiv w:val="1"/>
      <w:marLeft w:val="0"/>
      <w:marRight w:val="0"/>
      <w:marTop w:val="0"/>
      <w:marBottom w:val="0"/>
      <w:divBdr>
        <w:top w:val="none" w:sz="0" w:space="0" w:color="auto"/>
        <w:left w:val="none" w:sz="0" w:space="0" w:color="auto"/>
        <w:bottom w:val="none" w:sz="0" w:space="0" w:color="auto"/>
        <w:right w:val="none" w:sz="0" w:space="0" w:color="auto"/>
      </w:divBdr>
    </w:div>
    <w:div w:id="610011479">
      <w:bodyDiv w:val="1"/>
      <w:marLeft w:val="0"/>
      <w:marRight w:val="0"/>
      <w:marTop w:val="0"/>
      <w:marBottom w:val="0"/>
      <w:divBdr>
        <w:top w:val="none" w:sz="0" w:space="0" w:color="auto"/>
        <w:left w:val="none" w:sz="0" w:space="0" w:color="auto"/>
        <w:bottom w:val="none" w:sz="0" w:space="0" w:color="auto"/>
        <w:right w:val="none" w:sz="0" w:space="0" w:color="auto"/>
      </w:divBdr>
    </w:div>
    <w:div w:id="610212577">
      <w:bodyDiv w:val="1"/>
      <w:marLeft w:val="0"/>
      <w:marRight w:val="0"/>
      <w:marTop w:val="0"/>
      <w:marBottom w:val="0"/>
      <w:divBdr>
        <w:top w:val="none" w:sz="0" w:space="0" w:color="auto"/>
        <w:left w:val="none" w:sz="0" w:space="0" w:color="auto"/>
        <w:bottom w:val="none" w:sz="0" w:space="0" w:color="auto"/>
        <w:right w:val="none" w:sz="0" w:space="0" w:color="auto"/>
      </w:divBdr>
    </w:div>
    <w:div w:id="610630367">
      <w:bodyDiv w:val="1"/>
      <w:marLeft w:val="0"/>
      <w:marRight w:val="0"/>
      <w:marTop w:val="0"/>
      <w:marBottom w:val="0"/>
      <w:divBdr>
        <w:top w:val="none" w:sz="0" w:space="0" w:color="auto"/>
        <w:left w:val="none" w:sz="0" w:space="0" w:color="auto"/>
        <w:bottom w:val="none" w:sz="0" w:space="0" w:color="auto"/>
        <w:right w:val="none" w:sz="0" w:space="0" w:color="auto"/>
      </w:divBdr>
    </w:div>
    <w:div w:id="610942943">
      <w:bodyDiv w:val="1"/>
      <w:marLeft w:val="0"/>
      <w:marRight w:val="0"/>
      <w:marTop w:val="0"/>
      <w:marBottom w:val="0"/>
      <w:divBdr>
        <w:top w:val="none" w:sz="0" w:space="0" w:color="auto"/>
        <w:left w:val="none" w:sz="0" w:space="0" w:color="auto"/>
        <w:bottom w:val="none" w:sz="0" w:space="0" w:color="auto"/>
        <w:right w:val="none" w:sz="0" w:space="0" w:color="auto"/>
      </w:divBdr>
    </w:div>
    <w:div w:id="611011659">
      <w:bodyDiv w:val="1"/>
      <w:marLeft w:val="0"/>
      <w:marRight w:val="0"/>
      <w:marTop w:val="0"/>
      <w:marBottom w:val="0"/>
      <w:divBdr>
        <w:top w:val="none" w:sz="0" w:space="0" w:color="auto"/>
        <w:left w:val="none" w:sz="0" w:space="0" w:color="auto"/>
        <w:bottom w:val="none" w:sz="0" w:space="0" w:color="auto"/>
        <w:right w:val="none" w:sz="0" w:space="0" w:color="auto"/>
      </w:divBdr>
    </w:div>
    <w:div w:id="611131361">
      <w:bodyDiv w:val="1"/>
      <w:marLeft w:val="0"/>
      <w:marRight w:val="0"/>
      <w:marTop w:val="0"/>
      <w:marBottom w:val="0"/>
      <w:divBdr>
        <w:top w:val="none" w:sz="0" w:space="0" w:color="auto"/>
        <w:left w:val="none" w:sz="0" w:space="0" w:color="auto"/>
        <w:bottom w:val="none" w:sz="0" w:space="0" w:color="auto"/>
        <w:right w:val="none" w:sz="0" w:space="0" w:color="auto"/>
      </w:divBdr>
    </w:div>
    <w:div w:id="611285835">
      <w:bodyDiv w:val="1"/>
      <w:marLeft w:val="0"/>
      <w:marRight w:val="0"/>
      <w:marTop w:val="0"/>
      <w:marBottom w:val="0"/>
      <w:divBdr>
        <w:top w:val="none" w:sz="0" w:space="0" w:color="auto"/>
        <w:left w:val="none" w:sz="0" w:space="0" w:color="auto"/>
        <w:bottom w:val="none" w:sz="0" w:space="0" w:color="auto"/>
        <w:right w:val="none" w:sz="0" w:space="0" w:color="auto"/>
      </w:divBdr>
    </w:div>
    <w:div w:id="612128695">
      <w:bodyDiv w:val="1"/>
      <w:marLeft w:val="0"/>
      <w:marRight w:val="0"/>
      <w:marTop w:val="0"/>
      <w:marBottom w:val="0"/>
      <w:divBdr>
        <w:top w:val="none" w:sz="0" w:space="0" w:color="auto"/>
        <w:left w:val="none" w:sz="0" w:space="0" w:color="auto"/>
        <w:bottom w:val="none" w:sz="0" w:space="0" w:color="auto"/>
        <w:right w:val="none" w:sz="0" w:space="0" w:color="auto"/>
      </w:divBdr>
    </w:div>
    <w:div w:id="612248058">
      <w:bodyDiv w:val="1"/>
      <w:marLeft w:val="0"/>
      <w:marRight w:val="0"/>
      <w:marTop w:val="0"/>
      <w:marBottom w:val="0"/>
      <w:divBdr>
        <w:top w:val="none" w:sz="0" w:space="0" w:color="auto"/>
        <w:left w:val="none" w:sz="0" w:space="0" w:color="auto"/>
        <w:bottom w:val="none" w:sz="0" w:space="0" w:color="auto"/>
        <w:right w:val="none" w:sz="0" w:space="0" w:color="auto"/>
      </w:divBdr>
    </w:div>
    <w:div w:id="612789076">
      <w:bodyDiv w:val="1"/>
      <w:marLeft w:val="0"/>
      <w:marRight w:val="0"/>
      <w:marTop w:val="0"/>
      <w:marBottom w:val="0"/>
      <w:divBdr>
        <w:top w:val="none" w:sz="0" w:space="0" w:color="auto"/>
        <w:left w:val="none" w:sz="0" w:space="0" w:color="auto"/>
        <w:bottom w:val="none" w:sz="0" w:space="0" w:color="auto"/>
        <w:right w:val="none" w:sz="0" w:space="0" w:color="auto"/>
      </w:divBdr>
    </w:div>
    <w:div w:id="613367704">
      <w:bodyDiv w:val="1"/>
      <w:marLeft w:val="0"/>
      <w:marRight w:val="0"/>
      <w:marTop w:val="0"/>
      <w:marBottom w:val="0"/>
      <w:divBdr>
        <w:top w:val="none" w:sz="0" w:space="0" w:color="auto"/>
        <w:left w:val="none" w:sz="0" w:space="0" w:color="auto"/>
        <w:bottom w:val="none" w:sz="0" w:space="0" w:color="auto"/>
        <w:right w:val="none" w:sz="0" w:space="0" w:color="auto"/>
      </w:divBdr>
    </w:div>
    <w:div w:id="613633897">
      <w:bodyDiv w:val="1"/>
      <w:marLeft w:val="0"/>
      <w:marRight w:val="0"/>
      <w:marTop w:val="0"/>
      <w:marBottom w:val="0"/>
      <w:divBdr>
        <w:top w:val="none" w:sz="0" w:space="0" w:color="auto"/>
        <w:left w:val="none" w:sz="0" w:space="0" w:color="auto"/>
        <w:bottom w:val="none" w:sz="0" w:space="0" w:color="auto"/>
        <w:right w:val="none" w:sz="0" w:space="0" w:color="auto"/>
      </w:divBdr>
    </w:div>
    <w:div w:id="613711246">
      <w:bodyDiv w:val="1"/>
      <w:marLeft w:val="0"/>
      <w:marRight w:val="0"/>
      <w:marTop w:val="0"/>
      <w:marBottom w:val="0"/>
      <w:divBdr>
        <w:top w:val="none" w:sz="0" w:space="0" w:color="auto"/>
        <w:left w:val="none" w:sz="0" w:space="0" w:color="auto"/>
        <w:bottom w:val="none" w:sz="0" w:space="0" w:color="auto"/>
        <w:right w:val="none" w:sz="0" w:space="0" w:color="auto"/>
      </w:divBdr>
    </w:div>
    <w:div w:id="613750255">
      <w:bodyDiv w:val="1"/>
      <w:marLeft w:val="0"/>
      <w:marRight w:val="0"/>
      <w:marTop w:val="0"/>
      <w:marBottom w:val="0"/>
      <w:divBdr>
        <w:top w:val="none" w:sz="0" w:space="0" w:color="auto"/>
        <w:left w:val="none" w:sz="0" w:space="0" w:color="auto"/>
        <w:bottom w:val="none" w:sz="0" w:space="0" w:color="auto"/>
        <w:right w:val="none" w:sz="0" w:space="0" w:color="auto"/>
      </w:divBdr>
    </w:div>
    <w:div w:id="613751573">
      <w:bodyDiv w:val="1"/>
      <w:marLeft w:val="0"/>
      <w:marRight w:val="0"/>
      <w:marTop w:val="0"/>
      <w:marBottom w:val="0"/>
      <w:divBdr>
        <w:top w:val="none" w:sz="0" w:space="0" w:color="auto"/>
        <w:left w:val="none" w:sz="0" w:space="0" w:color="auto"/>
        <w:bottom w:val="none" w:sz="0" w:space="0" w:color="auto"/>
        <w:right w:val="none" w:sz="0" w:space="0" w:color="auto"/>
      </w:divBdr>
    </w:div>
    <w:div w:id="615453285">
      <w:bodyDiv w:val="1"/>
      <w:marLeft w:val="0"/>
      <w:marRight w:val="0"/>
      <w:marTop w:val="0"/>
      <w:marBottom w:val="0"/>
      <w:divBdr>
        <w:top w:val="none" w:sz="0" w:space="0" w:color="auto"/>
        <w:left w:val="none" w:sz="0" w:space="0" w:color="auto"/>
        <w:bottom w:val="none" w:sz="0" w:space="0" w:color="auto"/>
        <w:right w:val="none" w:sz="0" w:space="0" w:color="auto"/>
      </w:divBdr>
    </w:div>
    <w:div w:id="615529483">
      <w:bodyDiv w:val="1"/>
      <w:marLeft w:val="0"/>
      <w:marRight w:val="0"/>
      <w:marTop w:val="0"/>
      <w:marBottom w:val="0"/>
      <w:divBdr>
        <w:top w:val="none" w:sz="0" w:space="0" w:color="auto"/>
        <w:left w:val="none" w:sz="0" w:space="0" w:color="auto"/>
        <w:bottom w:val="none" w:sz="0" w:space="0" w:color="auto"/>
        <w:right w:val="none" w:sz="0" w:space="0" w:color="auto"/>
      </w:divBdr>
    </w:div>
    <w:div w:id="615985386">
      <w:bodyDiv w:val="1"/>
      <w:marLeft w:val="0"/>
      <w:marRight w:val="0"/>
      <w:marTop w:val="0"/>
      <w:marBottom w:val="0"/>
      <w:divBdr>
        <w:top w:val="none" w:sz="0" w:space="0" w:color="auto"/>
        <w:left w:val="none" w:sz="0" w:space="0" w:color="auto"/>
        <w:bottom w:val="none" w:sz="0" w:space="0" w:color="auto"/>
        <w:right w:val="none" w:sz="0" w:space="0" w:color="auto"/>
      </w:divBdr>
    </w:div>
    <w:div w:id="616451380">
      <w:bodyDiv w:val="1"/>
      <w:marLeft w:val="0"/>
      <w:marRight w:val="0"/>
      <w:marTop w:val="0"/>
      <w:marBottom w:val="0"/>
      <w:divBdr>
        <w:top w:val="none" w:sz="0" w:space="0" w:color="auto"/>
        <w:left w:val="none" w:sz="0" w:space="0" w:color="auto"/>
        <w:bottom w:val="none" w:sz="0" w:space="0" w:color="auto"/>
        <w:right w:val="none" w:sz="0" w:space="0" w:color="auto"/>
      </w:divBdr>
    </w:div>
    <w:div w:id="616641580">
      <w:bodyDiv w:val="1"/>
      <w:marLeft w:val="0"/>
      <w:marRight w:val="0"/>
      <w:marTop w:val="0"/>
      <w:marBottom w:val="0"/>
      <w:divBdr>
        <w:top w:val="none" w:sz="0" w:space="0" w:color="auto"/>
        <w:left w:val="none" w:sz="0" w:space="0" w:color="auto"/>
        <w:bottom w:val="none" w:sz="0" w:space="0" w:color="auto"/>
        <w:right w:val="none" w:sz="0" w:space="0" w:color="auto"/>
      </w:divBdr>
    </w:div>
    <w:div w:id="616647753">
      <w:bodyDiv w:val="1"/>
      <w:marLeft w:val="0"/>
      <w:marRight w:val="0"/>
      <w:marTop w:val="0"/>
      <w:marBottom w:val="0"/>
      <w:divBdr>
        <w:top w:val="none" w:sz="0" w:space="0" w:color="auto"/>
        <w:left w:val="none" w:sz="0" w:space="0" w:color="auto"/>
        <w:bottom w:val="none" w:sz="0" w:space="0" w:color="auto"/>
        <w:right w:val="none" w:sz="0" w:space="0" w:color="auto"/>
      </w:divBdr>
    </w:div>
    <w:div w:id="617491900">
      <w:bodyDiv w:val="1"/>
      <w:marLeft w:val="0"/>
      <w:marRight w:val="0"/>
      <w:marTop w:val="0"/>
      <w:marBottom w:val="0"/>
      <w:divBdr>
        <w:top w:val="none" w:sz="0" w:space="0" w:color="auto"/>
        <w:left w:val="none" w:sz="0" w:space="0" w:color="auto"/>
        <w:bottom w:val="none" w:sz="0" w:space="0" w:color="auto"/>
        <w:right w:val="none" w:sz="0" w:space="0" w:color="auto"/>
      </w:divBdr>
    </w:div>
    <w:div w:id="618530618">
      <w:bodyDiv w:val="1"/>
      <w:marLeft w:val="0"/>
      <w:marRight w:val="0"/>
      <w:marTop w:val="0"/>
      <w:marBottom w:val="0"/>
      <w:divBdr>
        <w:top w:val="none" w:sz="0" w:space="0" w:color="auto"/>
        <w:left w:val="none" w:sz="0" w:space="0" w:color="auto"/>
        <w:bottom w:val="none" w:sz="0" w:space="0" w:color="auto"/>
        <w:right w:val="none" w:sz="0" w:space="0" w:color="auto"/>
      </w:divBdr>
    </w:div>
    <w:div w:id="619457918">
      <w:bodyDiv w:val="1"/>
      <w:marLeft w:val="0"/>
      <w:marRight w:val="0"/>
      <w:marTop w:val="0"/>
      <w:marBottom w:val="0"/>
      <w:divBdr>
        <w:top w:val="none" w:sz="0" w:space="0" w:color="auto"/>
        <w:left w:val="none" w:sz="0" w:space="0" w:color="auto"/>
        <w:bottom w:val="none" w:sz="0" w:space="0" w:color="auto"/>
        <w:right w:val="none" w:sz="0" w:space="0" w:color="auto"/>
      </w:divBdr>
    </w:div>
    <w:div w:id="620697259">
      <w:bodyDiv w:val="1"/>
      <w:marLeft w:val="0"/>
      <w:marRight w:val="0"/>
      <w:marTop w:val="0"/>
      <w:marBottom w:val="0"/>
      <w:divBdr>
        <w:top w:val="none" w:sz="0" w:space="0" w:color="auto"/>
        <w:left w:val="none" w:sz="0" w:space="0" w:color="auto"/>
        <w:bottom w:val="none" w:sz="0" w:space="0" w:color="auto"/>
        <w:right w:val="none" w:sz="0" w:space="0" w:color="auto"/>
      </w:divBdr>
    </w:div>
    <w:div w:id="620844141">
      <w:bodyDiv w:val="1"/>
      <w:marLeft w:val="0"/>
      <w:marRight w:val="0"/>
      <w:marTop w:val="0"/>
      <w:marBottom w:val="0"/>
      <w:divBdr>
        <w:top w:val="none" w:sz="0" w:space="0" w:color="auto"/>
        <w:left w:val="none" w:sz="0" w:space="0" w:color="auto"/>
        <w:bottom w:val="none" w:sz="0" w:space="0" w:color="auto"/>
        <w:right w:val="none" w:sz="0" w:space="0" w:color="auto"/>
      </w:divBdr>
    </w:div>
    <w:div w:id="620916580">
      <w:bodyDiv w:val="1"/>
      <w:marLeft w:val="0"/>
      <w:marRight w:val="0"/>
      <w:marTop w:val="0"/>
      <w:marBottom w:val="0"/>
      <w:divBdr>
        <w:top w:val="none" w:sz="0" w:space="0" w:color="auto"/>
        <w:left w:val="none" w:sz="0" w:space="0" w:color="auto"/>
        <w:bottom w:val="none" w:sz="0" w:space="0" w:color="auto"/>
        <w:right w:val="none" w:sz="0" w:space="0" w:color="auto"/>
      </w:divBdr>
    </w:div>
    <w:div w:id="621232725">
      <w:bodyDiv w:val="1"/>
      <w:marLeft w:val="0"/>
      <w:marRight w:val="0"/>
      <w:marTop w:val="0"/>
      <w:marBottom w:val="0"/>
      <w:divBdr>
        <w:top w:val="none" w:sz="0" w:space="0" w:color="auto"/>
        <w:left w:val="none" w:sz="0" w:space="0" w:color="auto"/>
        <w:bottom w:val="none" w:sz="0" w:space="0" w:color="auto"/>
        <w:right w:val="none" w:sz="0" w:space="0" w:color="auto"/>
      </w:divBdr>
    </w:div>
    <w:div w:id="622033724">
      <w:bodyDiv w:val="1"/>
      <w:marLeft w:val="0"/>
      <w:marRight w:val="0"/>
      <w:marTop w:val="0"/>
      <w:marBottom w:val="0"/>
      <w:divBdr>
        <w:top w:val="none" w:sz="0" w:space="0" w:color="auto"/>
        <w:left w:val="none" w:sz="0" w:space="0" w:color="auto"/>
        <w:bottom w:val="none" w:sz="0" w:space="0" w:color="auto"/>
        <w:right w:val="none" w:sz="0" w:space="0" w:color="auto"/>
      </w:divBdr>
    </w:div>
    <w:div w:id="622151771">
      <w:bodyDiv w:val="1"/>
      <w:marLeft w:val="0"/>
      <w:marRight w:val="0"/>
      <w:marTop w:val="0"/>
      <w:marBottom w:val="0"/>
      <w:divBdr>
        <w:top w:val="none" w:sz="0" w:space="0" w:color="auto"/>
        <w:left w:val="none" w:sz="0" w:space="0" w:color="auto"/>
        <w:bottom w:val="none" w:sz="0" w:space="0" w:color="auto"/>
        <w:right w:val="none" w:sz="0" w:space="0" w:color="auto"/>
      </w:divBdr>
    </w:div>
    <w:div w:id="623199483">
      <w:bodyDiv w:val="1"/>
      <w:marLeft w:val="0"/>
      <w:marRight w:val="0"/>
      <w:marTop w:val="0"/>
      <w:marBottom w:val="0"/>
      <w:divBdr>
        <w:top w:val="none" w:sz="0" w:space="0" w:color="auto"/>
        <w:left w:val="none" w:sz="0" w:space="0" w:color="auto"/>
        <w:bottom w:val="none" w:sz="0" w:space="0" w:color="auto"/>
        <w:right w:val="none" w:sz="0" w:space="0" w:color="auto"/>
      </w:divBdr>
    </w:div>
    <w:div w:id="624772091">
      <w:bodyDiv w:val="1"/>
      <w:marLeft w:val="0"/>
      <w:marRight w:val="0"/>
      <w:marTop w:val="0"/>
      <w:marBottom w:val="0"/>
      <w:divBdr>
        <w:top w:val="none" w:sz="0" w:space="0" w:color="auto"/>
        <w:left w:val="none" w:sz="0" w:space="0" w:color="auto"/>
        <w:bottom w:val="none" w:sz="0" w:space="0" w:color="auto"/>
        <w:right w:val="none" w:sz="0" w:space="0" w:color="auto"/>
      </w:divBdr>
    </w:div>
    <w:div w:id="625936981">
      <w:bodyDiv w:val="1"/>
      <w:marLeft w:val="0"/>
      <w:marRight w:val="0"/>
      <w:marTop w:val="0"/>
      <w:marBottom w:val="0"/>
      <w:divBdr>
        <w:top w:val="none" w:sz="0" w:space="0" w:color="auto"/>
        <w:left w:val="none" w:sz="0" w:space="0" w:color="auto"/>
        <w:bottom w:val="none" w:sz="0" w:space="0" w:color="auto"/>
        <w:right w:val="none" w:sz="0" w:space="0" w:color="auto"/>
      </w:divBdr>
    </w:div>
    <w:div w:id="626545630">
      <w:bodyDiv w:val="1"/>
      <w:marLeft w:val="0"/>
      <w:marRight w:val="0"/>
      <w:marTop w:val="0"/>
      <w:marBottom w:val="0"/>
      <w:divBdr>
        <w:top w:val="none" w:sz="0" w:space="0" w:color="auto"/>
        <w:left w:val="none" w:sz="0" w:space="0" w:color="auto"/>
        <w:bottom w:val="none" w:sz="0" w:space="0" w:color="auto"/>
        <w:right w:val="none" w:sz="0" w:space="0" w:color="auto"/>
      </w:divBdr>
    </w:div>
    <w:div w:id="627080000">
      <w:bodyDiv w:val="1"/>
      <w:marLeft w:val="0"/>
      <w:marRight w:val="0"/>
      <w:marTop w:val="0"/>
      <w:marBottom w:val="0"/>
      <w:divBdr>
        <w:top w:val="none" w:sz="0" w:space="0" w:color="auto"/>
        <w:left w:val="none" w:sz="0" w:space="0" w:color="auto"/>
        <w:bottom w:val="none" w:sz="0" w:space="0" w:color="auto"/>
        <w:right w:val="none" w:sz="0" w:space="0" w:color="auto"/>
      </w:divBdr>
    </w:div>
    <w:div w:id="627588437">
      <w:bodyDiv w:val="1"/>
      <w:marLeft w:val="0"/>
      <w:marRight w:val="0"/>
      <w:marTop w:val="0"/>
      <w:marBottom w:val="0"/>
      <w:divBdr>
        <w:top w:val="none" w:sz="0" w:space="0" w:color="auto"/>
        <w:left w:val="none" w:sz="0" w:space="0" w:color="auto"/>
        <w:bottom w:val="none" w:sz="0" w:space="0" w:color="auto"/>
        <w:right w:val="none" w:sz="0" w:space="0" w:color="auto"/>
      </w:divBdr>
    </w:div>
    <w:div w:id="628977197">
      <w:bodyDiv w:val="1"/>
      <w:marLeft w:val="0"/>
      <w:marRight w:val="0"/>
      <w:marTop w:val="0"/>
      <w:marBottom w:val="0"/>
      <w:divBdr>
        <w:top w:val="none" w:sz="0" w:space="0" w:color="auto"/>
        <w:left w:val="none" w:sz="0" w:space="0" w:color="auto"/>
        <w:bottom w:val="none" w:sz="0" w:space="0" w:color="auto"/>
        <w:right w:val="none" w:sz="0" w:space="0" w:color="auto"/>
      </w:divBdr>
    </w:div>
    <w:div w:id="629477154">
      <w:bodyDiv w:val="1"/>
      <w:marLeft w:val="0"/>
      <w:marRight w:val="0"/>
      <w:marTop w:val="0"/>
      <w:marBottom w:val="0"/>
      <w:divBdr>
        <w:top w:val="none" w:sz="0" w:space="0" w:color="auto"/>
        <w:left w:val="none" w:sz="0" w:space="0" w:color="auto"/>
        <w:bottom w:val="none" w:sz="0" w:space="0" w:color="auto"/>
        <w:right w:val="none" w:sz="0" w:space="0" w:color="auto"/>
      </w:divBdr>
    </w:div>
    <w:div w:id="629625441">
      <w:bodyDiv w:val="1"/>
      <w:marLeft w:val="0"/>
      <w:marRight w:val="0"/>
      <w:marTop w:val="0"/>
      <w:marBottom w:val="0"/>
      <w:divBdr>
        <w:top w:val="none" w:sz="0" w:space="0" w:color="auto"/>
        <w:left w:val="none" w:sz="0" w:space="0" w:color="auto"/>
        <w:bottom w:val="none" w:sz="0" w:space="0" w:color="auto"/>
        <w:right w:val="none" w:sz="0" w:space="0" w:color="auto"/>
      </w:divBdr>
    </w:div>
    <w:div w:id="629937338">
      <w:bodyDiv w:val="1"/>
      <w:marLeft w:val="0"/>
      <w:marRight w:val="0"/>
      <w:marTop w:val="0"/>
      <w:marBottom w:val="0"/>
      <w:divBdr>
        <w:top w:val="none" w:sz="0" w:space="0" w:color="auto"/>
        <w:left w:val="none" w:sz="0" w:space="0" w:color="auto"/>
        <w:bottom w:val="none" w:sz="0" w:space="0" w:color="auto"/>
        <w:right w:val="none" w:sz="0" w:space="0" w:color="auto"/>
      </w:divBdr>
    </w:div>
    <w:div w:id="630282257">
      <w:bodyDiv w:val="1"/>
      <w:marLeft w:val="0"/>
      <w:marRight w:val="0"/>
      <w:marTop w:val="0"/>
      <w:marBottom w:val="0"/>
      <w:divBdr>
        <w:top w:val="none" w:sz="0" w:space="0" w:color="auto"/>
        <w:left w:val="none" w:sz="0" w:space="0" w:color="auto"/>
        <w:bottom w:val="none" w:sz="0" w:space="0" w:color="auto"/>
        <w:right w:val="none" w:sz="0" w:space="0" w:color="auto"/>
      </w:divBdr>
    </w:div>
    <w:div w:id="630793448">
      <w:bodyDiv w:val="1"/>
      <w:marLeft w:val="0"/>
      <w:marRight w:val="0"/>
      <w:marTop w:val="0"/>
      <w:marBottom w:val="0"/>
      <w:divBdr>
        <w:top w:val="none" w:sz="0" w:space="0" w:color="auto"/>
        <w:left w:val="none" w:sz="0" w:space="0" w:color="auto"/>
        <w:bottom w:val="none" w:sz="0" w:space="0" w:color="auto"/>
        <w:right w:val="none" w:sz="0" w:space="0" w:color="auto"/>
      </w:divBdr>
    </w:div>
    <w:div w:id="630860648">
      <w:bodyDiv w:val="1"/>
      <w:marLeft w:val="0"/>
      <w:marRight w:val="0"/>
      <w:marTop w:val="0"/>
      <w:marBottom w:val="0"/>
      <w:divBdr>
        <w:top w:val="none" w:sz="0" w:space="0" w:color="auto"/>
        <w:left w:val="none" w:sz="0" w:space="0" w:color="auto"/>
        <w:bottom w:val="none" w:sz="0" w:space="0" w:color="auto"/>
        <w:right w:val="none" w:sz="0" w:space="0" w:color="auto"/>
      </w:divBdr>
    </w:div>
    <w:div w:id="631520977">
      <w:bodyDiv w:val="1"/>
      <w:marLeft w:val="0"/>
      <w:marRight w:val="0"/>
      <w:marTop w:val="0"/>
      <w:marBottom w:val="0"/>
      <w:divBdr>
        <w:top w:val="none" w:sz="0" w:space="0" w:color="auto"/>
        <w:left w:val="none" w:sz="0" w:space="0" w:color="auto"/>
        <w:bottom w:val="none" w:sz="0" w:space="0" w:color="auto"/>
        <w:right w:val="none" w:sz="0" w:space="0" w:color="auto"/>
      </w:divBdr>
    </w:div>
    <w:div w:id="632059537">
      <w:bodyDiv w:val="1"/>
      <w:marLeft w:val="0"/>
      <w:marRight w:val="0"/>
      <w:marTop w:val="0"/>
      <w:marBottom w:val="0"/>
      <w:divBdr>
        <w:top w:val="none" w:sz="0" w:space="0" w:color="auto"/>
        <w:left w:val="none" w:sz="0" w:space="0" w:color="auto"/>
        <w:bottom w:val="none" w:sz="0" w:space="0" w:color="auto"/>
        <w:right w:val="none" w:sz="0" w:space="0" w:color="auto"/>
      </w:divBdr>
    </w:div>
    <w:div w:id="632836008">
      <w:bodyDiv w:val="1"/>
      <w:marLeft w:val="0"/>
      <w:marRight w:val="0"/>
      <w:marTop w:val="0"/>
      <w:marBottom w:val="0"/>
      <w:divBdr>
        <w:top w:val="none" w:sz="0" w:space="0" w:color="auto"/>
        <w:left w:val="none" w:sz="0" w:space="0" w:color="auto"/>
        <w:bottom w:val="none" w:sz="0" w:space="0" w:color="auto"/>
        <w:right w:val="none" w:sz="0" w:space="0" w:color="auto"/>
      </w:divBdr>
    </w:div>
    <w:div w:id="632904117">
      <w:bodyDiv w:val="1"/>
      <w:marLeft w:val="0"/>
      <w:marRight w:val="0"/>
      <w:marTop w:val="0"/>
      <w:marBottom w:val="0"/>
      <w:divBdr>
        <w:top w:val="none" w:sz="0" w:space="0" w:color="auto"/>
        <w:left w:val="none" w:sz="0" w:space="0" w:color="auto"/>
        <w:bottom w:val="none" w:sz="0" w:space="0" w:color="auto"/>
        <w:right w:val="none" w:sz="0" w:space="0" w:color="auto"/>
      </w:divBdr>
    </w:div>
    <w:div w:id="632978844">
      <w:bodyDiv w:val="1"/>
      <w:marLeft w:val="0"/>
      <w:marRight w:val="0"/>
      <w:marTop w:val="0"/>
      <w:marBottom w:val="0"/>
      <w:divBdr>
        <w:top w:val="none" w:sz="0" w:space="0" w:color="auto"/>
        <w:left w:val="none" w:sz="0" w:space="0" w:color="auto"/>
        <w:bottom w:val="none" w:sz="0" w:space="0" w:color="auto"/>
        <w:right w:val="none" w:sz="0" w:space="0" w:color="auto"/>
      </w:divBdr>
    </w:div>
    <w:div w:id="633557659">
      <w:bodyDiv w:val="1"/>
      <w:marLeft w:val="0"/>
      <w:marRight w:val="0"/>
      <w:marTop w:val="0"/>
      <w:marBottom w:val="0"/>
      <w:divBdr>
        <w:top w:val="none" w:sz="0" w:space="0" w:color="auto"/>
        <w:left w:val="none" w:sz="0" w:space="0" w:color="auto"/>
        <w:bottom w:val="none" w:sz="0" w:space="0" w:color="auto"/>
        <w:right w:val="none" w:sz="0" w:space="0" w:color="auto"/>
      </w:divBdr>
    </w:div>
    <w:div w:id="634606334">
      <w:bodyDiv w:val="1"/>
      <w:marLeft w:val="0"/>
      <w:marRight w:val="0"/>
      <w:marTop w:val="0"/>
      <w:marBottom w:val="0"/>
      <w:divBdr>
        <w:top w:val="none" w:sz="0" w:space="0" w:color="auto"/>
        <w:left w:val="none" w:sz="0" w:space="0" w:color="auto"/>
        <w:bottom w:val="none" w:sz="0" w:space="0" w:color="auto"/>
        <w:right w:val="none" w:sz="0" w:space="0" w:color="auto"/>
      </w:divBdr>
    </w:div>
    <w:div w:id="634873772">
      <w:bodyDiv w:val="1"/>
      <w:marLeft w:val="0"/>
      <w:marRight w:val="0"/>
      <w:marTop w:val="0"/>
      <w:marBottom w:val="0"/>
      <w:divBdr>
        <w:top w:val="none" w:sz="0" w:space="0" w:color="auto"/>
        <w:left w:val="none" w:sz="0" w:space="0" w:color="auto"/>
        <w:bottom w:val="none" w:sz="0" w:space="0" w:color="auto"/>
        <w:right w:val="none" w:sz="0" w:space="0" w:color="auto"/>
      </w:divBdr>
    </w:div>
    <w:div w:id="635186990">
      <w:bodyDiv w:val="1"/>
      <w:marLeft w:val="0"/>
      <w:marRight w:val="0"/>
      <w:marTop w:val="0"/>
      <w:marBottom w:val="0"/>
      <w:divBdr>
        <w:top w:val="none" w:sz="0" w:space="0" w:color="auto"/>
        <w:left w:val="none" w:sz="0" w:space="0" w:color="auto"/>
        <w:bottom w:val="none" w:sz="0" w:space="0" w:color="auto"/>
        <w:right w:val="none" w:sz="0" w:space="0" w:color="auto"/>
      </w:divBdr>
    </w:div>
    <w:div w:id="636227459">
      <w:bodyDiv w:val="1"/>
      <w:marLeft w:val="0"/>
      <w:marRight w:val="0"/>
      <w:marTop w:val="0"/>
      <w:marBottom w:val="0"/>
      <w:divBdr>
        <w:top w:val="none" w:sz="0" w:space="0" w:color="auto"/>
        <w:left w:val="none" w:sz="0" w:space="0" w:color="auto"/>
        <w:bottom w:val="none" w:sz="0" w:space="0" w:color="auto"/>
        <w:right w:val="none" w:sz="0" w:space="0" w:color="auto"/>
      </w:divBdr>
    </w:div>
    <w:div w:id="636955985">
      <w:bodyDiv w:val="1"/>
      <w:marLeft w:val="0"/>
      <w:marRight w:val="0"/>
      <w:marTop w:val="0"/>
      <w:marBottom w:val="0"/>
      <w:divBdr>
        <w:top w:val="none" w:sz="0" w:space="0" w:color="auto"/>
        <w:left w:val="none" w:sz="0" w:space="0" w:color="auto"/>
        <w:bottom w:val="none" w:sz="0" w:space="0" w:color="auto"/>
        <w:right w:val="none" w:sz="0" w:space="0" w:color="auto"/>
      </w:divBdr>
    </w:div>
    <w:div w:id="637077355">
      <w:bodyDiv w:val="1"/>
      <w:marLeft w:val="0"/>
      <w:marRight w:val="0"/>
      <w:marTop w:val="0"/>
      <w:marBottom w:val="0"/>
      <w:divBdr>
        <w:top w:val="none" w:sz="0" w:space="0" w:color="auto"/>
        <w:left w:val="none" w:sz="0" w:space="0" w:color="auto"/>
        <w:bottom w:val="none" w:sz="0" w:space="0" w:color="auto"/>
        <w:right w:val="none" w:sz="0" w:space="0" w:color="auto"/>
      </w:divBdr>
    </w:div>
    <w:div w:id="637875345">
      <w:bodyDiv w:val="1"/>
      <w:marLeft w:val="0"/>
      <w:marRight w:val="0"/>
      <w:marTop w:val="0"/>
      <w:marBottom w:val="0"/>
      <w:divBdr>
        <w:top w:val="none" w:sz="0" w:space="0" w:color="auto"/>
        <w:left w:val="none" w:sz="0" w:space="0" w:color="auto"/>
        <w:bottom w:val="none" w:sz="0" w:space="0" w:color="auto"/>
        <w:right w:val="none" w:sz="0" w:space="0" w:color="auto"/>
      </w:divBdr>
    </w:div>
    <w:div w:id="637955795">
      <w:bodyDiv w:val="1"/>
      <w:marLeft w:val="0"/>
      <w:marRight w:val="0"/>
      <w:marTop w:val="0"/>
      <w:marBottom w:val="0"/>
      <w:divBdr>
        <w:top w:val="none" w:sz="0" w:space="0" w:color="auto"/>
        <w:left w:val="none" w:sz="0" w:space="0" w:color="auto"/>
        <w:bottom w:val="none" w:sz="0" w:space="0" w:color="auto"/>
        <w:right w:val="none" w:sz="0" w:space="0" w:color="auto"/>
      </w:divBdr>
    </w:div>
    <w:div w:id="638193021">
      <w:bodyDiv w:val="1"/>
      <w:marLeft w:val="0"/>
      <w:marRight w:val="0"/>
      <w:marTop w:val="0"/>
      <w:marBottom w:val="0"/>
      <w:divBdr>
        <w:top w:val="none" w:sz="0" w:space="0" w:color="auto"/>
        <w:left w:val="none" w:sz="0" w:space="0" w:color="auto"/>
        <w:bottom w:val="none" w:sz="0" w:space="0" w:color="auto"/>
        <w:right w:val="none" w:sz="0" w:space="0" w:color="auto"/>
      </w:divBdr>
    </w:div>
    <w:div w:id="638386702">
      <w:bodyDiv w:val="1"/>
      <w:marLeft w:val="0"/>
      <w:marRight w:val="0"/>
      <w:marTop w:val="0"/>
      <w:marBottom w:val="0"/>
      <w:divBdr>
        <w:top w:val="none" w:sz="0" w:space="0" w:color="auto"/>
        <w:left w:val="none" w:sz="0" w:space="0" w:color="auto"/>
        <w:bottom w:val="none" w:sz="0" w:space="0" w:color="auto"/>
        <w:right w:val="none" w:sz="0" w:space="0" w:color="auto"/>
      </w:divBdr>
    </w:div>
    <w:div w:id="638609316">
      <w:bodyDiv w:val="1"/>
      <w:marLeft w:val="0"/>
      <w:marRight w:val="0"/>
      <w:marTop w:val="0"/>
      <w:marBottom w:val="0"/>
      <w:divBdr>
        <w:top w:val="none" w:sz="0" w:space="0" w:color="auto"/>
        <w:left w:val="none" w:sz="0" w:space="0" w:color="auto"/>
        <w:bottom w:val="none" w:sz="0" w:space="0" w:color="auto"/>
        <w:right w:val="none" w:sz="0" w:space="0" w:color="auto"/>
      </w:divBdr>
    </w:div>
    <w:div w:id="638731075">
      <w:bodyDiv w:val="1"/>
      <w:marLeft w:val="0"/>
      <w:marRight w:val="0"/>
      <w:marTop w:val="0"/>
      <w:marBottom w:val="0"/>
      <w:divBdr>
        <w:top w:val="none" w:sz="0" w:space="0" w:color="auto"/>
        <w:left w:val="none" w:sz="0" w:space="0" w:color="auto"/>
        <w:bottom w:val="none" w:sz="0" w:space="0" w:color="auto"/>
        <w:right w:val="none" w:sz="0" w:space="0" w:color="auto"/>
      </w:divBdr>
    </w:div>
    <w:div w:id="638996771">
      <w:bodyDiv w:val="1"/>
      <w:marLeft w:val="0"/>
      <w:marRight w:val="0"/>
      <w:marTop w:val="0"/>
      <w:marBottom w:val="0"/>
      <w:divBdr>
        <w:top w:val="none" w:sz="0" w:space="0" w:color="auto"/>
        <w:left w:val="none" w:sz="0" w:space="0" w:color="auto"/>
        <w:bottom w:val="none" w:sz="0" w:space="0" w:color="auto"/>
        <w:right w:val="none" w:sz="0" w:space="0" w:color="auto"/>
      </w:divBdr>
    </w:div>
    <w:div w:id="639728305">
      <w:bodyDiv w:val="1"/>
      <w:marLeft w:val="0"/>
      <w:marRight w:val="0"/>
      <w:marTop w:val="0"/>
      <w:marBottom w:val="0"/>
      <w:divBdr>
        <w:top w:val="none" w:sz="0" w:space="0" w:color="auto"/>
        <w:left w:val="none" w:sz="0" w:space="0" w:color="auto"/>
        <w:bottom w:val="none" w:sz="0" w:space="0" w:color="auto"/>
        <w:right w:val="none" w:sz="0" w:space="0" w:color="auto"/>
      </w:divBdr>
      <w:divsChild>
        <w:div w:id="197552253">
          <w:marLeft w:val="0"/>
          <w:marRight w:val="0"/>
          <w:marTop w:val="0"/>
          <w:marBottom w:val="0"/>
          <w:divBdr>
            <w:top w:val="none" w:sz="0" w:space="0" w:color="auto"/>
            <w:left w:val="none" w:sz="0" w:space="0" w:color="auto"/>
            <w:bottom w:val="none" w:sz="0" w:space="0" w:color="auto"/>
            <w:right w:val="none" w:sz="0" w:space="0" w:color="auto"/>
          </w:divBdr>
          <w:divsChild>
            <w:div w:id="34745954">
              <w:marLeft w:val="0"/>
              <w:marRight w:val="0"/>
              <w:marTop w:val="0"/>
              <w:marBottom w:val="0"/>
              <w:divBdr>
                <w:top w:val="none" w:sz="0" w:space="0" w:color="auto"/>
                <w:left w:val="none" w:sz="0" w:space="0" w:color="auto"/>
                <w:bottom w:val="none" w:sz="0" w:space="0" w:color="auto"/>
                <w:right w:val="none" w:sz="0" w:space="0" w:color="auto"/>
              </w:divBdr>
              <w:divsChild>
                <w:div w:id="1719159743">
                  <w:marLeft w:val="0"/>
                  <w:marRight w:val="0"/>
                  <w:marTop w:val="0"/>
                  <w:marBottom w:val="0"/>
                  <w:divBdr>
                    <w:top w:val="none" w:sz="0" w:space="0" w:color="auto"/>
                    <w:left w:val="none" w:sz="0" w:space="0" w:color="auto"/>
                    <w:bottom w:val="none" w:sz="0" w:space="0" w:color="auto"/>
                    <w:right w:val="none" w:sz="0" w:space="0" w:color="auto"/>
                  </w:divBdr>
                </w:div>
              </w:divsChild>
            </w:div>
            <w:div w:id="38553890">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81031">
              <w:marLeft w:val="0"/>
              <w:marRight w:val="0"/>
              <w:marTop w:val="0"/>
              <w:marBottom w:val="0"/>
              <w:divBdr>
                <w:top w:val="none" w:sz="0" w:space="0" w:color="auto"/>
                <w:left w:val="none" w:sz="0" w:space="0" w:color="auto"/>
                <w:bottom w:val="none" w:sz="0" w:space="0" w:color="auto"/>
                <w:right w:val="none" w:sz="0" w:space="0" w:color="auto"/>
              </w:divBdr>
              <w:divsChild>
                <w:div w:id="988946044">
                  <w:marLeft w:val="0"/>
                  <w:marRight w:val="0"/>
                  <w:marTop w:val="0"/>
                  <w:marBottom w:val="0"/>
                  <w:divBdr>
                    <w:top w:val="none" w:sz="0" w:space="0" w:color="auto"/>
                    <w:left w:val="none" w:sz="0" w:space="0" w:color="auto"/>
                    <w:bottom w:val="none" w:sz="0" w:space="0" w:color="auto"/>
                    <w:right w:val="none" w:sz="0" w:space="0" w:color="auto"/>
                  </w:divBdr>
                </w:div>
              </w:divsChild>
            </w:div>
            <w:div w:id="554122391">
              <w:marLeft w:val="0"/>
              <w:marRight w:val="0"/>
              <w:marTop w:val="0"/>
              <w:marBottom w:val="0"/>
              <w:divBdr>
                <w:top w:val="none" w:sz="0" w:space="0" w:color="auto"/>
                <w:left w:val="none" w:sz="0" w:space="0" w:color="auto"/>
                <w:bottom w:val="none" w:sz="0" w:space="0" w:color="auto"/>
                <w:right w:val="none" w:sz="0" w:space="0" w:color="auto"/>
              </w:divBdr>
              <w:divsChild>
                <w:div w:id="1602833067">
                  <w:marLeft w:val="0"/>
                  <w:marRight w:val="0"/>
                  <w:marTop w:val="0"/>
                  <w:marBottom w:val="0"/>
                  <w:divBdr>
                    <w:top w:val="none" w:sz="0" w:space="0" w:color="auto"/>
                    <w:left w:val="none" w:sz="0" w:space="0" w:color="auto"/>
                    <w:bottom w:val="none" w:sz="0" w:space="0" w:color="auto"/>
                    <w:right w:val="none" w:sz="0" w:space="0" w:color="auto"/>
                  </w:divBdr>
                  <w:divsChild>
                    <w:div w:id="900558288">
                      <w:marLeft w:val="0"/>
                      <w:marRight w:val="0"/>
                      <w:marTop w:val="0"/>
                      <w:marBottom w:val="0"/>
                      <w:divBdr>
                        <w:top w:val="none" w:sz="0" w:space="0" w:color="auto"/>
                        <w:left w:val="none" w:sz="0" w:space="0" w:color="auto"/>
                        <w:bottom w:val="none" w:sz="0" w:space="0" w:color="auto"/>
                        <w:right w:val="none" w:sz="0" w:space="0" w:color="auto"/>
                      </w:divBdr>
                      <w:divsChild>
                        <w:div w:id="624851838">
                          <w:marLeft w:val="0"/>
                          <w:marRight w:val="0"/>
                          <w:marTop w:val="0"/>
                          <w:marBottom w:val="0"/>
                          <w:divBdr>
                            <w:top w:val="none" w:sz="0" w:space="0" w:color="auto"/>
                            <w:left w:val="none" w:sz="0" w:space="0" w:color="auto"/>
                            <w:bottom w:val="none" w:sz="0" w:space="0" w:color="auto"/>
                            <w:right w:val="none" w:sz="0" w:space="0" w:color="auto"/>
                          </w:divBdr>
                          <w:divsChild>
                            <w:div w:id="1290238205">
                              <w:marLeft w:val="0"/>
                              <w:marRight w:val="0"/>
                              <w:marTop w:val="0"/>
                              <w:marBottom w:val="0"/>
                              <w:divBdr>
                                <w:top w:val="none" w:sz="0" w:space="0" w:color="auto"/>
                                <w:left w:val="none" w:sz="0" w:space="0" w:color="auto"/>
                                <w:bottom w:val="none" w:sz="0" w:space="0" w:color="auto"/>
                                <w:right w:val="none" w:sz="0" w:space="0" w:color="auto"/>
                              </w:divBdr>
                            </w:div>
                          </w:divsChild>
                        </w:div>
                        <w:div w:id="79452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525677">
              <w:marLeft w:val="0"/>
              <w:marRight w:val="0"/>
              <w:marTop w:val="0"/>
              <w:marBottom w:val="0"/>
              <w:divBdr>
                <w:top w:val="none" w:sz="0" w:space="0" w:color="auto"/>
                <w:left w:val="none" w:sz="0" w:space="0" w:color="auto"/>
                <w:bottom w:val="none" w:sz="0" w:space="0" w:color="auto"/>
                <w:right w:val="none" w:sz="0" w:space="0" w:color="auto"/>
              </w:divBdr>
              <w:divsChild>
                <w:div w:id="1351376518">
                  <w:marLeft w:val="0"/>
                  <w:marRight w:val="0"/>
                  <w:marTop w:val="0"/>
                  <w:marBottom w:val="0"/>
                  <w:divBdr>
                    <w:top w:val="none" w:sz="0" w:space="0" w:color="auto"/>
                    <w:left w:val="none" w:sz="0" w:space="0" w:color="auto"/>
                    <w:bottom w:val="none" w:sz="0" w:space="0" w:color="auto"/>
                    <w:right w:val="none" w:sz="0" w:space="0" w:color="auto"/>
                  </w:divBdr>
                </w:div>
              </w:divsChild>
            </w:div>
            <w:div w:id="1282303119">
              <w:marLeft w:val="0"/>
              <w:marRight w:val="0"/>
              <w:marTop w:val="0"/>
              <w:marBottom w:val="0"/>
              <w:divBdr>
                <w:top w:val="none" w:sz="0" w:space="0" w:color="auto"/>
                <w:left w:val="none" w:sz="0" w:space="0" w:color="auto"/>
                <w:bottom w:val="none" w:sz="0" w:space="0" w:color="auto"/>
                <w:right w:val="none" w:sz="0" w:space="0" w:color="auto"/>
              </w:divBdr>
              <w:divsChild>
                <w:div w:id="802311939">
                  <w:marLeft w:val="0"/>
                  <w:marRight w:val="0"/>
                  <w:marTop w:val="0"/>
                  <w:marBottom w:val="0"/>
                  <w:divBdr>
                    <w:top w:val="none" w:sz="0" w:space="0" w:color="auto"/>
                    <w:left w:val="none" w:sz="0" w:space="0" w:color="auto"/>
                    <w:bottom w:val="none" w:sz="0" w:space="0" w:color="auto"/>
                    <w:right w:val="none" w:sz="0" w:space="0" w:color="auto"/>
                  </w:divBdr>
                </w:div>
              </w:divsChild>
            </w:div>
            <w:div w:id="1424839250">
              <w:marLeft w:val="0"/>
              <w:marRight w:val="0"/>
              <w:marTop w:val="0"/>
              <w:marBottom w:val="0"/>
              <w:divBdr>
                <w:top w:val="none" w:sz="0" w:space="0" w:color="auto"/>
                <w:left w:val="none" w:sz="0" w:space="0" w:color="auto"/>
                <w:bottom w:val="none" w:sz="0" w:space="0" w:color="auto"/>
                <w:right w:val="none" w:sz="0" w:space="0" w:color="auto"/>
              </w:divBdr>
              <w:divsChild>
                <w:div w:id="68505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848392">
      <w:bodyDiv w:val="1"/>
      <w:marLeft w:val="0"/>
      <w:marRight w:val="0"/>
      <w:marTop w:val="0"/>
      <w:marBottom w:val="0"/>
      <w:divBdr>
        <w:top w:val="none" w:sz="0" w:space="0" w:color="auto"/>
        <w:left w:val="none" w:sz="0" w:space="0" w:color="auto"/>
        <w:bottom w:val="none" w:sz="0" w:space="0" w:color="auto"/>
        <w:right w:val="none" w:sz="0" w:space="0" w:color="auto"/>
      </w:divBdr>
    </w:div>
    <w:div w:id="640119077">
      <w:bodyDiv w:val="1"/>
      <w:marLeft w:val="0"/>
      <w:marRight w:val="0"/>
      <w:marTop w:val="0"/>
      <w:marBottom w:val="0"/>
      <w:divBdr>
        <w:top w:val="none" w:sz="0" w:space="0" w:color="auto"/>
        <w:left w:val="none" w:sz="0" w:space="0" w:color="auto"/>
        <w:bottom w:val="none" w:sz="0" w:space="0" w:color="auto"/>
        <w:right w:val="none" w:sz="0" w:space="0" w:color="auto"/>
      </w:divBdr>
    </w:div>
    <w:div w:id="640502540">
      <w:bodyDiv w:val="1"/>
      <w:marLeft w:val="0"/>
      <w:marRight w:val="0"/>
      <w:marTop w:val="0"/>
      <w:marBottom w:val="0"/>
      <w:divBdr>
        <w:top w:val="none" w:sz="0" w:space="0" w:color="auto"/>
        <w:left w:val="none" w:sz="0" w:space="0" w:color="auto"/>
        <w:bottom w:val="none" w:sz="0" w:space="0" w:color="auto"/>
        <w:right w:val="none" w:sz="0" w:space="0" w:color="auto"/>
      </w:divBdr>
    </w:div>
    <w:div w:id="640883620">
      <w:bodyDiv w:val="1"/>
      <w:marLeft w:val="0"/>
      <w:marRight w:val="0"/>
      <w:marTop w:val="0"/>
      <w:marBottom w:val="0"/>
      <w:divBdr>
        <w:top w:val="none" w:sz="0" w:space="0" w:color="auto"/>
        <w:left w:val="none" w:sz="0" w:space="0" w:color="auto"/>
        <w:bottom w:val="none" w:sz="0" w:space="0" w:color="auto"/>
        <w:right w:val="none" w:sz="0" w:space="0" w:color="auto"/>
      </w:divBdr>
    </w:div>
    <w:div w:id="640886263">
      <w:bodyDiv w:val="1"/>
      <w:marLeft w:val="0"/>
      <w:marRight w:val="0"/>
      <w:marTop w:val="0"/>
      <w:marBottom w:val="0"/>
      <w:divBdr>
        <w:top w:val="none" w:sz="0" w:space="0" w:color="auto"/>
        <w:left w:val="none" w:sz="0" w:space="0" w:color="auto"/>
        <w:bottom w:val="none" w:sz="0" w:space="0" w:color="auto"/>
        <w:right w:val="none" w:sz="0" w:space="0" w:color="auto"/>
      </w:divBdr>
    </w:div>
    <w:div w:id="641037994">
      <w:bodyDiv w:val="1"/>
      <w:marLeft w:val="0"/>
      <w:marRight w:val="0"/>
      <w:marTop w:val="0"/>
      <w:marBottom w:val="0"/>
      <w:divBdr>
        <w:top w:val="none" w:sz="0" w:space="0" w:color="auto"/>
        <w:left w:val="none" w:sz="0" w:space="0" w:color="auto"/>
        <w:bottom w:val="none" w:sz="0" w:space="0" w:color="auto"/>
        <w:right w:val="none" w:sz="0" w:space="0" w:color="auto"/>
      </w:divBdr>
    </w:div>
    <w:div w:id="641348632">
      <w:bodyDiv w:val="1"/>
      <w:marLeft w:val="0"/>
      <w:marRight w:val="0"/>
      <w:marTop w:val="0"/>
      <w:marBottom w:val="0"/>
      <w:divBdr>
        <w:top w:val="none" w:sz="0" w:space="0" w:color="auto"/>
        <w:left w:val="none" w:sz="0" w:space="0" w:color="auto"/>
        <w:bottom w:val="none" w:sz="0" w:space="0" w:color="auto"/>
        <w:right w:val="none" w:sz="0" w:space="0" w:color="auto"/>
      </w:divBdr>
    </w:div>
    <w:div w:id="641614944">
      <w:bodyDiv w:val="1"/>
      <w:marLeft w:val="0"/>
      <w:marRight w:val="0"/>
      <w:marTop w:val="0"/>
      <w:marBottom w:val="0"/>
      <w:divBdr>
        <w:top w:val="none" w:sz="0" w:space="0" w:color="auto"/>
        <w:left w:val="none" w:sz="0" w:space="0" w:color="auto"/>
        <w:bottom w:val="none" w:sz="0" w:space="0" w:color="auto"/>
        <w:right w:val="none" w:sz="0" w:space="0" w:color="auto"/>
      </w:divBdr>
    </w:div>
    <w:div w:id="641739889">
      <w:bodyDiv w:val="1"/>
      <w:marLeft w:val="0"/>
      <w:marRight w:val="0"/>
      <w:marTop w:val="0"/>
      <w:marBottom w:val="0"/>
      <w:divBdr>
        <w:top w:val="none" w:sz="0" w:space="0" w:color="auto"/>
        <w:left w:val="none" w:sz="0" w:space="0" w:color="auto"/>
        <w:bottom w:val="none" w:sz="0" w:space="0" w:color="auto"/>
        <w:right w:val="none" w:sz="0" w:space="0" w:color="auto"/>
      </w:divBdr>
    </w:div>
    <w:div w:id="642319169">
      <w:bodyDiv w:val="1"/>
      <w:marLeft w:val="0"/>
      <w:marRight w:val="0"/>
      <w:marTop w:val="0"/>
      <w:marBottom w:val="0"/>
      <w:divBdr>
        <w:top w:val="none" w:sz="0" w:space="0" w:color="auto"/>
        <w:left w:val="none" w:sz="0" w:space="0" w:color="auto"/>
        <w:bottom w:val="none" w:sz="0" w:space="0" w:color="auto"/>
        <w:right w:val="none" w:sz="0" w:space="0" w:color="auto"/>
      </w:divBdr>
    </w:div>
    <w:div w:id="642393116">
      <w:bodyDiv w:val="1"/>
      <w:marLeft w:val="0"/>
      <w:marRight w:val="0"/>
      <w:marTop w:val="0"/>
      <w:marBottom w:val="0"/>
      <w:divBdr>
        <w:top w:val="none" w:sz="0" w:space="0" w:color="auto"/>
        <w:left w:val="none" w:sz="0" w:space="0" w:color="auto"/>
        <w:bottom w:val="none" w:sz="0" w:space="0" w:color="auto"/>
        <w:right w:val="none" w:sz="0" w:space="0" w:color="auto"/>
      </w:divBdr>
    </w:div>
    <w:div w:id="642538190">
      <w:bodyDiv w:val="1"/>
      <w:marLeft w:val="0"/>
      <w:marRight w:val="0"/>
      <w:marTop w:val="0"/>
      <w:marBottom w:val="0"/>
      <w:divBdr>
        <w:top w:val="none" w:sz="0" w:space="0" w:color="auto"/>
        <w:left w:val="none" w:sz="0" w:space="0" w:color="auto"/>
        <w:bottom w:val="none" w:sz="0" w:space="0" w:color="auto"/>
        <w:right w:val="none" w:sz="0" w:space="0" w:color="auto"/>
      </w:divBdr>
    </w:div>
    <w:div w:id="643123085">
      <w:bodyDiv w:val="1"/>
      <w:marLeft w:val="0"/>
      <w:marRight w:val="0"/>
      <w:marTop w:val="0"/>
      <w:marBottom w:val="0"/>
      <w:divBdr>
        <w:top w:val="none" w:sz="0" w:space="0" w:color="auto"/>
        <w:left w:val="none" w:sz="0" w:space="0" w:color="auto"/>
        <w:bottom w:val="none" w:sz="0" w:space="0" w:color="auto"/>
        <w:right w:val="none" w:sz="0" w:space="0" w:color="auto"/>
      </w:divBdr>
    </w:div>
    <w:div w:id="643896281">
      <w:bodyDiv w:val="1"/>
      <w:marLeft w:val="0"/>
      <w:marRight w:val="0"/>
      <w:marTop w:val="0"/>
      <w:marBottom w:val="0"/>
      <w:divBdr>
        <w:top w:val="none" w:sz="0" w:space="0" w:color="auto"/>
        <w:left w:val="none" w:sz="0" w:space="0" w:color="auto"/>
        <w:bottom w:val="none" w:sz="0" w:space="0" w:color="auto"/>
        <w:right w:val="none" w:sz="0" w:space="0" w:color="auto"/>
      </w:divBdr>
    </w:div>
    <w:div w:id="643900178">
      <w:bodyDiv w:val="1"/>
      <w:marLeft w:val="0"/>
      <w:marRight w:val="0"/>
      <w:marTop w:val="0"/>
      <w:marBottom w:val="0"/>
      <w:divBdr>
        <w:top w:val="none" w:sz="0" w:space="0" w:color="auto"/>
        <w:left w:val="none" w:sz="0" w:space="0" w:color="auto"/>
        <w:bottom w:val="none" w:sz="0" w:space="0" w:color="auto"/>
        <w:right w:val="none" w:sz="0" w:space="0" w:color="auto"/>
      </w:divBdr>
    </w:div>
    <w:div w:id="644315269">
      <w:bodyDiv w:val="1"/>
      <w:marLeft w:val="0"/>
      <w:marRight w:val="0"/>
      <w:marTop w:val="0"/>
      <w:marBottom w:val="0"/>
      <w:divBdr>
        <w:top w:val="none" w:sz="0" w:space="0" w:color="auto"/>
        <w:left w:val="none" w:sz="0" w:space="0" w:color="auto"/>
        <w:bottom w:val="none" w:sz="0" w:space="0" w:color="auto"/>
        <w:right w:val="none" w:sz="0" w:space="0" w:color="auto"/>
      </w:divBdr>
    </w:div>
    <w:div w:id="644356308">
      <w:bodyDiv w:val="1"/>
      <w:marLeft w:val="0"/>
      <w:marRight w:val="0"/>
      <w:marTop w:val="0"/>
      <w:marBottom w:val="0"/>
      <w:divBdr>
        <w:top w:val="none" w:sz="0" w:space="0" w:color="auto"/>
        <w:left w:val="none" w:sz="0" w:space="0" w:color="auto"/>
        <w:bottom w:val="none" w:sz="0" w:space="0" w:color="auto"/>
        <w:right w:val="none" w:sz="0" w:space="0" w:color="auto"/>
      </w:divBdr>
    </w:div>
    <w:div w:id="644624133">
      <w:bodyDiv w:val="1"/>
      <w:marLeft w:val="0"/>
      <w:marRight w:val="0"/>
      <w:marTop w:val="0"/>
      <w:marBottom w:val="0"/>
      <w:divBdr>
        <w:top w:val="none" w:sz="0" w:space="0" w:color="auto"/>
        <w:left w:val="none" w:sz="0" w:space="0" w:color="auto"/>
        <w:bottom w:val="none" w:sz="0" w:space="0" w:color="auto"/>
        <w:right w:val="none" w:sz="0" w:space="0" w:color="auto"/>
      </w:divBdr>
    </w:div>
    <w:div w:id="645863234">
      <w:bodyDiv w:val="1"/>
      <w:marLeft w:val="0"/>
      <w:marRight w:val="0"/>
      <w:marTop w:val="0"/>
      <w:marBottom w:val="0"/>
      <w:divBdr>
        <w:top w:val="none" w:sz="0" w:space="0" w:color="auto"/>
        <w:left w:val="none" w:sz="0" w:space="0" w:color="auto"/>
        <w:bottom w:val="none" w:sz="0" w:space="0" w:color="auto"/>
        <w:right w:val="none" w:sz="0" w:space="0" w:color="auto"/>
      </w:divBdr>
    </w:div>
    <w:div w:id="646278802">
      <w:bodyDiv w:val="1"/>
      <w:marLeft w:val="0"/>
      <w:marRight w:val="0"/>
      <w:marTop w:val="0"/>
      <w:marBottom w:val="0"/>
      <w:divBdr>
        <w:top w:val="none" w:sz="0" w:space="0" w:color="auto"/>
        <w:left w:val="none" w:sz="0" w:space="0" w:color="auto"/>
        <w:bottom w:val="none" w:sz="0" w:space="0" w:color="auto"/>
        <w:right w:val="none" w:sz="0" w:space="0" w:color="auto"/>
      </w:divBdr>
    </w:div>
    <w:div w:id="646980039">
      <w:bodyDiv w:val="1"/>
      <w:marLeft w:val="0"/>
      <w:marRight w:val="0"/>
      <w:marTop w:val="0"/>
      <w:marBottom w:val="0"/>
      <w:divBdr>
        <w:top w:val="none" w:sz="0" w:space="0" w:color="auto"/>
        <w:left w:val="none" w:sz="0" w:space="0" w:color="auto"/>
        <w:bottom w:val="none" w:sz="0" w:space="0" w:color="auto"/>
        <w:right w:val="none" w:sz="0" w:space="0" w:color="auto"/>
      </w:divBdr>
    </w:div>
    <w:div w:id="647200482">
      <w:bodyDiv w:val="1"/>
      <w:marLeft w:val="0"/>
      <w:marRight w:val="0"/>
      <w:marTop w:val="0"/>
      <w:marBottom w:val="0"/>
      <w:divBdr>
        <w:top w:val="none" w:sz="0" w:space="0" w:color="auto"/>
        <w:left w:val="none" w:sz="0" w:space="0" w:color="auto"/>
        <w:bottom w:val="none" w:sz="0" w:space="0" w:color="auto"/>
        <w:right w:val="none" w:sz="0" w:space="0" w:color="auto"/>
      </w:divBdr>
    </w:div>
    <w:div w:id="647899620">
      <w:bodyDiv w:val="1"/>
      <w:marLeft w:val="0"/>
      <w:marRight w:val="0"/>
      <w:marTop w:val="0"/>
      <w:marBottom w:val="0"/>
      <w:divBdr>
        <w:top w:val="none" w:sz="0" w:space="0" w:color="auto"/>
        <w:left w:val="none" w:sz="0" w:space="0" w:color="auto"/>
        <w:bottom w:val="none" w:sz="0" w:space="0" w:color="auto"/>
        <w:right w:val="none" w:sz="0" w:space="0" w:color="auto"/>
      </w:divBdr>
    </w:div>
    <w:div w:id="648361181">
      <w:bodyDiv w:val="1"/>
      <w:marLeft w:val="0"/>
      <w:marRight w:val="0"/>
      <w:marTop w:val="0"/>
      <w:marBottom w:val="0"/>
      <w:divBdr>
        <w:top w:val="none" w:sz="0" w:space="0" w:color="auto"/>
        <w:left w:val="none" w:sz="0" w:space="0" w:color="auto"/>
        <w:bottom w:val="none" w:sz="0" w:space="0" w:color="auto"/>
        <w:right w:val="none" w:sz="0" w:space="0" w:color="auto"/>
      </w:divBdr>
    </w:div>
    <w:div w:id="648830582">
      <w:bodyDiv w:val="1"/>
      <w:marLeft w:val="0"/>
      <w:marRight w:val="0"/>
      <w:marTop w:val="0"/>
      <w:marBottom w:val="0"/>
      <w:divBdr>
        <w:top w:val="none" w:sz="0" w:space="0" w:color="auto"/>
        <w:left w:val="none" w:sz="0" w:space="0" w:color="auto"/>
        <w:bottom w:val="none" w:sz="0" w:space="0" w:color="auto"/>
        <w:right w:val="none" w:sz="0" w:space="0" w:color="auto"/>
      </w:divBdr>
    </w:div>
    <w:div w:id="649022909">
      <w:bodyDiv w:val="1"/>
      <w:marLeft w:val="0"/>
      <w:marRight w:val="0"/>
      <w:marTop w:val="0"/>
      <w:marBottom w:val="0"/>
      <w:divBdr>
        <w:top w:val="none" w:sz="0" w:space="0" w:color="auto"/>
        <w:left w:val="none" w:sz="0" w:space="0" w:color="auto"/>
        <w:bottom w:val="none" w:sz="0" w:space="0" w:color="auto"/>
        <w:right w:val="none" w:sz="0" w:space="0" w:color="auto"/>
      </w:divBdr>
    </w:div>
    <w:div w:id="649213628">
      <w:bodyDiv w:val="1"/>
      <w:marLeft w:val="0"/>
      <w:marRight w:val="0"/>
      <w:marTop w:val="0"/>
      <w:marBottom w:val="0"/>
      <w:divBdr>
        <w:top w:val="none" w:sz="0" w:space="0" w:color="auto"/>
        <w:left w:val="none" w:sz="0" w:space="0" w:color="auto"/>
        <w:bottom w:val="none" w:sz="0" w:space="0" w:color="auto"/>
        <w:right w:val="none" w:sz="0" w:space="0" w:color="auto"/>
      </w:divBdr>
    </w:div>
    <w:div w:id="651908361">
      <w:bodyDiv w:val="1"/>
      <w:marLeft w:val="0"/>
      <w:marRight w:val="0"/>
      <w:marTop w:val="0"/>
      <w:marBottom w:val="0"/>
      <w:divBdr>
        <w:top w:val="none" w:sz="0" w:space="0" w:color="auto"/>
        <w:left w:val="none" w:sz="0" w:space="0" w:color="auto"/>
        <w:bottom w:val="none" w:sz="0" w:space="0" w:color="auto"/>
        <w:right w:val="none" w:sz="0" w:space="0" w:color="auto"/>
      </w:divBdr>
    </w:div>
    <w:div w:id="652029798">
      <w:bodyDiv w:val="1"/>
      <w:marLeft w:val="0"/>
      <w:marRight w:val="0"/>
      <w:marTop w:val="0"/>
      <w:marBottom w:val="0"/>
      <w:divBdr>
        <w:top w:val="none" w:sz="0" w:space="0" w:color="auto"/>
        <w:left w:val="none" w:sz="0" w:space="0" w:color="auto"/>
        <w:bottom w:val="none" w:sz="0" w:space="0" w:color="auto"/>
        <w:right w:val="none" w:sz="0" w:space="0" w:color="auto"/>
      </w:divBdr>
    </w:div>
    <w:div w:id="652953646">
      <w:bodyDiv w:val="1"/>
      <w:marLeft w:val="0"/>
      <w:marRight w:val="0"/>
      <w:marTop w:val="0"/>
      <w:marBottom w:val="0"/>
      <w:divBdr>
        <w:top w:val="none" w:sz="0" w:space="0" w:color="auto"/>
        <w:left w:val="none" w:sz="0" w:space="0" w:color="auto"/>
        <w:bottom w:val="none" w:sz="0" w:space="0" w:color="auto"/>
        <w:right w:val="none" w:sz="0" w:space="0" w:color="auto"/>
      </w:divBdr>
    </w:div>
    <w:div w:id="653149434">
      <w:bodyDiv w:val="1"/>
      <w:marLeft w:val="0"/>
      <w:marRight w:val="0"/>
      <w:marTop w:val="0"/>
      <w:marBottom w:val="0"/>
      <w:divBdr>
        <w:top w:val="none" w:sz="0" w:space="0" w:color="auto"/>
        <w:left w:val="none" w:sz="0" w:space="0" w:color="auto"/>
        <w:bottom w:val="none" w:sz="0" w:space="0" w:color="auto"/>
        <w:right w:val="none" w:sz="0" w:space="0" w:color="auto"/>
      </w:divBdr>
    </w:div>
    <w:div w:id="653221438">
      <w:bodyDiv w:val="1"/>
      <w:marLeft w:val="0"/>
      <w:marRight w:val="0"/>
      <w:marTop w:val="0"/>
      <w:marBottom w:val="0"/>
      <w:divBdr>
        <w:top w:val="none" w:sz="0" w:space="0" w:color="auto"/>
        <w:left w:val="none" w:sz="0" w:space="0" w:color="auto"/>
        <w:bottom w:val="none" w:sz="0" w:space="0" w:color="auto"/>
        <w:right w:val="none" w:sz="0" w:space="0" w:color="auto"/>
      </w:divBdr>
    </w:div>
    <w:div w:id="653417479">
      <w:bodyDiv w:val="1"/>
      <w:marLeft w:val="0"/>
      <w:marRight w:val="0"/>
      <w:marTop w:val="0"/>
      <w:marBottom w:val="0"/>
      <w:divBdr>
        <w:top w:val="none" w:sz="0" w:space="0" w:color="auto"/>
        <w:left w:val="none" w:sz="0" w:space="0" w:color="auto"/>
        <w:bottom w:val="none" w:sz="0" w:space="0" w:color="auto"/>
        <w:right w:val="none" w:sz="0" w:space="0" w:color="auto"/>
      </w:divBdr>
    </w:div>
    <w:div w:id="653490847">
      <w:bodyDiv w:val="1"/>
      <w:marLeft w:val="0"/>
      <w:marRight w:val="0"/>
      <w:marTop w:val="0"/>
      <w:marBottom w:val="0"/>
      <w:divBdr>
        <w:top w:val="none" w:sz="0" w:space="0" w:color="auto"/>
        <w:left w:val="none" w:sz="0" w:space="0" w:color="auto"/>
        <w:bottom w:val="none" w:sz="0" w:space="0" w:color="auto"/>
        <w:right w:val="none" w:sz="0" w:space="0" w:color="auto"/>
      </w:divBdr>
    </w:div>
    <w:div w:id="655651573">
      <w:bodyDiv w:val="1"/>
      <w:marLeft w:val="0"/>
      <w:marRight w:val="0"/>
      <w:marTop w:val="0"/>
      <w:marBottom w:val="0"/>
      <w:divBdr>
        <w:top w:val="none" w:sz="0" w:space="0" w:color="auto"/>
        <w:left w:val="none" w:sz="0" w:space="0" w:color="auto"/>
        <w:bottom w:val="none" w:sz="0" w:space="0" w:color="auto"/>
        <w:right w:val="none" w:sz="0" w:space="0" w:color="auto"/>
      </w:divBdr>
    </w:div>
    <w:div w:id="657421342">
      <w:bodyDiv w:val="1"/>
      <w:marLeft w:val="0"/>
      <w:marRight w:val="0"/>
      <w:marTop w:val="0"/>
      <w:marBottom w:val="0"/>
      <w:divBdr>
        <w:top w:val="none" w:sz="0" w:space="0" w:color="auto"/>
        <w:left w:val="none" w:sz="0" w:space="0" w:color="auto"/>
        <w:bottom w:val="none" w:sz="0" w:space="0" w:color="auto"/>
        <w:right w:val="none" w:sz="0" w:space="0" w:color="auto"/>
      </w:divBdr>
    </w:div>
    <w:div w:id="657809156">
      <w:bodyDiv w:val="1"/>
      <w:marLeft w:val="0"/>
      <w:marRight w:val="0"/>
      <w:marTop w:val="0"/>
      <w:marBottom w:val="0"/>
      <w:divBdr>
        <w:top w:val="none" w:sz="0" w:space="0" w:color="auto"/>
        <w:left w:val="none" w:sz="0" w:space="0" w:color="auto"/>
        <w:bottom w:val="none" w:sz="0" w:space="0" w:color="auto"/>
        <w:right w:val="none" w:sz="0" w:space="0" w:color="auto"/>
      </w:divBdr>
    </w:div>
    <w:div w:id="658077213">
      <w:bodyDiv w:val="1"/>
      <w:marLeft w:val="0"/>
      <w:marRight w:val="0"/>
      <w:marTop w:val="0"/>
      <w:marBottom w:val="0"/>
      <w:divBdr>
        <w:top w:val="none" w:sz="0" w:space="0" w:color="auto"/>
        <w:left w:val="none" w:sz="0" w:space="0" w:color="auto"/>
        <w:bottom w:val="none" w:sz="0" w:space="0" w:color="auto"/>
        <w:right w:val="none" w:sz="0" w:space="0" w:color="auto"/>
      </w:divBdr>
    </w:div>
    <w:div w:id="658731699">
      <w:bodyDiv w:val="1"/>
      <w:marLeft w:val="0"/>
      <w:marRight w:val="0"/>
      <w:marTop w:val="0"/>
      <w:marBottom w:val="0"/>
      <w:divBdr>
        <w:top w:val="none" w:sz="0" w:space="0" w:color="auto"/>
        <w:left w:val="none" w:sz="0" w:space="0" w:color="auto"/>
        <w:bottom w:val="none" w:sz="0" w:space="0" w:color="auto"/>
        <w:right w:val="none" w:sz="0" w:space="0" w:color="auto"/>
      </w:divBdr>
    </w:div>
    <w:div w:id="660087299">
      <w:bodyDiv w:val="1"/>
      <w:marLeft w:val="0"/>
      <w:marRight w:val="0"/>
      <w:marTop w:val="0"/>
      <w:marBottom w:val="0"/>
      <w:divBdr>
        <w:top w:val="none" w:sz="0" w:space="0" w:color="auto"/>
        <w:left w:val="none" w:sz="0" w:space="0" w:color="auto"/>
        <w:bottom w:val="none" w:sz="0" w:space="0" w:color="auto"/>
        <w:right w:val="none" w:sz="0" w:space="0" w:color="auto"/>
      </w:divBdr>
    </w:div>
    <w:div w:id="660356872">
      <w:bodyDiv w:val="1"/>
      <w:marLeft w:val="0"/>
      <w:marRight w:val="0"/>
      <w:marTop w:val="0"/>
      <w:marBottom w:val="0"/>
      <w:divBdr>
        <w:top w:val="none" w:sz="0" w:space="0" w:color="auto"/>
        <w:left w:val="none" w:sz="0" w:space="0" w:color="auto"/>
        <w:bottom w:val="none" w:sz="0" w:space="0" w:color="auto"/>
        <w:right w:val="none" w:sz="0" w:space="0" w:color="auto"/>
      </w:divBdr>
    </w:div>
    <w:div w:id="661547420">
      <w:bodyDiv w:val="1"/>
      <w:marLeft w:val="0"/>
      <w:marRight w:val="0"/>
      <w:marTop w:val="0"/>
      <w:marBottom w:val="0"/>
      <w:divBdr>
        <w:top w:val="none" w:sz="0" w:space="0" w:color="auto"/>
        <w:left w:val="none" w:sz="0" w:space="0" w:color="auto"/>
        <w:bottom w:val="none" w:sz="0" w:space="0" w:color="auto"/>
        <w:right w:val="none" w:sz="0" w:space="0" w:color="auto"/>
      </w:divBdr>
    </w:div>
    <w:div w:id="662129469">
      <w:bodyDiv w:val="1"/>
      <w:marLeft w:val="0"/>
      <w:marRight w:val="0"/>
      <w:marTop w:val="0"/>
      <w:marBottom w:val="0"/>
      <w:divBdr>
        <w:top w:val="none" w:sz="0" w:space="0" w:color="auto"/>
        <w:left w:val="none" w:sz="0" w:space="0" w:color="auto"/>
        <w:bottom w:val="none" w:sz="0" w:space="0" w:color="auto"/>
        <w:right w:val="none" w:sz="0" w:space="0" w:color="auto"/>
      </w:divBdr>
    </w:div>
    <w:div w:id="662662265">
      <w:bodyDiv w:val="1"/>
      <w:marLeft w:val="0"/>
      <w:marRight w:val="0"/>
      <w:marTop w:val="0"/>
      <w:marBottom w:val="0"/>
      <w:divBdr>
        <w:top w:val="none" w:sz="0" w:space="0" w:color="auto"/>
        <w:left w:val="none" w:sz="0" w:space="0" w:color="auto"/>
        <w:bottom w:val="none" w:sz="0" w:space="0" w:color="auto"/>
        <w:right w:val="none" w:sz="0" w:space="0" w:color="auto"/>
      </w:divBdr>
    </w:div>
    <w:div w:id="662928344">
      <w:bodyDiv w:val="1"/>
      <w:marLeft w:val="0"/>
      <w:marRight w:val="0"/>
      <w:marTop w:val="0"/>
      <w:marBottom w:val="0"/>
      <w:divBdr>
        <w:top w:val="none" w:sz="0" w:space="0" w:color="auto"/>
        <w:left w:val="none" w:sz="0" w:space="0" w:color="auto"/>
        <w:bottom w:val="none" w:sz="0" w:space="0" w:color="auto"/>
        <w:right w:val="none" w:sz="0" w:space="0" w:color="auto"/>
      </w:divBdr>
    </w:div>
    <w:div w:id="663438484">
      <w:bodyDiv w:val="1"/>
      <w:marLeft w:val="0"/>
      <w:marRight w:val="0"/>
      <w:marTop w:val="0"/>
      <w:marBottom w:val="0"/>
      <w:divBdr>
        <w:top w:val="none" w:sz="0" w:space="0" w:color="auto"/>
        <w:left w:val="none" w:sz="0" w:space="0" w:color="auto"/>
        <w:bottom w:val="none" w:sz="0" w:space="0" w:color="auto"/>
        <w:right w:val="none" w:sz="0" w:space="0" w:color="auto"/>
      </w:divBdr>
    </w:div>
    <w:div w:id="663508040">
      <w:bodyDiv w:val="1"/>
      <w:marLeft w:val="0"/>
      <w:marRight w:val="0"/>
      <w:marTop w:val="0"/>
      <w:marBottom w:val="0"/>
      <w:divBdr>
        <w:top w:val="none" w:sz="0" w:space="0" w:color="auto"/>
        <w:left w:val="none" w:sz="0" w:space="0" w:color="auto"/>
        <w:bottom w:val="none" w:sz="0" w:space="0" w:color="auto"/>
        <w:right w:val="none" w:sz="0" w:space="0" w:color="auto"/>
      </w:divBdr>
    </w:div>
    <w:div w:id="663626433">
      <w:bodyDiv w:val="1"/>
      <w:marLeft w:val="0"/>
      <w:marRight w:val="0"/>
      <w:marTop w:val="0"/>
      <w:marBottom w:val="0"/>
      <w:divBdr>
        <w:top w:val="none" w:sz="0" w:space="0" w:color="auto"/>
        <w:left w:val="none" w:sz="0" w:space="0" w:color="auto"/>
        <w:bottom w:val="none" w:sz="0" w:space="0" w:color="auto"/>
        <w:right w:val="none" w:sz="0" w:space="0" w:color="auto"/>
      </w:divBdr>
    </w:div>
    <w:div w:id="664406604">
      <w:bodyDiv w:val="1"/>
      <w:marLeft w:val="0"/>
      <w:marRight w:val="0"/>
      <w:marTop w:val="0"/>
      <w:marBottom w:val="0"/>
      <w:divBdr>
        <w:top w:val="none" w:sz="0" w:space="0" w:color="auto"/>
        <w:left w:val="none" w:sz="0" w:space="0" w:color="auto"/>
        <w:bottom w:val="none" w:sz="0" w:space="0" w:color="auto"/>
        <w:right w:val="none" w:sz="0" w:space="0" w:color="auto"/>
      </w:divBdr>
    </w:div>
    <w:div w:id="664939905">
      <w:bodyDiv w:val="1"/>
      <w:marLeft w:val="0"/>
      <w:marRight w:val="0"/>
      <w:marTop w:val="0"/>
      <w:marBottom w:val="0"/>
      <w:divBdr>
        <w:top w:val="none" w:sz="0" w:space="0" w:color="auto"/>
        <w:left w:val="none" w:sz="0" w:space="0" w:color="auto"/>
        <w:bottom w:val="none" w:sz="0" w:space="0" w:color="auto"/>
        <w:right w:val="none" w:sz="0" w:space="0" w:color="auto"/>
      </w:divBdr>
    </w:div>
    <w:div w:id="665210105">
      <w:bodyDiv w:val="1"/>
      <w:marLeft w:val="0"/>
      <w:marRight w:val="0"/>
      <w:marTop w:val="0"/>
      <w:marBottom w:val="0"/>
      <w:divBdr>
        <w:top w:val="none" w:sz="0" w:space="0" w:color="auto"/>
        <w:left w:val="none" w:sz="0" w:space="0" w:color="auto"/>
        <w:bottom w:val="none" w:sz="0" w:space="0" w:color="auto"/>
        <w:right w:val="none" w:sz="0" w:space="0" w:color="auto"/>
      </w:divBdr>
    </w:div>
    <w:div w:id="665548659">
      <w:bodyDiv w:val="1"/>
      <w:marLeft w:val="0"/>
      <w:marRight w:val="0"/>
      <w:marTop w:val="0"/>
      <w:marBottom w:val="0"/>
      <w:divBdr>
        <w:top w:val="none" w:sz="0" w:space="0" w:color="auto"/>
        <w:left w:val="none" w:sz="0" w:space="0" w:color="auto"/>
        <w:bottom w:val="none" w:sz="0" w:space="0" w:color="auto"/>
        <w:right w:val="none" w:sz="0" w:space="0" w:color="auto"/>
      </w:divBdr>
    </w:div>
    <w:div w:id="665938990">
      <w:bodyDiv w:val="1"/>
      <w:marLeft w:val="0"/>
      <w:marRight w:val="0"/>
      <w:marTop w:val="0"/>
      <w:marBottom w:val="0"/>
      <w:divBdr>
        <w:top w:val="none" w:sz="0" w:space="0" w:color="auto"/>
        <w:left w:val="none" w:sz="0" w:space="0" w:color="auto"/>
        <w:bottom w:val="none" w:sz="0" w:space="0" w:color="auto"/>
        <w:right w:val="none" w:sz="0" w:space="0" w:color="auto"/>
      </w:divBdr>
    </w:div>
    <w:div w:id="666132895">
      <w:bodyDiv w:val="1"/>
      <w:marLeft w:val="0"/>
      <w:marRight w:val="0"/>
      <w:marTop w:val="0"/>
      <w:marBottom w:val="0"/>
      <w:divBdr>
        <w:top w:val="none" w:sz="0" w:space="0" w:color="auto"/>
        <w:left w:val="none" w:sz="0" w:space="0" w:color="auto"/>
        <w:bottom w:val="none" w:sz="0" w:space="0" w:color="auto"/>
        <w:right w:val="none" w:sz="0" w:space="0" w:color="auto"/>
      </w:divBdr>
    </w:div>
    <w:div w:id="666903220">
      <w:bodyDiv w:val="1"/>
      <w:marLeft w:val="0"/>
      <w:marRight w:val="0"/>
      <w:marTop w:val="0"/>
      <w:marBottom w:val="0"/>
      <w:divBdr>
        <w:top w:val="none" w:sz="0" w:space="0" w:color="auto"/>
        <w:left w:val="none" w:sz="0" w:space="0" w:color="auto"/>
        <w:bottom w:val="none" w:sz="0" w:space="0" w:color="auto"/>
        <w:right w:val="none" w:sz="0" w:space="0" w:color="auto"/>
      </w:divBdr>
    </w:div>
    <w:div w:id="666909586">
      <w:bodyDiv w:val="1"/>
      <w:marLeft w:val="0"/>
      <w:marRight w:val="0"/>
      <w:marTop w:val="0"/>
      <w:marBottom w:val="0"/>
      <w:divBdr>
        <w:top w:val="none" w:sz="0" w:space="0" w:color="auto"/>
        <w:left w:val="none" w:sz="0" w:space="0" w:color="auto"/>
        <w:bottom w:val="none" w:sz="0" w:space="0" w:color="auto"/>
        <w:right w:val="none" w:sz="0" w:space="0" w:color="auto"/>
      </w:divBdr>
    </w:div>
    <w:div w:id="667175153">
      <w:bodyDiv w:val="1"/>
      <w:marLeft w:val="0"/>
      <w:marRight w:val="0"/>
      <w:marTop w:val="0"/>
      <w:marBottom w:val="0"/>
      <w:divBdr>
        <w:top w:val="none" w:sz="0" w:space="0" w:color="auto"/>
        <w:left w:val="none" w:sz="0" w:space="0" w:color="auto"/>
        <w:bottom w:val="none" w:sz="0" w:space="0" w:color="auto"/>
        <w:right w:val="none" w:sz="0" w:space="0" w:color="auto"/>
      </w:divBdr>
    </w:div>
    <w:div w:id="668093455">
      <w:bodyDiv w:val="1"/>
      <w:marLeft w:val="0"/>
      <w:marRight w:val="0"/>
      <w:marTop w:val="0"/>
      <w:marBottom w:val="0"/>
      <w:divBdr>
        <w:top w:val="none" w:sz="0" w:space="0" w:color="auto"/>
        <w:left w:val="none" w:sz="0" w:space="0" w:color="auto"/>
        <w:bottom w:val="none" w:sz="0" w:space="0" w:color="auto"/>
        <w:right w:val="none" w:sz="0" w:space="0" w:color="auto"/>
      </w:divBdr>
    </w:div>
    <w:div w:id="668366119">
      <w:bodyDiv w:val="1"/>
      <w:marLeft w:val="0"/>
      <w:marRight w:val="0"/>
      <w:marTop w:val="0"/>
      <w:marBottom w:val="0"/>
      <w:divBdr>
        <w:top w:val="none" w:sz="0" w:space="0" w:color="auto"/>
        <w:left w:val="none" w:sz="0" w:space="0" w:color="auto"/>
        <w:bottom w:val="none" w:sz="0" w:space="0" w:color="auto"/>
        <w:right w:val="none" w:sz="0" w:space="0" w:color="auto"/>
      </w:divBdr>
    </w:div>
    <w:div w:id="670060017">
      <w:bodyDiv w:val="1"/>
      <w:marLeft w:val="0"/>
      <w:marRight w:val="0"/>
      <w:marTop w:val="0"/>
      <w:marBottom w:val="0"/>
      <w:divBdr>
        <w:top w:val="none" w:sz="0" w:space="0" w:color="auto"/>
        <w:left w:val="none" w:sz="0" w:space="0" w:color="auto"/>
        <w:bottom w:val="none" w:sz="0" w:space="0" w:color="auto"/>
        <w:right w:val="none" w:sz="0" w:space="0" w:color="auto"/>
      </w:divBdr>
    </w:div>
    <w:div w:id="670255026">
      <w:bodyDiv w:val="1"/>
      <w:marLeft w:val="0"/>
      <w:marRight w:val="0"/>
      <w:marTop w:val="0"/>
      <w:marBottom w:val="0"/>
      <w:divBdr>
        <w:top w:val="none" w:sz="0" w:space="0" w:color="auto"/>
        <w:left w:val="none" w:sz="0" w:space="0" w:color="auto"/>
        <w:bottom w:val="none" w:sz="0" w:space="0" w:color="auto"/>
        <w:right w:val="none" w:sz="0" w:space="0" w:color="auto"/>
      </w:divBdr>
    </w:div>
    <w:div w:id="670529963">
      <w:bodyDiv w:val="1"/>
      <w:marLeft w:val="0"/>
      <w:marRight w:val="0"/>
      <w:marTop w:val="0"/>
      <w:marBottom w:val="0"/>
      <w:divBdr>
        <w:top w:val="none" w:sz="0" w:space="0" w:color="auto"/>
        <w:left w:val="none" w:sz="0" w:space="0" w:color="auto"/>
        <w:bottom w:val="none" w:sz="0" w:space="0" w:color="auto"/>
        <w:right w:val="none" w:sz="0" w:space="0" w:color="auto"/>
      </w:divBdr>
    </w:div>
    <w:div w:id="671957895">
      <w:bodyDiv w:val="1"/>
      <w:marLeft w:val="0"/>
      <w:marRight w:val="0"/>
      <w:marTop w:val="0"/>
      <w:marBottom w:val="0"/>
      <w:divBdr>
        <w:top w:val="none" w:sz="0" w:space="0" w:color="auto"/>
        <w:left w:val="none" w:sz="0" w:space="0" w:color="auto"/>
        <w:bottom w:val="none" w:sz="0" w:space="0" w:color="auto"/>
        <w:right w:val="none" w:sz="0" w:space="0" w:color="auto"/>
      </w:divBdr>
    </w:div>
    <w:div w:id="672729432">
      <w:bodyDiv w:val="1"/>
      <w:marLeft w:val="0"/>
      <w:marRight w:val="0"/>
      <w:marTop w:val="0"/>
      <w:marBottom w:val="0"/>
      <w:divBdr>
        <w:top w:val="none" w:sz="0" w:space="0" w:color="auto"/>
        <w:left w:val="none" w:sz="0" w:space="0" w:color="auto"/>
        <w:bottom w:val="none" w:sz="0" w:space="0" w:color="auto"/>
        <w:right w:val="none" w:sz="0" w:space="0" w:color="auto"/>
      </w:divBdr>
    </w:div>
    <w:div w:id="673462435">
      <w:bodyDiv w:val="1"/>
      <w:marLeft w:val="0"/>
      <w:marRight w:val="0"/>
      <w:marTop w:val="0"/>
      <w:marBottom w:val="0"/>
      <w:divBdr>
        <w:top w:val="none" w:sz="0" w:space="0" w:color="auto"/>
        <w:left w:val="none" w:sz="0" w:space="0" w:color="auto"/>
        <w:bottom w:val="none" w:sz="0" w:space="0" w:color="auto"/>
        <w:right w:val="none" w:sz="0" w:space="0" w:color="auto"/>
      </w:divBdr>
    </w:div>
    <w:div w:id="674117685">
      <w:bodyDiv w:val="1"/>
      <w:marLeft w:val="0"/>
      <w:marRight w:val="0"/>
      <w:marTop w:val="0"/>
      <w:marBottom w:val="0"/>
      <w:divBdr>
        <w:top w:val="none" w:sz="0" w:space="0" w:color="auto"/>
        <w:left w:val="none" w:sz="0" w:space="0" w:color="auto"/>
        <w:bottom w:val="none" w:sz="0" w:space="0" w:color="auto"/>
        <w:right w:val="none" w:sz="0" w:space="0" w:color="auto"/>
      </w:divBdr>
    </w:div>
    <w:div w:id="674383920">
      <w:bodyDiv w:val="1"/>
      <w:marLeft w:val="0"/>
      <w:marRight w:val="0"/>
      <w:marTop w:val="0"/>
      <w:marBottom w:val="0"/>
      <w:divBdr>
        <w:top w:val="none" w:sz="0" w:space="0" w:color="auto"/>
        <w:left w:val="none" w:sz="0" w:space="0" w:color="auto"/>
        <w:bottom w:val="none" w:sz="0" w:space="0" w:color="auto"/>
        <w:right w:val="none" w:sz="0" w:space="0" w:color="auto"/>
      </w:divBdr>
    </w:div>
    <w:div w:id="674457341">
      <w:bodyDiv w:val="1"/>
      <w:marLeft w:val="0"/>
      <w:marRight w:val="0"/>
      <w:marTop w:val="0"/>
      <w:marBottom w:val="0"/>
      <w:divBdr>
        <w:top w:val="none" w:sz="0" w:space="0" w:color="auto"/>
        <w:left w:val="none" w:sz="0" w:space="0" w:color="auto"/>
        <w:bottom w:val="none" w:sz="0" w:space="0" w:color="auto"/>
        <w:right w:val="none" w:sz="0" w:space="0" w:color="auto"/>
      </w:divBdr>
    </w:div>
    <w:div w:id="674890240">
      <w:bodyDiv w:val="1"/>
      <w:marLeft w:val="0"/>
      <w:marRight w:val="0"/>
      <w:marTop w:val="0"/>
      <w:marBottom w:val="0"/>
      <w:divBdr>
        <w:top w:val="none" w:sz="0" w:space="0" w:color="auto"/>
        <w:left w:val="none" w:sz="0" w:space="0" w:color="auto"/>
        <w:bottom w:val="none" w:sz="0" w:space="0" w:color="auto"/>
        <w:right w:val="none" w:sz="0" w:space="0" w:color="auto"/>
      </w:divBdr>
    </w:div>
    <w:div w:id="674963370">
      <w:bodyDiv w:val="1"/>
      <w:marLeft w:val="0"/>
      <w:marRight w:val="0"/>
      <w:marTop w:val="0"/>
      <w:marBottom w:val="0"/>
      <w:divBdr>
        <w:top w:val="none" w:sz="0" w:space="0" w:color="auto"/>
        <w:left w:val="none" w:sz="0" w:space="0" w:color="auto"/>
        <w:bottom w:val="none" w:sz="0" w:space="0" w:color="auto"/>
        <w:right w:val="none" w:sz="0" w:space="0" w:color="auto"/>
      </w:divBdr>
    </w:div>
    <w:div w:id="675771855">
      <w:bodyDiv w:val="1"/>
      <w:marLeft w:val="0"/>
      <w:marRight w:val="0"/>
      <w:marTop w:val="0"/>
      <w:marBottom w:val="0"/>
      <w:divBdr>
        <w:top w:val="none" w:sz="0" w:space="0" w:color="auto"/>
        <w:left w:val="none" w:sz="0" w:space="0" w:color="auto"/>
        <w:bottom w:val="none" w:sz="0" w:space="0" w:color="auto"/>
        <w:right w:val="none" w:sz="0" w:space="0" w:color="auto"/>
      </w:divBdr>
    </w:div>
    <w:div w:id="675957567">
      <w:bodyDiv w:val="1"/>
      <w:marLeft w:val="0"/>
      <w:marRight w:val="0"/>
      <w:marTop w:val="0"/>
      <w:marBottom w:val="0"/>
      <w:divBdr>
        <w:top w:val="none" w:sz="0" w:space="0" w:color="auto"/>
        <w:left w:val="none" w:sz="0" w:space="0" w:color="auto"/>
        <w:bottom w:val="none" w:sz="0" w:space="0" w:color="auto"/>
        <w:right w:val="none" w:sz="0" w:space="0" w:color="auto"/>
      </w:divBdr>
    </w:div>
    <w:div w:id="677000174">
      <w:bodyDiv w:val="1"/>
      <w:marLeft w:val="0"/>
      <w:marRight w:val="0"/>
      <w:marTop w:val="0"/>
      <w:marBottom w:val="0"/>
      <w:divBdr>
        <w:top w:val="none" w:sz="0" w:space="0" w:color="auto"/>
        <w:left w:val="none" w:sz="0" w:space="0" w:color="auto"/>
        <w:bottom w:val="none" w:sz="0" w:space="0" w:color="auto"/>
        <w:right w:val="none" w:sz="0" w:space="0" w:color="auto"/>
      </w:divBdr>
    </w:div>
    <w:div w:id="677077858">
      <w:bodyDiv w:val="1"/>
      <w:marLeft w:val="0"/>
      <w:marRight w:val="0"/>
      <w:marTop w:val="0"/>
      <w:marBottom w:val="0"/>
      <w:divBdr>
        <w:top w:val="none" w:sz="0" w:space="0" w:color="auto"/>
        <w:left w:val="none" w:sz="0" w:space="0" w:color="auto"/>
        <w:bottom w:val="none" w:sz="0" w:space="0" w:color="auto"/>
        <w:right w:val="none" w:sz="0" w:space="0" w:color="auto"/>
      </w:divBdr>
    </w:div>
    <w:div w:id="677971477">
      <w:bodyDiv w:val="1"/>
      <w:marLeft w:val="0"/>
      <w:marRight w:val="0"/>
      <w:marTop w:val="0"/>
      <w:marBottom w:val="0"/>
      <w:divBdr>
        <w:top w:val="none" w:sz="0" w:space="0" w:color="auto"/>
        <w:left w:val="none" w:sz="0" w:space="0" w:color="auto"/>
        <w:bottom w:val="none" w:sz="0" w:space="0" w:color="auto"/>
        <w:right w:val="none" w:sz="0" w:space="0" w:color="auto"/>
      </w:divBdr>
    </w:div>
    <w:div w:id="678001541">
      <w:bodyDiv w:val="1"/>
      <w:marLeft w:val="0"/>
      <w:marRight w:val="0"/>
      <w:marTop w:val="0"/>
      <w:marBottom w:val="0"/>
      <w:divBdr>
        <w:top w:val="none" w:sz="0" w:space="0" w:color="auto"/>
        <w:left w:val="none" w:sz="0" w:space="0" w:color="auto"/>
        <w:bottom w:val="none" w:sz="0" w:space="0" w:color="auto"/>
        <w:right w:val="none" w:sz="0" w:space="0" w:color="auto"/>
      </w:divBdr>
    </w:div>
    <w:div w:id="678044975">
      <w:bodyDiv w:val="1"/>
      <w:marLeft w:val="0"/>
      <w:marRight w:val="0"/>
      <w:marTop w:val="0"/>
      <w:marBottom w:val="0"/>
      <w:divBdr>
        <w:top w:val="none" w:sz="0" w:space="0" w:color="auto"/>
        <w:left w:val="none" w:sz="0" w:space="0" w:color="auto"/>
        <w:bottom w:val="none" w:sz="0" w:space="0" w:color="auto"/>
        <w:right w:val="none" w:sz="0" w:space="0" w:color="auto"/>
      </w:divBdr>
    </w:div>
    <w:div w:id="678702002">
      <w:bodyDiv w:val="1"/>
      <w:marLeft w:val="0"/>
      <w:marRight w:val="0"/>
      <w:marTop w:val="0"/>
      <w:marBottom w:val="0"/>
      <w:divBdr>
        <w:top w:val="none" w:sz="0" w:space="0" w:color="auto"/>
        <w:left w:val="none" w:sz="0" w:space="0" w:color="auto"/>
        <w:bottom w:val="none" w:sz="0" w:space="0" w:color="auto"/>
        <w:right w:val="none" w:sz="0" w:space="0" w:color="auto"/>
      </w:divBdr>
    </w:div>
    <w:div w:id="678704626">
      <w:bodyDiv w:val="1"/>
      <w:marLeft w:val="0"/>
      <w:marRight w:val="0"/>
      <w:marTop w:val="0"/>
      <w:marBottom w:val="0"/>
      <w:divBdr>
        <w:top w:val="none" w:sz="0" w:space="0" w:color="auto"/>
        <w:left w:val="none" w:sz="0" w:space="0" w:color="auto"/>
        <w:bottom w:val="none" w:sz="0" w:space="0" w:color="auto"/>
        <w:right w:val="none" w:sz="0" w:space="0" w:color="auto"/>
      </w:divBdr>
    </w:div>
    <w:div w:id="679354990">
      <w:bodyDiv w:val="1"/>
      <w:marLeft w:val="0"/>
      <w:marRight w:val="0"/>
      <w:marTop w:val="0"/>
      <w:marBottom w:val="0"/>
      <w:divBdr>
        <w:top w:val="none" w:sz="0" w:space="0" w:color="auto"/>
        <w:left w:val="none" w:sz="0" w:space="0" w:color="auto"/>
        <w:bottom w:val="none" w:sz="0" w:space="0" w:color="auto"/>
        <w:right w:val="none" w:sz="0" w:space="0" w:color="auto"/>
      </w:divBdr>
    </w:div>
    <w:div w:id="679890205">
      <w:bodyDiv w:val="1"/>
      <w:marLeft w:val="0"/>
      <w:marRight w:val="0"/>
      <w:marTop w:val="0"/>
      <w:marBottom w:val="0"/>
      <w:divBdr>
        <w:top w:val="none" w:sz="0" w:space="0" w:color="auto"/>
        <w:left w:val="none" w:sz="0" w:space="0" w:color="auto"/>
        <w:bottom w:val="none" w:sz="0" w:space="0" w:color="auto"/>
        <w:right w:val="none" w:sz="0" w:space="0" w:color="auto"/>
      </w:divBdr>
    </w:div>
    <w:div w:id="679897021">
      <w:bodyDiv w:val="1"/>
      <w:marLeft w:val="0"/>
      <w:marRight w:val="0"/>
      <w:marTop w:val="0"/>
      <w:marBottom w:val="0"/>
      <w:divBdr>
        <w:top w:val="none" w:sz="0" w:space="0" w:color="auto"/>
        <w:left w:val="none" w:sz="0" w:space="0" w:color="auto"/>
        <w:bottom w:val="none" w:sz="0" w:space="0" w:color="auto"/>
        <w:right w:val="none" w:sz="0" w:space="0" w:color="auto"/>
      </w:divBdr>
    </w:div>
    <w:div w:id="680205633">
      <w:bodyDiv w:val="1"/>
      <w:marLeft w:val="0"/>
      <w:marRight w:val="0"/>
      <w:marTop w:val="0"/>
      <w:marBottom w:val="0"/>
      <w:divBdr>
        <w:top w:val="none" w:sz="0" w:space="0" w:color="auto"/>
        <w:left w:val="none" w:sz="0" w:space="0" w:color="auto"/>
        <w:bottom w:val="none" w:sz="0" w:space="0" w:color="auto"/>
        <w:right w:val="none" w:sz="0" w:space="0" w:color="auto"/>
      </w:divBdr>
    </w:div>
    <w:div w:id="681051777">
      <w:bodyDiv w:val="1"/>
      <w:marLeft w:val="0"/>
      <w:marRight w:val="0"/>
      <w:marTop w:val="0"/>
      <w:marBottom w:val="0"/>
      <w:divBdr>
        <w:top w:val="none" w:sz="0" w:space="0" w:color="auto"/>
        <w:left w:val="none" w:sz="0" w:space="0" w:color="auto"/>
        <w:bottom w:val="none" w:sz="0" w:space="0" w:color="auto"/>
        <w:right w:val="none" w:sz="0" w:space="0" w:color="auto"/>
      </w:divBdr>
    </w:div>
    <w:div w:id="681126046">
      <w:bodyDiv w:val="1"/>
      <w:marLeft w:val="0"/>
      <w:marRight w:val="0"/>
      <w:marTop w:val="0"/>
      <w:marBottom w:val="0"/>
      <w:divBdr>
        <w:top w:val="none" w:sz="0" w:space="0" w:color="auto"/>
        <w:left w:val="none" w:sz="0" w:space="0" w:color="auto"/>
        <w:bottom w:val="none" w:sz="0" w:space="0" w:color="auto"/>
        <w:right w:val="none" w:sz="0" w:space="0" w:color="auto"/>
      </w:divBdr>
    </w:div>
    <w:div w:id="681131007">
      <w:bodyDiv w:val="1"/>
      <w:marLeft w:val="0"/>
      <w:marRight w:val="0"/>
      <w:marTop w:val="0"/>
      <w:marBottom w:val="0"/>
      <w:divBdr>
        <w:top w:val="none" w:sz="0" w:space="0" w:color="auto"/>
        <w:left w:val="none" w:sz="0" w:space="0" w:color="auto"/>
        <w:bottom w:val="none" w:sz="0" w:space="0" w:color="auto"/>
        <w:right w:val="none" w:sz="0" w:space="0" w:color="auto"/>
      </w:divBdr>
    </w:div>
    <w:div w:id="681400416">
      <w:bodyDiv w:val="1"/>
      <w:marLeft w:val="0"/>
      <w:marRight w:val="0"/>
      <w:marTop w:val="0"/>
      <w:marBottom w:val="0"/>
      <w:divBdr>
        <w:top w:val="none" w:sz="0" w:space="0" w:color="auto"/>
        <w:left w:val="none" w:sz="0" w:space="0" w:color="auto"/>
        <w:bottom w:val="none" w:sz="0" w:space="0" w:color="auto"/>
        <w:right w:val="none" w:sz="0" w:space="0" w:color="auto"/>
      </w:divBdr>
    </w:div>
    <w:div w:id="681709949">
      <w:bodyDiv w:val="1"/>
      <w:marLeft w:val="0"/>
      <w:marRight w:val="0"/>
      <w:marTop w:val="0"/>
      <w:marBottom w:val="0"/>
      <w:divBdr>
        <w:top w:val="none" w:sz="0" w:space="0" w:color="auto"/>
        <w:left w:val="none" w:sz="0" w:space="0" w:color="auto"/>
        <w:bottom w:val="none" w:sz="0" w:space="0" w:color="auto"/>
        <w:right w:val="none" w:sz="0" w:space="0" w:color="auto"/>
      </w:divBdr>
    </w:div>
    <w:div w:id="682439099">
      <w:bodyDiv w:val="1"/>
      <w:marLeft w:val="0"/>
      <w:marRight w:val="0"/>
      <w:marTop w:val="0"/>
      <w:marBottom w:val="0"/>
      <w:divBdr>
        <w:top w:val="none" w:sz="0" w:space="0" w:color="auto"/>
        <w:left w:val="none" w:sz="0" w:space="0" w:color="auto"/>
        <w:bottom w:val="none" w:sz="0" w:space="0" w:color="auto"/>
        <w:right w:val="none" w:sz="0" w:space="0" w:color="auto"/>
      </w:divBdr>
    </w:div>
    <w:div w:id="682823067">
      <w:bodyDiv w:val="1"/>
      <w:marLeft w:val="0"/>
      <w:marRight w:val="0"/>
      <w:marTop w:val="0"/>
      <w:marBottom w:val="0"/>
      <w:divBdr>
        <w:top w:val="none" w:sz="0" w:space="0" w:color="auto"/>
        <w:left w:val="none" w:sz="0" w:space="0" w:color="auto"/>
        <w:bottom w:val="none" w:sz="0" w:space="0" w:color="auto"/>
        <w:right w:val="none" w:sz="0" w:space="0" w:color="auto"/>
      </w:divBdr>
    </w:div>
    <w:div w:id="682979022">
      <w:bodyDiv w:val="1"/>
      <w:marLeft w:val="0"/>
      <w:marRight w:val="0"/>
      <w:marTop w:val="0"/>
      <w:marBottom w:val="0"/>
      <w:divBdr>
        <w:top w:val="none" w:sz="0" w:space="0" w:color="auto"/>
        <w:left w:val="none" w:sz="0" w:space="0" w:color="auto"/>
        <w:bottom w:val="none" w:sz="0" w:space="0" w:color="auto"/>
        <w:right w:val="none" w:sz="0" w:space="0" w:color="auto"/>
      </w:divBdr>
    </w:div>
    <w:div w:id="683019640">
      <w:bodyDiv w:val="1"/>
      <w:marLeft w:val="0"/>
      <w:marRight w:val="0"/>
      <w:marTop w:val="0"/>
      <w:marBottom w:val="0"/>
      <w:divBdr>
        <w:top w:val="none" w:sz="0" w:space="0" w:color="auto"/>
        <w:left w:val="none" w:sz="0" w:space="0" w:color="auto"/>
        <w:bottom w:val="none" w:sz="0" w:space="0" w:color="auto"/>
        <w:right w:val="none" w:sz="0" w:space="0" w:color="auto"/>
      </w:divBdr>
    </w:div>
    <w:div w:id="683245034">
      <w:bodyDiv w:val="1"/>
      <w:marLeft w:val="0"/>
      <w:marRight w:val="0"/>
      <w:marTop w:val="0"/>
      <w:marBottom w:val="0"/>
      <w:divBdr>
        <w:top w:val="none" w:sz="0" w:space="0" w:color="auto"/>
        <w:left w:val="none" w:sz="0" w:space="0" w:color="auto"/>
        <w:bottom w:val="none" w:sz="0" w:space="0" w:color="auto"/>
        <w:right w:val="none" w:sz="0" w:space="0" w:color="auto"/>
      </w:divBdr>
    </w:div>
    <w:div w:id="683822199">
      <w:bodyDiv w:val="1"/>
      <w:marLeft w:val="0"/>
      <w:marRight w:val="0"/>
      <w:marTop w:val="0"/>
      <w:marBottom w:val="0"/>
      <w:divBdr>
        <w:top w:val="none" w:sz="0" w:space="0" w:color="auto"/>
        <w:left w:val="none" w:sz="0" w:space="0" w:color="auto"/>
        <w:bottom w:val="none" w:sz="0" w:space="0" w:color="auto"/>
        <w:right w:val="none" w:sz="0" w:space="0" w:color="auto"/>
      </w:divBdr>
    </w:div>
    <w:div w:id="684402869">
      <w:bodyDiv w:val="1"/>
      <w:marLeft w:val="0"/>
      <w:marRight w:val="0"/>
      <w:marTop w:val="0"/>
      <w:marBottom w:val="0"/>
      <w:divBdr>
        <w:top w:val="none" w:sz="0" w:space="0" w:color="auto"/>
        <w:left w:val="none" w:sz="0" w:space="0" w:color="auto"/>
        <w:bottom w:val="none" w:sz="0" w:space="0" w:color="auto"/>
        <w:right w:val="none" w:sz="0" w:space="0" w:color="auto"/>
      </w:divBdr>
    </w:div>
    <w:div w:id="684597826">
      <w:bodyDiv w:val="1"/>
      <w:marLeft w:val="0"/>
      <w:marRight w:val="0"/>
      <w:marTop w:val="0"/>
      <w:marBottom w:val="0"/>
      <w:divBdr>
        <w:top w:val="none" w:sz="0" w:space="0" w:color="auto"/>
        <w:left w:val="none" w:sz="0" w:space="0" w:color="auto"/>
        <w:bottom w:val="none" w:sz="0" w:space="0" w:color="auto"/>
        <w:right w:val="none" w:sz="0" w:space="0" w:color="auto"/>
      </w:divBdr>
    </w:div>
    <w:div w:id="685711589">
      <w:bodyDiv w:val="1"/>
      <w:marLeft w:val="0"/>
      <w:marRight w:val="0"/>
      <w:marTop w:val="0"/>
      <w:marBottom w:val="0"/>
      <w:divBdr>
        <w:top w:val="none" w:sz="0" w:space="0" w:color="auto"/>
        <w:left w:val="none" w:sz="0" w:space="0" w:color="auto"/>
        <w:bottom w:val="none" w:sz="0" w:space="0" w:color="auto"/>
        <w:right w:val="none" w:sz="0" w:space="0" w:color="auto"/>
      </w:divBdr>
    </w:div>
    <w:div w:id="686755217">
      <w:bodyDiv w:val="1"/>
      <w:marLeft w:val="0"/>
      <w:marRight w:val="0"/>
      <w:marTop w:val="0"/>
      <w:marBottom w:val="0"/>
      <w:divBdr>
        <w:top w:val="none" w:sz="0" w:space="0" w:color="auto"/>
        <w:left w:val="none" w:sz="0" w:space="0" w:color="auto"/>
        <w:bottom w:val="none" w:sz="0" w:space="0" w:color="auto"/>
        <w:right w:val="none" w:sz="0" w:space="0" w:color="auto"/>
      </w:divBdr>
    </w:div>
    <w:div w:id="687029356">
      <w:bodyDiv w:val="1"/>
      <w:marLeft w:val="0"/>
      <w:marRight w:val="0"/>
      <w:marTop w:val="0"/>
      <w:marBottom w:val="0"/>
      <w:divBdr>
        <w:top w:val="none" w:sz="0" w:space="0" w:color="auto"/>
        <w:left w:val="none" w:sz="0" w:space="0" w:color="auto"/>
        <w:bottom w:val="none" w:sz="0" w:space="0" w:color="auto"/>
        <w:right w:val="none" w:sz="0" w:space="0" w:color="auto"/>
      </w:divBdr>
    </w:div>
    <w:div w:id="688339444">
      <w:bodyDiv w:val="1"/>
      <w:marLeft w:val="0"/>
      <w:marRight w:val="0"/>
      <w:marTop w:val="0"/>
      <w:marBottom w:val="0"/>
      <w:divBdr>
        <w:top w:val="none" w:sz="0" w:space="0" w:color="auto"/>
        <w:left w:val="none" w:sz="0" w:space="0" w:color="auto"/>
        <w:bottom w:val="none" w:sz="0" w:space="0" w:color="auto"/>
        <w:right w:val="none" w:sz="0" w:space="0" w:color="auto"/>
      </w:divBdr>
    </w:div>
    <w:div w:id="688415626">
      <w:bodyDiv w:val="1"/>
      <w:marLeft w:val="0"/>
      <w:marRight w:val="0"/>
      <w:marTop w:val="0"/>
      <w:marBottom w:val="0"/>
      <w:divBdr>
        <w:top w:val="none" w:sz="0" w:space="0" w:color="auto"/>
        <w:left w:val="none" w:sz="0" w:space="0" w:color="auto"/>
        <w:bottom w:val="none" w:sz="0" w:space="0" w:color="auto"/>
        <w:right w:val="none" w:sz="0" w:space="0" w:color="auto"/>
      </w:divBdr>
    </w:div>
    <w:div w:id="688530682">
      <w:bodyDiv w:val="1"/>
      <w:marLeft w:val="0"/>
      <w:marRight w:val="0"/>
      <w:marTop w:val="0"/>
      <w:marBottom w:val="0"/>
      <w:divBdr>
        <w:top w:val="none" w:sz="0" w:space="0" w:color="auto"/>
        <w:left w:val="none" w:sz="0" w:space="0" w:color="auto"/>
        <w:bottom w:val="none" w:sz="0" w:space="0" w:color="auto"/>
        <w:right w:val="none" w:sz="0" w:space="0" w:color="auto"/>
      </w:divBdr>
    </w:div>
    <w:div w:id="688798859">
      <w:bodyDiv w:val="1"/>
      <w:marLeft w:val="0"/>
      <w:marRight w:val="0"/>
      <w:marTop w:val="0"/>
      <w:marBottom w:val="0"/>
      <w:divBdr>
        <w:top w:val="none" w:sz="0" w:space="0" w:color="auto"/>
        <w:left w:val="none" w:sz="0" w:space="0" w:color="auto"/>
        <w:bottom w:val="none" w:sz="0" w:space="0" w:color="auto"/>
        <w:right w:val="none" w:sz="0" w:space="0" w:color="auto"/>
      </w:divBdr>
    </w:div>
    <w:div w:id="689333462">
      <w:bodyDiv w:val="1"/>
      <w:marLeft w:val="0"/>
      <w:marRight w:val="0"/>
      <w:marTop w:val="0"/>
      <w:marBottom w:val="0"/>
      <w:divBdr>
        <w:top w:val="none" w:sz="0" w:space="0" w:color="auto"/>
        <w:left w:val="none" w:sz="0" w:space="0" w:color="auto"/>
        <w:bottom w:val="none" w:sz="0" w:space="0" w:color="auto"/>
        <w:right w:val="none" w:sz="0" w:space="0" w:color="auto"/>
      </w:divBdr>
    </w:div>
    <w:div w:id="689572099">
      <w:bodyDiv w:val="1"/>
      <w:marLeft w:val="0"/>
      <w:marRight w:val="0"/>
      <w:marTop w:val="0"/>
      <w:marBottom w:val="0"/>
      <w:divBdr>
        <w:top w:val="none" w:sz="0" w:space="0" w:color="auto"/>
        <w:left w:val="none" w:sz="0" w:space="0" w:color="auto"/>
        <w:bottom w:val="none" w:sz="0" w:space="0" w:color="auto"/>
        <w:right w:val="none" w:sz="0" w:space="0" w:color="auto"/>
      </w:divBdr>
      <w:divsChild>
        <w:div w:id="1607543849">
          <w:marLeft w:val="0"/>
          <w:marRight w:val="0"/>
          <w:marTop w:val="0"/>
          <w:marBottom w:val="0"/>
          <w:divBdr>
            <w:top w:val="single" w:sz="2" w:space="0" w:color="auto"/>
            <w:left w:val="single" w:sz="2" w:space="0" w:color="auto"/>
            <w:bottom w:val="single" w:sz="2" w:space="0" w:color="auto"/>
            <w:right w:val="single" w:sz="2" w:space="0" w:color="auto"/>
          </w:divBdr>
          <w:divsChild>
            <w:div w:id="3258640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89840326">
      <w:bodyDiv w:val="1"/>
      <w:marLeft w:val="0"/>
      <w:marRight w:val="0"/>
      <w:marTop w:val="0"/>
      <w:marBottom w:val="0"/>
      <w:divBdr>
        <w:top w:val="none" w:sz="0" w:space="0" w:color="auto"/>
        <w:left w:val="none" w:sz="0" w:space="0" w:color="auto"/>
        <w:bottom w:val="none" w:sz="0" w:space="0" w:color="auto"/>
        <w:right w:val="none" w:sz="0" w:space="0" w:color="auto"/>
      </w:divBdr>
    </w:div>
    <w:div w:id="690180030">
      <w:bodyDiv w:val="1"/>
      <w:marLeft w:val="0"/>
      <w:marRight w:val="0"/>
      <w:marTop w:val="0"/>
      <w:marBottom w:val="0"/>
      <w:divBdr>
        <w:top w:val="none" w:sz="0" w:space="0" w:color="auto"/>
        <w:left w:val="none" w:sz="0" w:space="0" w:color="auto"/>
        <w:bottom w:val="none" w:sz="0" w:space="0" w:color="auto"/>
        <w:right w:val="none" w:sz="0" w:space="0" w:color="auto"/>
      </w:divBdr>
    </w:div>
    <w:div w:id="690569683">
      <w:bodyDiv w:val="1"/>
      <w:marLeft w:val="0"/>
      <w:marRight w:val="0"/>
      <w:marTop w:val="0"/>
      <w:marBottom w:val="0"/>
      <w:divBdr>
        <w:top w:val="none" w:sz="0" w:space="0" w:color="auto"/>
        <w:left w:val="none" w:sz="0" w:space="0" w:color="auto"/>
        <w:bottom w:val="none" w:sz="0" w:space="0" w:color="auto"/>
        <w:right w:val="none" w:sz="0" w:space="0" w:color="auto"/>
      </w:divBdr>
    </w:div>
    <w:div w:id="690684840">
      <w:bodyDiv w:val="1"/>
      <w:marLeft w:val="0"/>
      <w:marRight w:val="0"/>
      <w:marTop w:val="0"/>
      <w:marBottom w:val="0"/>
      <w:divBdr>
        <w:top w:val="none" w:sz="0" w:space="0" w:color="auto"/>
        <w:left w:val="none" w:sz="0" w:space="0" w:color="auto"/>
        <w:bottom w:val="none" w:sz="0" w:space="0" w:color="auto"/>
        <w:right w:val="none" w:sz="0" w:space="0" w:color="auto"/>
      </w:divBdr>
    </w:div>
    <w:div w:id="691951622">
      <w:bodyDiv w:val="1"/>
      <w:marLeft w:val="0"/>
      <w:marRight w:val="0"/>
      <w:marTop w:val="0"/>
      <w:marBottom w:val="0"/>
      <w:divBdr>
        <w:top w:val="none" w:sz="0" w:space="0" w:color="auto"/>
        <w:left w:val="none" w:sz="0" w:space="0" w:color="auto"/>
        <w:bottom w:val="none" w:sz="0" w:space="0" w:color="auto"/>
        <w:right w:val="none" w:sz="0" w:space="0" w:color="auto"/>
      </w:divBdr>
    </w:div>
    <w:div w:id="692075675">
      <w:bodyDiv w:val="1"/>
      <w:marLeft w:val="0"/>
      <w:marRight w:val="0"/>
      <w:marTop w:val="0"/>
      <w:marBottom w:val="0"/>
      <w:divBdr>
        <w:top w:val="none" w:sz="0" w:space="0" w:color="auto"/>
        <w:left w:val="none" w:sz="0" w:space="0" w:color="auto"/>
        <w:bottom w:val="none" w:sz="0" w:space="0" w:color="auto"/>
        <w:right w:val="none" w:sz="0" w:space="0" w:color="auto"/>
      </w:divBdr>
    </w:div>
    <w:div w:id="692076224">
      <w:bodyDiv w:val="1"/>
      <w:marLeft w:val="0"/>
      <w:marRight w:val="0"/>
      <w:marTop w:val="0"/>
      <w:marBottom w:val="0"/>
      <w:divBdr>
        <w:top w:val="none" w:sz="0" w:space="0" w:color="auto"/>
        <w:left w:val="none" w:sz="0" w:space="0" w:color="auto"/>
        <w:bottom w:val="none" w:sz="0" w:space="0" w:color="auto"/>
        <w:right w:val="none" w:sz="0" w:space="0" w:color="auto"/>
      </w:divBdr>
    </w:div>
    <w:div w:id="692154314">
      <w:bodyDiv w:val="1"/>
      <w:marLeft w:val="0"/>
      <w:marRight w:val="0"/>
      <w:marTop w:val="0"/>
      <w:marBottom w:val="0"/>
      <w:divBdr>
        <w:top w:val="none" w:sz="0" w:space="0" w:color="auto"/>
        <w:left w:val="none" w:sz="0" w:space="0" w:color="auto"/>
        <w:bottom w:val="none" w:sz="0" w:space="0" w:color="auto"/>
        <w:right w:val="none" w:sz="0" w:space="0" w:color="auto"/>
      </w:divBdr>
    </w:div>
    <w:div w:id="692347370">
      <w:bodyDiv w:val="1"/>
      <w:marLeft w:val="0"/>
      <w:marRight w:val="0"/>
      <w:marTop w:val="0"/>
      <w:marBottom w:val="0"/>
      <w:divBdr>
        <w:top w:val="none" w:sz="0" w:space="0" w:color="auto"/>
        <w:left w:val="none" w:sz="0" w:space="0" w:color="auto"/>
        <w:bottom w:val="none" w:sz="0" w:space="0" w:color="auto"/>
        <w:right w:val="none" w:sz="0" w:space="0" w:color="auto"/>
      </w:divBdr>
    </w:div>
    <w:div w:id="692388134">
      <w:bodyDiv w:val="1"/>
      <w:marLeft w:val="0"/>
      <w:marRight w:val="0"/>
      <w:marTop w:val="0"/>
      <w:marBottom w:val="0"/>
      <w:divBdr>
        <w:top w:val="none" w:sz="0" w:space="0" w:color="auto"/>
        <w:left w:val="none" w:sz="0" w:space="0" w:color="auto"/>
        <w:bottom w:val="none" w:sz="0" w:space="0" w:color="auto"/>
        <w:right w:val="none" w:sz="0" w:space="0" w:color="auto"/>
      </w:divBdr>
    </w:div>
    <w:div w:id="692925710">
      <w:bodyDiv w:val="1"/>
      <w:marLeft w:val="0"/>
      <w:marRight w:val="0"/>
      <w:marTop w:val="0"/>
      <w:marBottom w:val="0"/>
      <w:divBdr>
        <w:top w:val="none" w:sz="0" w:space="0" w:color="auto"/>
        <w:left w:val="none" w:sz="0" w:space="0" w:color="auto"/>
        <w:bottom w:val="none" w:sz="0" w:space="0" w:color="auto"/>
        <w:right w:val="none" w:sz="0" w:space="0" w:color="auto"/>
      </w:divBdr>
    </w:div>
    <w:div w:id="693117237">
      <w:bodyDiv w:val="1"/>
      <w:marLeft w:val="0"/>
      <w:marRight w:val="0"/>
      <w:marTop w:val="0"/>
      <w:marBottom w:val="0"/>
      <w:divBdr>
        <w:top w:val="none" w:sz="0" w:space="0" w:color="auto"/>
        <w:left w:val="none" w:sz="0" w:space="0" w:color="auto"/>
        <w:bottom w:val="none" w:sz="0" w:space="0" w:color="auto"/>
        <w:right w:val="none" w:sz="0" w:space="0" w:color="auto"/>
      </w:divBdr>
    </w:div>
    <w:div w:id="693195573">
      <w:bodyDiv w:val="1"/>
      <w:marLeft w:val="0"/>
      <w:marRight w:val="0"/>
      <w:marTop w:val="0"/>
      <w:marBottom w:val="0"/>
      <w:divBdr>
        <w:top w:val="none" w:sz="0" w:space="0" w:color="auto"/>
        <w:left w:val="none" w:sz="0" w:space="0" w:color="auto"/>
        <w:bottom w:val="none" w:sz="0" w:space="0" w:color="auto"/>
        <w:right w:val="none" w:sz="0" w:space="0" w:color="auto"/>
      </w:divBdr>
    </w:div>
    <w:div w:id="693992575">
      <w:bodyDiv w:val="1"/>
      <w:marLeft w:val="0"/>
      <w:marRight w:val="0"/>
      <w:marTop w:val="0"/>
      <w:marBottom w:val="0"/>
      <w:divBdr>
        <w:top w:val="none" w:sz="0" w:space="0" w:color="auto"/>
        <w:left w:val="none" w:sz="0" w:space="0" w:color="auto"/>
        <w:bottom w:val="none" w:sz="0" w:space="0" w:color="auto"/>
        <w:right w:val="none" w:sz="0" w:space="0" w:color="auto"/>
      </w:divBdr>
    </w:div>
    <w:div w:id="694035847">
      <w:bodyDiv w:val="1"/>
      <w:marLeft w:val="0"/>
      <w:marRight w:val="0"/>
      <w:marTop w:val="0"/>
      <w:marBottom w:val="0"/>
      <w:divBdr>
        <w:top w:val="none" w:sz="0" w:space="0" w:color="auto"/>
        <w:left w:val="none" w:sz="0" w:space="0" w:color="auto"/>
        <w:bottom w:val="none" w:sz="0" w:space="0" w:color="auto"/>
        <w:right w:val="none" w:sz="0" w:space="0" w:color="auto"/>
      </w:divBdr>
    </w:div>
    <w:div w:id="694036222">
      <w:bodyDiv w:val="1"/>
      <w:marLeft w:val="0"/>
      <w:marRight w:val="0"/>
      <w:marTop w:val="0"/>
      <w:marBottom w:val="0"/>
      <w:divBdr>
        <w:top w:val="none" w:sz="0" w:space="0" w:color="auto"/>
        <w:left w:val="none" w:sz="0" w:space="0" w:color="auto"/>
        <w:bottom w:val="none" w:sz="0" w:space="0" w:color="auto"/>
        <w:right w:val="none" w:sz="0" w:space="0" w:color="auto"/>
      </w:divBdr>
    </w:div>
    <w:div w:id="694159063">
      <w:bodyDiv w:val="1"/>
      <w:marLeft w:val="0"/>
      <w:marRight w:val="0"/>
      <w:marTop w:val="0"/>
      <w:marBottom w:val="0"/>
      <w:divBdr>
        <w:top w:val="none" w:sz="0" w:space="0" w:color="auto"/>
        <w:left w:val="none" w:sz="0" w:space="0" w:color="auto"/>
        <w:bottom w:val="none" w:sz="0" w:space="0" w:color="auto"/>
        <w:right w:val="none" w:sz="0" w:space="0" w:color="auto"/>
      </w:divBdr>
    </w:div>
    <w:div w:id="694235101">
      <w:bodyDiv w:val="1"/>
      <w:marLeft w:val="0"/>
      <w:marRight w:val="0"/>
      <w:marTop w:val="0"/>
      <w:marBottom w:val="0"/>
      <w:divBdr>
        <w:top w:val="none" w:sz="0" w:space="0" w:color="auto"/>
        <w:left w:val="none" w:sz="0" w:space="0" w:color="auto"/>
        <w:bottom w:val="none" w:sz="0" w:space="0" w:color="auto"/>
        <w:right w:val="none" w:sz="0" w:space="0" w:color="auto"/>
      </w:divBdr>
    </w:div>
    <w:div w:id="695086753">
      <w:bodyDiv w:val="1"/>
      <w:marLeft w:val="0"/>
      <w:marRight w:val="0"/>
      <w:marTop w:val="0"/>
      <w:marBottom w:val="0"/>
      <w:divBdr>
        <w:top w:val="none" w:sz="0" w:space="0" w:color="auto"/>
        <w:left w:val="none" w:sz="0" w:space="0" w:color="auto"/>
        <w:bottom w:val="none" w:sz="0" w:space="0" w:color="auto"/>
        <w:right w:val="none" w:sz="0" w:space="0" w:color="auto"/>
      </w:divBdr>
    </w:div>
    <w:div w:id="695236842">
      <w:bodyDiv w:val="1"/>
      <w:marLeft w:val="0"/>
      <w:marRight w:val="0"/>
      <w:marTop w:val="0"/>
      <w:marBottom w:val="0"/>
      <w:divBdr>
        <w:top w:val="none" w:sz="0" w:space="0" w:color="auto"/>
        <w:left w:val="none" w:sz="0" w:space="0" w:color="auto"/>
        <w:bottom w:val="none" w:sz="0" w:space="0" w:color="auto"/>
        <w:right w:val="none" w:sz="0" w:space="0" w:color="auto"/>
      </w:divBdr>
    </w:div>
    <w:div w:id="696201792">
      <w:bodyDiv w:val="1"/>
      <w:marLeft w:val="0"/>
      <w:marRight w:val="0"/>
      <w:marTop w:val="0"/>
      <w:marBottom w:val="0"/>
      <w:divBdr>
        <w:top w:val="none" w:sz="0" w:space="0" w:color="auto"/>
        <w:left w:val="none" w:sz="0" w:space="0" w:color="auto"/>
        <w:bottom w:val="none" w:sz="0" w:space="0" w:color="auto"/>
        <w:right w:val="none" w:sz="0" w:space="0" w:color="auto"/>
      </w:divBdr>
    </w:div>
    <w:div w:id="696740985">
      <w:bodyDiv w:val="1"/>
      <w:marLeft w:val="0"/>
      <w:marRight w:val="0"/>
      <w:marTop w:val="0"/>
      <w:marBottom w:val="0"/>
      <w:divBdr>
        <w:top w:val="none" w:sz="0" w:space="0" w:color="auto"/>
        <w:left w:val="none" w:sz="0" w:space="0" w:color="auto"/>
        <w:bottom w:val="none" w:sz="0" w:space="0" w:color="auto"/>
        <w:right w:val="none" w:sz="0" w:space="0" w:color="auto"/>
      </w:divBdr>
    </w:div>
    <w:div w:id="696779123">
      <w:bodyDiv w:val="1"/>
      <w:marLeft w:val="0"/>
      <w:marRight w:val="0"/>
      <w:marTop w:val="0"/>
      <w:marBottom w:val="0"/>
      <w:divBdr>
        <w:top w:val="none" w:sz="0" w:space="0" w:color="auto"/>
        <w:left w:val="none" w:sz="0" w:space="0" w:color="auto"/>
        <w:bottom w:val="none" w:sz="0" w:space="0" w:color="auto"/>
        <w:right w:val="none" w:sz="0" w:space="0" w:color="auto"/>
      </w:divBdr>
    </w:div>
    <w:div w:id="697584865">
      <w:bodyDiv w:val="1"/>
      <w:marLeft w:val="0"/>
      <w:marRight w:val="0"/>
      <w:marTop w:val="0"/>
      <w:marBottom w:val="0"/>
      <w:divBdr>
        <w:top w:val="none" w:sz="0" w:space="0" w:color="auto"/>
        <w:left w:val="none" w:sz="0" w:space="0" w:color="auto"/>
        <w:bottom w:val="none" w:sz="0" w:space="0" w:color="auto"/>
        <w:right w:val="none" w:sz="0" w:space="0" w:color="auto"/>
      </w:divBdr>
    </w:div>
    <w:div w:id="697700800">
      <w:bodyDiv w:val="1"/>
      <w:marLeft w:val="0"/>
      <w:marRight w:val="0"/>
      <w:marTop w:val="0"/>
      <w:marBottom w:val="0"/>
      <w:divBdr>
        <w:top w:val="none" w:sz="0" w:space="0" w:color="auto"/>
        <w:left w:val="none" w:sz="0" w:space="0" w:color="auto"/>
        <w:bottom w:val="none" w:sz="0" w:space="0" w:color="auto"/>
        <w:right w:val="none" w:sz="0" w:space="0" w:color="auto"/>
      </w:divBdr>
    </w:div>
    <w:div w:id="698049874">
      <w:bodyDiv w:val="1"/>
      <w:marLeft w:val="0"/>
      <w:marRight w:val="0"/>
      <w:marTop w:val="0"/>
      <w:marBottom w:val="0"/>
      <w:divBdr>
        <w:top w:val="none" w:sz="0" w:space="0" w:color="auto"/>
        <w:left w:val="none" w:sz="0" w:space="0" w:color="auto"/>
        <w:bottom w:val="none" w:sz="0" w:space="0" w:color="auto"/>
        <w:right w:val="none" w:sz="0" w:space="0" w:color="auto"/>
      </w:divBdr>
    </w:div>
    <w:div w:id="698430049">
      <w:bodyDiv w:val="1"/>
      <w:marLeft w:val="0"/>
      <w:marRight w:val="0"/>
      <w:marTop w:val="0"/>
      <w:marBottom w:val="0"/>
      <w:divBdr>
        <w:top w:val="none" w:sz="0" w:space="0" w:color="auto"/>
        <w:left w:val="none" w:sz="0" w:space="0" w:color="auto"/>
        <w:bottom w:val="none" w:sz="0" w:space="0" w:color="auto"/>
        <w:right w:val="none" w:sz="0" w:space="0" w:color="auto"/>
      </w:divBdr>
    </w:div>
    <w:div w:id="698512857">
      <w:bodyDiv w:val="1"/>
      <w:marLeft w:val="0"/>
      <w:marRight w:val="0"/>
      <w:marTop w:val="0"/>
      <w:marBottom w:val="0"/>
      <w:divBdr>
        <w:top w:val="none" w:sz="0" w:space="0" w:color="auto"/>
        <w:left w:val="none" w:sz="0" w:space="0" w:color="auto"/>
        <w:bottom w:val="none" w:sz="0" w:space="0" w:color="auto"/>
        <w:right w:val="none" w:sz="0" w:space="0" w:color="auto"/>
      </w:divBdr>
    </w:div>
    <w:div w:id="699164589">
      <w:bodyDiv w:val="1"/>
      <w:marLeft w:val="0"/>
      <w:marRight w:val="0"/>
      <w:marTop w:val="0"/>
      <w:marBottom w:val="0"/>
      <w:divBdr>
        <w:top w:val="none" w:sz="0" w:space="0" w:color="auto"/>
        <w:left w:val="none" w:sz="0" w:space="0" w:color="auto"/>
        <w:bottom w:val="none" w:sz="0" w:space="0" w:color="auto"/>
        <w:right w:val="none" w:sz="0" w:space="0" w:color="auto"/>
      </w:divBdr>
    </w:div>
    <w:div w:id="699479306">
      <w:bodyDiv w:val="1"/>
      <w:marLeft w:val="0"/>
      <w:marRight w:val="0"/>
      <w:marTop w:val="0"/>
      <w:marBottom w:val="0"/>
      <w:divBdr>
        <w:top w:val="none" w:sz="0" w:space="0" w:color="auto"/>
        <w:left w:val="none" w:sz="0" w:space="0" w:color="auto"/>
        <w:bottom w:val="none" w:sz="0" w:space="0" w:color="auto"/>
        <w:right w:val="none" w:sz="0" w:space="0" w:color="auto"/>
      </w:divBdr>
    </w:div>
    <w:div w:id="699935354">
      <w:bodyDiv w:val="1"/>
      <w:marLeft w:val="0"/>
      <w:marRight w:val="0"/>
      <w:marTop w:val="0"/>
      <w:marBottom w:val="0"/>
      <w:divBdr>
        <w:top w:val="none" w:sz="0" w:space="0" w:color="auto"/>
        <w:left w:val="none" w:sz="0" w:space="0" w:color="auto"/>
        <w:bottom w:val="none" w:sz="0" w:space="0" w:color="auto"/>
        <w:right w:val="none" w:sz="0" w:space="0" w:color="auto"/>
      </w:divBdr>
    </w:div>
    <w:div w:id="700011180">
      <w:bodyDiv w:val="1"/>
      <w:marLeft w:val="0"/>
      <w:marRight w:val="0"/>
      <w:marTop w:val="0"/>
      <w:marBottom w:val="0"/>
      <w:divBdr>
        <w:top w:val="none" w:sz="0" w:space="0" w:color="auto"/>
        <w:left w:val="none" w:sz="0" w:space="0" w:color="auto"/>
        <w:bottom w:val="none" w:sz="0" w:space="0" w:color="auto"/>
        <w:right w:val="none" w:sz="0" w:space="0" w:color="auto"/>
      </w:divBdr>
    </w:div>
    <w:div w:id="700015808">
      <w:bodyDiv w:val="1"/>
      <w:marLeft w:val="0"/>
      <w:marRight w:val="0"/>
      <w:marTop w:val="0"/>
      <w:marBottom w:val="0"/>
      <w:divBdr>
        <w:top w:val="none" w:sz="0" w:space="0" w:color="auto"/>
        <w:left w:val="none" w:sz="0" w:space="0" w:color="auto"/>
        <w:bottom w:val="none" w:sz="0" w:space="0" w:color="auto"/>
        <w:right w:val="none" w:sz="0" w:space="0" w:color="auto"/>
      </w:divBdr>
    </w:div>
    <w:div w:id="700134658">
      <w:bodyDiv w:val="1"/>
      <w:marLeft w:val="0"/>
      <w:marRight w:val="0"/>
      <w:marTop w:val="0"/>
      <w:marBottom w:val="0"/>
      <w:divBdr>
        <w:top w:val="none" w:sz="0" w:space="0" w:color="auto"/>
        <w:left w:val="none" w:sz="0" w:space="0" w:color="auto"/>
        <w:bottom w:val="none" w:sz="0" w:space="0" w:color="auto"/>
        <w:right w:val="none" w:sz="0" w:space="0" w:color="auto"/>
      </w:divBdr>
    </w:div>
    <w:div w:id="700714612">
      <w:bodyDiv w:val="1"/>
      <w:marLeft w:val="0"/>
      <w:marRight w:val="0"/>
      <w:marTop w:val="0"/>
      <w:marBottom w:val="0"/>
      <w:divBdr>
        <w:top w:val="none" w:sz="0" w:space="0" w:color="auto"/>
        <w:left w:val="none" w:sz="0" w:space="0" w:color="auto"/>
        <w:bottom w:val="none" w:sz="0" w:space="0" w:color="auto"/>
        <w:right w:val="none" w:sz="0" w:space="0" w:color="auto"/>
      </w:divBdr>
    </w:div>
    <w:div w:id="700861353">
      <w:bodyDiv w:val="1"/>
      <w:marLeft w:val="0"/>
      <w:marRight w:val="0"/>
      <w:marTop w:val="0"/>
      <w:marBottom w:val="0"/>
      <w:divBdr>
        <w:top w:val="none" w:sz="0" w:space="0" w:color="auto"/>
        <w:left w:val="none" w:sz="0" w:space="0" w:color="auto"/>
        <w:bottom w:val="none" w:sz="0" w:space="0" w:color="auto"/>
        <w:right w:val="none" w:sz="0" w:space="0" w:color="auto"/>
      </w:divBdr>
    </w:div>
    <w:div w:id="700980309">
      <w:bodyDiv w:val="1"/>
      <w:marLeft w:val="0"/>
      <w:marRight w:val="0"/>
      <w:marTop w:val="0"/>
      <w:marBottom w:val="0"/>
      <w:divBdr>
        <w:top w:val="none" w:sz="0" w:space="0" w:color="auto"/>
        <w:left w:val="none" w:sz="0" w:space="0" w:color="auto"/>
        <w:bottom w:val="none" w:sz="0" w:space="0" w:color="auto"/>
        <w:right w:val="none" w:sz="0" w:space="0" w:color="auto"/>
      </w:divBdr>
    </w:div>
    <w:div w:id="701590405">
      <w:bodyDiv w:val="1"/>
      <w:marLeft w:val="0"/>
      <w:marRight w:val="0"/>
      <w:marTop w:val="0"/>
      <w:marBottom w:val="0"/>
      <w:divBdr>
        <w:top w:val="none" w:sz="0" w:space="0" w:color="auto"/>
        <w:left w:val="none" w:sz="0" w:space="0" w:color="auto"/>
        <w:bottom w:val="none" w:sz="0" w:space="0" w:color="auto"/>
        <w:right w:val="none" w:sz="0" w:space="0" w:color="auto"/>
      </w:divBdr>
    </w:div>
    <w:div w:id="702099089">
      <w:bodyDiv w:val="1"/>
      <w:marLeft w:val="0"/>
      <w:marRight w:val="0"/>
      <w:marTop w:val="0"/>
      <w:marBottom w:val="0"/>
      <w:divBdr>
        <w:top w:val="none" w:sz="0" w:space="0" w:color="auto"/>
        <w:left w:val="none" w:sz="0" w:space="0" w:color="auto"/>
        <w:bottom w:val="none" w:sz="0" w:space="0" w:color="auto"/>
        <w:right w:val="none" w:sz="0" w:space="0" w:color="auto"/>
      </w:divBdr>
    </w:div>
    <w:div w:id="702218958">
      <w:bodyDiv w:val="1"/>
      <w:marLeft w:val="0"/>
      <w:marRight w:val="0"/>
      <w:marTop w:val="0"/>
      <w:marBottom w:val="0"/>
      <w:divBdr>
        <w:top w:val="none" w:sz="0" w:space="0" w:color="auto"/>
        <w:left w:val="none" w:sz="0" w:space="0" w:color="auto"/>
        <w:bottom w:val="none" w:sz="0" w:space="0" w:color="auto"/>
        <w:right w:val="none" w:sz="0" w:space="0" w:color="auto"/>
      </w:divBdr>
    </w:div>
    <w:div w:id="702830251">
      <w:bodyDiv w:val="1"/>
      <w:marLeft w:val="0"/>
      <w:marRight w:val="0"/>
      <w:marTop w:val="0"/>
      <w:marBottom w:val="0"/>
      <w:divBdr>
        <w:top w:val="none" w:sz="0" w:space="0" w:color="auto"/>
        <w:left w:val="none" w:sz="0" w:space="0" w:color="auto"/>
        <w:bottom w:val="none" w:sz="0" w:space="0" w:color="auto"/>
        <w:right w:val="none" w:sz="0" w:space="0" w:color="auto"/>
      </w:divBdr>
    </w:div>
    <w:div w:id="702943714">
      <w:bodyDiv w:val="1"/>
      <w:marLeft w:val="0"/>
      <w:marRight w:val="0"/>
      <w:marTop w:val="0"/>
      <w:marBottom w:val="0"/>
      <w:divBdr>
        <w:top w:val="none" w:sz="0" w:space="0" w:color="auto"/>
        <w:left w:val="none" w:sz="0" w:space="0" w:color="auto"/>
        <w:bottom w:val="none" w:sz="0" w:space="0" w:color="auto"/>
        <w:right w:val="none" w:sz="0" w:space="0" w:color="auto"/>
      </w:divBdr>
    </w:div>
    <w:div w:id="703483802">
      <w:bodyDiv w:val="1"/>
      <w:marLeft w:val="0"/>
      <w:marRight w:val="0"/>
      <w:marTop w:val="0"/>
      <w:marBottom w:val="0"/>
      <w:divBdr>
        <w:top w:val="none" w:sz="0" w:space="0" w:color="auto"/>
        <w:left w:val="none" w:sz="0" w:space="0" w:color="auto"/>
        <w:bottom w:val="none" w:sz="0" w:space="0" w:color="auto"/>
        <w:right w:val="none" w:sz="0" w:space="0" w:color="auto"/>
      </w:divBdr>
    </w:div>
    <w:div w:id="704452138">
      <w:bodyDiv w:val="1"/>
      <w:marLeft w:val="0"/>
      <w:marRight w:val="0"/>
      <w:marTop w:val="0"/>
      <w:marBottom w:val="0"/>
      <w:divBdr>
        <w:top w:val="none" w:sz="0" w:space="0" w:color="auto"/>
        <w:left w:val="none" w:sz="0" w:space="0" w:color="auto"/>
        <w:bottom w:val="none" w:sz="0" w:space="0" w:color="auto"/>
        <w:right w:val="none" w:sz="0" w:space="0" w:color="auto"/>
      </w:divBdr>
    </w:div>
    <w:div w:id="704524895">
      <w:bodyDiv w:val="1"/>
      <w:marLeft w:val="0"/>
      <w:marRight w:val="0"/>
      <w:marTop w:val="0"/>
      <w:marBottom w:val="0"/>
      <w:divBdr>
        <w:top w:val="none" w:sz="0" w:space="0" w:color="auto"/>
        <w:left w:val="none" w:sz="0" w:space="0" w:color="auto"/>
        <w:bottom w:val="none" w:sz="0" w:space="0" w:color="auto"/>
        <w:right w:val="none" w:sz="0" w:space="0" w:color="auto"/>
      </w:divBdr>
    </w:div>
    <w:div w:id="705299049">
      <w:bodyDiv w:val="1"/>
      <w:marLeft w:val="0"/>
      <w:marRight w:val="0"/>
      <w:marTop w:val="0"/>
      <w:marBottom w:val="0"/>
      <w:divBdr>
        <w:top w:val="none" w:sz="0" w:space="0" w:color="auto"/>
        <w:left w:val="none" w:sz="0" w:space="0" w:color="auto"/>
        <w:bottom w:val="none" w:sz="0" w:space="0" w:color="auto"/>
        <w:right w:val="none" w:sz="0" w:space="0" w:color="auto"/>
      </w:divBdr>
    </w:div>
    <w:div w:id="705720869">
      <w:bodyDiv w:val="1"/>
      <w:marLeft w:val="0"/>
      <w:marRight w:val="0"/>
      <w:marTop w:val="0"/>
      <w:marBottom w:val="0"/>
      <w:divBdr>
        <w:top w:val="none" w:sz="0" w:space="0" w:color="auto"/>
        <w:left w:val="none" w:sz="0" w:space="0" w:color="auto"/>
        <w:bottom w:val="none" w:sz="0" w:space="0" w:color="auto"/>
        <w:right w:val="none" w:sz="0" w:space="0" w:color="auto"/>
      </w:divBdr>
    </w:div>
    <w:div w:id="706637740">
      <w:bodyDiv w:val="1"/>
      <w:marLeft w:val="0"/>
      <w:marRight w:val="0"/>
      <w:marTop w:val="0"/>
      <w:marBottom w:val="0"/>
      <w:divBdr>
        <w:top w:val="none" w:sz="0" w:space="0" w:color="auto"/>
        <w:left w:val="none" w:sz="0" w:space="0" w:color="auto"/>
        <w:bottom w:val="none" w:sz="0" w:space="0" w:color="auto"/>
        <w:right w:val="none" w:sz="0" w:space="0" w:color="auto"/>
      </w:divBdr>
    </w:div>
    <w:div w:id="706681931">
      <w:bodyDiv w:val="1"/>
      <w:marLeft w:val="0"/>
      <w:marRight w:val="0"/>
      <w:marTop w:val="0"/>
      <w:marBottom w:val="0"/>
      <w:divBdr>
        <w:top w:val="none" w:sz="0" w:space="0" w:color="auto"/>
        <w:left w:val="none" w:sz="0" w:space="0" w:color="auto"/>
        <w:bottom w:val="none" w:sz="0" w:space="0" w:color="auto"/>
        <w:right w:val="none" w:sz="0" w:space="0" w:color="auto"/>
      </w:divBdr>
    </w:div>
    <w:div w:id="707536882">
      <w:bodyDiv w:val="1"/>
      <w:marLeft w:val="0"/>
      <w:marRight w:val="0"/>
      <w:marTop w:val="0"/>
      <w:marBottom w:val="0"/>
      <w:divBdr>
        <w:top w:val="none" w:sz="0" w:space="0" w:color="auto"/>
        <w:left w:val="none" w:sz="0" w:space="0" w:color="auto"/>
        <w:bottom w:val="none" w:sz="0" w:space="0" w:color="auto"/>
        <w:right w:val="none" w:sz="0" w:space="0" w:color="auto"/>
      </w:divBdr>
    </w:div>
    <w:div w:id="707996156">
      <w:bodyDiv w:val="1"/>
      <w:marLeft w:val="0"/>
      <w:marRight w:val="0"/>
      <w:marTop w:val="0"/>
      <w:marBottom w:val="0"/>
      <w:divBdr>
        <w:top w:val="none" w:sz="0" w:space="0" w:color="auto"/>
        <w:left w:val="none" w:sz="0" w:space="0" w:color="auto"/>
        <w:bottom w:val="none" w:sz="0" w:space="0" w:color="auto"/>
        <w:right w:val="none" w:sz="0" w:space="0" w:color="auto"/>
      </w:divBdr>
    </w:div>
    <w:div w:id="708065346">
      <w:bodyDiv w:val="1"/>
      <w:marLeft w:val="0"/>
      <w:marRight w:val="0"/>
      <w:marTop w:val="0"/>
      <w:marBottom w:val="0"/>
      <w:divBdr>
        <w:top w:val="none" w:sz="0" w:space="0" w:color="auto"/>
        <w:left w:val="none" w:sz="0" w:space="0" w:color="auto"/>
        <w:bottom w:val="none" w:sz="0" w:space="0" w:color="auto"/>
        <w:right w:val="none" w:sz="0" w:space="0" w:color="auto"/>
      </w:divBdr>
    </w:div>
    <w:div w:id="708265589">
      <w:bodyDiv w:val="1"/>
      <w:marLeft w:val="0"/>
      <w:marRight w:val="0"/>
      <w:marTop w:val="0"/>
      <w:marBottom w:val="0"/>
      <w:divBdr>
        <w:top w:val="none" w:sz="0" w:space="0" w:color="auto"/>
        <w:left w:val="none" w:sz="0" w:space="0" w:color="auto"/>
        <w:bottom w:val="none" w:sz="0" w:space="0" w:color="auto"/>
        <w:right w:val="none" w:sz="0" w:space="0" w:color="auto"/>
      </w:divBdr>
    </w:div>
    <w:div w:id="708532758">
      <w:bodyDiv w:val="1"/>
      <w:marLeft w:val="0"/>
      <w:marRight w:val="0"/>
      <w:marTop w:val="0"/>
      <w:marBottom w:val="0"/>
      <w:divBdr>
        <w:top w:val="none" w:sz="0" w:space="0" w:color="auto"/>
        <w:left w:val="none" w:sz="0" w:space="0" w:color="auto"/>
        <w:bottom w:val="none" w:sz="0" w:space="0" w:color="auto"/>
        <w:right w:val="none" w:sz="0" w:space="0" w:color="auto"/>
      </w:divBdr>
    </w:div>
    <w:div w:id="708721142">
      <w:bodyDiv w:val="1"/>
      <w:marLeft w:val="0"/>
      <w:marRight w:val="0"/>
      <w:marTop w:val="0"/>
      <w:marBottom w:val="0"/>
      <w:divBdr>
        <w:top w:val="none" w:sz="0" w:space="0" w:color="auto"/>
        <w:left w:val="none" w:sz="0" w:space="0" w:color="auto"/>
        <w:bottom w:val="none" w:sz="0" w:space="0" w:color="auto"/>
        <w:right w:val="none" w:sz="0" w:space="0" w:color="auto"/>
      </w:divBdr>
    </w:div>
    <w:div w:id="709301143">
      <w:bodyDiv w:val="1"/>
      <w:marLeft w:val="0"/>
      <w:marRight w:val="0"/>
      <w:marTop w:val="0"/>
      <w:marBottom w:val="0"/>
      <w:divBdr>
        <w:top w:val="none" w:sz="0" w:space="0" w:color="auto"/>
        <w:left w:val="none" w:sz="0" w:space="0" w:color="auto"/>
        <w:bottom w:val="none" w:sz="0" w:space="0" w:color="auto"/>
        <w:right w:val="none" w:sz="0" w:space="0" w:color="auto"/>
      </w:divBdr>
    </w:div>
    <w:div w:id="711004954">
      <w:bodyDiv w:val="1"/>
      <w:marLeft w:val="0"/>
      <w:marRight w:val="0"/>
      <w:marTop w:val="0"/>
      <w:marBottom w:val="0"/>
      <w:divBdr>
        <w:top w:val="none" w:sz="0" w:space="0" w:color="auto"/>
        <w:left w:val="none" w:sz="0" w:space="0" w:color="auto"/>
        <w:bottom w:val="none" w:sz="0" w:space="0" w:color="auto"/>
        <w:right w:val="none" w:sz="0" w:space="0" w:color="auto"/>
      </w:divBdr>
    </w:div>
    <w:div w:id="711224549">
      <w:bodyDiv w:val="1"/>
      <w:marLeft w:val="0"/>
      <w:marRight w:val="0"/>
      <w:marTop w:val="0"/>
      <w:marBottom w:val="0"/>
      <w:divBdr>
        <w:top w:val="none" w:sz="0" w:space="0" w:color="auto"/>
        <w:left w:val="none" w:sz="0" w:space="0" w:color="auto"/>
        <w:bottom w:val="none" w:sz="0" w:space="0" w:color="auto"/>
        <w:right w:val="none" w:sz="0" w:space="0" w:color="auto"/>
      </w:divBdr>
    </w:div>
    <w:div w:id="711615191">
      <w:bodyDiv w:val="1"/>
      <w:marLeft w:val="0"/>
      <w:marRight w:val="0"/>
      <w:marTop w:val="0"/>
      <w:marBottom w:val="0"/>
      <w:divBdr>
        <w:top w:val="none" w:sz="0" w:space="0" w:color="auto"/>
        <w:left w:val="none" w:sz="0" w:space="0" w:color="auto"/>
        <w:bottom w:val="none" w:sz="0" w:space="0" w:color="auto"/>
        <w:right w:val="none" w:sz="0" w:space="0" w:color="auto"/>
      </w:divBdr>
    </w:div>
    <w:div w:id="712968173">
      <w:bodyDiv w:val="1"/>
      <w:marLeft w:val="0"/>
      <w:marRight w:val="0"/>
      <w:marTop w:val="0"/>
      <w:marBottom w:val="0"/>
      <w:divBdr>
        <w:top w:val="none" w:sz="0" w:space="0" w:color="auto"/>
        <w:left w:val="none" w:sz="0" w:space="0" w:color="auto"/>
        <w:bottom w:val="none" w:sz="0" w:space="0" w:color="auto"/>
        <w:right w:val="none" w:sz="0" w:space="0" w:color="auto"/>
      </w:divBdr>
    </w:div>
    <w:div w:id="713045730">
      <w:bodyDiv w:val="1"/>
      <w:marLeft w:val="0"/>
      <w:marRight w:val="0"/>
      <w:marTop w:val="0"/>
      <w:marBottom w:val="0"/>
      <w:divBdr>
        <w:top w:val="none" w:sz="0" w:space="0" w:color="auto"/>
        <w:left w:val="none" w:sz="0" w:space="0" w:color="auto"/>
        <w:bottom w:val="none" w:sz="0" w:space="0" w:color="auto"/>
        <w:right w:val="none" w:sz="0" w:space="0" w:color="auto"/>
      </w:divBdr>
    </w:div>
    <w:div w:id="713194998">
      <w:bodyDiv w:val="1"/>
      <w:marLeft w:val="0"/>
      <w:marRight w:val="0"/>
      <w:marTop w:val="0"/>
      <w:marBottom w:val="0"/>
      <w:divBdr>
        <w:top w:val="none" w:sz="0" w:space="0" w:color="auto"/>
        <w:left w:val="none" w:sz="0" w:space="0" w:color="auto"/>
        <w:bottom w:val="none" w:sz="0" w:space="0" w:color="auto"/>
        <w:right w:val="none" w:sz="0" w:space="0" w:color="auto"/>
      </w:divBdr>
    </w:div>
    <w:div w:id="713580785">
      <w:bodyDiv w:val="1"/>
      <w:marLeft w:val="0"/>
      <w:marRight w:val="0"/>
      <w:marTop w:val="0"/>
      <w:marBottom w:val="0"/>
      <w:divBdr>
        <w:top w:val="none" w:sz="0" w:space="0" w:color="auto"/>
        <w:left w:val="none" w:sz="0" w:space="0" w:color="auto"/>
        <w:bottom w:val="none" w:sz="0" w:space="0" w:color="auto"/>
        <w:right w:val="none" w:sz="0" w:space="0" w:color="auto"/>
      </w:divBdr>
    </w:div>
    <w:div w:id="714042717">
      <w:bodyDiv w:val="1"/>
      <w:marLeft w:val="0"/>
      <w:marRight w:val="0"/>
      <w:marTop w:val="0"/>
      <w:marBottom w:val="0"/>
      <w:divBdr>
        <w:top w:val="none" w:sz="0" w:space="0" w:color="auto"/>
        <w:left w:val="none" w:sz="0" w:space="0" w:color="auto"/>
        <w:bottom w:val="none" w:sz="0" w:space="0" w:color="auto"/>
        <w:right w:val="none" w:sz="0" w:space="0" w:color="auto"/>
      </w:divBdr>
    </w:div>
    <w:div w:id="714433289">
      <w:bodyDiv w:val="1"/>
      <w:marLeft w:val="0"/>
      <w:marRight w:val="0"/>
      <w:marTop w:val="0"/>
      <w:marBottom w:val="0"/>
      <w:divBdr>
        <w:top w:val="none" w:sz="0" w:space="0" w:color="auto"/>
        <w:left w:val="none" w:sz="0" w:space="0" w:color="auto"/>
        <w:bottom w:val="none" w:sz="0" w:space="0" w:color="auto"/>
        <w:right w:val="none" w:sz="0" w:space="0" w:color="auto"/>
      </w:divBdr>
    </w:div>
    <w:div w:id="715734761">
      <w:bodyDiv w:val="1"/>
      <w:marLeft w:val="0"/>
      <w:marRight w:val="0"/>
      <w:marTop w:val="0"/>
      <w:marBottom w:val="0"/>
      <w:divBdr>
        <w:top w:val="none" w:sz="0" w:space="0" w:color="auto"/>
        <w:left w:val="none" w:sz="0" w:space="0" w:color="auto"/>
        <w:bottom w:val="none" w:sz="0" w:space="0" w:color="auto"/>
        <w:right w:val="none" w:sz="0" w:space="0" w:color="auto"/>
      </w:divBdr>
    </w:div>
    <w:div w:id="715743497">
      <w:bodyDiv w:val="1"/>
      <w:marLeft w:val="0"/>
      <w:marRight w:val="0"/>
      <w:marTop w:val="0"/>
      <w:marBottom w:val="0"/>
      <w:divBdr>
        <w:top w:val="none" w:sz="0" w:space="0" w:color="auto"/>
        <w:left w:val="none" w:sz="0" w:space="0" w:color="auto"/>
        <w:bottom w:val="none" w:sz="0" w:space="0" w:color="auto"/>
        <w:right w:val="none" w:sz="0" w:space="0" w:color="auto"/>
      </w:divBdr>
    </w:div>
    <w:div w:id="715853005">
      <w:bodyDiv w:val="1"/>
      <w:marLeft w:val="0"/>
      <w:marRight w:val="0"/>
      <w:marTop w:val="0"/>
      <w:marBottom w:val="0"/>
      <w:divBdr>
        <w:top w:val="none" w:sz="0" w:space="0" w:color="auto"/>
        <w:left w:val="none" w:sz="0" w:space="0" w:color="auto"/>
        <w:bottom w:val="none" w:sz="0" w:space="0" w:color="auto"/>
        <w:right w:val="none" w:sz="0" w:space="0" w:color="auto"/>
      </w:divBdr>
    </w:div>
    <w:div w:id="716390029">
      <w:bodyDiv w:val="1"/>
      <w:marLeft w:val="0"/>
      <w:marRight w:val="0"/>
      <w:marTop w:val="0"/>
      <w:marBottom w:val="0"/>
      <w:divBdr>
        <w:top w:val="none" w:sz="0" w:space="0" w:color="auto"/>
        <w:left w:val="none" w:sz="0" w:space="0" w:color="auto"/>
        <w:bottom w:val="none" w:sz="0" w:space="0" w:color="auto"/>
        <w:right w:val="none" w:sz="0" w:space="0" w:color="auto"/>
      </w:divBdr>
    </w:div>
    <w:div w:id="717322659">
      <w:bodyDiv w:val="1"/>
      <w:marLeft w:val="0"/>
      <w:marRight w:val="0"/>
      <w:marTop w:val="0"/>
      <w:marBottom w:val="0"/>
      <w:divBdr>
        <w:top w:val="none" w:sz="0" w:space="0" w:color="auto"/>
        <w:left w:val="none" w:sz="0" w:space="0" w:color="auto"/>
        <w:bottom w:val="none" w:sz="0" w:space="0" w:color="auto"/>
        <w:right w:val="none" w:sz="0" w:space="0" w:color="auto"/>
      </w:divBdr>
    </w:div>
    <w:div w:id="718744117">
      <w:bodyDiv w:val="1"/>
      <w:marLeft w:val="0"/>
      <w:marRight w:val="0"/>
      <w:marTop w:val="0"/>
      <w:marBottom w:val="0"/>
      <w:divBdr>
        <w:top w:val="none" w:sz="0" w:space="0" w:color="auto"/>
        <w:left w:val="none" w:sz="0" w:space="0" w:color="auto"/>
        <w:bottom w:val="none" w:sz="0" w:space="0" w:color="auto"/>
        <w:right w:val="none" w:sz="0" w:space="0" w:color="auto"/>
      </w:divBdr>
    </w:div>
    <w:div w:id="720056935">
      <w:bodyDiv w:val="1"/>
      <w:marLeft w:val="0"/>
      <w:marRight w:val="0"/>
      <w:marTop w:val="0"/>
      <w:marBottom w:val="0"/>
      <w:divBdr>
        <w:top w:val="none" w:sz="0" w:space="0" w:color="auto"/>
        <w:left w:val="none" w:sz="0" w:space="0" w:color="auto"/>
        <w:bottom w:val="none" w:sz="0" w:space="0" w:color="auto"/>
        <w:right w:val="none" w:sz="0" w:space="0" w:color="auto"/>
      </w:divBdr>
    </w:div>
    <w:div w:id="720716342">
      <w:bodyDiv w:val="1"/>
      <w:marLeft w:val="0"/>
      <w:marRight w:val="0"/>
      <w:marTop w:val="0"/>
      <w:marBottom w:val="0"/>
      <w:divBdr>
        <w:top w:val="none" w:sz="0" w:space="0" w:color="auto"/>
        <w:left w:val="none" w:sz="0" w:space="0" w:color="auto"/>
        <w:bottom w:val="none" w:sz="0" w:space="0" w:color="auto"/>
        <w:right w:val="none" w:sz="0" w:space="0" w:color="auto"/>
      </w:divBdr>
    </w:div>
    <w:div w:id="721058639">
      <w:bodyDiv w:val="1"/>
      <w:marLeft w:val="0"/>
      <w:marRight w:val="0"/>
      <w:marTop w:val="0"/>
      <w:marBottom w:val="0"/>
      <w:divBdr>
        <w:top w:val="none" w:sz="0" w:space="0" w:color="auto"/>
        <w:left w:val="none" w:sz="0" w:space="0" w:color="auto"/>
        <w:bottom w:val="none" w:sz="0" w:space="0" w:color="auto"/>
        <w:right w:val="none" w:sz="0" w:space="0" w:color="auto"/>
      </w:divBdr>
    </w:div>
    <w:div w:id="721364009">
      <w:bodyDiv w:val="1"/>
      <w:marLeft w:val="0"/>
      <w:marRight w:val="0"/>
      <w:marTop w:val="0"/>
      <w:marBottom w:val="0"/>
      <w:divBdr>
        <w:top w:val="none" w:sz="0" w:space="0" w:color="auto"/>
        <w:left w:val="none" w:sz="0" w:space="0" w:color="auto"/>
        <w:bottom w:val="none" w:sz="0" w:space="0" w:color="auto"/>
        <w:right w:val="none" w:sz="0" w:space="0" w:color="auto"/>
      </w:divBdr>
    </w:div>
    <w:div w:id="721825470">
      <w:bodyDiv w:val="1"/>
      <w:marLeft w:val="0"/>
      <w:marRight w:val="0"/>
      <w:marTop w:val="0"/>
      <w:marBottom w:val="0"/>
      <w:divBdr>
        <w:top w:val="none" w:sz="0" w:space="0" w:color="auto"/>
        <w:left w:val="none" w:sz="0" w:space="0" w:color="auto"/>
        <w:bottom w:val="none" w:sz="0" w:space="0" w:color="auto"/>
        <w:right w:val="none" w:sz="0" w:space="0" w:color="auto"/>
      </w:divBdr>
    </w:div>
    <w:div w:id="721826468">
      <w:bodyDiv w:val="1"/>
      <w:marLeft w:val="0"/>
      <w:marRight w:val="0"/>
      <w:marTop w:val="0"/>
      <w:marBottom w:val="0"/>
      <w:divBdr>
        <w:top w:val="none" w:sz="0" w:space="0" w:color="auto"/>
        <w:left w:val="none" w:sz="0" w:space="0" w:color="auto"/>
        <w:bottom w:val="none" w:sz="0" w:space="0" w:color="auto"/>
        <w:right w:val="none" w:sz="0" w:space="0" w:color="auto"/>
      </w:divBdr>
    </w:div>
    <w:div w:id="722023933">
      <w:bodyDiv w:val="1"/>
      <w:marLeft w:val="0"/>
      <w:marRight w:val="0"/>
      <w:marTop w:val="0"/>
      <w:marBottom w:val="0"/>
      <w:divBdr>
        <w:top w:val="none" w:sz="0" w:space="0" w:color="auto"/>
        <w:left w:val="none" w:sz="0" w:space="0" w:color="auto"/>
        <w:bottom w:val="none" w:sz="0" w:space="0" w:color="auto"/>
        <w:right w:val="none" w:sz="0" w:space="0" w:color="auto"/>
      </w:divBdr>
    </w:div>
    <w:div w:id="722365922">
      <w:bodyDiv w:val="1"/>
      <w:marLeft w:val="0"/>
      <w:marRight w:val="0"/>
      <w:marTop w:val="0"/>
      <w:marBottom w:val="0"/>
      <w:divBdr>
        <w:top w:val="none" w:sz="0" w:space="0" w:color="auto"/>
        <w:left w:val="none" w:sz="0" w:space="0" w:color="auto"/>
        <w:bottom w:val="none" w:sz="0" w:space="0" w:color="auto"/>
        <w:right w:val="none" w:sz="0" w:space="0" w:color="auto"/>
      </w:divBdr>
    </w:div>
    <w:div w:id="723215080">
      <w:bodyDiv w:val="1"/>
      <w:marLeft w:val="0"/>
      <w:marRight w:val="0"/>
      <w:marTop w:val="0"/>
      <w:marBottom w:val="0"/>
      <w:divBdr>
        <w:top w:val="none" w:sz="0" w:space="0" w:color="auto"/>
        <w:left w:val="none" w:sz="0" w:space="0" w:color="auto"/>
        <w:bottom w:val="none" w:sz="0" w:space="0" w:color="auto"/>
        <w:right w:val="none" w:sz="0" w:space="0" w:color="auto"/>
      </w:divBdr>
    </w:div>
    <w:div w:id="724723752">
      <w:bodyDiv w:val="1"/>
      <w:marLeft w:val="0"/>
      <w:marRight w:val="0"/>
      <w:marTop w:val="0"/>
      <w:marBottom w:val="0"/>
      <w:divBdr>
        <w:top w:val="none" w:sz="0" w:space="0" w:color="auto"/>
        <w:left w:val="none" w:sz="0" w:space="0" w:color="auto"/>
        <w:bottom w:val="none" w:sz="0" w:space="0" w:color="auto"/>
        <w:right w:val="none" w:sz="0" w:space="0" w:color="auto"/>
      </w:divBdr>
    </w:div>
    <w:div w:id="726345772">
      <w:bodyDiv w:val="1"/>
      <w:marLeft w:val="0"/>
      <w:marRight w:val="0"/>
      <w:marTop w:val="0"/>
      <w:marBottom w:val="0"/>
      <w:divBdr>
        <w:top w:val="none" w:sz="0" w:space="0" w:color="auto"/>
        <w:left w:val="none" w:sz="0" w:space="0" w:color="auto"/>
        <w:bottom w:val="none" w:sz="0" w:space="0" w:color="auto"/>
        <w:right w:val="none" w:sz="0" w:space="0" w:color="auto"/>
      </w:divBdr>
    </w:div>
    <w:div w:id="726419584">
      <w:bodyDiv w:val="1"/>
      <w:marLeft w:val="0"/>
      <w:marRight w:val="0"/>
      <w:marTop w:val="0"/>
      <w:marBottom w:val="0"/>
      <w:divBdr>
        <w:top w:val="none" w:sz="0" w:space="0" w:color="auto"/>
        <w:left w:val="none" w:sz="0" w:space="0" w:color="auto"/>
        <w:bottom w:val="none" w:sz="0" w:space="0" w:color="auto"/>
        <w:right w:val="none" w:sz="0" w:space="0" w:color="auto"/>
      </w:divBdr>
    </w:div>
    <w:div w:id="726536133">
      <w:bodyDiv w:val="1"/>
      <w:marLeft w:val="0"/>
      <w:marRight w:val="0"/>
      <w:marTop w:val="0"/>
      <w:marBottom w:val="0"/>
      <w:divBdr>
        <w:top w:val="none" w:sz="0" w:space="0" w:color="auto"/>
        <w:left w:val="none" w:sz="0" w:space="0" w:color="auto"/>
        <w:bottom w:val="none" w:sz="0" w:space="0" w:color="auto"/>
        <w:right w:val="none" w:sz="0" w:space="0" w:color="auto"/>
      </w:divBdr>
    </w:div>
    <w:div w:id="727337976">
      <w:bodyDiv w:val="1"/>
      <w:marLeft w:val="0"/>
      <w:marRight w:val="0"/>
      <w:marTop w:val="0"/>
      <w:marBottom w:val="0"/>
      <w:divBdr>
        <w:top w:val="none" w:sz="0" w:space="0" w:color="auto"/>
        <w:left w:val="none" w:sz="0" w:space="0" w:color="auto"/>
        <w:bottom w:val="none" w:sz="0" w:space="0" w:color="auto"/>
        <w:right w:val="none" w:sz="0" w:space="0" w:color="auto"/>
      </w:divBdr>
    </w:div>
    <w:div w:id="727807439">
      <w:bodyDiv w:val="1"/>
      <w:marLeft w:val="0"/>
      <w:marRight w:val="0"/>
      <w:marTop w:val="0"/>
      <w:marBottom w:val="0"/>
      <w:divBdr>
        <w:top w:val="none" w:sz="0" w:space="0" w:color="auto"/>
        <w:left w:val="none" w:sz="0" w:space="0" w:color="auto"/>
        <w:bottom w:val="none" w:sz="0" w:space="0" w:color="auto"/>
        <w:right w:val="none" w:sz="0" w:space="0" w:color="auto"/>
      </w:divBdr>
    </w:div>
    <w:div w:id="727921174">
      <w:bodyDiv w:val="1"/>
      <w:marLeft w:val="0"/>
      <w:marRight w:val="0"/>
      <w:marTop w:val="0"/>
      <w:marBottom w:val="0"/>
      <w:divBdr>
        <w:top w:val="none" w:sz="0" w:space="0" w:color="auto"/>
        <w:left w:val="none" w:sz="0" w:space="0" w:color="auto"/>
        <w:bottom w:val="none" w:sz="0" w:space="0" w:color="auto"/>
        <w:right w:val="none" w:sz="0" w:space="0" w:color="auto"/>
      </w:divBdr>
    </w:div>
    <w:div w:id="729230214">
      <w:bodyDiv w:val="1"/>
      <w:marLeft w:val="0"/>
      <w:marRight w:val="0"/>
      <w:marTop w:val="0"/>
      <w:marBottom w:val="0"/>
      <w:divBdr>
        <w:top w:val="none" w:sz="0" w:space="0" w:color="auto"/>
        <w:left w:val="none" w:sz="0" w:space="0" w:color="auto"/>
        <w:bottom w:val="none" w:sz="0" w:space="0" w:color="auto"/>
        <w:right w:val="none" w:sz="0" w:space="0" w:color="auto"/>
      </w:divBdr>
    </w:div>
    <w:div w:id="729815471">
      <w:bodyDiv w:val="1"/>
      <w:marLeft w:val="0"/>
      <w:marRight w:val="0"/>
      <w:marTop w:val="0"/>
      <w:marBottom w:val="0"/>
      <w:divBdr>
        <w:top w:val="none" w:sz="0" w:space="0" w:color="auto"/>
        <w:left w:val="none" w:sz="0" w:space="0" w:color="auto"/>
        <w:bottom w:val="none" w:sz="0" w:space="0" w:color="auto"/>
        <w:right w:val="none" w:sz="0" w:space="0" w:color="auto"/>
      </w:divBdr>
    </w:div>
    <w:div w:id="729959765">
      <w:bodyDiv w:val="1"/>
      <w:marLeft w:val="0"/>
      <w:marRight w:val="0"/>
      <w:marTop w:val="0"/>
      <w:marBottom w:val="0"/>
      <w:divBdr>
        <w:top w:val="none" w:sz="0" w:space="0" w:color="auto"/>
        <w:left w:val="none" w:sz="0" w:space="0" w:color="auto"/>
        <w:bottom w:val="none" w:sz="0" w:space="0" w:color="auto"/>
        <w:right w:val="none" w:sz="0" w:space="0" w:color="auto"/>
      </w:divBdr>
    </w:div>
    <w:div w:id="730468319">
      <w:bodyDiv w:val="1"/>
      <w:marLeft w:val="0"/>
      <w:marRight w:val="0"/>
      <w:marTop w:val="0"/>
      <w:marBottom w:val="0"/>
      <w:divBdr>
        <w:top w:val="none" w:sz="0" w:space="0" w:color="auto"/>
        <w:left w:val="none" w:sz="0" w:space="0" w:color="auto"/>
        <w:bottom w:val="none" w:sz="0" w:space="0" w:color="auto"/>
        <w:right w:val="none" w:sz="0" w:space="0" w:color="auto"/>
      </w:divBdr>
    </w:div>
    <w:div w:id="731121685">
      <w:bodyDiv w:val="1"/>
      <w:marLeft w:val="0"/>
      <w:marRight w:val="0"/>
      <w:marTop w:val="0"/>
      <w:marBottom w:val="0"/>
      <w:divBdr>
        <w:top w:val="none" w:sz="0" w:space="0" w:color="auto"/>
        <w:left w:val="none" w:sz="0" w:space="0" w:color="auto"/>
        <w:bottom w:val="none" w:sz="0" w:space="0" w:color="auto"/>
        <w:right w:val="none" w:sz="0" w:space="0" w:color="auto"/>
      </w:divBdr>
    </w:div>
    <w:div w:id="731342898">
      <w:bodyDiv w:val="1"/>
      <w:marLeft w:val="0"/>
      <w:marRight w:val="0"/>
      <w:marTop w:val="0"/>
      <w:marBottom w:val="0"/>
      <w:divBdr>
        <w:top w:val="none" w:sz="0" w:space="0" w:color="auto"/>
        <w:left w:val="none" w:sz="0" w:space="0" w:color="auto"/>
        <w:bottom w:val="none" w:sz="0" w:space="0" w:color="auto"/>
        <w:right w:val="none" w:sz="0" w:space="0" w:color="auto"/>
      </w:divBdr>
    </w:div>
    <w:div w:id="732586343">
      <w:bodyDiv w:val="1"/>
      <w:marLeft w:val="0"/>
      <w:marRight w:val="0"/>
      <w:marTop w:val="0"/>
      <w:marBottom w:val="0"/>
      <w:divBdr>
        <w:top w:val="none" w:sz="0" w:space="0" w:color="auto"/>
        <w:left w:val="none" w:sz="0" w:space="0" w:color="auto"/>
        <w:bottom w:val="none" w:sz="0" w:space="0" w:color="auto"/>
        <w:right w:val="none" w:sz="0" w:space="0" w:color="auto"/>
      </w:divBdr>
    </w:div>
    <w:div w:id="732847445">
      <w:bodyDiv w:val="1"/>
      <w:marLeft w:val="0"/>
      <w:marRight w:val="0"/>
      <w:marTop w:val="0"/>
      <w:marBottom w:val="0"/>
      <w:divBdr>
        <w:top w:val="none" w:sz="0" w:space="0" w:color="auto"/>
        <w:left w:val="none" w:sz="0" w:space="0" w:color="auto"/>
        <w:bottom w:val="none" w:sz="0" w:space="0" w:color="auto"/>
        <w:right w:val="none" w:sz="0" w:space="0" w:color="auto"/>
      </w:divBdr>
    </w:div>
    <w:div w:id="732895392">
      <w:bodyDiv w:val="1"/>
      <w:marLeft w:val="0"/>
      <w:marRight w:val="0"/>
      <w:marTop w:val="0"/>
      <w:marBottom w:val="0"/>
      <w:divBdr>
        <w:top w:val="none" w:sz="0" w:space="0" w:color="auto"/>
        <w:left w:val="none" w:sz="0" w:space="0" w:color="auto"/>
        <w:bottom w:val="none" w:sz="0" w:space="0" w:color="auto"/>
        <w:right w:val="none" w:sz="0" w:space="0" w:color="auto"/>
      </w:divBdr>
    </w:div>
    <w:div w:id="733164371">
      <w:bodyDiv w:val="1"/>
      <w:marLeft w:val="0"/>
      <w:marRight w:val="0"/>
      <w:marTop w:val="0"/>
      <w:marBottom w:val="0"/>
      <w:divBdr>
        <w:top w:val="none" w:sz="0" w:space="0" w:color="auto"/>
        <w:left w:val="none" w:sz="0" w:space="0" w:color="auto"/>
        <w:bottom w:val="none" w:sz="0" w:space="0" w:color="auto"/>
        <w:right w:val="none" w:sz="0" w:space="0" w:color="auto"/>
      </w:divBdr>
    </w:div>
    <w:div w:id="733510049">
      <w:bodyDiv w:val="1"/>
      <w:marLeft w:val="0"/>
      <w:marRight w:val="0"/>
      <w:marTop w:val="0"/>
      <w:marBottom w:val="0"/>
      <w:divBdr>
        <w:top w:val="none" w:sz="0" w:space="0" w:color="auto"/>
        <w:left w:val="none" w:sz="0" w:space="0" w:color="auto"/>
        <w:bottom w:val="none" w:sz="0" w:space="0" w:color="auto"/>
        <w:right w:val="none" w:sz="0" w:space="0" w:color="auto"/>
      </w:divBdr>
    </w:div>
    <w:div w:id="733703156">
      <w:bodyDiv w:val="1"/>
      <w:marLeft w:val="0"/>
      <w:marRight w:val="0"/>
      <w:marTop w:val="0"/>
      <w:marBottom w:val="0"/>
      <w:divBdr>
        <w:top w:val="none" w:sz="0" w:space="0" w:color="auto"/>
        <w:left w:val="none" w:sz="0" w:space="0" w:color="auto"/>
        <w:bottom w:val="none" w:sz="0" w:space="0" w:color="auto"/>
        <w:right w:val="none" w:sz="0" w:space="0" w:color="auto"/>
      </w:divBdr>
    </w:div>
    <w:div w:id="733816460">
      <w:bodyDiv w:val="1"/>
      <w:marLeft w:val="0"/>
      <w:marRight w:val="0"/>
      <w:marTop w:val="0"/>
      <w:marBottom w:val="0"/>
      <w:divBdr>
        <w:top w:val="none" w:sz="0" w:space="0" w:color="auto"/>
        <w:left w:val="none" w:sz="0" w:space="0" w:color="auto"/>
        <w:bottom w:val="none" w:sz="0" w:space="0" w:color="auto"/>
        <w:right w:val="none" w:sz="0" w:space="0" w:color="auto"/>
      </w:divBdr>
    </w:div>
    <w:div w:id="735397603">
      <w:bodyDiv w:val="1"/>
      <w:marLeft w:val="0"/>
      <w:marRight w:val="0"/>
      <w:marTop w:val="0"/>
      <w:marBottom w:val="0"/>
      <w:divBdr>
        <w:top w:val="none" w:sz="0" w:space="0" w:color="auto"/>
        <w:left w:val="none" w:sz="0" w:space="0" w:color="auto"/>
        <w:bottom w:val="none" w:sz="0" w:space="0" w:color="auto"/>
        <w:right w:val="none" w:sz="0" w:space="0" w:color="auto"/>
      </w:divBdr>
    </w:div>
    <w:div w:id="735399267">
      <w:bodyDiv w:val="1"/>
      <w:marLeft w:val="0"/>
      <w:marRight w:val="0"/>
      <w:marTop w:val="0"/>
      <w:marBottom w:val="0"/>
      <w:divBdr>
        <w:top w:val="none" w:sz="0" w:space="0" w:color="auto"/>
        <w:left w:val="none" w:sz="0" w:space="0" w:color="auto"/>
        <w:bottom w:val="none" w:sz="0" w:space="0" w:color="auto"/>
        <w:right w:val="none" w:sz="0" w:space="0" w:color="auto"/>
      </w:divBdr>
    </w:div>
    <w:div w:id="735591018">
      <w:bodyDiv w:val="1"/>
      <w:marLeft w:val="0"/>
      <w:marRight w:val="0"/>
      <w:marTop w:val="0"/>
      <w:marBottom w:val="0"/>
      <w:divBdr>
        <w:top w:val="none" w:sz="0" w:space="0" w:color="auto"/>
        <w:left w:val="none" w:sz="0" w:space="0" w:color="auto"/>
        <w:bottom w:val="none" w:sz="0" w:space="0" w:color="auto"/>
        <w:right w:val="none" w:sz="0" w:space="0" w:color="auto"/>
      </w:divBdr>
    </w:div>
    <w:div w:id="735664135">
      <w:bodyDiv w:val="1"/>
      <w:marLeft w:val="0"/>
      <w:marRight w:val="0"/>
      <w:marTop w:val="0"/>
      <w:marBottom w:val="0"/>
      <w:divBdr>
        <w:top w:val="none" w:sz="0" w:space="0" w:color="auto"/>
        <w:left w:val="none" w:sz="0" w:space="0" w:color="auto"/>
        <w:bottom w:val="none" w:sz="0" w:space="0" w:color="auto"/>
        <w:right w:val="none" w:sz="0" w:space="0" w:color="auto"/>
      </w:divBdr>
    </w:div>
    <w:div w:id="736703728">
      <w:bodyDiv w:val="1"/>
      <w:marLeft w:val="0"/>
      <w:marRight w:val="0"/>
      <w:marTop w:val="0"/>
      <w:marBottom w:val="0"/>
      <w:divBdr>
        <w:top w:val="none" w:sz="0" w:space="0" w:color="auto"/>
        <w:left w:val="none" w:sz="0" w:space="0" w:color="auto"/>
        <w:bottom w:val="none" w:sz="0" w:space="0" w:color="auto"/>
        <w:right w:val="none" w:sz="0" w:space="0" w:color="auto"/>
      </w:divBdr>
    </w:div>
    <w:div w:id="736778456">
      <w:bodyDiv w:val="1"/>
      <w:marLeft w:val="0"/>
      <w:marRight w:val="0"/>
      <w:marTop w:val="0"/>
      <w:marBottom w:val="0"/>
      <w:divBdr>
        <w:top w:val="none" w:sz="0" w:space="0" w:color="auto"/>
        <w:left w:val="none" w:sz="0" w:space="0" w:color="auto"/>
        <w:bottom w:val="none" w:sz="0" w:space="0" w:color="auto"/>
        <w:right w:val="none" w:sz="0" w:space="0" w:color="auto"/>
      </w:divBdr>
    </w:div>
    <w:div w:id="736783288">
      <w:bodyDiv w:val="1"/>
      <w:marLeft w:val="0"/>
      <w:marRight w:val="0"/>
      <w:marTop w:val="0"/>
      <w:marBottom w:val="0"/>
      <w:divBdr>
        <w:top w:val="none" w:sz="0" w:space="0" w:color="auto"/>
        <w:left w:val="none" w:sz="0" w:space="0" w:color="auto"/>
        <w:bottom w:val="none" w:sz="0" w:space="0" w:color="auto"/>
        <w:right w:val="none" w:sz="0" w:space="0" w:color="auto"/>
      </w:divBdr>
    </w:div>
    <w:div w:id="736973791">
      <w:bodyDiv w:val="1"/>
      <w:marLeft w:val="0"/>
      <w:marRight w:val="0"/>
      <w:marTop w:val="0"/>
      <w:marBottom w:val="0"/>
      <w:divBdr>
        <w:top w:val="none" w:sz="0" w:space="0" w:color="auto"/>
        <w:left w:val="none" w:sz="0" w:space="0" w:color="auto"/>
        <w:bottom w:val="none" w:sz="0" w:space="0" w:color="auto"/>
        <w:right w:val="none" w:sz="0" w:space="0" w:color="auto"/>
      </w:divBdr>
    </w:div>
    <w:div w:id="737167945">
      <w:bodyDiv w:val="1"/>
      <w:marLeft w:val="0"/>
      <w:marRight w:val="0"/>
      <w:marTop w:val="0"/>
      <w:marBottom w:val="0"/>
      <w:divBdr>
        <w:top w:val="none" w:sz="0" w:space="0" w:color="auto"/>
        <w:left w:val="none" w:sz="0" w:space="0" w:color="auto"/>
        <w:bottom w:val="none" w:sz="0" w:space="0" w:color="auto"/>
        <w:right w:val="none" w:sz="0" w:space="0" w:color="auto"/>
      </w:divBdr>
    </w:div>
    <w:div w:id="738333507">
      <w:bodyDiv w:val="1"/>
      <w:marLeft w:val="0"/>
      <w:marRight w:val="0"/>
      <w:marTop w:val="0"/>
      <w:marBottom w:val="0"/>
      <w:divBdr>
        <w:top w:val="none" w:sz="0" w:space="0" w:color="auto"/>
        <w:left w:val="none" w:sz="0" w:space="0" w:color="auto"/>
        <w:bottom w:val="none" w:sz="0" w:space="0" w:color="auto"/>
        <w:right w:val="none" w:sz="0" w:space="0" w:color="auto"/>
      </w:divBdr>
    </w:div>
    <w:div w:id="739980630">
      <w:bodyDiv w:val="1"/>
      <w:marLeft w:val="0"/>
      <w:marRight w:val="0"/>
      <w:marTop w:val="0"/>
      <w:marBottom w:val="0"/>
      <w:divBdr>
        <w:top w:val="none" w:sz="0" w:space="0" w:color="auto"/>
        <w:left w:val="none" w:sz="0" w:space="0" w:color="auto"/>
        <w:bottom w:val="none" w:sz="0" w:space="0" w:color="auto"/>
        <w:right w:val="none" w:sz="0" w:space="0" w:color="auto"/>
      </w:divBdr>
    </w:div>
    <w:div w:id="740063929">
      <w:bodyDiv w:val="1"/>
      <w:marLeft w:val="0"/>
      <w:marRight w:val="0"/>
      <w:marTop w:val="0"/>
      <w:marBottom w:val="0"/>
      <w:divBdr>
        <w:top w:val="none" w:sz="0" w:space="0" w:color="auto"/>
        <w:left w:val="none" w:sz="0" w:space="0" w:color="auto"/>
        <w:bottom w:val="none" w:sz="0" w:space="0" w:color="auto"/>
        <w:right w:val="none" w:sz="0" w:space="0" w:color="auto"/>
      </w:divBdr>
    </w:div>
    <w:div w:id="740175067">
      <w:bodyDiv w:val="1"/>
      <w:marLeft w:val="0"/>
      <w:marRight w:val="0"/>
      <w:marTop w:val="0"/>
      <w:marBottom w:val="0"/>
      <w:divBdr>
        <w:top w:val="none" w:sz="0" w:space="0" w:color="auto"/>
        <w:left w:val="none" w:sz="0" w:space="0" w:color="auto"/>
        <w:bottom w:val="none" w:sz="0" w:space="0" w:color="auto"/>
        <w:right w:val="none" w:sz="0" w:space="0" w:color="auto"/>
      </w:divBdr>
    </w:div>
    <w:div w:id="740446248">
      <w:bodyDiv w:val="1"/>
      <w:marLeft w:val="0"/>
      <w:marRight w:val="0"/>
      <w:marTop w:val="0"/>
      <w:marBottom w:val="0"/>
      <w:divBdr>
        <w:top w:val="none" w:sz="0" w:space="0" w:color="auto"/>
        <w:left w:val="none" w:sz="0" w:space="0" w:color="auto"/>
        <w:bottom w:val="none" w:sz="0" w:space="0" w:color="auto"/>
        <w:right w:val="none" w:sz="0" w:space="0" w:color="auto"/>
      </w:divBdr>
    </w:div>
    <w:div w:id="740715619">
      <w:bodyDiv w:val="1"/>
      <w:marLeft w:val="0"/>
      <w:marRight w:val="0"/>
      <w:marTop w:val="0"/>
      <w:marBottom w:val="0"/>
      <w:divBdr>
        <w:top w:val="none" w:sz="0" w:space="0" w:color="auto"/>
        <w:left w:val="none" w:sz="0" w:space="0" w:color="auto"/>
        <w:bottom w:val="none" w:sz="0" w:space="0" w:color="auto"/>
        <w:right w:val="none" w:sz="0" w:space="0" w:color="auto"/>
      </w:divBdr>
    </w:div>
    <w:div w:id="741101423">
      <w:bodyDiv w:val="1"/>
      <w:marLeft w:val="0"/>
      <w:marRight w:val="0"/>
      <w:marTop w:val="0"/>
      <w:marBottom w:val="0"/>
      <w:divBdr>
        <w:top w:val="none" w:sz="0" w:space="0" w:color="auto"/>
        <w:left w:val="none" w:sz="0" w:space="0" w:color="auto"/>
        <w:bottom w:val="none" w:sz="0" w:space="0" w:color="auto"/>
        <w:right w:val="none" w:sz="0" w:space="0" w:color="auto"/>
      </w:divBdr>
    </w:div>
    <w:div w:id="741607593">
      <w:bodyDiv w:val="1"/>
      <w:marLeft w:val="0"/>
      <w:marRight w:val="0"/>
      <w:marTop w:val="0"/>
      <w:marBottom w:val="0"/>
      <w:divBdr>
        <w:top w:val="none" w:sz="0" w:space="0" w:color="auto"/>
        <w:left w:val="none" w:sz="0" w:space="0" w:color="auto"/>
        <w:bottom w:val="none" w:sz="0" w:space="0" w:color="auto"/>
        <w:right w:val="none" w:sz="0" w:space="0" w:color="auto"/>
      </w:divBdr>
    </w:div>
    <w:div w:id="742458848">
      <w:bodyDiv w:val="1"/>
      <w:marLeft w:val="0"/>
      <w:marRight w:val="0"/>
      <w:marTop w:val="0"/>
      <w:marBottom w:val="0"/>
      <w:divBdr>
        <w:top w:val="none" w:sz="0" w:space="0" w:color="auto"/>
        <w:left w:val="none" w:sz="0" w:space="0" w:color="auto"/>
        <w:bottom w:val="none" w:sz="0" w:space="0" w:color="auto"/>
        <w:right w:val="none" w:sz="0" w:space="0" w:color="auto"/>
      </w:divBdr>
    </w:div>
    <w:div w:id="742459339">
      <w:bodyDiv w:val="1"/>
      <w:marLeft w:val="0"/>
      <w:marRight w:val="0"/>
      <w:marTop w:val="0"/>
      <w:marBottom w:val="0"/>
      <w:divBdr>
        <w:top w:val="none" w:sz="0" w:space="0" w:color="auto"/>
        <w:left w:val="none" w:sz="0" w:space="0" w:color="auto"/>
        <w:bottom w:val="none" w:sz="0" w:space="0" w:color="auto"/>
        <w:right w:val="none" w:sz="0" w:space="0" w:color="auto"/>
      </w:divBdr>
    </w:div>
    <w:div w:id="743987732">
      <w:bodyDiv w:val="1"/>
      <w:marLeft w:val="0"/>
      <w:marRight w:val="0"/>
      <w:marTop w:val="0"/>
      <w:marBottom w:val="0"/>
      <w:divBdr>
        <w:top w:val="none" w:sz="0" w:space="0" w:color="auto"/>
        <w:left w:val="none" w:sz="0" w:space="0" w:color="auto"/>
        <w:bottom w:val="none" w:sz="0" w:space="0" w:color="auto"/>
        <w:right w:val="none" w:sz="0" w:space="0" w:color="auto"/>
      </w:divBdr>
    </w:div>
    <w:div w:id="745148043">
      <w:bodyDiv w:val="1"/>
      <w:marLeft w:val="0"/>
      <w:marRight w:val="0"/>
      <w:marTop w:val="0"/>
      <w:marBottom w:val="0"/>
      <w:divBdr>
        <w:top w:val="none" w:sz="0" w:space="0" w:color="auto"/>
        <w:left w:val="none" w:sz="0" w:space="0" w:color="auto"/>
        <w:bottom w:val="none" w:sz="0" w:space="0" w:color="auto"/>
        <w:right w:val="none" w:sz="0" w:space="0" w:color="auto"/>
      </w:divBdr>
    </w:div>
    <w:div w:id="745423835">
      <w:bodyDiv w:val="1"/>
      <w:marLeft w:val="0"/>
      <w:marRight w:val="0"/>
      <w:marTop w:val="0"/>
      <w:marBottom w:val="0"/>
      <w:divBdr>
        <w:top w:val="none" w:sz="0" w:space="0" w:color="auto"/>
        <w:left w:val="none" w:sz="0" w:space="0" w:color="auto"/>
        <w:bottom w:val="none" w:sz="0" w:space="0" w:color="auto"/>
        <w:right w:val="none" w:sz="0" w:space="0" w:color="auto"/>
      </w:divBdr>
    </w:div>
    <w:div w:id="746072663">
      <w:bodyDiv w:val="1"/>
      <w:marLeft w:val="0"/>
      <w:marRight w:val="0"/>
      <w:marTop w:val="0"/>
      <w:marBottom w:val="0"/>
      <w:divBdr>
        <w:top w:val="none" w:sz="0" w:space="0" w:color="auto"/>
        <w:left w:val="none" w:sz="0" w:space="0" w:color="auto"/>
        <w:bottom w:val="none" w:sz="0" w:space="0" w:color="auto"/>
        <w:right w:val="none" w:sz="0" w:space="0" w:color="auto"/>
      </w:divBdr>
    </w:div>
    <w:div w:id="746729914">
      <w:bodyDiv w:val="1"/>
      <w:marLeft w:val="0"/>
      <w:marRight w:val="0"/>
      <w:marTop w:val="0"/>
      <w:marBottom w:val="0"/>
      <w:divBdr>
        <w:top w:val="none" w:sz="0" w:space="0" w:color="auto"/>
        <w:left w:val="none" w:sz="0" w:space="0" w:color="auto"/>
        <w:bottom w:val="none" w:sz="0" w:space="0" w:color="auto"/>
        <w:right w:val="none" w:sz="0" w:space="0" w:color="auto"/>
      </w:divBdr>
    </w:div>
    <w:div w:id="747381506">
      <w:bodyDiv w:val="1"/>
      <w:marLeft w:val="0"/>
      <w:marRight w:val="0"/>
      <w:marTop w:val="0"/>
      <w:marBottom w:val="0"/>
      <w:divBdr>
        <w:top w:val="none" w:sz="0" w:space="0" w:color="auto"/>
        <w:left w:val="none" w:sz="0" w:space="0" w:color="auto"/>
        <w:bottom w:val="none" w:sz="0" w:space="0" w:color="auto"/>
        <w:right w:val="none" w:sz="0" w:space="0" w:color="auto"/>
      </w:divBdr>
    </w:div>
    <w:div w:id="747772201">
      <w:bodyDiv w:val="1"/>
      <w:marLeft w:val="0"/>
      <w:marRight w:val="0"/>
      <w:marTop w:val="0"/>
      <w:marBottom w:val="0"/>
      <w:divBdr>
        <w:top w:val="none" w:sz="0" w:space="0" w:color="auto"/>
        <w:left w:val="none" w:sz="0" w:space="0" w:color="auto"/>
        <w:bottom w:val="none" w:sz="0" w:space="0" w:color="auto"/>
        <w:right w:val="none" w:sz="0" w:space="0" w:color="auto"/>
      </w:divBdr>
    </w:div>
    <w:div w:id="748187741">
      <w:bodyDiv w:val="1"/>
      <w:marLeft w:val="0"/>
      <w:marRight w:val="0"/>
      <w:marTop w:val="0"/>
      <w:marBottom w:val="0"/>
      <w:divBdr>
        <w:top w:val="none" w:sz="0" w:space="0" w:color="auto"/>
        <w:left w:val="none" w:sz="0" w:space="0" w:color="auto"/>
        <w:bottom w:val="none" w:sz="0" w:space="0" w:color="auto"/>
        <w:right w:val="none" w:sz="0" w:space="0" w:color="auto"/>
      </w:divBdr>
    </w:div>
    <w:div w:id="749011663">
      <w:bodyDiv w:val="1"/>
      <w:marLeft w:val="0"/>
      <w:marRight w:val="0"/>
      <w:marTop w:val="0"/>
      <w:marBottom w:val="0"/>
      <w:divBdr>
        <w:top w:val="none" w:sz="0" w:space="0" w:color="auto"/>
        <w:left w:val="none" w:sz="0" w:space="0" w:color="auto"/>
        <w:bottom w:val="none" w:sz="0" w:space="0" w:color="auto"/>
        <w:right w:val="none" w:sz="0" w:space="0" w:color="auto"/>
      </w:divBdr>
    </w:div>
    <w:div w:id="749275575">
      <w:bodyDiv w:val="1"/>
      <w:marLeft w:val="0"/>
      <w:marRight w:val="0"/>
      <w:marTop w:val="0"/>
      <w:marBottom w:val="0"/>
      <w:divBdr>
        <w:top w:val="none" w:sz="0" w:space="0" w:color="auto"/>
        <w:left w:val="none" w:sz="0" w:space="0" w:color="auto"/>
        <w:bottom w:val="none" w:sz="0" w:space="0" w:color="auto"/>
        <w:right w:val="none" w:sz="0" w:space="0" w:color="auto"/>
      </w:divBdr>
    </w:div>
    <w:div w:id="749622500">
      <w:bodyDiv w:val="1"/>
      <w:marLeft w:val="0"/>
      <w:marRight w:val="0"/>
      <w:marTop w:val="0"/>
      <w:marBottom w:val="0"/>
      <w:divBdr>
        <w:top w:val="none" w:sz="0" w:space="0" w:color="auto"/>
        <w:left w:val="none" w:sz="0" w:space="0" w:color="auto"/>
        <w:bottom w:val="none" w:sz="0" w:space="0" w:color="auto"/>
        <w:right w:val="none" w:sz="0" w:space="0" w:color="auto"/>
      </w:divBdr>
    </w:div>
    <w:div w:id="749623666">
      <w:bodyDiv w:val="1"/>
      <w:marLeft w:val="0"/>
      <w:marRight w:val="0"/>
      <w:marTop w:val="0"/>
      <w:marBottom w:val="0"/>
      <w:divBdr>
        <w:top w:val="none" w:sz="0" w:space="0" w:color="auto"/>
        <w:left w:val="none" w:sz="0" w:space="0" w:color="auto"/>
        <w:bottom w:val="none" w:sz="0" w:space="0" w:color="auto"/>
        <w:right w:val="none" w:sz="0" w:space="0" w:color="auto"/>
      </w:divBdr>
    </w:div>
    <w:div w:id="750195229">
      <w:bodyDiv w:val="1"/>
      <w:marLeft w:val="0"/>
      <w:marRight w:val="0"/>
      <w:marTop w:val="0"/>
      <w:marBottom w:val="0"/>
      <w:divBdr>
        <w:top w:val="none" w:sz="0" w:space="0" w:color="auto"/>
        <w:left w:val="none" w:sz="0" w:space="0" w:color="auto"/>
        <w:bottom w:val="none" w:sz="0" w:space="0" w:color="auto"/>
        <w:right w:val="none" w:sz="0" w:space="0" w:color="auto"/>
      </w:divBdr>
    </w:div>
    <w:div w:id="750466609">
      <w:bodyDiv w:val="1"/>
      <w:marLeft w:val="0"/>
      <w:marRight w:val="0"/>
      <w:marTop w:val="0"/>
      <w:marBottom w:val="0"/>
      <w:divBdr>
        <w:top w:val="none" w:sz="0" w:space="0" w:color="auto"/>
        <w:left w:val="none" w:sz="0" w:space="0" w:color="auto"/>
        <w:bottom w:val="none" w:sz="0" w:space="0" w:color="auto"/>
        <w:right w:val="none" w:sz="0" w:space="0" w:color="auto"/>
      </w:divBdr>
    </w:div>
    <w:div w:id="750542228">
      <w:bodyDiv w:val="1"/>
      <w:marLeft w:val="0"/>
      <w:marRight w:val="0"/>
      <w:marTop w:val="0"/>
      <w:marBottom w:val="0"/>
      <w:divBdr>
        <w:top w:val="none" w:sz="0" w:space="0" w:color="auto"/>
        <w:left w:val="none" w:sz="0" w:space="0" w:color="auto"/>
        <w:bottom w:val="none" w:sz="0" w:space="0" w:color="auto"/>
        <w:right w:val="none" w:sz="0" w:space="0" w:color="auto"/>
      </w:divBdr>
    </w:div>
    <w:div w:id="751316188">
      <w:bodyDiv w:val="1"/>
      <w:marLeft w:val="0"/>
      <w:marRight w:val="0"/>
      <w:marTop w:val="0"/>
      <w:marBottom w:val="0"/>
      <w:divBdr>
        <w:top w:val="none" w:sz="0" w:space="0" w:color="auto"/>
        <w:left w:val="none" w:sz="0" w:space="0" w:color="auto"/>
        <w:bottom w:val="none" w:sz="0" w:space="0" w:color="auto"/>
        <w:right w:val="none" w:sz="0" w:space="0" w:color="auto"/>
      </w:divBdr>
    </w:div>
    <w:div w:id="751388654">
      <w:bodyDiv w:val="1"/>
      <w:marLeft w:val="0"/>
      <w:marRight w:val="0"/>
      <w:marTop w:val="0"/>
      <w:marBottom w:val="0"/>
      <w:divBdr>
        <w:top w:val="none" w:sz="0" w:space="0" w:color="auto"/>
        <w:left w:val="none" w:sz="0" w:space="0" w:color="auto"/>
        <w:bottom w:val="none" w:sz="0" w:space="0" w:color="auto"/>
        <w:right w:val="none" w:sz="0" w:space="0" w:color="auto"/>
      </w:divBdr>
    </w:div>
    <w:div w:id="751783604">
      <w:bodyDiv w:val="1"/>
      <w:marLeft w:val="0"/>
      <w:marRight w:val="0"/>
      <w:marTop w:val="0"/>
      <w:marBottom w:val="0"/>
      <w:divBdr>
        <w:top w:val="none" w:sz="0" w:space="0" w:color="auto"/>
        <w:left w:val="none" w:sz="0" w:space="0" w:color="auto"/>
        <w:bottom w:val="none" w:sz="0" w:space="0" w:color="auto"/>
        <w:right w:val="none" w:sz="0" w:space="0" w:color="auto"/>
      </w:divBdr>
    </w:div>
    <w:div w:id="751969051">
      <w:bodyDiv w:val="1"/>
      <w:marLeft w:val="0"/>
      <w:marRight w:val="0"/>
      <w:marTop w:val="0"/>
      <w:marBottom w:val="0"/>
      <w:divBdr>
        <w:top w:val="none" w:sz="0" w:space="0" w:color="auto"/>
        <w:left w:val="none" w:sz="0" w:space="0" w:color="auto"/>
        <w:bottom w:val="none" w:sz="0" w:space="0" w:color="auto"/>
        <w:right w:val="none" w:sz="0" w:space="0" w:color="auto"/>
      </w:divBdr>
    </w:div>
    <w:div w:id="752580207">
      <w:bodyDiv w:val="1"/>
      <w:marLeft w:val="0"/>
      <w:marRight w:val="0"/>
      <w:marTop w:val="0"/>
      <w:marBottom w:val="0"/>
      <w:divBdr>
        <w:top w:val="none" w:sz="0" w:space="0" w:color="auto"/>
        <w:left w:val="none" w:sz="0" w:space="0" w:color="auto"/>
        <w:bottom w:val="none" w:sz="0" w:space="0" w:color="auto"/>
        <w:right w:val="none" w:sz="0" w:space="0" w:color="auto"/>
      </w:divBdr>
    </w:div>
    <w:div w:id="752623426">
      <w:bodyDiv w:val="1"/>
      <w:marLeft w:val="0"/>
      <w:marRight w:val="0"/>
      <w:marTop w:val="0"/>
      <w:marBottom w:val="0"/>
      <w:divBdr>
        <w:top w:val="none" w:sz="0" w:space="0" w:color="auto"/>
        <w:left w:val="none" w:sz="0" w:space="0" w:color="auto"/>
        <w:bottom w:val="none" w:sz="0" w:space="0" w:color="auto"/>
        <w:right w:val="none" w:sz="0" w:space="0" w:color="auto"/>
      </w:divBdr>
    </w:div>
    <w:div w:id="752895165">
      <w:bodyDiv w:val="1"/>
      <w:marLeft w:val="0"/>
      <w:marRight w:val="0"/>
      <w:marTop w:val="0"/>
      <w:marBottom w:val="0"/>
      <w:divBdr>
        <w:top w:val="none" w:sz="0" w:space="0" w:color="auto"/>
        <w:left w:val="none" w:sz="0" w:space="0" w:color="auto"/>
        <w:bottom w:val="none" w:sz="0" w:space="0" w:color="auto"/>
        <w:right w:val="none" w:sz="0" w:space="0" w:color="auto"/>
      </w:divBdr>
    </w:div>
    <w:div w:id="753089701">
      <w:bodyDiv w:val="1"/>
      <w:marLeft w:val="0"/>
      <w:marRight w:val="0"/>
      <w:marTop w:val="0"/>
      <w:marBottom w:val="0"/>
      <w:divBdr>
        <w:top w:val="none" w:sz="0" w:space="0" w:color="auto"/>
        <w:left w:val="none" w:sz="0" w:space="0" w:color="auto"/>
        <w:bottom w:val="none" w:sz="0" w:space="0" w:color="auto"/>
        <w:right w:val="none" w:sz="0" w:space="0" w:color="auto"/>
      </w:divBdr>
    </w:div>
    <w:div w:id="753356102">
      <w:bodyDiv w:val="1"/>
      <w:marLeft w:val="0"/>
      <w:marRight w:val="0"/>
      <w:marTop w:val="0"/>
      <w:marBottom w:val="0"/>
      <w:divBdr>
        <w:top w:val="none" w:sz="0" w:space="0" w:color="auto"/>
        <w:left w:val="none" w:sz="0" w:space="0" w:color="auto"/>
        <w:bottom w:val="none" w:sz="0" w:space="0" w:color="auto"/>
        <w:right w:val="none" w:sz="0" w:space="0" w:color="auto"/>
      </w:divBdr>
    </w:div>
    <w:div w:id="753359160">
      <w:bodyDiv w:val="1"/>
      <w:marLeft w:val="0"/>
      <w:marRight w:val="0"/>
      <w:marTop w:val="0"/>
      <w:marBottom w:val="0"/>
      <w:divBdr>
        <w:top w:val="none" w:sz="0" w:space="0" w:color="auto"/>
        <w:left w:val="none" w:sz="0" w:space="0" w:color="auto"/>
        <w:bottom w:val="none" w:sz="0" w:space="0" w:color="auto"/>
        <w:right w:val="none" w:sz="0" w:space="0" w:color="auto"/>
      </w:divBdr>
    </w:div>
    <w:div w:id="753742090">
      <w:bodyDiv w:val="1"/>
      <w:marLeft w:val="0"/>
      <w:marRight w:val="0"/>
      <w:marTop w:val="0"/>
      <w:marBottom w:val="0"/>
      <w:divBdr>
        <w:top w:val="none" w:sz="0" w:space="0" w:color="auto"/>
        <w:left w:val="none" w:sz="0" w:space="0" w:color="auto"/>
        <w:bottom w:val="none" w:sz="0" w:space="0" w:color="auto"/>
        <w:right w:val="none" w:sz="0" w:space="0" w:color="auto"/>
      </w:divBdr>
    </w:div>
    <w:div w:id="753816524">
      <w:bodyDiv w:val="1"/>
      <w:marLeft w:val="0"/>
      <w:marRight w:val="0"/>
      <w:marTop w:val="0"/>
      <w:marBottom w:val="0"/>
      <w:divBdr>
        <w:top w:val="none" w:sz="0" w:space="0" w:color="auto"/>
        <w:left w:val="none" w:sz="0" w:space="0" w:color="auto"/>
        <w:bottom w:val="none" w:sz="0" w:space="0" w:color="auto"/>
        <w:right w:val="none" w:sz="0" w:space="0" w:color="auto"/>
      </w:divBdr>
    </w:div>
    <w:div w:id="753938774">
      <w:bodyDiv w:val="1"/>
      <w:marLeft w:val="0"/>
      <w:marRight w:val="0"/>
      <w:marTop w:val="0"/>
      <w:marBottom w:val="0"/>
      <w:divBdr>
        <w:top w:val="none" w:sz="0" w:space="0" w:color="auto"/>
        <w:left w:val="none" w:sz="0" w:space="0" w:color="auto"/>
        <w:bottom w:val="none" w:sz="0" w:space="0" w:color="auto"/>
        <w:right w:val="none" w:sz="0" w:space="0" w:color="auto"/>
      </w:divBdr>
    </w:div>
    <w:div w:id="754323642">
      <w:bodyDiv w:val="1"/>
      <w:marLeft w:val="0"/>
      <w:marRight w:val="0"/>
      <w:marTop w:val="0"/>
      <w:marBottom w:val="0"/>
      <w:divBdr>
        <w:top w:val="none" w:sz="0" w:space="0" w:color="auto"/>
        <w:left w:val="none" w:sz="0" w:space="0" w:color="auto"/>
        <w:bottom w:val="none" w:sz="0" w:space="0" w:color="auto"/>
        <w:right w:val="none" w:sz="0" w:space="0" w:color="auto"/>
      </w:divBdr>
    </w:div>
    <w:div w:id="754397281">
      <w:bodyDiv w:val="1"/>
      <w:marLeft w:val="0"/>
      <w:marRight w:val="0"/>
      <w:marTop w:val="0"/>
      <w:marBottom w:val="0"/>
      <w:divBdr>
        <w:top w:val="none" w:sz="0" w:space="0" w:color="auto"/>
        <w:left w:val="none" w:sz="0" w:space="0" w:color="auto"/>
        <w:bottom w:val="none" w:sz="0" w:space="0" w:color="auto"/>
        <w:right w:val="none" w:sz="0" w:space="0" w:color="auto"/>
      </w:divBdr>
    </w:div>
    <w:div w:id="754400774">
      <w:bodyDiv w:val="1"/>
      <w:marLeft w:val="0"/>
      <w:marRight w:val="0"/>
      <w:marTop w:val="0"/>
      <w:marBottom w:val="0"/>
      <w:divBdr>
        <w:top w:val="none" w:sz="0" w:space="0" w:color="auto"/>
        <w:left w:val="none" w:sz="0" w:space="0" w:color="auto"/>
        <w:bottom w:val="none" w:sz="0" w:space="0" w:color="auto"/>
        <w:right w:val="none" w:sz="0" w:space="0" w:color="auto"/>
      </w:divBdr>
    </w:div>
    <w:div w:id="754787526">
      <w:bodyDiv w:val="1"/>
      <w:marLeft w:val="0"/>
      <w:marRight w:val="0"/>
      <w:marTop w:val="0"/>
      <w:marBottom w:val="0"/>
      <w:divBdr>
        <w:top w:val="none" w:sz="0" w:space="0" w:color="auto"/>
        <w:left w:val="none" w:sz="0" w:space="0" w:color="auto"/>
        <w:bottom w:val="none" w:sz="0" w:space="0" w:color="auto"/>
        <w:right w:val="none" w:sz="0" w:space="0" w:color="auto"/>
      </w:divBdr>
    </w:div>
    <w:div w:id="755437128">
      <w:bodyDiv w:val="1"/>
      <w:marLeft w:val="0"/>
      <w:marRight w:val="0"/>
      <w:marTop w:val="0"/>
      <w:marBottom w:val="0"/>
      <w:divBdr>
        <w:top w:val="none" w:sz="0" w:space="0" w:color="auto"/>
        <w:left w:val="none" w:sz="0" w:space="0" w:color="auto"/>
        <w:bottom w:val="none" w:sz="0" w:space="0" w:color="auto"/>
        <w:right w:val="none" w:sz="0" w:space="0" w:color="auto"/>
      </w:divBdr>
    </w:div>
    <w:div w:id="755588649">
      <w:bodyDiv w:val="1"/>
      <w:marLeft w:val="0"/>
      <w:marRight w:val="0"/>
      <w:marTop w:val="0"/>
      <w:marBottom w:val="0"/>
      <w:divBdr>
        <w:top w:val="none" w:sz="0" w:space="0" w:color="auto"/>
        <w:left w:val="none" w:sz="0" w:space="0" w:color="auto"/>
        <w:bottom w:val="none" w:sz="0" w:space="0" w:color="auto"/>
        <w:right w:val="none" w:sz="0" w:space="0" w:color="auto"/>
      </w:divBdr>
    </w:div>
    <w:div w:id="755636051">
      <w:bodyDiv w:val="1"/>
      <w:marLeft w:val="0"/>
      <w:marRight w:val="0"/>
      <w:marTop w:val="0"/>
      <w:marBottom w:val="0"/>
      <w:divBdr>
        <w:top w:val="none" w:sz="0" w:space="0" w:color="auto"/>
        <w:left w:val="none" w:sz="0" w:space="0" w:color="auto"/>
        <w:bottom w:val="none" w:sz="0" w:space="0" w:color="auto"/>
        <w:right w:val="none" w:sz="0" w:space="0" w:color="auto"/>
      </w:divBdr>
    </w:div>
    <w:div w:id="755787597">
      <w:bodyDiv w:val="1"/>
      <w:marLeft w:val="0"/>
      <w:marRight w:val="0"/>
      <w:marTop w:val="0"/>
      <w:marBottom w:val="0"/>
      <w:divBdr>
        <w:top w:val="none" w:sz="0" w:space="0" w:color="auto"/>
        <w:left w:val="none" w:sz="0" w:space="0" w:color="auto"/>
        <w:bottom w:val="none" w:sz="0" w:space="0" w:color="auto"/>
        <w:right w:val="none" w:sz="0" w:space="0" w:color="auto"/>
      </w:divBdr>
    </w:div>
    <w:div w:id="755906132">
      <w:bodyDiv w:val="1"/>
      <w:marLeft w:val="0"/>
      <w:marRight w:val="0"/>
      <w:marTop w:val="0"/>
      <w:marBottom w:val="0"/>
      <w:divBdr>
        <w:top w:val="none" w:sz="0" w:space="0" w:color="auto"/>
        <w:left w:val="none" w:sz="0" w:space="0" w:color="auto"/>
        <w:bottom w:val="none" w:sz="0" w:space="0" w:color="auto"/>
        <w:right w:val="none" w:sz="0" w:space="0" w:color="auto"/>
      </w:divBdr>
    </w:div>
    <w:div w:id="756366867">
      <w:bodyDiv w:val="1"/>
      <w:marLeft w:val="0"/>
      <w:marRight w:val="0"/>
      <w:marTop w:val="0"/>
      <w:marBottom w:val="0"/>
      <w:divBdr>
        <w:top w:val="none" w:sz="0" w:space="0" w:color="auto"/>
        <w:left w:val="none" w:sz="0" w:space="0" w:color="auto"/>
        <w:bottom w:val="none" w:sz="0" w:space="0" w:color="auto"/>
        <w:right w:val="none" w:sz="0" w:space="0" w:color="auto"/>
      </w:divBdr>
    </w:div>
    <w:div w:id="756633660">
      <w:bodyDiv w:val="1"/>
      <w:marLeft w:val="0"/>
      <w:marRight w:val="0"/>
      <w:marTop w:val="0"/>
      <w:marBottom w:val="0"/>
      <w:divBdr>
        <w:top w:val="none" w:sz="0" w:space="0" w:color="auto"/>
        <w:left w:val="none" w:sz="0" w:space="0" w:color="auto"/>
        <w:bottom w:val="none" w:sz="0" w:space="0" w:color="auto"/>
        <w:right w:val="none" w:sz="0" w:space="0" w:color="auto"/>
      </w:divBdr>
    </w:div>
    <w:div w:id="756824624">
      <w:bodyDiv w:val="1"/>
      <w:marLeft w:val="0"/>
      <w:marRight w:val="0"/>
      <w:marTop w:val="0"/>
      <w:marBottom w:val="0"/>
      <w:divBdr>
        <w:top w:val="none" w:sz="0" w:space="0" w:color="auto"/>
        <w:left w:val="none" w:sz="0" w:space="0" w:color="auto"/>
        <w:bottom w:val="none" w:sz="0" w:space="0" w:color="auto"/>
        <w:right w:val="none" w:sz="0" w:space="0" w:color="auto"/>
      </w:divBdr>
    </w:div>
    <w:div w:id="757218087">
      <w:bodyDiv w:val="1"/>
      <w:marLeft w:val="0"/>
      <w:marRight w:val="0"/>
      <w:marTop w:val="0"/>
      <w:marBottom w:val="0"/>
      <w:divBdr>
        <w:top w:val="none" w:sz="0" w:space="0" w:color="auto"/>
        <w:left w:val="none" w:sz="0" w:space="0" w:color="auto"/>
        <w:bottom w:val="none" w:sz="0" w:space="0" w:color="auto"/>
        <w:right w:val="none" w:sz="0" w:space="0" w:color="auto"/>
      </w:divBdr>
    </w:div>
    <w:div w:id="758646221">
      <w:bodyDiv w:val="1"/>
      <w:marLeft w:val="0"/>
      <w:marRight w:val="0"/>
      <w:marTop w:val="0"/>
      <w:marBottom w:val="0"/>
      <w:divBdr>
        <w:top w:val="none" w:sz="0" w:space="0" w:color="auto"/>
        <w:left w:val="none" w:sz="0" w:space="0" w:color="auto"/>
        <w:bottom w:val="none" w:sz="0" w:space="0" w:color="auto"/>
        <w:right w:val="none" w:sz="0" w:space="0" w:color="auto"/>
      </w:divBdr>
    </w:div>
    <w:div w:id="759258659">
      <w:bodyDiv w:val="1"/>
      <w:marLeft w:val="0"/>
      <w:marRight w:val="0"/>
      <w:marTop w:val="0"/>
      <w:marBottom w:val="0"/>
      <w:divBdr>
        <w:top w:val="none" w:sz="0" w:space="0" w:color="auto"/>
        <w:left w:val="none" w:sz="0" w:space="0" w:color="auto"/>
        <w:bottom w:val="none" w:sz="0" w:space="0" w:color="auto"/>
        <w:right w:val="none" w:sz="0" w:space="0" w:color="auto"/>
      </w:divBdr>
    </w:div>
    <w:div w:id="759763819">
      <w:bodyDiv w:val="1"/>
      <w:marLeft w:val="0"/>
      <w:marRight w:val="0"/>
      <w:marTop w:val="0"/>
      <w:marBottom w:val="0"/>
      <w:divBdr>
        <w:top w:val="none" w:sz="0" w:space="0" w:color="auto"/>
        <w:left w:val="none" w:sz="0" w:space="0" w:color="auto"/>
        <w:bottom w:val="none" w:sz="0" w:space="0" w:color="auto"/>
        <w:right w:val="none" w:sz="0" w:space="0" w:color="auto"/>
      </w:divBdr>
    </w:div>
    <w:div w:id="760418675">
      <w:bodyDiv w:val="1"/>
      <w:marLeft w:val="0"/>
      <w:marRight w:val="0"/>
      <w:marTop w:val="0"/>
      <w:marBottom w:val="0"/>
      <w:divBdr>
        <w:top w:val="none" w:sz="0" w:space="0" w:color="auto"/>
        <w:left w:val="none" w:sz="0" w:space="0" w:color="auto"/>
        <w:bottom w:val="none" w:sz="0" w:space="0" w:color="auto"/>
        <w:right w:val="none" w:sz="0" w:space="0" w:color="auto"/>
      </w:divBdr>
    </w:div>
    <w:div w:id="761069638">
      <w:bodyDiv w:val="1"/>
      <w:marLeft w:val="0"/>
      <w:marRight w:val="0"/>
      <w:marTop w:val="0"/>
      <w:marBottom w:val="0"/>
      <w:divBdr>
        <w:top w:val="none" w:sz="0" w:space="0" w:color="auto"/>
        <w:left w:val="none" w:sz="0" w:space="0" w:color="auto"/>
        <w:bottom w:val="none" w:sz="0" w:space="0" w:color="auto"/>
        <w:right w:val="none" w:sz="0" w:space="0" w:color="auto"/>
      </w:divBdr>
    </w:div>
    <w:div w:id="761336241">
      <w:bodyDiv w:val="1"/>
      <w:marLeft w:val="0"/>
      <w:marRight w:val="0"/>
      <w:marTop w:val="0"/>
      <w:marBottom w:val="0"/>
      <w:divBdr>
        <w:top w:val="none" w:sz="0" w:space="0" w:color="auto"/>
        <w:left w:val="none" w:sz="0" w:space="0" w:color="auto"/>
        <w:bottom w:val="none" w:sz="0" w:space="0" w:color="auto"/>
        <w:right w:val="none" w:sz="0" w:space="0" w:color="auto"/>
      </w:divBdr>
    </w:div>
    <w:div w:id="761493188">
      <w:bodyDiv w:val="1"/>
      <w:marLeft w:val="0"/>
      <w:marRight w:val="0"/>
      <w:marTop w:val="0"/>
      <w:marBottom w:val="0"/>
      <w:divBdr>
        <w:top w:val="none" w:sz="0" w:space="0" w:color="auto"/>
        <w:left w:val="none" w:sz="0" w:space="0" w:color="auto"/>
        <w:bottom w:val="none" w:sz="0" w:space="0" w:color="auto"/>
        <w:right w:val="none" w:sz="0" w:space="0" w:color="auto"/>
      </w:divBdr>
    </w:div>
    <w:div w:id="762185069">
      <w:bodyDiv w:val="1"/>
      <w:marLeft w:val="0"/>
      <w:marRight w:val="0"/>
      <w:marTop w:val="0"/>
      <w:marBottom w:val="0"/>
      <w:divBdr>
        <w:top w:val="none" w:sz="0" w:space="0" w:color="auto"/>
        <w:left w:val="none" w:sz="0" w:space="0" w:color="auto"/>
        <w:bottom w:val="none" w:sz="0" w:space="0" w:color="auto"/>
        <w:right w:val="none" w:sz="0" w:space="0" w:color="auto"/>
      </w:divBdr>
    </w:div>
    <w:div w:id="762534748">
      <w:bodyDiv w:val="1"/>
      <w:marLeft w:val="0"/>
      <w:marRight w:val="0"/>
      <w:marTop w:val="0"/>
      <w:marBottom w:val="0"/>
      <w:divBdr>
        <w:top w:val="none" w:sz="0" w:space="0" w:color="auto"/>
        <w:left w:val="none" w:sz="0" w:space="0" w:color="auto"/>
        <w:bottom w:val="none" w:sz="0" w:space="0" w:color="auto"/>
        <w:right w:val="none" w:sz="0" w:space="0" w:color="auto"/>
      </w:divBdr>
    </w:div>
    <w:div w:id="763186868">
      <w:bodyDiv w:val="1"/>
      <w:marLeft w:val="0"/>
      <w:marRight w:val="0"/>
      <w:marTop w:val="0"/>
      <w:marBottom w:val="0"/>
      <w:divBdr>
        <w:top w:val="none" w:sz="0" w:space="0" w:color="auto"/>
        <w:left w:val="none" w:sz="0" w:space="0" w:color="auto"/>
        <w:bottom w:val="none" w:sz="0" w:space="0" w:color="auto"/>
        <w:right w:val="none" w:sz="0" w:space="0" w:color="auto"/>
      </w:divBdr>
    </w:div>
    <w:div w:id="763302548">
      <w:bodyDiv w:val="1"/>
      <w:marLeft w:val="0"/>
      <w:marRight w:val="0"/>
      <w:marTop w:val="0"/>
      <w:marBottom w:val="0"/>
      <w:divBdr>
        <w:top w:val="none" w:sz="0" w:space="0" w:color="auto"/>
        <w:left w:val="none" w:sz="0" w:space="0" w:color="auto"/>
        <w:bottom w:val="none" w:sz="0" w:space="0" w:color="auto"/>
        <w:right w:val="none" w:sz="0" w:space="0" w:color="auto"/>
      </w:divBdr>
    </w:div>
    <w:div w:id="763691159">
      <w:bodyDiv w:val="1"/>
      <w:marLeft w:val="0"/>
      <w:marRight w:val="0"/>
      <w:marTop w:val="0"/>
      <w:marBottom w:val="0"/>
      <w:divBdr>
        <w:top w:val="none" w:sz="0" w:space="0" w:color="auto"/>
        <w:left w:val="none" w:sz="0" w:space="0" w:color="auto"/>
        <w:bottom w:val="none" w:sz="0" w:space="0" w:color="auto"/>
        <w:right w:val="none" w:sz="0" w:space="0" w:color="auto"/>
      </w:divBdr>
    </w:div>
    <w:div w:id="764109338">
      <w:bodyDiv w:val="1"/>
      <w:marLeft w:val="0"/>
      <w:marRight w:val="0"/>
      <w:marTop w:val="0"/>
      <w:marBottom w:val="0"/>
      <w:divBdr>
        <w:top w:val="none" w:sz="0" w:space="0" w:color="auto"/>
        <w:left w:val="none" w:sz="0" w:space="0" w:color="auto"/>
        <w:bottom w:val="none" w:sz="0" w:space="0" w:color="auto"/>
        <w:right w:val="none" w:sz="0" w:space="0" w:color="auto"/>
      </w:divBdr>
    </w:div>
    <w:div w:id="764764401">
      <w:bodyDiv w:val="1"/>
      <w:marLeft w:val="0"/>
      <w:marRight w:val="0"/>
      <w:marTop w:val="0"/>
      <w:marBottom w:val="0"/>
      <w:divBdr>
        <w:top w:val="none" w:sz="0" w:space="0" w:color="auto"/>
        <w:left w:val="none" w:sz="0" w:space="0" w:color="auto"/>
        <w:bottom w:val="none" w:sz="0" w:space="0" w:color="auto"/>
        <w:right w:val="none" w:sz="0" w:space="0" w:color="auto"/>
      </w:divBdr>
    </w:div>
    <w:div w:id="764812726">
      <w:bodyDiv w:val="1"/>
      <w:marLeft w:val="0"/>
      <w:marRight w:val="0"/>
      <w:marTop w:val="0"/>
      <w:marBottom w:val="0"/>
      <w:divBdr>
        <w:top w:val="none" w:sz="0" w:space="0" w:color="auto"/>
        <w:left w:val="none" w:sz="0" w:space="0" w:color="auto"/>
        <w:bottom w:val="none" w:sz="0" w:space="0" w:color="auto"/>
        <w:right w:val="none" w:sz="0" w:space="0" w:color="auto"/>
      </w:divBdr>
    </w:div>
    <w:div w:id="765230595">
      <w:bodyDiv w:val="1"/>
      <w:marLeft w:val="0"/>
      <w:marRight w:val="0"/>
      <w:marTop w:val="0"/>
      <w:marBottom w:val="0"/>
      <w:divBdr>
        <w:top w:val="none" w:sz="0" w:space="0" w:color="auto"/>
        <w:left w:val="none" w:sz="0" w:space="0" w:color="auto"/>
        <w:bottom w:val="none" w:sz="0" w:space="0" w:color="auto"/>
        <w:right w:val="none" w:sz="0" w:space="0" w:color="auto"/>
      </w:divBdr>
    </w:div>
    <w:div w:id="766655452">
      <w:bodyDiv w:val="1"/>
      <w:marLeft w:val="0"/>
      <w:marRight w:val="0"/>
      <w:marTop w:val="0"/>
      <w:marBottom w:val="0"/>
      <w:divBdr>
        <w:top w:val="none" w:sz="0" w:space="0" w:color="auto"/>
        <w:left w:val="none" w:sz="0" w:space="0" w:color="auto"/>
        <w:bottom w:val="none" w:sz="0" w:space="0" w:color="auto"/>
        <w:right w:val="none" w:sz="0" w:space="0" w:color="auto"/>
      </w:divBdr>
    </w:div>
    <w:div w:id="767385498">
      <w:bodyDiv w:val="1"/>
      <w:marLeft w:val="0"/>
      <w:marRight w:val="0"/>
      <w:marTop w:val="0"/>
      <w:marBottom w:val="0"/>
      <w:divBdr>
        <w:top w:val="none" w:sz="0" w:space="0" w:color="auto"/>
        <w:left w:val="none" w:sz="0" w:space="0" w:color="auto"/>
        <w:bottom w:val="none" w:sz="0" w:space="0" w:color="auto"/>
        <w:right w:val="none" w:sz="0" w:space="0" w:color="auto"/>
      </w:divBdr>
    </w:div>
    <w:div w:id="767430879">
      <w:bodyDiv w:val="1"/>
      <w:marLeft w:val="0"/>
      <w:marRight w:val="0"/>
      <w:marTop w:val="0"/>
      <w:marBottom w:val="0"/>
      <w:divBdr>
        <w:top w:val="none" w:sz="0" w:space="0" w:color="auto"/>
        <w:left w:val="none" w:sz="0" w:space="0" w:color="auto"/>
        <w:bottom w:val="none" w:sz="0" w:space="0" w:color="auto"/>
        <w:right w:val="none" w:sz="0" w:space="0" w:color="auto"/>
      </w:divBdr>
    </w:div>
    <w:div w:id="767703500">
      <w:bodyDiv w:val="1"/>
      <w:marLeft w:val="0"/>
      <w:marRight w:val="0"/>
      <w:marTop w:val="0"/>
      <w:marBottom w:val="0"/>
      <w:divBdr>
        <w:top w:val="none" w:sz="0" w:space="0" w:color="auto"/>
        <w:left w:val="none" w:sz="0" w:space="0" w:color="auto"/>
        <w:bottom w:val="none" w:sz="0" w:space="0" w:color="auto"/>
        <w:right w:val="none" w:sz="0" w:space="0" w:color="auto"/>
      </w:divBdr>
    </w:div>
    <w:div w:id="767888536">
      <w:bodyDiv w:val="1"/>
      <w:marLeft w:val="0"/>
      <w:marRight w:val="0"/>
      <w:marTop w:val="0"/>
      <w:marBottom w:val="0"/>
      <w:divBdr>
        <w:top w:val="none" w:sz="0" w:space="0" w:color="auto"/>
        <w:left w:val="none" w:sz="0" w:space="0" w:color="auto"/>
        <w:bottom w:val="none" w:sz="0" w:space="0" w:color="auto"/>
        <w:right w:val="none" w:sz="0" w:space="0" w:color="auto"/>
      </w:divBdr>
    </w:div>
    <w:div w:id="768624188">
      <w:bodyDiv w:val="1"/>
      <w:marLeft w:val="0"/>
      <w:marRight w:val="0"/>
      <w:marTop w:val="0"/>
      <w:marBottom w:val="0"/>
      <w:divBdr>
        <w:top w:val="none" w:sz="0" w:space="0" w:color="auto"/>
        <w:left w:val="none" w:sz="0" w:space="0" w:color="auto"/>
        <w:bottom w:val="none" w:sz="0" w:space="0" w:color="auto"/>
        <w:right w:val="none" w:sz="0" w:space="0" w:color="auto"/>
      </w:divBdr>
    </w:div>
    <w:div w:id="769009559">
      <w:bodyDiv w:val="1"/>
      <w:marLeft w:val="0"/>
      <w:marRight w:val="0"/>
      <w:marTop w:val="0"/>
      <w:marBottom w:val="0"/>
      <w:divBdr>
        <w:top w:val="none" w:sz="0" w:space="0" w:color="auto"/>
        <w:left w:val="none" w:sz="0" w:space="0" w:color="auto"/>
        <w:bottom w:val="none" w:sz="0" w:space="0" w:color="auto"/>
        <w:right w:val="none" w:sz="0" w:space="0" w:color="auto"/>
      </w:divBdr>
    </w:div>
    <w:div w:id="769817191">
      <w:bodyDiv w:val="1"/>
      <w:marLeft w:val="0"/>
      <w:marRight w:val="0"/>
      <w:marTop w:val="0"/>
      <w:marBottom w:val="0"/>
      <w:divBdr>
        <w:top w:val="none" w:sz="0" w:space="0" w:color="auto"/>
        <w:left w:val="none" w:sz="0" w:space="0" w:color="auto"/>
        <w:bottom w:val="none" w:sz="0" w:space="0" w:color="auto"/>
        <w:right w:val="none" w:sz="0" w:space="0" w:color="auto"/>
      </w:divBdr>
    </w:div>
    <w:div w:id="770205541">
      <w:bodyDiv w:val="1"/>
      <w:marLeft w:val="0"/>
      <w:marRight w:val="0"/>
      <w:marTop w:val="0"/>
      <w:marBottom w:val="0"/>
      <w:divBdr>
        <w:top w:val="none" w:sz="0" w:space="0" w:color="auto"/>
        <w:left w:val="none" w:sz="0" w:space="0" w:color="auto"/>
        <w:bottom w:val="none" w:sz="0" w:space="0" w:color="auto"/>
        <w:right w:val="none" w:sz="0" w:space="0" w:color="auto"/>
      </w:divBdr>
    </w:div>
    <w:div w:id="770585896">
      <w:bodyDiv w:val="1"/>
      <w:marLeft w:val="0"/>
      <w:marRight w:val="0"/>
      <w:marTop w:val="0"/>
      <w:marBottom w:val="0"/>
      <w:divBdr>
        <w:top w:val="none" w:sz="0" w:space="0" w:color="auto"/>
        <w:left w:val="none" w:sz="0" w:space="0" w:color="auto"/>
        <w:bottom w:val="none" w:sz="0" w:space="0" w:color="auto"/>
        <w:right w:val="none" w:sz="0" w:space="0" w:color="auto"/>
      </w:divBdr>
    </w:div>
    <w:div w:id="770859676">
      <w:bodyDiv w:val="1"/>
      <w:marLeft w:val="0"/>
      <w:marRight w:val="0"/>
      <w:marTop w:val="0"/>
      <w:marBottom w:val="0"/>
      <w:divBdr>
        <w:top w:val="none" w:sz="0" w:space="0" w:color="auto"/>
        <w:left w:val="none" w:sz="0" w:space="0" w:color="auto"/>
        <w:bottom w:val="none" w:sz="0" w:space="0" w:color="auto"/>
        <w:right w:val="none" w:sz="0" w:space="0" w:color="auto"/>
      </w:divBdr>
    </w:div>
    <w:div w:id="771363279">
      <w:bodyDiv w:val="1"/>
      <w:marLeft w:val="0"/>
      <w:marRight w:val="0"/>
      <w:marTop w:val="0"/>
      <w:marBottom w:val="0"/>
      <w:divBdr>
        <w:top w:val="none" w:sz="0" w:space="0" w:color="auto"/>
        <w:left w:val="none" w:sz="0" w:space="0" w:color="auto"/>
        <w:bottom w:val="none" w:sz="0" w:space="0" w:color="auto"/>
        <w:right w:val="none" w:sz="0" w:space="0" w:color="auto"/>
      </w:divBdr>
    </w:div>
    <w:div w:id="772213800">
      <w:bodyDiv w:val="1"/>
      <w:marLeft w:val="0"/>
      <w:marRight w:val="0"/>
      <w:marTop w:val="0"/>
      <w:marBottom w:val="0"/>
      <w:divBdr>
        <w:top w:val="none" w:sz="0" w:space="0" w:color="auto"/>
        <w:left w:val="none" w:sz="0" w:space="0" w:color="auto"/>
        <w:bottom w:val="none" w:sz="0" w:space="0" w:color="auto"/>
        <w:right w:val="none" w:sz="0" w:space="0" w:color="auto"/>
      </w:divBdr>
    </w:div>
    <w:div w:id="772289889">
      <w:bodyDiv w:val="1"/>
      <w:marLeft w:val="0"/>
      <w:marRight w:val="0"/>
      <w:marTop w:val="0"/>
      <w:marBottom w:val="0"/>
      <w:divBdr>
        <w:top w:val="none" w:sz="0" w:space="0" w:color="auto"/>
        <w:left w:val="none" w:sz="0" w:space="0" w:color="auto"/>
        <w:bottom w:val="none" w:sz="0" w:space="0" w:color="auto"/>
        <w:right w:val="none" w:sz="0" w:space="0" w:color="auto"/>
      </w:divBdr>
    </w:div>
    <w:div w:id="773357040">
      <w:bodyDiv w:val="1"/>
      <w:marLeft w:val="0"/>
      <w:marRight w:val="0"/>
      <w:marTop w:val="0"/>
      <w:marBottom w:val="0"/>
      <w:divBdr>
        <w:top w:val="none" w:sz="0" w:space="0" w:color="auto"/>
        <w:left w:val="none" w:sz="0" w:space="0" w:color="auto"/>
        <w:bottom w:val="none" w:sz="0" w:space="0" w:color="auto"/>
        <w:right w:val="none" w:sz="0" w:space="0" w:color="auto"/>
      </w:divBdr>
    </w:div>
    <w:div w:id="774179239">
      <w:bodyDiv w:val="1"/>
      <w:marLeft w:val="0"/>
      <w:marRight w:val="0"/>
      <w:marTop w:val="0"/>
      <w:marBottom w:val="0"/>
      <w:divBdr>
        <w:top w:val="none" w:sz="0" w:space="0" w:color="auto"/>
        <w:left w:val="none" w:sz="0" w:space="0" w:color="auto"/>
        <w:bottom w:val="none" w:sz="0" w:space="0" w:color="auto"/>
        <w:right w:val="none" w:sz="0" w:space="0" w:color="auto"/>
      </w:divBdr>
    </w:div>
    <w:div w:id="774524518">
      <w:bodyDiv w:val="1"/>
      <w:marLeft w:val="0"/>
      <w:marRight w:val="0"/>
      <w:marTop w:val="0"/>
      <w:marBottom w:val="0"/>
      <w:divBdr>
        <w:top w:val="none" w:sz="0" w:space="0" w:color="auto"/>
        <w:left w:val="none" w:sz="0" w:space="0" w:color="auto"/>
        <w:bottom w:val="none" w:sz="0" w:space="0" w:color="auto"/>
        <w:right w:val="none" w:sz="0" w:space="0" w:color="auto"/>
      </w:divBdr>
    </w:div>
    <w:div w:id="774638614">
      <w:bodyDiv w:val="1"/>
      <w:marLeft w:val="0"/>
      <w:marRight w:val="0"/>
      <w:marTop w:val="0"/>
      <w:marBottom w:val="0"/>
      <w:divBdr>
        <w:top w:val="none" w:sz="0" w:space="0" w:color="auto"/>
        <w:left w:val="none" w:sz="0" w:space="0" w:color="auto"/>
        <w:bottom w:val="none" w:sz="0" w:space="0" w:color="auto"/>
        <w:right w:val="none" w:sz="0" w:space="0" w:color="auto"/>
      </w:divBdr>
    </w:div>
    <w:div w:id="774902415">
      <w:bodyDiv w:val="1"/>
      <w:marLeft w:val="0"/>
      <w:marRight w:val="0"/>
      <w:marTop w:val="0"/>
      <w:marBottom w:val="0"/>
      <w:divBdr>
        <w:top w:val="none" w:sz="0" w:space="0" w:color="auto"/>
        <w:left w:val="none" w:sz="0" w:space="0" w:color="auto"/>
        <w:bottom w:val="none" w:sz="0" w:space="0" w:color="auto"/>
        <w:right w:val="none" w:sz="0" w:space="0" w:color="auto"/>
      </w:divBdr>
    </w:div>
    <w:div w:id="775174806">
      <w:bodyDiv w:val="1"/>
      <w:marLeft w:val="0"/>
      <w:marRight w:val="0"/>
      <w:marTop w:val="0"/>
      <w:marBottom w:val="0"/>
      <w:divBdr>
        <w:top w:val="none" w:sz="0" w:space="0" w:color="auto"/>
        <w:left w:val="none" w:sz="0" w:space="0" w:color="auto"/>
        <w:bottom w:val="none" w:sz="0" w:space="0" w:color="auto"/>
        <w:right w:val="none" w:sz="0" w:space="0" w:color="auto"/>
      </w:divBdr>
    </w:div>
    <w:div w:id="775563965">
      <w:bodyDiv w:val="1"/>
      <w:marLeft w:val="0"/>
      <w:marRight w:val="0"/>
      <w:marTop w:val="0"/>
      <w:marBottom w:val="0"/>
      <w:divBdr>
        <w:top w:val="none" w:sz="0" w:space="0" w:color="auto"/>
        <w:left w:val="none" w:sz="0" w:space="0" w:color="auto"/>
        <w:bottom w:val="none" w:sz="0" w:space="0" w:color="auto"/>
        <w:right w:val="none" w:sz="0" w:space="0" w:color="auto"/>
      </w:divBdr>
    </w:div>
    <w:div w:id="775633217">
      <w:bodyDiv w:val="1"/>
      <w:marLeft w:val="0"/>
      <w:marRight w:val="0"/>
      <w:marTop w:val="0"/>
      <w:marBottom w:val="0"/>
      <w:divBdr>
        <w:top w:val="none" w:sz="0" w:space="0" w:color="auto"/>
        <w:left w:val="none" w:sz="0" w:space="0" w:color="auto"/>
        <w:bottom w:val="none" w:sz="0" w:space="0" w:color="auto"/>
        <w:right w:val="none" w:sz="0" w:space="0" w:color="auto"/>
      </w:divBdr>
    </w:div>
    <w:div w:id="775639039">
      <w:bodyDiv w:val="1"/>
      <w:marLeft w:val="0"/>
      <w:marRight w:val="0"/>
      <w:marTop w:val="0"/>
      <w:marBottom w:val="0"/>
      <w:divBdr>
        <w:top w:val="none" w:sz="0" w:space="0" w:color="auto"/>
        <w:left w:val="none" w:sz="0" w:space="0" w:color="auto"/>
        <w:bottom w:val="none" w:sz="0" w:space="0" w:color="auto"/>
        <w:right w:val="none" w:sz="0" w:space="0" w:color="auto"/>
      </w:divBdr>
    </w:div>
    <w:div w:id="775834576">
      <w:bodyDiv w:val="1"/>
      <w:marLeft w:val="0"/>
      <w:marRight w:val="0"/>
      <w:marTop w:val="0"/>
      <w:marBottom w:val="0"/>
      <w:divBdr>
        <w:top w:val="none" w:sz="0" w:space="0" w:color="auto"/>
        <w:left w:val="none" w:sz="0" w:space="0" w:color="auto"/>
        <w:bottom w:val="none" w:sz="0" w:space="0" w:color="auto"/>
        <w:right w:val="none" w:sz="0" w:space="0" w:color="auto"/>
      </w:divBdr>
    </w:div>
    <w:div w:id="777330381">
      <w:bodyDiv w:val="1"/>
      <w:marLeft w:val="0"/>
      <w:marRight w:val="0"/>
      <w:marTop w:val="0"/>
      <w:marBottom w:val="0"/>
      <w:divBdr>
        <w:top w:val="none" w:sz="0" w:space="0" w:color="auto"/>
        <w:left w:val="none" w:sz="0" w:space="0" w:color="auto"/>
        <w:bottom w:val="none" w:sz="0" w:space="0" w:color="auto"/>
        <w:right w:val="none" w:sz="0" w:space="0" w:color="auto"/>
      </w:divBdr>
    </w:div>
    <w:div w:id="777526124">
      <w:bodyDiv w:val="1"/>
      <w:marLeft w:val="0"/>
      <w:marRight w:val="0"/>
      <w:marTop w:val="0"/>
      <w:marBottom w:val="0"/>
      <w:divBdr>
        <w:top w:val="none" w:sz="0" w:space="0" w:color="auto"/>
        <w:left w:val="none" w:sz="0" w:space="0" w:color="auto"/>
        <w:bottom w:val="none" w:sz="0" w:space="0" w:color="auto"/>
        <w:right w:val="none" w:sz="0" w:space="0" w:color="auto"/>
      </w:divBdr>
    </w:div>
    <w:div w:id="778647591">
      <w:bodyDiv w:val="1"/>
      <w:marLeft w:val="0"/>
      <w:marRight w:val="0"/>
      <w:marTop w:val="0"/>
      <w:marBottom w:val="0"/>
      <w:divBdr>
        <w:top w:val="none" w:sz="0" w:space="0" w:color="auto"/>
        <w:left w:val="none" w:sz="0" w:space="0" w:color="auto"/>
        <w:bottom w:val="none" w:sz="0" w:space="0" w:color="auto"/>
        <w:right w:val="none" w:sz="0" w:space="0" w:color="auto"/>
      </w:divBdr>
    </w:div>
    <w:div w:id="779447695">
      <w:bodyDiv w:val="1"/>
      <w:marLeft w:val="0"/>
      <w:marRight w:val="0"/>
      <w:marTop w:val="0"/>
      <w:marBottom w:val="0"/>
      <w:divBdr>
        <w:top w:val="none" w:sz="0" w:space="0" w:color="auto"/>
        <w:left w:val="none" w:sz="0" w:space="0" w:color="auto"/>
        <w:bottom w:val="none" w:sz="0" w:space="0" w:color="auto"/>
        <w:right w:val="none" w:sz="0" w:space="0" w:color="auto"/>
      </w:divBdr>
    </w:div>
    <w:div w:id="779493985">
      <w:bodyDiv w:val="1"/>
      <w:marLeft w:val="0"/>
      <w:marRight w:val="0"/>
      <w:marTop w:val="0"/>
      <w:marBottom w:val="0"/>
      <w:divBdr>
        <w:top w:val="none" w:sz="0" w:space="0" w:color="auto"/>
        <w:left w:val="none" w:sz="0" w:space="0" w:color="auto"/>
        <w:bottom w:val="none" w:sz="0" w:space="0" w:color="auto"/>
        <w:right w:val="none" w:sz="0" w:space="0" w:color="auto"/>
      </w:divBdr>
    </w:div>
    <w:div w:id="779758762">
      <w:bodyDiv w:val="1"/>
      <w:marLeft w:val="0"/>
      <w:marRight w:val="0"/>
      <w:marTop w:val="0"/>
      <w:marBottom w:val="0"/>
      <w:divBdr>
        <w:top w:val="none" w:sz="0" w:space="0" w:color="auto"/>
        <w:left w:val="none" w:sz="0" w:space="0" w:color="auto"/>
        <w:bottom w:val="none" w:sz="0" w:space="0" w:color="auto"/>
        <w:right w:val="none" w:sz="0" w:space="0" w:color="auto"/>
      </w:divBdr>
    </w:div>
    <w:div w:id="779840924">
      <w:bodyDiv w:val="1"/>
      <w:marLeft w:val="0"/>
      <w:marRight w:val="0"/>
      <w:marTop w:val="0"/>
      <w:marBottom w:val="0"/>
      <w:divBdr>
        <w:top w:val="none" w:sz="0" w:space="0" w:color="auto"/>
        <w:left w:val="none" w:sz="0" w:space="0" w:color="auto"/>
        <w:bottom w:val="none" w:sz="0" w:space="0" w:color="auto"/>
        <w:right w:val="none" w:sz="0" w:space="0" w:color="auto"/>
      </w:divBdr>
    </w:div>
    <w:div w:id="780299985">
      <w:bodyDiv w:val="1"/>
      <w:marLeft w:val="0"/>
      <w:marRight w:val="0"/>
      <w:marTop w:val="0"/>
      <w:marBottom w:val="0"/>
      <w:divBdr>
        <w:top w:val="none" w:sz="0" w:space="0" w:color="auto"/>
        <w:left w:val="none" w:sz="0" w:space="0" w:color="auto"/>
        <w:bottom w:val="none" w:sz="0" w:space="0" w:color="auto"/>
        <w:right w:val="none" w:sz="0" w:space="0" w:color="auto"/>
      </w:divBdr>
    </w:div>
    <w:div w:id="780958685">
      <w:bodyDiv w:val="1"/>
      <w:marLeft w:val="0"/>
      <w:marRight w:val="0"/>
      <w:marTop w:val="0"/>
      <w:marBottom w:val="0"/>
      <w:divBdr>
        <w:top w:val="none" w:sz="0" w:space="0" w:color="auto"/>
        <w:left w:val="none" w:sz="0" w:space="0" w:color="auto"/>
        <w:bottom w:val="none" w:sz="0" w:space="0" w:color="auto"/>
        <w:right w:val="none" w:sz="0" w:space="0" w:color="auto"/>
      </w:divBdr>
    </w:div>
    <w:div w:id="781077474">
      <w:bodyDiv w:val="1"/>
      <w:marLeft w:val="0"/>
      <w:marRight w:val="0"/>
      <w:marTop w:val="0"/>
      <w:marBottom w:val="0"/>
      <w:divBdr>
        <w:top w:val="none" w:sz="0" w:space="0" w:color="auto"/>
        <w:left w:val="none" w:sz="0" w:space="0" w:color="auto"/>
        <w:bottom w:val="none" w:sz="0" w:space="0" w:color="auto"/>
        <w:right w:val="none" w:sz="0" w:space="0" w:color="auto"/>
      </w:divBdr>
    </w:div>
    <w:div w:id="782112869">
      <w:bodyDiv w:val="1"/>
      <w:marLeft w:val="0"/>
      <w:marRight w:val="0"/>
      <w:marTop w:val="0"/>
      <w:marBottom w:val="0"/>
      <w:divBdr>
        <w:top w:val="none" w:sz="0" w:space="0" w:color="auto"/>
        <w:left w:val="none" w:sz="0" w:space="0" w:color="auto"/>
        <w:bottom w:val="none" w:sz="0" w:space="0" w:color="auto"/>
        <w:right w:val="none" w:sz="0" w:space="0" w:color="auto"/>
      </w:divBdr>
    </w:div>
    <w:div w:id="782841730">
      <w:bodyDiv w:val="1"/>
      <w:marLeft w:val="0"/>
      <w:marRight w:val="0"/>
      <w:marTop w:val="0"/>
      <w:marBottom w:val="0"/>
      <w:divBdr>
        <w:top w:val="none" w:sz="0" w:space="0" w:color="auto"/>
        <w:left w:val="none" w:sz="0" w:space="0" w:color="auto"/>
        <w:bottom w:val="none" w:sz="0" w:space="0" w:color="auto"/>
        <w:right w:val="none" w:sz="0" w:space="0" w:color="auto"/>
      </w:divBdr>
    </w:div>
    <w:div w:id="782916437">
      <w:bodyDiv w:val="1"/>
      <w:marLeft w:val="0"/>
      <w:marRight w:val="0"/>
      <w:marTop w:val="0"/>
      <w:marBottom w:val="0"/>
      <w:divBdr>
        <w:top w:val="none" w:sz="0" w:space="0" w:color="auto"/>
        <w:left w:val="none" w:sz="0" w:space="0" w:color="auto"/>
        <w:bottom w:val="none" w:sz="0" w:space="0" w:color="auto"/>
        <w:right w:val="none" w:sz="0" w:space="0" w:color="auto"/>
      </w:divBdr>
    </w:div>
    <w:div w:id="783232265">
      <w:bodyDiv w:val="1"/>
      <w:marLeft w:val="0"/>
      <w:marRight w:val="0"/>
      <w:marTop w:val="0"/>
      <w:marBottom w:val="0"/>
      <w:divBdr>
        <w:top w:val="none" w:sz="0" w:space="0" w:color="auto"/>
        <w:left w:val="none" w:sz="0" w:space="0" w:color="auto"/>
        <w:bottom w:val="none" w:sz="0" w:space="0" w:color="auto"/>
        <w:right w:val="none" w:sz="0" w:space="0" w:color="auto"/>
      </w:divBdr>
    </w:div>
    <w:div w:id="784495124">
      <w:bodyDiv w:val="1"/>
      <w:marLeft w:val="0"/>
      <w:marRight w:val="0"/>
      <w:marTop w:val="0"/>
      <w:marBottom w:val="0"/>
      <w:divBdr>
        <w:top w:val="none" w:sz="0" w:space="0" w:color="auto"/>
        <w:left w:val="none" w:sz="0" w:space="0" w:color="auto"/>
        <w:bottom w:val="none" w:sz="0" w:space="0" w:color="auto"/>
        <w:right w:val="none" w:sz="0" w:space="0" w:color="auto"/>
      </w:divBdr>
    </w:div>
    <w:div w:id="784932934">
      <w:bodyDiv w:val="1"/>
      <w:marLeft w:val="0"/>
      <w:marRight w:val="0"/>
      <w:marTop w:val="0"/>
      <w:marBottom w:val="0"/>
      <w:divBdr>
        <w:top w:val="none" w:sz="0" w:space="0" w:color="auto"/>
        <w:left w:val="none" w:sz="0" w:space="0" w:color="auto"/>
        <w:bottom w:val="none" w:sz="0" w:space="0" w:color="auto"/>
        <w:right w:val="none" w:sz="0" w:space="0" w:color="auto"/>
      </w:divBdr>
    </w:div>
    <w:div w:id="785736580">
      <w:bodyDiv w:val="1"/>
      <w:marLeft w:val="0"/>
      <w:marRight w:val="0"/>
      <w:marTop w:val="0"/>
      <w:marBottom w:val="0"/>
      <w:divBdr>
        <w:top w:val="none" w:sz="0" w:space="0" w:color="auto"/>
        <w:left w:val="none" w:sz="0" w:space="0" w:color="auto"/>
        <w:bottom w:val="none" w:sz="0" w:space="0" w:color="auto"/>
        <w:right w:val="none" w:sz="0" w:space="0" w:color="auto"/>
      </w:divBdr>
    </w:div>
    <w:div w:id="785780445">
      <w:bodyDiv w:val="1"/>
      <w:marLeft w:val="0"/>
      <w:marRight w:val="0"/>
      <w:marTop w:val="0"/>
      <w:marBottom w:val="0"/>
      <w:divBdr>
        <w:top w:val="none" w:sz="0" w:space="0" w:color="auto"/>
        <w:left w:val="none" w:sz="0" w:space="0" w:color="auto"/>
        <w:bottom w:val="none" w:sz="0" w:space="0" w:color="auto"/>
        <w:right w:val="none" w:sz="0" w:space="0" w:color="auto"/>
      </w:divBdr>
    </w:div>
    <w:div w:id="786004838">
      <w:bodyDiv w:val="1"/>
      <w:marLeft w:val="0"/>
      <w:marRight w:val="0"/>
      <w:marTop w:val="0"/>
      <w:marBottom w:val="0"/>
      <w:divBdr>
        <w:top w:val="none" w:sz="0" w:space="0" w:color="auto"/>
        <w:left w:val="none" w:sz="0" w:space="0" w:color="auto"/>
        <w:bottom w:val="none" w:sz="0" w:space="0" w:color="auto"/>
        <w:right w:val="none" w:sz="0" w:space="0" w:color="auto"/>
      </w:divBdr>
    </w:div>
    <w:div w:id="786200566">
      <w:bodyDiv w:val="1"/>
      <w:marLeft w:val="0"/>
      <w:marRight w:val="0"/>
      <w:marTop w:val="0"/>
      <w:marBottom w:val="0"/>
      <w:divBdr>
        <w:top w:val="none" w:sz="0" w:space="0" w:color="auto"/>
        <w:left w:val="none" w:sz="0" w:space="0" w:color="auto"/>
        <w:bottom w:val="none" w:sz="0" w:space="0" w:color="auto"/>
        <w:right w:val="none" w:sz="0" w:space="0" w:color="auto"/>
      </w:divBdr>
    </w:div>
    <w:div w:id="786242786">
      <w:bodyDiv w:val="1"/>
      <w:marLeft w:val="0"/>
      <w:marRight w:val="0"/>
      <w:marTop w:val="0"/>
      <w:marBottom w:val="0"/>
      <w:divBdr>
        <w:top w:val="none" w:sz="0" w:space="0" w:color="auto"/>
        <w:left w:val="none" w:sz="0" w:space="0" w:color="auto"/>
        <w:bottom w:val="none" w:sz="0" w:space="0" w:color="auto"/>
        <w:right w:val="none" w:sz="0" w:space="0" w:color="auto"/>
      </w:divBdr>
    </w:div>
    <w:div w:id="786775638">
      <w:bodyDiv w:val="1"/>
      <w:marLeft w:val="0"/>
      <w:marRight w:val="0"/>
      <w:marTop w:val="0"/>
      <w:marBottom w:val="0"/>
      <w:divBdr>
        <w:top w:val="none" w:sz="0" w:space="0" w:color="auto"/>
        <w:left w:val="none" w:sz="0" w:space="0" w:color="auto"/>
        <w:bottom w:val="none" w:sz="0" w:space="0" w:color="auto"/>
        <w:right w:val="none" w:sz="0" w:space="0" w:color="auto"/>
      </w:divBdr>
    </w:div>
    <w:div w:id="787158983">
      <w:bodyDiv w:val="1"/>
      <w:marLeft w:val="0"/>
      <w:marRight w:val="0"/>
      <w:marTop w:val="0"/>
      <w:marBottom w:val="0"/>
      <w:divBdr>
        <w:top w:val="none" w:sz="0" w:space="0" w:color="auto"/>
        <w:left w:val="none" w:sz="0" w:space="0" w:color="auto"/>
        <w:bottom w:val="none" w:sz="0" w:space="0" w:color="auto"/>
        <w:right w:val="none" w:sz="0" w:space="0" w:color="auto"/>
      </w:divBdr>
    </w:div>
    <w:div w:id="787160456">
      <w:bodyDiv w:val="1"/>
      <w:marLeft w:val="0"/>
      <w:marRight w:val="0"/>
      <w:marTop w:val="0"/>
      <w:marBottom w:val="0"/>
      <w:divBdr>
        <w:top w:val="none" w:sz="0" w:space="0" w:color="auto"/>
        <w:left w:val="none" w:sz="0" w:space="0" w:color="auto"/>
        <w:bottom w:val="none" w:sz="0" w:space="0" w:color="auto"/>
        <w:right w:val="none" w:sz="0" w:space="0" w:color="auto"/>
      </w:divBdr>
    </w:div>
    <w:div w:id="787548052">
      <w:bodyDiv w:val="1"/>
      <w:marLeft w:val="0"/>
      <w:marRight w:val="0"/>
      <w:marTop w:val="0"/>
      <w:marBottom w:val="0"/>
      <w:divBdr>
        <w:top w:val="none" w:sz="0" w:space="0" w:color="auto"/>
        <w:left w:val="none" w:sz="0" w:space="0" w:color="auto"/>
        <w:bottom w:val="none" w:sz="0" w:space="0" w:color="auto"/>
        <w:right w:val="none" w:sz="0" w:space="0" w:color="auto"/>
      </w:divBdr>
    </w:div>
    <w:div w:id="787699414">
      <w:bodyDiv w:val="1"/>
      <w:marLeft w:val="0"/>
      <w:marRight w:val="0"/>
      <w:marTop w:val="0"/>
      <w:marBottom w:val="0"/>
      <w:divBdr>
        <w:top w:val="none" w:sz="0" w:space="0" w:color="auto"/>
        <w:left w:val="none" w:sz="0" w:space="0" w:color="auto"/>
        <w:bottom w:val="none" w:sz="0" w:space="0" w:color="auto"/>
        <w:right w:val="none" w:sz="0" w:space="0" w:color="auto"/>
      </w:divBdr>
    </w:div>
    <w:div w:id="788015965">
      <w:bodyDiv w:val="1"/>
      <w:marLeft w:val="0"/>
      <w:marRight w:val="0"/>
      <w:marTop w:val="0"/>
      <w:marBottom w:val="0"/>
      <w:divBdr>
        <w:top w:val="none" w:sz="0" w:space="0" w:color="auto"/>
        <w:left w:val="none" w:sz="0" w:space="0" w:color="auto"/>
        <w:bottom w:val="none" w:sz="0" w:space="0" w:color="auto"/>
        <w:right w:val="none" w:sz="0" w:space="0" w:color="auto"/>
      </w:divBdr>
    </w:div>
    <w:div w:id="788429969">
      <w:bodyDiv w:val="1"/>
      <w:marLeft w:val="0"/>
      <w:marRight w:val="0"/>
      <w:marTop w:val="0"/>
      <w:marBottom w:val="0"/>
      <w:divBdr>
        <w:top w:val="none" w:sz="0" w:space="0" w:color="auto"/>
        <w:left w:val="none" w:sz="0" w:space="0" w:color="auto"/>
        <w:bottom w:val="none" w:sz="0" w:space="0" w:color="auto"/>
        <w:right w:val="none" w:sz="0" w:space="0" w:color="auto"/>
      </w:divBdr>
    </w:div>
    <w:div w:id="788859167">
      <w:bodyDiv w:val="1"/>
      <w:marLeft w:val="0"/>
      <w:marRight w:val="0"/>
      <w:marTop w:val="0"/>
      <w:marBottom w:val="0"/>
      <w:divBdr>
        <w:top w:val="none" w:sz="0" w:space="0" w:color="auto"/>
        <w:left w:val="none" w:sz="0" w:space="0" w:color="auto"/>
        <w:bottom w:val="none" w:sz="0" w:space="0" w:color="auto"/>
        <w:right w:val="none" w:sz="0" w:space="0" w:color="auto"/>
      </w:divBdr>
    </w:div>
    <w:div w:id="789251445">
      <w:bodyDiv w:val="1"/>
      <w:marLeft w:val="0"/>
      <w:marRight w:val="0"/>
      <w:marTop w:val="0"/>
      <w:marBottom w:val="0"/>
      <w:divBdr>
        <w:top w:val="none" w:sz="0" w:space="0" w:color="auto"/>
        <w:left w:val="none" w:sz="0" w:space="0" w:color="auto"/>
        <w:bottom w:val="none" w:sz="0" w:space="0" w:color="auto"/>
        <w:right w:val="none" w:sz="0" w:space="0" w:color="auto"/>
      </w:divBdr>
    </w:div>
    <w:div w:id="789321346">
      <w:bodyDiv w:val="1"/>
      <w:marLeft w:val="0"/>
      <w:marRight w:val="0"/>
      <w:marTop w:val="0"/>
      <w:marBottom w:val="0"/>
      <w:divBdr>
        <w:top w:val="none" w:sz="0" w:space="0" w:color="auto"/>
        <w:left w:val="none" w:sz="0" w:space="0" w:color="auto"/>
        <w:bottom w:val="none" w:sz="0" w:space="0" w:color="auto"/>
        <w:right w:val="none" w:sz="0" w:space="0" w:color="auto"/>
      </w:divBdr>
    </w:div>
    <w:div w:id="789325658">
      <w:bodyDiv w:val="1"/>
      <w:marLeft w:val="0"/>
      <w:marRight w:val="0"/>
      <w:marTop w:val="0"/>
      <w:marBottom w:val="0"/>
      <w:divBdr>
        <w:top w:val="none" w:sz="0" w:space="0" w:color="auto"/>
        <w:left w:val="none" w:sz="0" w:space="0" w:color="auto"/>
        <w:bottom w:val="none" w:sz="0" w:space="0" w:color="auto"/>
        <w:right w:val="none" w:sz="0" w:space="0" w:color="auto"/>
      </w:divBdr>
    </w:div>
    <w:div w:id="789974677">
      <w:bodyDiv w:val="1"/>
      <w:marLeft w:val="0"/>
      <w:marRight w:val="0"/>
      <w:marTop w:val="0"/>
      <w:marBottom w:val="0"/>
      <w:divBdr>
        <w:top w:val="none" w:sz="0" w:space="0" w:color="auto"/>
        <w:left w:val="none" w:sz="0" w:space="0" w:color="auto"/>
        <w:bottom w:val="none" w:sz="0" w:space="0" w:color="auto"/>
        <w:right w:val="none" w:sz="0" w:space="0" w:color="auto"/>
      </w:divBdr>
    </w:div>
    <w:div w:id="790127945">
      <w:bodyDiv w:val="1"/>
      <w:marLeft w:val="0"/>
      <w:marRight w:val="0"/>
      <w:marTop w:val="0"/>
      <w:marBottom w:val="0"/>
      <w:divBdr>
        <w:top w:val="none" w:sz="0" w:space="0" w:color="auto"/>
        <w:left w:val="none" w:sz="0" w:space="0" w:color="auto"/>
        <w:bottom w:val="none" w:sz="0" w:space="0" w:color="auto"/>
        <w:right w:val="none" w:sz="0" w:space="0" w:color="auto"/>
      </w:divBdr>
    </w:div>
    <w:div w:id="790979988">
      <w:bodyDiv w:val="1"/>
      <w:marLeft w:val="0"/>
      <w:marRight w:val="0"/>
      <w:marTop w:val="0"/>
      <w:marBottom w:val="0"/>
      <w:divBdr>
        <w:top w:val="none" w:sz="0" w:space="0" w:color="auto"/>
        <w:left w:val="none" w:sz="0" w:space="0" w:color="auto"/>
        <w:bottom w:val="none" w:sz="0" w:space="0" w:color="auto"/>
        <w:right w:val="none" w:sz="0" w:space="0" w:color="auto"/>
      </w:divBdr>
    </w:div>
    <w:div w:id="791359509">
      <w:bodyDiv w:val="1"/>
      <w:marLeft w:val="0"/>
      <w:marRight w:val="0"/>
      <w:marTop w:val="0"/>
      <w:marBottom w:val="0"/>
      <w:divBdr>
        <w:top w:val="none" w:sz="0" w:space="0" w:color="auto"/>
        <w:left w:val="none" w:sz="0" w:space="0" w:color="auto"/>
        <w:bottom w:val="none" w:sz="0" w:space="0" w:color="auto"/>
        <w:right w:val="none" w:sz="0" w:space="0" w:color="auto"/>
      </w:divBdr>
    </w:div>
    <w:div w:id="791629850">
      <w:bodyDiv w:val="1"/>
      <w:marLeft w:val="0"/>
      <w:marRight w:val="0"/>
      <w:marTop w:val="0"/>
      <w:marBottom w:val="0"/>
      <w:divBdr>
        <w:top w:val="none" w:sz="0" w:space="0" w:color="auto"/>
        <w:left w:val="none" w:sz="0" w:space="0" w:color="auto"/>
        <w:bottom w:val="none" w:sz="0" w:space="0" w:color="auto"/>
        <w:right w:val="none" w:sz="0" w:space="0" w:color="auto"/>
      </w:divBdr>
    </w:div>
    <w:div w:id="793209245">
      <w:bodyDiv w:val="1"/>
      <w:marLeft w:val="0"/>
      <w:marRight w:val="0"/>
      <w:marTop w:val="0"/>
      <w:marBottom w:val="0"/>
      <w:divBdr>
        <w:top w:val="none" w:sz="0" w:space="0" w:color="auto"/>
        <w:left w:val="none" w:sz="0" w:space="0" w:color="auto"/>
        <w:bottom w:val="none" w:sz="0" w:space="0" w:color="auto"/>
        <w:right w:val="none" w:sz="0" w:space="0" w:color="auto"/>
      </w:divBdr>
    </w:div>
    <w:div w:id="793448423">
      <w:bodyDiv w:val="1"/>
      <w:marLeft w:val="0"/>
      <w:marRight w:val="0"/>
      <w:marTop w:val="0"/>
      <w:marBottom w:val="0"/>
      <w:divBdr>
        <w:top w:val="none" w:sz="0" w:space="0" w:color="auto"/>
        <w:left w:val="none" w:sz="0" w:space="0" w:color="auto"/>
        <w:bottom w:val="none" w:sz="0" w:space="0" w:color="auto"/>
        <w:right w:val="none" w:sz="0" w:space="0" w:color="auto"/>
      </w:divBdr>
    </w:div>
    <w:div w:id="793526686">
      <w:bodyDiv w:val="1"/>
      <w:marLeft w:val="0"/>
      <w:marRight w:val="0"/>
      <w:marTop w:val="0"/>
      <w:marBottom w:val="0"/>
      <w:divBdr>
        <w:top w:val="none" w:sz="0" w:space="0" w:color="auto"/>
        <w:left w:val="none" w:sz="0" w:space="0" w:color="auto"/>
        <w:bottom w:val="none" w:sz="0" w:space="0" w:color="auto"/>
        <w:right w:val="none" w:sz="0" w:space="0" w:color="auto"/>
      </w:divBdr>
    </w:div>
    <w:div w:id="793595746">
      <w:bodyDiv w:val="1"/>
      <w:marLeft w:val="0"/>
      <w:marRight w:val="0"/>
      <w:marTop w:val="0"/>
      <w:marBottom w:val="0"/>
      <w:divBdr>
        <w:top w:val="none" w:sz="0" w:space="0" w:color="auto"/>
        <w:left w:val="none" w:sz="0" w:space="0" w:color="auto"/>
        <w:bottom w:val="none" w:sz="0" w:space="0" w:color="auto"/>
        <w:right w:val="none" w:sz="0" w:space="0" w:color="auto"/>
      </w:divBdr>
    </w:div>
    <w:div w:id="794105944">
      <w:bodyDiv w:val="1"/>
      <w:marLeft w:val="0"/>
      <w:marRight w:val="0"/>
      <w:marTop w:val="0"/>
      <w:marBottom w:val="0"/>
      <w:divBdr>
        <w:top w:val="none" w:sz="0" w:space="0" w:color="auto"/>
        <w:left w:val="none" w:sz="0" w:space="0" w:color="auto"/>
        <w:bottom w:val="none" w:sz="0" w:space="0" w:color="auto"/>
        <w:right w:val="none" w:sz="0" w:space="0" w:color="auto"/>
      </w:divBdr>
    </w:div>
    <w:div w:id="794181829">
      <w:bodyDiv w:val="1"/>
      <w:marLeft w:val="0"/>
      <w:marRight w:val="0"/>
      <w:marTop w:val="0"/>
      <w:marBottom w:val="0"/>
      <w:divBdr>
        <w:top w:val="none" w:sz="0" w:space="0" w:color="auto"/>
        <w:left w:val="none" w:sz="0" w:space="0" w:color="auto"/>
        <w:bottom w:val="none" w:sz="0" w:space="0" w:color="auto"/>
        <w:right w:val="none" w:sz="0" w:space="0" w:color="auto"/>
      </w:divBdr>
    </w:div>
    <w:div w:id="794368920">
      <w:bodyDiv w:val="1"/>
      <w:marLeft w:val="0"/>
      <w:marRight w:val="0"/>
      <w:marTop w:val="0"/>
      <w:marBottom w:val="0"/>
      <w:divBdr>
        <w:top w:val="none" w:sz="0" w:space="0" w:color="auto"/>
        <w:left w:val="none" w:sz="0" w:space="0" w:color="auto"/>
        <w:bottom w:val="none" w:sz="0" w:space="0" w:color="auto"/>
        <w:right w:val="none" w:sz="0" w:space="0" w:color="auto"/>
      </w:divBdr>
    </w:div>
    <w:div w:id="795177114">
      <w:bodyDiv w:val="1"/>
      <w:marLeft w:val="0"/>
      <w:marRight w:val="0"/>
      <w:marTop w:val="0"/>
      <w:marBottom w:val="0"/>
      <w:divBdr>
        <w:top w:val="none" w:sz="0" w:space="0" w:color="auto"/>
        <w:left w:val="none" w:sz="0" w:space="0" w:color="auto"/>
        <w:bottom w:val="none" w:sz="0" w:space="0" w:color="auto"/>
        <w:right w:val="none" w:sz="0" w:space="0" w:color="auto"/>
      </w:divBdr>
    </w:div>
    <w:div w:id="795567302">
      <w:bodyDiv w:val="1"/>
      <w:marLeft w:val="0"/>
      <w:marRight w:val="0"/>
      <w:marTop w:val="0"/>
      <w:marBottom w:val="0"/>
      <w:divBdr>
        <w:top w:val="none" w:sz="0" w:space="0" w:color="auto"/>
        <w:left w:val="none" w:sz="0" w:space="0" w:color="auto"/>
        <w:bottom w:val="none" w:sz="0" w:space="0" w:color="auto"/>
        <w:right w:val="none" w:sz="0" w:space="0" w:color="auto"/>
      </w:divBdr>
    </w:div>
    <w:div w:id="795637250">
      <w:bodyDiv w:val="1"/>
      <w:marLeft w:val="0"/>
      <w:marRight w:val="0"/>
      <w:marTop w:val="0"/>
      <w:marBottom w:val="0"/>
      <w:divBdr>
        <w:top w:val="none" w:sz="0" w:space="0" w:color="auto"/>
        <w:left w:val="none" w:sz="0" w:space="0" w:color="auto"/>
        <w:bottom w:val="none" w:sz="0" w:space="0" w:color="auto"/>
        <w:right w:val="none" w:sz="0" w:space="0" w:color="auto"/>
      </w:divBdr>
    </w:div>
    <w:div w:id="795761780">
      <w:bodyDiv w:val="1"/>
      <w:marLeft w:val="0"/>
      <w:marRight w:val="0"/>
      <w:marTop w:val="0"/>
      <w:marBottom w:val="0"/>
      <w:divBdr>
        <w:top w:val="none" w:sz="0" w:space="0" w:color="auto"/>
        <w:left w:val="none" w:sz="0" w:space="0" w:color="auto"/>
        <w:bottom w:val="none" w:sz="0" w:space="0" w:color="auto"/>
        <w:right w:val="none" w:sz="0" w:space="0" w:color="auto"/>
      </w:divBdr>
    </w:div>
    <w:div w:id="797190584">
      <w:bodyDiv w:val="1"/>
      <w:marLeft w:val="0"/>
      <w:marRight w:val="0"/>
      <w:marTop w:val="0"/>
      <w:marBottom w:val="0"/>
      <w:divBdr>
        <w:top w:val="none" w:sz="0" w:space="0" w:color="auto"/>
        <w:left w:val="none" w:sz="0" w:space="0" w:color="auto"/>
        <w:bottom w:val="none" w:sz="0" w:space="0" w:color="auto"/>
        <w:right w:val="none" w:sz="0" w:space="0" w:color="auto"/>
      </w:divBdr>
    </w:div>
    <w:div w:id="798648634">
      <w:bodyDiv w:val="1"/>
      <w:marLeft w:val="0"/>
      <w:marRight w:val="0"/>
      <w:marTop w:val="0"/>
      <w:marBottom w:val="0"/>
      <w:divBdr>
        <w:top w:val="none" w:sz="0" w:space="0" w:color="auto"/>
        <w:left w:val="none" w:sz="0" w:space="0" w:color="auto"/>
        <w:bottom w:val="none" w:sz="0" w:space="0" w:color="auto"/>
        <w:right w:val="none" w:sz="0" w:space="0" w:color="auto"/>
      </w:divBdr>
    </w:div>
    <w:div w:id="798766412">
      <w:bodyDiv w:val="1"/>
      <w:marLeft w:val="0"/>
      <w:marRight w:val="0"/>
      <w:marTop w:val="0"/>
      <w:marBottom w:val="0"/>
      <w:divBdr>
        <w:top w:val="none" w:sz="0" w:space="0" w:color="auto"/>
        <w:left w:val="none" w:sz="0" w:space="0" w:color="auto"/>
        <w:bottom w:val="none" w:sz="0" w:space="0" w:color="auto"/>
        <w:right w:val="none" w:sz="0" w:space="0" w:color="auto"/>
      </w:divBdr>
    </w:div>
    <w:div w:id="799230997">
      <w:bodyDiv w:val="1"/>
      <w:marLeft w:val="0"/>
      <w:marRight w:val="0"/>
      <w:marTop w:val="0"/>
      <w:marBottom w:val="0"/>
      <w:divBdr>
        <w:top w:val="none" w:sz="0" w:space="0" w:color="auto"/>
        <w:left w:val="none" w:sz="0" w:space="0" w:color="auto"/>
        <w:bottom w:val="none" w:sz="0" w:space="0" w:color="auto"/>
        <w:right w:val="none" w:sz="0" w:space="0" w:color="auto"/>
      </w:divBdr>
    </w:div>
    <w:div w:id="799299821">
      <w:bodyDiv w:val="1"/>
      <w:marLeft w:val="0"/>
      <w:marRight w:val="0"/>
      <w:marTop w:val="0"/>
      <w:marBottom w:val="0"/>
      <w:divBdr>
        <w:top w:val="none" w:sz="0" w:space="0" w:color="auto"/>
        <w:left w:val="none" w:sz="0" w:space="0" w:color="auto"/>
        <w:bottom w:val="none" w:sz="0" w:space="0" w:color="auto"/>
        <w:right w:val="none" w:sz="0" w:space="0" w:color="auto"/>
      </w:divBdr>
    </w:div>
    <w:div w:id="799373142">
      <w:bodyDiv w:val="1"/>
      <w:marLeft w:val="0"/>
      <w:marRight w:val="0"/>
      <w:marTop w:val="0"/>
      <w:marBottom w:val="0"/>
      <w:divBdr>
        <w:top w:val="none" w:sz="0" w:space="0" w:color="auto"/>
        <w:left w:val="none" w:sz="0" w:space="0" w:color="auto"/>
        <w:bottom w:val="none" w:sz="0" w:space="0" w:color="auto"/>
        <w:right w:val="none" w:sz="0" w:space="0" w:color="auto"/>
      </w:divBdr>
    </w:div>
    <w:div w:id="799543014">
      <w:bodyDiv w:val="1"/>
      <w:marLeft w:val="0"/>
      <w:marRight w:val="0"/>
      <w:marTop w:val="0"/>
      <w:marBottom w:val="0"/>
      <w:divBdr>
        <w:top w:val="none" w:sz="0" w:space="0" w:color="auto"/>
        <w:left w:val="none" w:sz="0" w:space="0" w:color="auto"/>
        <w:bottom w:val="none" w:sz="0" w:space="0" w:color="auto"/>
        <w:right w:val="none" w:sz="0" w:space="0" w:color="auto"/>
      </w:divBdr>
    </w:div>
    <w:div w:id="800462539">
      <w:bodyDiv w:val="1"/>
      <w:marLeft w:val="0"/>
      <w:marRight w:val="0"/>
      <w:marTop w:val="0"/>
      <w:marBottom w:val="0"/>
      <w:divBdr>
        <w:top w:val="none" w:sz="0" w:space="0" w:color="auto"/>
        <w:left w:val="none" w:sz="0" w:space="0" w:color="auto"/>
        <w:bottom w:val="none" w:sz="0" w:space="0" w:color="auto"/>
        <w:right w:val="none" w:sz="0" w:space="0" w:color="auto"/>
      </w:divBdr>
    </w:div>
    <w:div w:id="800726746">
      <w:bodyDiv w:val="1"/>
      <w:marLeft w:val="0"/>
      <w:marRight w:val="0"/>
      <w:marTop w:val="0"/>
      <w:marBottom w:val="0"/>
      <w:divBdr>
        <w:top w:val="none" w:sz="0" w:space="0" w:color="auto"/>
        <w:left w:val="none" w:sz="0" w:space="0" w:color="auto"/>
        <w:bottom w:val="none" w:sz="0" w:space="0" w:color="auto"/>
        <w:right w:val="none" w:sz="0" w:space="0" w:color="auto"/>
      </w:divBdr>
    </w:div>
    <w:div w:id="801508228">
      <w:bodyDiv w:val="1"/>
      <w:marLeft w:val="0"/>
      <w:marRight w:val="0"/>
      <w:marTop w:val="0"/>
      <w:marBottom w:val="0"/>
      <w:divBdr>
        <w:top w:val="none" w:sz="0" w:space="0" w:color="auto"/>
        <w:left w:val="none" w:sz="0" w:space="0" w:color="auto"/>
        <w:bottom w:val="none" w:sz="0" w:space="0" w:color="auto"/>
        <w:right w:val="none" w:sz="0" w:space="0" w:color="auto"/>
      </w:divBdr>
    </w:div>
    <w:div w:id="801777434">
      <w:bodyDiv w:val="1"/>
      <w:marLeft w:val="0"/>
      <w:marRight w:val="0"/>
      <w:marTop w:val="0"/>
      <w:marBottom w:val="0"/>
      <w:divBdr>
        <w:top w:val="none" w:sz="0" w:space="0" w:color="auto"/>
        <w:left w:val="none" w:sz="0" w:space="0" w:color="auto"/>
        <w:bottom w:val="none" w:sz="0" w:space="0" w:color="auto"/>
        <w:right w:val="none" w:sz="0" w:space="0" w:color="auto"/>
      </w:divBdr>
    </w:div>
    <w:div w:id="801994634">
      <w:bodyDiv w:val="1"/>
      <w:marLeft w:val="0"/>
      <w:marRight w:val="0"/>
      <w:marTop w:val="0"/>
      <w:marBottom w:val="0"/>
      <w:divBdr>
        <w:top w:val="none" w:sz="0" w:space="0" w:color="auto"/>
        <w:left w:val="none" w:sz="0" w:space="0" w:color="auto"/>
        <w:bottom w:val="none" w:sz="0" w:space="0" w:color="auto"/>
        <w:right w:val="none" w:sz="0" w:space="0" w:color="auto"/>
      </w:divBdr>
    </w:div>
    <w:div w:id="802161437">
      <w:bodyDiv w:val="1"/>
      <w:marLeft w:val="0"/>
      <w:marRight w:val="0"/>
      <w:marTop w:val="0"/>
      <w:marBottom w:val="0"/>
      <w:divBdr>
        <w:top w:val="none" w:sz="0" w:space="0" w:color="auto"/>
        <w:left w:val="none" w:sz="0" w:space="0" w:color="auto"/>
        <w:bottom w:val="none" w:sz="0" w:space="0" w:color="auto"/>
        <w:right w:val="none" w:sz="0" w:space="0" w:color="auto"/>
      </w:divBdr>
    </w:div>
    <w:div w:id="802651777">
      <w:bodyDiv w:val="1"/>
      <w:marLeft w:val="0"/>
      <w:marRight w:val="0"/>
      <w:marTop w:val="0"/>
      <w:marBottom w:val="0"/>
      <w:divBdr>
        <w:top w:val="none" w:sz="0" w:space="0" w:color="auto"/>
        <w:left w:val="none" w:sz="0" w:space="0" w:color="auto"/>
        <w:bottom w:val="none" w:sz="0" w:space="0" w:color="auto"/>
        <w:right w:val="none" w:sz="0" w:space="0" w:color="auto"/>
      </w:divBdr>
    </w:div>
    <w:div w:id="803548928">
      <w:bodyDiv w:val="1"/>
      <w:marLeft w:val="0"/>
      <w:marRight w:val="0"/>
      <w:marTop w:val="0"/>
      <w:marBottom w:val="0"/>
      <w:divBdr>
        <w:top w:val="none" w:sz="0" w:space="0" w:color="auto"/>
        <w:left w:val="none" w:sz="0" w:space="0" w:color="auto"/>
        <w:bottom w:val="none" w:sz="0" w:space="0" w:color="auto"/>
        <w:right w:val="none" w:sz="0" w:space="0" w:color="auto"/>
      </w:divBdr>
    </w:div>
    <w:div w:id="803817511">
      <w:bodyDiv w:val="1"/>
      <w:marLeft w:val="0"/>
      <w:marRight w:val="0"/>
      <w:marTop w:val="0"/>
      <w:marBottom w:val="0"/>
      <w:divBdr>
        <w:top w:val="none" w:sz="0" w:space="0" w:color="auto"/>
        <w:left w:val="none" w:sz="0" w:space="0" w:color="auto"/>
        <w:bottom w:val="none" w:sz="0" w:space="0" w:color="auto"/>
        <w:right w:val="none" w:sz="0" w:space="0" w:color="auto"/>
      </w:divBdr>
    </w:div>
    <w:div w:id="804858527">
      <w:bodyDiv w:val="1"/>
      <w:marLeft w:val="0"/>
      <w:marRight w:val="0"/>
      <w:marTop w:val="0"/>
      <w:marBottom w:val="0"/>
      <w:divBdr>
        <w:top w:val="none" w:sz="0" w:space="0" w:color="auto"/>
        <w:left w:val="none" w:sz="0" w:space="0" w:color="auto"/>
        <w:bottom w:val="none" w:sz="0" w:space="0" w:color="auto"/>
        <w:right w:val="none" w:sz="0" w:space="0" w:color="auto"/>
      </w:divBdr>
    </w:div>
    <w:div w:id="805197644">
      <w:bodyDiv w:val="1"/>
      <w:marLeft w:val="0"/>
      <w:marRight w:val="0"/>
      <w:marTop w:val="0"/>
      <w:marBottom w:val="0"/>
      <w:divBdr>
        <w:top w:val="none" w:sz="0" w:space="0" w:color="auto"/>
        <w:left w:val="none" w:sz="0" w:space="0" w:color="auto"/>
        <w:bottom w:val="none" w:sz="0" w:space="0" w:color="auto"/>
        <w:right w:val="none" w:sz="0" w:space="0" w:color="auto"/>
      </w:divBdr>
    </w:div>
    <w:div w:id="805320160">
      <w:bodyDiv w:val="1"/>
      <w:marLeft w:val="0"/>
      <w:marRight w:val="0"/>
      <w:marTop w:val="0"/>
      <w:marBottom w:val="0"/>
      <w:divBdr>
        <w:top w:val="none" w:sz="0" w:space="0" w:color="auto"/>
        <w:left w:val="none" w:sz="0" w:space="0" w:color="auto"/>
        <w:bottom w:val="none" w:sz="0" w:space="0" w:color="auto"/>
        <w:right w:val="none" w:sz="0" w:space="0" w:color="auto"/>
      </w:divBdr>
    </w:div>
    <w:div w:id="805465911">
      <w:bodyDiv w:val="1"/>
      <w:marLeft w:val="0"/>
      <w:marRight w:val="0"/>
      <w:marTop w:val="0"/>
      <w:marBottom w:val="0"/>
      <w:divBdr>
        <w:top w:val="none" w:sz="0" w:space="0" w:color="auto"/>
        <w:left w:val="none" w:sz="0" w:space="0" w:color="auto"/>
        <w:bottom w:val="none" w:sz="0" w:space="0" w:color="auto"/>
        <w:right w:val="none" w:sz="0" w:space="0" w:color="auto"/>
      </w:divBdr>
    </w:div>
    <w:div w:id="805508828">
      <w:bodyDiv w:val="1"/>
      <w:marLeft w:val="0"/>
      <w:marRight w:val="0"/>
      <w:marTop w:val="0"/>
      <w:marBottom w:val="0"/>
      <w:divBdr>
        <w:top w:val="none" w:sz="0" w:space="0" w:color="auto"/>
        <w:left w:val="none" w:sz="0" w:space="0" w:color="auto"/>
        <w:bottom w:val="none" w:sz="0" w:space="0" w:color="auto"/>
        <w:right w:val="none" w:sz="0" w:space="0" w:color="auto"/>
      </w:divBdr>
    </w:div>
    <w:div w:id="805707319">
      <w:bodyDiv w:val="1"/>
      <w:marLeft w:val="0"/>
      <w:marRight w:val="0"/>
      <w:marTop w:val="0"/>
      <w:marBottom w:val="0"/>
      <w:divBdr>
        <w:top w:val="none" w:sz="0" w:space="0" w:color="auto"/>
        <w:left w:val="none" w:sz="0" w:space="0" w:color="auto"/>
        <w:bottom w:val="none" w:sz="0" w:space="0" w:color="auto"/>
        <w:right w:val="none" w:sz="0" w:space="0" w:color="auto"/>
      </w:divBdr>
    </w:div>
    <w:div w:id="806705630">
      <w:bodyDiv w:val="1"/>
      <w:marLeft w:val="0"/>
      <w:marRight w:val="0"/>
      <w:marTop w:val="0"/>
      <w:marBottom w:val="0"/>
      <w:divBdr>
        <w:top w:val="none" w:sz="0" w:space="0" w:color="auto"/>
        <w:left w:val="none" w:sz="0" w:space="0" w:color="auto"/>
        <w:bottom w:val="none" w:sz="0" w:space="0" w:color="auto"/>
        <w:right w:val="none" w:sz="0" w:space="0" w:color="auto"/>
      </w:divBdr>
    </w:div>
    <w:div w:id="806823642">
      <w:bodyDiv w:val="1"/>
      <w:marLeft w:val="0"/>
      <w:marRight w:val="0"/>
      <w:marTop w:val="0"/>
      <w:marBottom w:val="0"/>
      <w:divBdr>
        <w:top w:val="none" w:sz="0" w:space="0" w:color="auto"/>
        <w:left w:val="none" w:sz="0" w:space="0" w:color="auto"/>
        <w:bottom w:val="none" w:sz="0" w:space="0" w:color="auto"/>
        <w:right w:val="none" w:sz="0" w:space="0" w:color="auto"/>
      </w:divBdr>
    </w:div>
    <w:div w:id="807012601">
      <w:bodyDiv w:val="1"/>
      <w:marLeft w:val="0"/>
      <w:marRight w:val="0"/>
      <w:marTop w:val="0"/>
      <w:marBottom w:val="0"/>
      <w:divBdr>
        <w:top w:val="none" w:sz="0" w:space="0" w:color="auto"/>
        <w:left w:val="none" w:sz="0" w:space="0" w:color="auto"/>
        <w:bottom w:val="none" w:sz="0" w:space="0" w:color="auto"/>
        <w:right w:val="none" w:sz="0" w:space="0" w:color="auto"/>
      </w:divBdr>
    </w:div>
    <w:div w:id="807287359">
      <w:bodyDiv w:val="1"/>
      <w:marLeft w:val="0"/>
      <w:marRight w:val="0"/>
      <w:marTop w:val="0"/>
      <w:marBottom w:val="0"/>
      <w:divBdr>
        <w:top w:val="none" w:sz="0" w:space="0" w:color="auto"/>
        <w:left w:val="none" w:sz="0" w:space="0" w:color="auto"/>
        <w:bottom w:val="none" w:sz="0" w:space="0" w:color="auto"/>
        <w:right w:val="none" w:sz="0" w:space="0" w:color="auto"/>
      </w:divBdr>
    </w:div>
    <w:div w:id="807360243">
      <w:bodyDiv w:val="1"/>
      <w:marLeft w:val="0"/>
      <w:marRight w:val="0"/>
      <w:marTop w:val="0"/>
      <w:marBottom w:val="0"/>
      <w:divBdr>
        <w:top w:val="none" w:sz="0" w:space="0" w:color="auto"/>
        <w:left w:val="none" w:sz="0" w:space="0" w:color="auto"/>
        <w:bottom w:val="none" w:sz="0" w:space="0" w:color="auto"/>
        <w:right w:val="none" w:sz="0" w:space="0" w:color="auto"/>
      </w:divBdr>
    </w:div>
    <w:div w:id="808983466">
      <w:bodyDiv w:val="1"/>
      <w:marLeft w:val="0"/>
      <w:marRight w:val="0"/>
      <w:marTop w:val="0"/>
      <w:marBottom w:val="0"/>
      <w:divBdr>
        <w:top w:val="none" w:sz="0" w:space="0" w:color="auto"/>
        <w:left w:val="none" w:sz="0" w:space="0" w:color="auto"/>
        <w:bottom w:val="none" w:sz="0" w:space="0" w:color="auto"/>
        <w:right w:val="none" w:sz="0" w:space="0" w:color="auto"/>
      </w:divBdr>
    </w:div>
    <w:div w:id="810024996">
      <w:bodyDiv w:val="1"/>
      <w:marLeft w:val="0"/>
      <w:marRight w:val="0"/>
      <w:marTop w:val="0"/>
      <w:marBottom w:val="0"/>
      <w:divBdr>
        <w:top w:val="none" w:sz="0" w:space="0" w:color="auto"/>
        <w:left w:val="none" w:sz="0" w:space="0" w:color="auto"/>
        <w:bottom w:val="none" w:sz="0" w:space="0" w:color="auto"/>
        <w:right w:val="none" w:sz="0" w:space="0" w:color="auto"/>
      </w:divBdr>
    </w:div>
    <w:div w:id="810245331">
      <w:bodyDiv w:val="1"/>
      <w:marLeft w:val="0"/>
      <w:marRight w:val="0"/>
      <w:marTop w:val="0"/>
      <w:marBottom w:val="0"/>
      <w:divBdr>
        <w:top w:val="none" w:sz="0" w:space="0" w:color="auto"/>
        <w:left w:val="none" w:sz="0" w:space="0" w:color="auto"/>
        <w:bottom w:val="none" w:sz="0" w:space="0" w:color="auto"/>
        <w:right w:val="none" w:sz="0" w:space="0" w:color="auto"/>
      </w:divBdr>
    </w:div>
    <w:div w:id="810251872">
      <w:bodyDiv w:val="1"/>
      <w:marLeft w:val="0"/>
      <w:marRight w:val="0"/>
      <w:marTop w:val="0"/>
      <w:marBottom w:val="0"/>
      <w:divBdr>
        <w:top w:val="none" w:sz="0" w:space="0" w:color="auto"/>
        <w:left w:val="none" w:sz="0" w:space="0" w:color="auto"/>
        <w:bottom w:val="none" w:sz="0" w:space="0" w:color="auto"/>
        <w:right w:val="none" w:sz="0" w:space="0" w:color="auto"/>
      </w:divBdr>
    </w:div>
    <w:div w:id="810901308">
      <w:bodyDiv w:val="1"/>
      <w:marLeft w:val="0"/>
      <w:marRight w:val="0"/>
      <w:marTop w:val="0"/>
      <w:marBottom w:val="0"/>
      <w:divBdr>
        <w:top w:val="none" w:sz="0" w:space="0" w:color="auto"/>
        <w:left w:val="none" w:sz="0" w:space="0" w:color="auto"/>
        <w:bottom w:val="none" w:sz="0" w:space="0" w:color="auto"/>
        <w:right w:val="none" w:sz="0" w:space="0" w:color="auto"/>
      </w:divBdr>
    </w:div>
    <w:div w:id="811409006">
      <w:bodyDiv w:val="1"/>
      <w:marLeft w:val="0"/>
      <w:marRight w:val="0"/>
      <w:marTop w:val="0"/>
      <w:marBottom w:val="0"/>
      <w:divBdr>
        <w:top w:val="none" w:sz="0" w:space="0" w:color="auto"/>
        <w:left w:val="none" w:sz="0" w:space="0" w:color="auto"/>
        <w:bottom w:val="none" w:sz="0" w:space="0" w:color="auto"/>
        <w:right w:val="none" w:sz="0" w:space="0" w:color="auto"/>
      </w:divBdr>
    </w:div>
    <w:div w:id="811944325">
      <w:bodyDiv w:val="1"/>
      <w:marLeft w:val="0"/>
      <w:marRight w:val="0"/>
      <w:marTop w:val="0"/>
      <w:marBottom w:val="0"/>
      <w:divBdr>
        <w:top w:val="none" w:sz="0" w:space="0" w:color="auto"/>
        <w:left w:val="none" w:sz="0" w:space="0" w:color="auto"/>
        <w:bottom w:val="none" w:sz="0" w:space="0" w:color="auto"/>
        <w:right w:val="none" w:sz="0" w:space="0" w:color="auto"/>
      </w:divBdr>
    </w:div>
    <w:div w:id="812019809">
      <w:bodyDiv w:val="1"/>
      <w:marLeft w:val="0"/>
      <w:marRight w:val="0"/>
      <w:marTop w:val="0"/>
      <w:marBottom w:val="0"/>
      <w:divBdr>
        <w:top w:val="none" w:sz="0" w:space="0" w:color="auto"/>
        <w:left w:val="none" w:sz="0" w:space="0" w:color="auto"/>
        <w:bottom w:val="none" w:sz="0" w:space="0" w:color="auto"/>
        <w:right w:val="none" w:sz="0" w:space="0" w:color="auto"/>
      </w:divBdr>
    </w:div>
    <w:div w:id="812914320">
      <w:bodyDiv w:val="1"/>
      <w:marLeft w:val="0"/>
      <w:marRight w:val="0"/>
      <w:marTop w:val="0"/>
      <w:marBottom w:val="0"/>
      <w:divBdr>
        <w:top w:val="none" w:sz="0" w:space="0" w:color="auto"/>
        <w:left w:val="none" w:sz="0" w:space="0" w:color="auto"/>
        <w:bottom w:val="none" w:sz="0" w:space="0" w:color="auto"/>
        <w:right w:val="none" w:sz="0" w:space="0" w:color="auto"/>
      </w:divBdr>
    </w:div>
    <w:div w:id="813567493">
      <w:bodyDiv w:val="1"/>
      <w:marLeft w:val="0"/>
      <w:marRight w:val="0"/>
      <w:marTop w:val="0"/>
      <w:marBottom w:val="0"/>
      <w:divBdr>
        <w:top w:val="none" w:sz="0" w:space="0" w:color="auto"/>
        <w:left w:val="none" w:sz="0" w:space="0" w:color="auto"/>
        <w:bottom w:val="none" w:sz="0" w:space="0" w:color="auto"/>
        <w:right w:val="none" w:sz="0" w:space="0" w:color="auto"/>
      </w:divBdr>
    </w:div>
    <w:div w:id="814682017">
      <w:bodyDiv w:val="1"/>
      <w:marLeft w:val="0"/>
      <w:marRight w:val="0"/>
      <w:marTop w:val="0"/>
      <w:marBottom w:val="0"/>
      <w:divBdr>
        <w:top w:val="none" w:sz="0" w:space="0" w:color="auto"/>
        <w:left w:val="none" w:sz="0" w:space="0" w:color="auto"/>
        <w:bottom w:val="none" w:sz="0" w:space="0" w:color="auto"/>
        <w:right w:val="none" w:sz="0" w:space="0" w:color="auto"/>
      </w:divBdr>
    </w:div>
    <w:div w:id="815488391">
      <w:bodyDiv w:val="1"/>
      <w:marLeft w:val="0"/>
      <w:marRight w:val="0"/>
      <w:marTop w:val="0"/>
      <w:marBottom w:val="0"/>
      <w:divBdr>
        <w:top w:val="none" w:sz="0" w:space="0" w:color="auto"/>
        <w:left w:val="none" w:sz="0" w:space="0" w:color="auto"/>
        <w:bottom w:val="none" w:sz="0" w:space="0" w:color="auto"/>
        <w:right w:val="none" w:sz="0" w:space="0" w:color="auto"/>
      </w:divBdr>
    </w:div>
    <w:div w:id="816071413">
      <w:bodyDiv w:val="1"/>
      <w:marLeft w:val="0"/>
      <w:marRight w:val="0"/>
      <w:marTop w:val="0"/>
      <w:marBottom w:val="0"/>
      <w:divBdr>
        <w:top w:val="none" w:sz="0" w:space="0" w:color="auto"/>
        <w:left w:val="none" w:sz="0" w:space="0" w:color="auto"/>
        <w:bottom w:val="none" w:sz="0" w:space="0" w:color="auto"/>
        <w:right w:val="none" w:sz="0" w:space="0" w:color="auto"/>
      </w:divBdr>
    </w:div>
    <w:div w:id="816651240">
      <w:bodyDiv w:val="1"/>
      <w:marLeft w:val="0"/>
      <w:marRight w:val="0"/>
      <w:marTop w:val="0"/>
      <w:marBottom w:val="0"/>
      <w:divBdr>
        <w:top w:val="none" w:sz="0" w:space="0" w:color="auto"/>
        <w:left w:val="none" w:sz="0" w:space="0" w:color="auto"/>
        <w:bottom w:val="none" w:sz="0" w:space="0" w:color="auto"/>
        <w:right w:val="none" w:sz="0" w:space="0" w:color="auto"/>
      </w:divBdr>
    </w:div>
    <w:div w:id="816843734">
      <w:bodyDiv w:val="1"/>
      <w:marLeft w:val="0"/>
      <w:marRight w:val="0"/>
      <w:marTop w:val="0"/>
      <w:marBottom w:val="0"/>
      <w:divBdr>
        <w:top w:val="none" w:sz="0" w:space="0" w:color="auto"/>
        <w:left w:val="none" w:sz="0" w:space="0" w:color="auto"/>
        <w:bottom w:val="none" w:sz="0" w:space="0" w:color="auto"/>
        <w:right w:val="none" w:sz="0" w:space="0" w:color="auto"/>
      </w:divBdr>
    </w:div>
    <w:div w:id="816918989">
      <w:bodyDiv w:val="1"/>
      <w:marLeft w:val="0"/>
      <w:marRight w:val="0"/>
      <w:marTop w:val="0"/>
      <w:marBottom w:val="0"/>
      <w:divBdr>
        <w:top w:val="none" w:sz="0" w:space="0" w:color="auto"/>
        <w:left w:val="none" w:sz="0" w:space="0" w:color="auto"/>
        <w:bottom w:val="none" w:sz="0" w:space="0" w:color="auto"/>
        <w:right w:val="none" w:sz="0" w:space="0" w:color="auto"/>
      </w:divBdr>
    </w:div>
    <w:div w:id="817265695">
      <w:bodyDiv w:val="1"/>
      <w:marLeft w:val="0"/>
      <w:marRight w:val="0"/>
      <w:marTop w:val="0"/>
      <w:marBottom w:val="0"/>
      <w:divBdr>
        <w:top w:val="none" w:sz="0" w:space="0" w:color="auto"/>
        <w:left w:val="none" w:sz="0" w:space="0" w:color="auto"/>
        <w:bottom w:val="none" w:sz="0" w:space="0" w:color="auto"/>
        <w:right w:val="none" w:sz="0" w:space="0" w:color="auto"/>
      </w:divBdr>
    </w:div>
    <w:div w:id="817721628">
      <w:bodyDiv w:val="1"/>
      <w:marLeft w:val="0"/>
      <w:marRight w:val="0"/>
      <w:marTop w:val="0"/>
      <w:marBottom w:val="0"/>
      <w:divBdr>
        <w:top w:val="none" w:sz="0" w:space="0" w:color="auto"/>
        <w:left w:val="none" w:sz="0" w:space="0" w:color="auto"/>
        <w:bottom w:val="none" w:sz="0" w:space="0" w:color="auto"/>
        <w:right w:val="none" w:sz="0" w:space="0" w:color="auto"/>
      </w:divBdr>
    </w:div>
    <w:div w:id="818113128">
      <w:bodyDiv w:val="1"/>
      <w:marLeft w:val="0"/>
      <w:marRight w:val="0"/>
      <w:marTop w:val="0"/>
      <w:marBottom w:val="0"/>
      <w:divBdr>
        <w:top w:val="none" w:sz="0" w:space="0" w:color="auto"/>
        <w:left w:val="none" w:sz="0" w:space="0" w:color="auto"/>
        <w:bottom w:val="none" w:sz="0" w:space="0" w:color="auto"/>
        <w:right w:val="none" w:sz="0" w:space="0" w:color="auto"/>
      </w:divBdr>
    </w:div>
    <w:div w:id="819349275">
      <w:bodyDiv w:val="1"/>
      <w:marLeft w:val="0"/>
      <w:marRight w:val="0"/>
      <w:marTop w:val="0"/>
      <w:marBottom w:val="0"/>
      <w:divBdr>
        <w:top w:val="none" w:sz="0" w:space="0" w:color="auto"/>
        <w:left w:val="none" w:sz="0" w:space="0" w:color="auto"/>
        <w:bottom w:val="none" w:sz="0" w:space="0" w:color="auto"/>
        <w:right w:val="none" w:sz="0" w:space="0" w:color="auto"/>
      </w:divBdr>
    </w:div>
    <w:div w:id="820389577">
      <w:bodyDiv w:val="1"/>
      <w:marLeft w:val="0"/>
      <w:marRight w:val="0"/>
      <w:marTop w:val="0"/>
      <w:marBottom w:val="0"/>
      <w:divBdr>
        <w:top w:val="none" w:sz="0" w:space="0" w:color="auto"/>
        <w:left w:val="none" w:sz="0" w:space="0" w:color="auto"/>
        <w:bottom w:val="none" w:sz="0" w:space="0" w:color="auto"/>
        <w:right w:val="none" w:sz="0" w:space="0" w:color="auto"/>
      </w:divBdr>
    </w:div>
    <w:div w:id="821458973">
      <w:bodyDiv w:val="1"/>
      <w:marLeft w:val="0"/>
      <w:marRight w:val="0"/>
      <w:marTop w:val="0"/>
      <w:marBottom w:val="0"/>
      <w:divBdr>
        <w:top w:val="none" w:sz="0" w:space="0" w:color="auto"/>
        <w:left w:val="none" w:sz="0" w:space="0" w:color="auto"/>
        <w:bottom w:val="none" w:sz="0" w:space="0" w:color="auto"/>
        <w:right w:val="none" w:sz="0" w:space="0" w:color="auto"/>
      </w:divBdr>
    </w:div>
    <w:div w:id="821581745">
      <w:bodyDiv w:val="1"/>
      <w:marLeft w:val="0"/>
      <w:marRight w:val="0"/>
      <w:marTop w:val="0"/>
      <w:marBottom w:val="0"/>
      <w:divBdr>
        <w:top w:val="none" w:sz="0" w:space="0" w:color="auto"/>
        <w:left w:val="none" w:sz="0" w:space="0" w:color="auto"/>
        <w:bottom w:val="none" w:sz="0" w:space="0" w:color="auto"/>
        <w:right w:val="none" w:sz="0" w:space="0" w:color="auto"/>
      </w:divBdr>
    </w:div>
    <w:div w:id="822157853">
      <w:bodyDiv w:val="1"/>
      <w:marLeft w:val="0"/>
      <w:marRight w:val="0"/>
      <w:marTop w:val="0"/>
      <w:marBottom w:val="0"/>
      <w:divBdr>
        <w:top w:val="none" w:sz="0" w:space="0" w:color="auto"/>
        <w:left w:val="none" w:sz="0" w:space="0" w:color="auto"/>
        <w:bottom w:val="none" w:sz="0" w:space="0" w:color="auto"/>
        <w:right w:val="none" w:sz="0" w:space="0" w:color="auto"/>
      </w:divBdr>
    </w:div>
    <w:div w:id="822551875">
      <w:bodyDiv w:val="1"/>
      <w:marLeft w:val="0"/>
      <w:marRight w:val="0"/>
      <w:marTop w:val="0"/>
      <w:marBottom w:val="0"/>
      <w:divBdr>
        <w:top w:val="none" w:sz="0" w:space="0" w:color="auto"/>
        <w:left w:val="none" w:sz="0" w:space="0" w:color="auto"/>
        <w:bottom w:val="none" w:sz="0" w:space="0" w:color="auto"/>
        <w:right w:val="none" w:sz="0" w:space="0" w:color="auto"/>
      </w:divBdr>
    </w:div>
    <w:div w:id="822695192">
      <w:bodyDiv w:val="1"/>
      <w:marLeft w:val="0"/>
      <w:marRight w:val="0"/>
      <w:marTop w:val="0"/>
      <w:marBottom w:val="0"/>
      <w:divBdr>
        <w:top w:val="none" w:sz="0" w:space="0" w:color="auto"/>
        <w:left w:val="none" w:sz="0" w:space="0" w:color="auto"/>
        <w:bottom w:val="none" w:sz="0" w:space="0" w:color="auto"/>
        <w:right w:val="none" w:sz="0" w:space="0" w:color="auto"/>
      </w:divBdr>
    </w:div>
    <w:div w:id="823014054">
      <w:bodyDiv w:val="1"/>
      <w:marLeft w:val="0"/>
      <w:marRight w:val="0"/>
      <w:marTop w:val="0"/>
      <w:marBottom w:val="0"/>
      <w:divBdr>
        <w:top w:val="none" w:sz="0" w:space="0" w:color="auto"/>
        <w:left w:val="none" w:sz="0" w:space="0" w:color="auto"/>
        <w:bottom w:val="none" w:sz="0" w:space="0" w:color="auto"/>
        <w:right w:val="none" w:sz="0" w:space="0" w:color="auto"/>
      </w:divBdr>
    </w:div>
    <w:div w:id="823084245">
      <w:bodyDiv w:val="1"/>
      <w:marLeft w:val="0"/>
      <w:marRight w:val="0"/>
      <w:marTop w:val="0"/>
      <w:marBottom w:val="0"/>
      <w:divBdr>
        <w:top w:val="none" w:sz="0" w:space="0" w:color="auto"/>
        <w:left w:val="none" w:sz="0" w:space="0" w:color="auto"/>
        <w:bottom w:val="none" w:sz="0" w:space="0" w:color="auto"/>
        <w:right w:val="none" w:sz="0" w:space="0" w:color="auto"/>
      </w:divBdr>
    </w:div>
    <w:div w:id="823201281">
      <w:bodyDiv w:val="1"/>
      <w:marLeft w:val="0"/>
      <w:marRight w:val="0"/>
      <w:marTop w:val="0"/>
      <w:marBottom w:val="0"/>
      <w:divBdr>
        <w:top w:val="none" w:sz="0" w:space="0" w:color="auto"/>
        <w:left w:val="none" w:sz="0" w:space="0" w:color="auto"/>
        <w:bottom w:val="none" w:sz="0" w:space="0" w:color="auto"/>
        <w:right w:val="none" w:sz="0" w:space="0" w:color="auto"/>
      </w:divBdr>
    </w:div>
    <w:div w:id="823202040">
      <w:bodyDiv w:val="1"/>
      <w:marLeft w:val="0"/>
      <w:marRight w:val="0"/>
      <w:marTop w:val="0"/>
      <w:marBottom w:val="0"/>
      <w:divBdr>
        <w:top w:val="none" w:sz="0" w:space="0" w:color="auto"/>
        <w:left w:val="none" w:sz="0" w:space="0" w:color="auto"/>
        <w:bottom w:val="none" w:sz="0" w:space="0" w:color="auto"/>
        <w:right w:val="none" w:sz="0" w:space="0" w:color="auto"/>
      </w:divBdr>
    </w:div>
    <w:div w:id="823592852">
      <w:bodyDiv w:val="1"/>
      <w:marLeft w:val="0"/>
      <w:marRight w:val="0"/>
      <w:marTop w:val="0"/>
      <w:marBottom w:val="0"/>
      <w:divBdr>
        <w:top w:val="none" w:sz="0" w:space="0" w:color="auto"/>
        <w:left w:val="none" w:sz="0" w:space="0" w:color="auto"/>
        <w:bottom w:val="none" w:sz="0" w:space="0" w:color="auto"/>
        <w:right w:val="none" w:sz="0" w:space="0" w:color="auto"/>
      </w:divBdr>
    </w:div>
    <w:div w:id="823862540">
      <w:bodyDiv w:val="1"/>
      <w:marLeft w:val="0"/>
      <w:marRight w:val="0"/>
      <w:marTop w:val="0"/>
      <w:marBottom w:val="0"/>
      <w:divBdr>
        <w:top w:val="none" w:sz="0" w:space="0" w:color="auto"/>
        <w:left w:val="none" w:sz="0" w:space="0" w:color="auto"/>
        <w:bottom w:val="none" w:sz="0" w:space="0" w:color="auto"/>
        <w:right w:val="none" w:sz="0" w:space="0" w:color="auto"/>
      </w:divBdr>
    </w:div>
    <w:div w:id="824127815">
      <w:bodyDiv w:val="1"/>
      <w:marLeft w:val="0"/>
      <w:marRight w:val="0"/>
      <w:marTop w:val="0"/>
      <w:marBottom w:val="0"/>
      <w:divBdr>
        <w:top w:val="none" w:sz="0" w:space="0" w:color="auto"/>
        <w:left w:val="none" w:sz="0" w:space="0" w:color="auto"/>
        <w:bottom w:val="none" w:sz="0" w:space="0" w:color="auto"/>
        <w:right w:val="none" w:sz="0" w:space="0" w:color="auto"/>
      </w:divBdr>
    </w:div>
    <w:div w:id="824443205">
      <w:bodyDiv w:val="1"/>
      <w:marLeft w:val="0"/>
      <w:marRight w:val="0"/>
      <w:marTop w:val="0"/>
      <w:marBottom w:val="0"/>
      <w:divBdr>
        <w:top w:val="none" w:sz="0" w:space="0" w:color="auto"/>
        <w:left w:val="none" w:sz="0" w:space="0" w:color="auto"/>
        <w:bottom w:val="none" w:sz="0" w:space="0" w:color="auto"/>
        <w:right w:val="none" w:sz="0" w:space="0" w:color="auto"/>
      </w:divBdr>
    </w:div>
    <w:div w:id="824588312">
      <w:bodyDiv w:val="1"/>
      <w:marLeft w:val="0"/>
      <w:marRight w:val="0"/>
      <w:marTop w:val="0"/>
      <w:marBottom w:val="0"/>
      <w:divBdr>
        <w:top w:val="none" w:sz="0" w:space="0" w:color="auto"/>
        <w:left w:val="none" w:sz="0" w:space="0" w:color="auto"/>
        <w:bottom w:val="none" w:sz="0" w:space="0" w:color="auto"/>
        <w:right w:val="none" w:sz="0" w:space="0" w:color="auto"/>
      </w:divBdr>
    </w:div>
    <w:div w:id="824781872">
      <w:bodyDiv w:val="1"/>
      <w:marLeft w:val="0"/>
      <w:marRight w:val="0"/>
      <w:marTop w:val="0"/>
      <w:marBottom w:val="0"/>
      <w:divBdr>
        <w:top w:val="none" w:sz="0" w:space="0" w:color="auto"/>
        <w:left w:val="none" w:sz="0" w:space="0" w:color="auto"/>
        <w:bottom w:val="none" w:sz="0" w:space="0" w:color="auto"/>
        <w:right w:val="none" w:sz="0" w:space="0" w:color="auto"/>
      </w:divBdr>
    </w:div>
    <w:div w:id="824933061">
      <w:bodyDiv w:val="1"/>
      <w:marLeft w:val="0"/>
      <w:marRight w:val="0"/>
      <w:marTop w:val="0"/>
      <w:marBottom w:val="0"/>
      <w:divBdr>
        <w:top w:val="none" w:sz="0" w:space="0" w:color="auto"/>
        <w:left w:val="none" w:sz="0" w:space="0" w:color="auto"/>
        <w:bottom w:val="none" w:sz="0" w:space="0" w:color="auto"/>
        <w:right w:val="none" w:sz="0" w:space="0" w:color="auto"/>
      </w:divBdr>
    </w:div>
    <w:div w:id="825170303">
      <w:bodyDiv w:val="1"/>
      <w:marLeft w:val="0"/>
      <w:marRight w:val="0"/>
      <w:marTop w:val="0"/>
      <w:marBottom w:val="0"/>
      <w:divBdr>
        <w:top w:val="none" w:sz="0" w:space="0" w:color="auto"/>
        <w:left w:val="none" w:sz="0" w:space="0" w:color="auto"/>
        <w:bottom w:val="none" w:sz="0" w:space="0" w:color="auto"/>
        <w:right w:val="none" w:sz="0" w:space="0" w:color="auto"/>
      </w:divBdr>
    </w:div>
    <w:div w:id="825559715">
      <w:bodyDiv w:val="1"/>
      <w:marLeft w:val="0"/>
      <w:marRight w:val="0"/>
      <w:marTop w:val="0"/>
      <w:marBottom w:val="0"/>
      <w:divBdr>
        <w:top w:val="none" w:sz="0" w:space="0" w:color="auto"/>
        <w:left w:val="none" w:sz="0" w:space="0" w:color="auto"/>
        <w:bottom w:val="none" w:sz="0" w:space="0" w:color="auto"/>
        <w:right w:val="none" w:sz="0" w:space="0" w:color="auto"/>
      </w:divBdr>
    </w:div>
    <w:div w:id="826170237">
      <w:bodyDiv w:val="1"/>
      <w:marLeft w:val="0"/>
      <w:marRight w:val="0"/>
      <w:marTop w:val="0"/>
      <w:marBottom w:val="0"/>
      <w:divBdr>
        <w:top w:val="none" w:sz="0" w:space="0" w:color="auto"/>
        <w:left w:val="none" w:sz="0" w:space="0" w:color="auto"/>
        <w:bottom w:val="none" w:sz="0" w:space="0" w:color="auto"/>
        <w:right w:val="none" w:sz="0" w:space="0" w:color="auto"/>
      </w:divBdr>
    </w:div>
    <w:div w:id="827017956">
      <w:bodyDiv w:val="1"/>
      <w:marLeft w:val="0"/>
      <w:marRight w:val="0"/>
      <w:marTop w:val="0"/>
      <w:marBottom w:val="0"/>
      <w:divBdr>
        <w:top w:val="none" w:sz="0" w:space="0" w:color="auto"/>
        <w:left w:val="none" w:sz="0" w:space="0" w:color="auto"/>
        <w:bottom w:val="none" w:sz="0" w:space="0" w:color="auto"/>
        <w:right w:val="none" w:sz="0" w:space="0" w:color="auto"/>
      </w:divBdr>
    </w:div>
    <w:div w:id="827786352">
      <w:bodyDiv w:val="1"/>
      <w:marLeft w:val="0"/>
      <w:marRight w:val="0"/>
      <w:marTop w:val="0"/>
      <w:marBottom w:val="0"/>
      <w:divBdr>
        <w:top w:val="none" w:sz="0" w:space="0" w:color="auto"/>
        <w:left w:val="none" w:sz="0" w:space="0" w:color="auto"/>
        <w:bottom w:val="none" w:sz="0" w:space="0" w:color="auto"/>
        <w:right w:val="none" w:sz="0" w:space="0" w:color="auto"/>
      </w:divBdr>
    </w:div>
    <w:div w:id="828055201">
      <w:bodyDiv w:val="1"/>
      <w:marLeft w:val="0"/>
      <w:marRight w:val="0"/>
      <w:marTop w:val="0"/>
      <w:marBottom w:val="0"/>
      <w:divBdr>
        <w:top w:val="none" w:sz="0" w:space="0" w:color="auto"/>
        <w:left w:val="none" w:sz="0" w:space="0" w:color="auto"/>
        <w:bottom w:val="none" w:sz="0" w:space="0" w:color="auto"/>
        <w:right w:val="none" w:sz="0" w:space="0" w:color="auto"/>
      </w:divBdr>
    </w:div>
    <w:div w:id="828906465">
      <w:bodyDiv w:val="1"/>
      <w:marLeft w:val="0"/>
      <w:marRight w:val="0"/>
      <w:marTop w:val="0"/>
      <w:marBottom w:val="0"/>
      <w:divBdr>
        <w:top w:val="none" w:sz="0" w:space="0" w:color="auto"/>
        <w:left w:val="none" w:sz="0" w:space="0" w:color="auto"/>
        <w:bottom w:val="none" w:sz="0" w:space="0" w:color="auto"/>
        <w:right w:val="none" w:sz="0" w:space="0" w:color="auto"/>
      </w:divBdr>
    </w:div>
    <w:div w:id="828985717">
      <w:bodyDiv w:val="1"/>
      <w:marLeft w:val="0"/>
      <w:marRight w:val="0"/>
      <w:marTop w:val="0"/>
      <w:marBottom w:val="0"/>
      <w:divBdr>
        <w:top w:val="none" w:sz="0" w:space="0" w:color="auto"/>
        <w:left w:val="none" w:sz="0" w:space="0" w:color="auto"/>
        <w:bottom w:val="none" w:sz="0" w:space="0" w:color="auto"/>
        <w:right w:val="none" w:sz="0" w:space="0" w:color="auto"/>
      </w:divBdr>
    </w:div>
    <w:div w:id="829102637">
      <w:bodyDiv w:val="1"/>
      <w:marLeft w:val="0"/>
      <w:marRight w:val="0"/>
      <w:marTop w:val="0"/>
      <w:marBottom w:val="0"/>
      <w:divBdr>
        <w:top w:val="none" w:sz="0" w:space="0" w:color="auto"/>
        <w:left w:val="none" w:sz="0" w:space="0" w:color="auto"/>
        <w:bottom w:val="none" w:sz="0" w:space="0" w:color="auto"/>
        <w:right w:val="none" w:sz="0" w:space="0" w:color="auto"/>
      </w:divBdr>
    </w:div>
    <w:div w:id="829177165">
      <w:bodyDiv w:val="1"/>
      <w:marLeft w:val="0"/>
      <w:marRight w:val="0"/>
      <w:marTop w:val="0"/>
      <w:marBottom w:val="0"/>
      <w:divBdr>
        <w:top w:val="none" w:sz="0" w:space="0" w:color="auto"/>
        <w:left w:val="none" w:sz="0" w:space="0" w:color="auto"/>
        <w:bottom w:val="none" w:sz="0" w:space="0" w:color="auto"/>
        <w:right w:val="none" w:sz="0" w:space="0" w:color="auto"/>
      </w:divBdr>
    </w:div>
    <w:div w:id="829248098">
      <w:bodyDiv w:val="1"/>
      <w:marLeft w:val="0"/>
      <w:marRight w:val="0"/>
      <w:marTop w:val="0"/>
      <w:marBottom w:val="0"/>
      <w:divBdr>
        <w:top w:val="none" w:sz="0" w:space="0" w:color="auto"/>
        <w:left w:val="none" w:sz="0" w:space="0" w:color="auto"/>
        <w:bottom w:val="none" w:sz="0" w:space="0" w:color="auto"/>
        <w:right w:val="none" w:sz="0" w:space="0" w:color="auto"/>
      </w:divBdr>
    </w:div>
    <w:div w:id="829298093">
      <w:bodyDiv w:val="1"/>
      <w:marLeft w:val="0"/>
      <w:marRight w:val="0"/>
      <w:marTop w:val="0"/>
      <w:marBottom w:val="0"/>
      <w:divBdr>
        <w:top w:val="none" w:sz="0" w:space="0" w:color="auto"/>
        <w:left w:val="none" w:sz="0" w:space="0" w:color="auto"/>
        <w:bottom w:val="none" w:sz="0" w:space="0" w:color="auto"/>
        <w:right w:val="none" w:sz="0" w:space="0" w:color="auto"/>
      </w:divBdr>
    </w:div>
    <w:div w:id="829370445">
      <w:bodyDiv w:val="1"/>
      <w:marLeft w:val="0"/>
      <w:marRight w:val="0"/>
      <w:marTop w:val="0"/>
      <w:marBottom w:val="0"/>
      <w:divBdr>
        <w:top w:val="none" w:sz="0" w:space="0" w:color="auto"/>
        <w:left w:val="none" w:sz="0" w:space="0" w:color="auto"/>
        <w:bottom w:val="none" w:sz="0" w:space="0" w:color="auto"/>
        <w:right w:val="none" w:sz="0" w:space="0" w:color="auto"/>
      </w:divBdr>
    </w:div>
    <w:div w:id="829710834">
      <w:bodyDiv w:val="1"/>
      <w:marLeft w:val="0"/>
      <w:marRight w:val="0"/>
      <w:marTop w:val="0"/>
      <w:marBottom w:val="0"/>
      <w:divBdr>
        <w:top w:val="none" w:sz="0" w:space="0" w:color="auto"/>
        <w:left w:val="none" w:sz="0" w:space="0" w:color="auto"/>
        <w:bottom w:val="none" w:sz="0" w:space="0" w:color="auto"/>
        <w:right w:val="none" w:sz="0" w:space="0" w:color="auto"/>
      </w:divBdr>
      <w:divsChild>
        <w:div w:id="503478488">
          <w:marLeft w:val="0"/>
          <w:marRight w:val="0"/>
          <w:marTop w:val="0"/>
          <w:marBottom w:val="0"/>
          <w:divBdr>
            <w:top w:val="none" w:sz="0" w:space="0" w:color="auto"/>
            <w:left w:val="none" w:sz="0" w:space="0" w:color="auto"/>
            <w:bottom w:val="none" w:sz="0" w:space="0" w:color="auto"/>
            <w:right w:val="none" w:sz="0" w:space="0" w:color="auto"/>
          </w:divBdr>
          <w:divsChild>
            <w:div w:id="485827844">
              <w:marLeft w:val="0"/>
              <w:marRight w:val="0"/>
              <w:marTop w:val="0"/>
              <w:marBottom w:val="0"/>
              <w:divBdr>
                <w:top w:val="none" w:sz="0" w:space="0" w:color="auto"/>
                <w:left w:val="none" w:sz="0" w:space="0" w:color="auto"/>
                <w:bottom w:val="none" w:sz="0" w:space="0" w:color="auto"/>
                <w:right w:val="none" w:sz="0" w:space="0" w:color="auto"/>
              </w:divBdr>
            </w:div>
          </w:divsChild>
        </w:div>
        <w:div w:id="1932424901">
          <w:marLeft w:val="0"/>
          <w:marRight w:val="0"/>
          <w:marTop w:val="0"/>
          <w:marBottom w:val="0"/>
          <w:divBdr>
            <w:top w:val="none" w:sz="0" w:space="0" w:color="auto"/>
            <w:left w:val="none" w:sz="0" w:space="0" w:color="auto"/>
            <w:bottom w:val="none" w:sz="0" w:space="0" w:color="auto"/>
            <w:right w:val="none" w:sz="0" w:space="0" w:color="auto"/>
          </w:divBdr>
          <w:divsChild>
            <w:div w:id="161520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13039">
      <w:bodyDiv w:val="1"/>
      <w:marLeft w:val="0"/>
      <w:marRight w:val="0"/>
      <w:marTop w:val="0"/>
      <w:marBottom w:val="0"/>
      <w:divBdr>
        <w:top w:val="none" w:sz="0" w:space="0" w:color="auto"/>
        <w:left w:val="none" w:sz="0" w:space="0" w:color="auto"/>
        <w:bottom w:val="none" w:sz="0" w:space="0" w:color="auto"/>
        <w:right w:val="none" w:sz="0" w:space="0" w:color="auto"/>
      </w:divBdr>
    </w:div>
    <w:div w:id="830175275">
      <w:bodyDiv w:val="1"/>
      <w:marLeft w:val="0"/>
      <w:marRight w:val="0"/>
      <w:marTop w:val="0"/>
      <w:marBottom w:val="0"/>
      <w:divBdr>
        <w:top w:val="none" w:sz="0" w:space="0" w:color="auto"/>
        <w:left w:val="none" w:sz="0" w:space="0" w:color="auto"/>
        <w:bottom w:val="none" w:sz="0" w:space="0" w:color="auto"/>
        <w:right w:val="none" w:sz="0" w:space="0" w:color="auto"/>
      </w:divBdr>
    </w:div>
    <w:div w:id="830291813">
      <w:bodyDiv w:val="1"/>
      <w:marLeft w:val="0"/>
      <w:marRight w:val="0"/>
      <w:marTop w:val="0"/>
      <w:marBottom w:val="0"/>
      <w:divBdr>
        <w:top w:val="none" w:sz="0" w:space="0" w:color="auto"/>
        <w:left w:val="none" w:sz="0" w:space="0" w:color="auto"/>
        <w:bottom w:val="none" w:sz="0" w:space="0" w:color="auto"/>
        <w:right w:val="none" w:sz="0" w:space="0" w:color="auto"/>
      </w:divBdr>
    </w:div>
    <w:div w:id="830754673">
      <w:bodyDiv w:val="1"/>
      <w:marLeft w:val="0"/>
      <w:marRight w:val="0"/>
      <w:marTop w:val="0"/>
      <w:marBottom w:val="0"/>
      <w:divBdr>
        <w:top w:val="none" w:sz="0" w:space="0" w:color="auto"/>
        <w:left w:val="none" w:sz="0" w:space="0" w:color="auto"/>
        <w:bottom w:val="none" w:sz="0" w:space="0" w:color="auto"/>
        <w:right w:val="none" w:sz="0" w:space="0" w:color="auto"/>
      </w:divBdr>
    </w:div>
    <w:div w:id="831799955">
      <w:bodyDiv w:val="1"/>
      <w:marLeft w:val="0"/>
      <w:marRight w:val="0"/>
      <w:marTop w:val="0"/>
      <w:marBottom w:val="0"/>
      <w:divBdr>
        <w:top w:val="none" w:sz="0" w:space="0" w:color="auto"/>
        <w:left w:val="none" w:sz="0" w:space="0" w:color="auto"/>
        <w:bottom w:val="none" w:sz="0" w:space="0" w:color="auto"/>
        <w:right w:val="none" w:sz="0" w:space="0" w:color="auto"/>
      </w:divBdr>
    </w:div>
    <w:div w:id="832062178">
      <w:bodyDiv w:val="1"/>
      <w:marLeft w:val="0"/>
      <w:marRight w:val="0"/>
      <w:marTop w:val="0"/>
      <w:marBottom w:val="0"/>
      <w:divBdr>
        <w:top w:val="none" w:sz="0" w:space="0" w:color="auto"/>
        <w:left w:val="none" w:sz="0" w:space="0" w:color="auto"/>
        <w:bottom w:val="none" w:sz="0" w:space="0" w:color="auto"/>
        <w:right w:val="none" w:sz="0" w:space="0" w:color="auto"/>
      </w:divBdr>
    </w:div>
    <w:div w:id="832530989">
      <w:bodyDiv w:val="1"/>
      <w:marLeft w:val="0"/>
      <w:marRight w:val="0"/>
      <w:marTop w:val="0"/>
      <w:marBottom w:val="0"/>
      <w:divBdr>
        <w:top w:val="none" w:sz="0" w:space="0" w:color="auto"/>
        <w:left w:val="none" w:sz="0" w:space="0" w:color="auto"/>
        <w:bottom w:val="none" w:sz="0" w:space="0" w:color="auto"/>
        <w:right w:val="none" w:sz="0" w:space="0" w:color="auto"/>
      </w:divBdr>
    </w:div>
    <w:div w:id="832717827">
      <w:bodyDiv w:val="1"/>
      <w:marLeft w:val="0"/>
      <w:marRight w:val="0"/>
      <w:marTop w:val="0"/>
      <w:marBottom w:val="0"/>
      <w:divBdr>
        <w:top w:val="none" w:sz="0" w:space="0" w:color="auto"/>
        <w:left w:val="none" w:sz="0" w:space="0" w:color="auto"/>
        <w:bottom w:val="none" w:sz="0" w:space="0" w:color="auto"/>
        <w:right w:val="none" w:sz="0" w:space="0" w:color="auto"/>
      </w:divBdr>
    </w:div>
    <w:div w:id="833298385">
      <w:bodyDiv w:val="1"/>
      <w:marLeft w:val="0"/>
      <w:marRight w:val="0"/>
      <w:marTop w:val="0"/>
      <w:marBottom w:val="0"/>
      <w:divBdr>
        <w:top w:val="none" w:sz="0" w:space="0" w:color="auto"/>
        <w:left w:val="none" w:sz="0" w:space="0" w:color="auto"/>
        <w:bottom w:val="none" w:sz="0" w:space="0" w:color="auto"/>
        <w:right w:val="none" w:sz="0" w:space="0" w:color="auto"/>
      </w:divBdr>
    </w:div>
    <w:div w:id="834421024">
      <w:bodyDiv w:val="1"/>
      <w:marLeft w:val="0"/>
      <w:marRight w:val="0"/>
      <w:marTop w:val="0"/>
      <w:marBottom w:val="0"/>
      <w:divBdr>
        <w:top w:val="none" w:sz="0" w:space="0" w:color="auto"/>
        <w:left w:val="none" w:sz="0" w:space="0" w:color="auto"/>
        <w:bottom w:val="none" w:sz="0" w:space="0" w:color="auto"/>
        <w:right w:val="none" w:sz="0" w:space="0" w:color="auto"/>
      </w:divBdr>
    </w:div>
    <w:div w:id="835460522">
      <w:bodyDiv w:val="1"/>
      <w:marLeft w:val="0"/>
      <w:marRight w:val="0"/>
      <w:marTop w:val="0"/>
      <w:marBottom w:val="0"/>
      <w:divBdr>
        <w:top w:val="none" w:sz="0" w:space="0" w:color="auto"/>
        <w:left w:val="none" w:sz="0" w:space="0" w:color="auto"/>
        <w:bottom w:val="none" w:sz="0" w:space="0" w:color="auto"/>
        <w:right w:val="none" w:sz="0" w:space="0" w:color="auto"/>
      </w:divBdr>
    </w:div>
    <w:div w:id="835800271">
      <w:bodyDiv w:val="1"/>
      <w:marLeft w:val="0"/>
      <w:marRight w:val="0"/>
      <w:marTop w:val="0"/>
      <w:marBottom w:val="0"/>
      <w:divBdr>
        <w:top w:val="none" w:sz="0" w:space="0" w:color="auto"/>
        <w:left w:val="none" w:sz="0" w:space="0" w:color="auto"/>
        <w:bottom w:val="none" w:sz="0" w:space="0" w:color="auto"/>
        <w:right w:val="none" w:sz="0" w:space="0" w:color="auto"/>
      </w:divBdr>
    </w:div>
    <w:div w:id="836043437">
      <w:bodyDiv w:val="1"/>
      <w:marLeft w:val="0"/>
      <w:marRight w:val="0"/>
      <w:marTop w:val="0"/>
      <w:marBottom w:val="0"/>
      <w:divBdr>
        <w:top w:val="none" w:sz="0" w:space="0" w:color="auto"/>
        <w:left w:val="none" w:sz="0" w:space="0" w:color="auto"/>
        <w:bottom w:val="none" w:sz="0" w:space="0" w:color="auto"/>
        <w:right w:val="none" w:sz="0" w:space="0" w:color="auto"/>
      </w:divBdr>
    </w:div>
    <w:div w:id="836265370">
      <w:bodyDiv w:val="1"/>
      <w:marLeft w:val="0"/>
      <w:marRight w:val="0"/>
      <w:marTop w:val="0"/>
      <w:marBottom w:val="0"/>
      <w:divBdr>
        <w:top w:val="none" w:sz="0" w:space="0" w:color="auto"/>
        <w:left w:val="none" w:sz="0" w:space="0" w:color="auto"/>
        <w:bottom w:val="none" w:sz="0" w:space="0" w:color="auto"/>
        <w:right w:val="none" w:sz="0" w:space="0" w:color="auto"/>
      </w:divBdr>
    </w:div>
    <w:div w:id="836723669">
      <w:bodyDiv w:val="1"/>
      <w:marLeft w:val="0"/>
      <w:marRight w:val="0"/>
      <w:marTop w:val="0"/>
      <w:marBottom w:val="0"/>
      <w:divBdr>
        <w:top w:val="none" w:sz="0" w:space="0" w:color="auto"/>
        <w:left w:val="none" w:sz="0" w:space="0" w:color="auto"/>
        <w:bottom w:val="none" w:sz="0" w:space="0" w:color="auto"/>
        <w:right w:val="none" w:sz="0" w:space="0" w:color="auto"/>
      </w:divBdr>
    </w:div>
    <w:div w:id="837770474">
      <w:bodyDiv w:val="1"/>
      <w:marLeft w:val="0"/>
      <w:marRight w:val="0"/>
      <w:marTop w:val="0"/>
      <w:marBottom w:val="0"/>
      <w:divBdr>
        <w:top w:val="none" w:sz="0" w:space="0" w:color="auto"/>
        <w:left w:val="none" w:sz="0" w:space="0" w:color="auto"/>
        <w:bottom w:val="none" w:sz="0" w:space="0" w:color="auto"/>
        <w:right w:val="none" w:sz="0" w:space="0" w:color="auto"/>
      </w:divBdr>
    </w:div>
    <w:div w:id="838303057">
      <w:bodyDiv w:val="1"/>
      <w:marLeft w:val="0"/>
      <w:marRight w:val="0"/>
      <w:marTop w:val="0"/>
      <w:marBottom w:val="0"/>
      <w:divBdr>
        <w:top w:val="none" w:sz="0" w:space="0" w:color="auto"/>
        <w:left w:val="none" w:sz="0" w:space="0" w:color="auto"/>
        <w:bottom w:val="none" w:sz="0" w:space="0" w:color="auto"/>
        <w:right w:val="none" w:sz="0" w:space="0" w:color="auto"/>
      </w:divBdr>
    </w:div>
    <w:div w:id="838427559">
      <w:bodyDiv w:val="1"/>
      <w:marLeft w:val="0"/>
      <w:marRight w:val="0"/>
      <w:marTop w:val="0"/>
      <w:marBottom w:val="0"/>
      <w:divBdr>
        <w:top w:val="none" w:sz="0" w:space="0" w:color="auto"/>
        <w:left w:val="none" w:sz="0" w:space="0" w:color="auto"/>
        <w:bottom w:val="none" w:sz="0" w:space="0" w:color="auto"/>
        <w:right w:val="none" w:sz="0" w:space="0" w:color="auto"/>
      </w:divBdr>
    </w:div>
    <w:div w:id="838735702">
      <w:bodyDiv w:val="1"/>
      <w:marLeft w:val="0"/>
      <w:marRight w:val="0"/>
      <w:marTop w:val="0"/>
      <w:marBottom w:val="0"/>
      <w:divBdr>
        <w:top w:val="none" w:sz="0" w:space="0" w:color="auto"/>
        <w:left w:val="none" w:sz="0" w:space="0" w:color="auto"/>
        <w:bottom w:val="none" w:sz="0" w:space="0" w:color="auto"/>
        <w:right w:val="none" w:sz="0" w:space="0" w:color="auto"/>
      </w:divBdr>
    </w:div>
    <w:div w:id="839658957">
      <w:bodyDiv w:val="1"/>
      <w:marLeft w:val="0"/>
      <w:marRight w:val="0"/>
      <w:marTop w:val="0"/>
      <w:marBottom w:val="0"/>
      <w:divBdr>
        <w:top w:val="none" w:sz="0" w:space="0" w:color="auto"/>
        <w:left w:val="none" w:sz="0" w:space="0" w:color="auto"/>
        <w:bottom w:val="none" w:sz="0" w:space="0" w:color="auto"/>
        <w:right w:val="none" w:sz="0" w:space="0" w:color="auto"/>
      </w:divBdr>
    </w:div>
    <w:div w:id="840465637">
      <w:bodyDiv w:val="1"/>
      <w:marLeft w:val="0"/>
      <w:marRight w:val="0"/>
      <w:marTop w:val="0"/>
      <w:marBottom w:val="0"/>
      <w:divBdr>
        <w:top w:val="none" w:sz="0" w:space="0" w:color="auto"/>
        <w:left w:val="none" w:sz="0" w:space="0" w:color="auto"/>
        <w:bottom w:val="none" w:sz="0" w:space="0" w:color="auto"/>
        <w:right w:val="none" w:sz="0" w:space="0" w:color="auto"/>
      </w:divBdr>
    </w:div>
    <w:div w:id="841505496">
      <w:bodyDiv w:val="1"/>
      <w:marLeft w:val="0"/>
      <w:marRight w:val="0"/>
      <w:marTop w:val="0"/>
      <w:marBottom w:val="0"/>
      <w:divBdr>
        <w:top w:val="none" w:sz="0" w:space="0" w:color="auto"/>
        <w:left w:val="none" w:sz="0" w:space="0" w:color="auto"/>
        <w:bottom w:val="none" w:sz="0" w:space="0" w:color="auto"/>
        <w:right w:val="none" w:sz="0" w:space="0" w:color="auto"/>
      </w:divBdr>
    </w:div>
    <w:div w:id="841822115">
      <w:bodyDiv w:val="1"/>
      <w:marLeft w:val="0"/>
      <w:marRight w:val="0"/>
      <w:marTop w:val="0"/>
      <w:marBottom w:val="0"/>
      <w:divBdr>
        <w:top w:val="none" w:sz="0" w:space="0" w:color="auto"/>
        <w:left w:val="none" w:sz="0" w:space="0" w:color="auto"/>
        <w:bottom w:val="none" w:sz="0" w:space="0" w:color="auto"/>
        <w:right w:val="none" w:sz="0" w:space="0" w:color="auto"/>
      </w:divBdr>
    </w:div>
    <w:div w:id="843475046">
      <w:bodyDiv w:val="1"/>
      <w:marLeft w:val="0"/>
      <w:marRight w:val="0"/>
      <w:marTop w:val="0"/>
      <w:marBottom w:val="0"/>
      <w:divBdr>
        <w:top w:val="none" w:sz="0" w:space="0" w:color="auto"/>
        <w:left w:val="none" w:sz="0" w:space="0" w:color="auto"/>
        <w:bottom w:val="none" w:sz="0" w:space="0" w:color="auto"/>
        <w:right w:val="none" w:sz="0" w:space="0" w:color="auto"/>
      </w:divBdr>
    </w:div>
    <w:div w:id="844369915">
      <w:bodyDiv w:val="1"/>
      <w:marLeft w:val="0"/>
      <w:marRight w:val="0"/>
      <w:marTop w:val="0"/>
      <w:marBottom w:val="0"/>
      <w:divBdr>
        <w:top w:val="none" w:sz="0" w:space="0" w:color="auto"/>
        <w:left w:val="none" w:sz="0" w:space="0" w:color="auto"/>
        <w:bottom w:val="none" w:sz="0" w:space="0" w:color="auto"/>
        <w:right w:val="none" w:sz="0" w:space="0" w:color="auto"/>
      </w:divBdr>
    </w:div>
    <w:div w:id="844512785">
      <w:bodyDiv w:val="1"/>
      <w:marLeft w:val="0"/>
      <w:marRight w:val="0"/>
      <w:marTop w:val="0"/>
      <w:marBottom w:val="0"/>
      <w:divBdr>
        <w:top w:val="none" w:sz="0" w:space="0" w:color="auto"/>
        <w:left w:val="none" w:sz="0" w:space="0" w:color="auto"/>
        <w:bottom w:val="none" w:sz="0" w:space="0" w:color="auto"/>
        <w:right w:val="none" w:sz="0" w:space="0" w:color="auto"/>
      </w:divBdr>
    </w:div>
    <w:div w:id="846023033">
      <w:bodyDiv w:val="1"/>
      <w:marLeft w:val="0"/>
      <w:marRight w:val="0"/>
      <w:marTop w:val="0"/>
      <w:marBottom w:val="0"/>
      <w:divBdr>
        <w:top w:val="none" w:sz="0" w:space="0" w:color="auto"/>
        <w:left w:val="none" w:sz="0" w:space="0" w:color="auto"/>
        <w:bottom w:val="none" w:sz="0" w:space="0" w:color="auto"/>
        <w:right w:val="none" w:sz="0" w:space="0" w:color="auto"/>
      </w:divBdr>
    </w:div>
    <w:div w:id="846098852">
      <w:bodyDiv w:val="1"/>
      <w:marLeft w:val="0"/>
      <w:marRight w:val="0"/>
      <w:marTop w:val="0"/>
      <w:marBottom w:val="0"/>
      <w:divBdr>
        <w:top w:val="none" w:sz="0" w:space="0" w:color="auto"/>
        <w:left w:val="none" w:sz="0" w:space="0" w:color="auto"/>
        <w:bottom w:val="none" w:sz="0" w:space="0" w:color="auto"/>
        <w:right w:val="none" w:sz="0" w:space="0" w:color="auto"/>
      </w:divBdr>
    </w:div>
    <w:div w:id="846286900">
      <w:bodyDiv w:val="1"/>
      <w:marLeft w:val="0"/>
      <w:marRight w:val="0"/>
      <w:marTop w:val="0"/>
      <w:marBottom w:val="0"/>
      <w:divBdr>
        <w:top w:val="none" w:sz="0" w:space="0" w:color="auto"/>
        <w:left w:val="none" w:sz="0" w:space="0" w:color="auto"/>
        <w:bottom w:val="none" w:sz="0" w:space="0" w:color="auto"/>
        <w:right w:val="none" w:sz="0" w:space="0" w:color="auto"/>
      </w:divBdr>
    </w:div>
    <w:div w:id="846333473">
      <w:bodyDiv w:val="1"/>
      <w:marLeft w:val="0"/>
      <w:marRight w:val="0"/>
      <w:marTop w:val="0"/>
      <w:marBottom w:val="0"/>
      <w:divBdr>
        <w:top w:val="none" w:sz="0" w:space="0" w:color="auto"/>
        <w:left w:val="none" w:sz="0" w:space="0" w:color="auto"/>
        <w:bottom w:val="none" w:sz="0" w:space="0" w:color="auto"/>
        <w:right w:val="none" w:sz="0" w:space="0" w:color="auto"/>
      </w:divBdr>
    </w:div>
    <w:div w:id="846595982">
      <w:bodyDiv w:val="1"/>
      <w:marLeft w:val="0"/>
      <w:marRight w:val="0"/>
      <w:marTop w:val="0"/>
      <w:marBottom w:val="0"/>
      <w:divBdr>
        <w:top w:val="none" w:sz="0" w:space="0" w:color="auto"/>
        <w:left w:val="none" w:sz="0" w:space="0" w:color="auto"/>
        <w:bottom w:val="none" w:sz="0" w:space="0" w:color="auto"/>
        <w:right w:val="none" w:sz="0" w:space="0" w:color="auto"/>
      </w:divBdr>
    </w:div>
    <w:div w:id="847332481">
      <w:bodyDiv w:val="1"/>
      <w:marLeft w:val="0"/>
      <w:marRight w:val="0"/>
      <w:marTop w:val="0"/>
      <w:marBottom w:val="0"/>
      <w:divBdr>
        <w:top w:val="none" w:sz="0" w:space="0" w:color="auto"/>
        <w:left w:val="none" w:sz="0" w:space="0" w:color="auto"/>
        <w:bottom w:val="none" w:sz="0" w:space="0" w:color="auto"/>
        <w:right w:val="none" w:sz="0" w:space="0" w:color="auto"/>
      </w:divBdr>
    </w:div>
    <w:div w:id="847869510">
      <w:bodyDiv w:val="1"/>
      <w:marLeft w:val="0"/>
      <w:marRight w:val="0"/>
      <w:marTop w:val="0"/>
      <w:marBottom w:val="0"/>
      <w:divBdr>
        <w:top w:val="none" w:sz="0" w:space="0" w:color="auto"/>
        <w:left w:val="none" w:sz="0" w:space="0" w:color="auto"/>
        <w:bottom w:val="none" w:sz="0" w:space="0" w:color="auto"/>
        <w:right w:val="none" w:sz="0" w:space="0" w:color="auto"/>
      </w:divBdr>
    </w:div>
    <w:div w:id="848104148">
      <w:bodyDiv w:val="1"/>
      <w:marLeft w:val="0"/>
      <w:marRight w:val="0"/>
      <w:marTop w:val="0"/>
      <w:marBottom w:val="0"/>
      <w:divBdr>
        <w:top w:val="none" w:sz="0" w:space="0" w:color="auto"/>
        <w:left w:val="none" w:sz="0" w:space="0" w:color="auto"/>
        <w:bottom w:val="none" w:sz="0" w:space="0" w:color="auto"/>
        <w:right w:val="none" w:sz="0" w:space="0" w:color="auto"/>
      </w:divBdr>
    </w:div>
    <w:div w:id="848642829">
      <w:bodyDiv w:val="1"/>
      <w:marLeft w:val="0"/>
      <w:marRight w:val="0"/>
      <w:marTop w:val="0"/>
      <w:marBottom w:val="0"/>
      <w:divBdr>
        <w:top w:val="none" w:sz="0" w:space="0" w:color="auto"/>
        <w:left w:val="none" w:sz="0" w:space="0" w:color="auto"/>
        <w:bottom w:val="none" w:sz="0" w:space="0" w:color="auto"/>
        <w:right w:val="none" w:sz="0" w:space="0" w:color="auto"/>
      </w:divBdr>
    </w:div>
    <w:div w:id="849416128">
      <w:bodyDiv w:val="1"/>
      <w:marLeft w:val="0"/>
      <w:marRight w:val="0"/>
      <w:marTop w:val="0"/>
      <w:marBottom w:val="0"/>
      <w:divBdr>
        <w:top w:val="none" w:sz="0" w:space="0" w:color="auto"/>
        <w:left w:val="none" w:sz="0" w:space="0" w:color="auto"/>
        <w:bottom w:val="none" w:sz="0" w:space="0" w:color="auto"/>
        <w:right w:val="none" w:sz="0" w:space="0" w:color="auto"/>
      </w:divBdr>
    </w:div>
    <w:div w:id="849488782">
      <w:bodyDiv w:val="1"/>
      <w:marLeft w:val="0"/>
      <w:marRight w:val="0"/>
      <w:marTop w:val="0"/>
      <w:marBottom w:val="0"/>
      <w:divBdr>
        <w:top w:val="none" w:sz="0" w:space="0" w:color="auto"/>
        <w:left w:val="none" w:sz="0" w:space="0" w:color="auto"/>
        <w:bottom w:val="none" w:sz="0" w:space="0" w:color="auto"/>
        <w:right w:val="none" w:sz="0" w:space="0" w:color="auto"/>
      </w:divBdr>
    </w:div>
    <w:div w:id="849947475">
      <w:bodyDiv w:val="1"/>
      <w:marLeft w:val="0"/>
      <w:marRight w:val="0"/>
      <w:marTop w:val="0"/>
      <w:marBottom w:val="0"/>
      <w:divBdr>
        <w:top w:val="none" w:sz="0" w:space="0" w:color="auto"/>
        <w:left w:val="none" w:sz="0" w:space="0" w:color="auto"/>
        <w:bottom w:val="none" w:sz="0" w:space="0" w:color="auto"/>
        <w:right w:val="none" w:sz="0" w:space="0" w:color="auto"/>
      </w:divBdr>
    </w:div>
    <w:div w:id="850022471">
      <w:bodyDiv w:val="1"/>
      <w:marLeft w:val="0"/>
      <w:marRight w:val="0"/>
      <w:marTop w:val="0"/>
      <w:marBottom w:val="0"/>
      <w:divBdr>
        <w:top w:val="none" w:sz="0" w:space="0" w:color="auto"/>
        <w:left w:val="none" w:sz="0" w:space="0" w:color="auto"/>
        <w:bottom w:val="none" w:sz="0" w:space="0" w:color="auto"/>
        <w:right w:val="none" w:sz="0" w:space="0" w:color="auto"/>
      </w:divBdr>
    </w:div>
    <w:div w:id="850224064">
      <w:bodyDiv w:val="1"/>
      <w:marLeft w:val="0"/>
      <w:marRight w:val="0"/>
      <w:marTop w:val="0"/>
      <w:marBottom w:val="0"/>
      <w:divBdr>
        <w:top w:val="none" w:sz="0" w:space="0" w:color="auto"/>
        <w:left w:val="none" w:sz="0" w:space="0" w:color="auto"/>
        <w:bottom w:val="none" w:sz="0" w:space="0" w:color="auto"/>
        <w:right w:val="none" w:sz="0" w:space="0" w:color="auto"/>
      </w:divBdr>
    </w:div>
    <w:div w:id="850334881">
      <w:bodyDiv w:val="1"/>
      <w:marLeft w:val="0"/>
      <w:marRight w:val="0"/>
      <w:marTop w:val="0"/>
      <w:marBottom w:val="0"/>
      <w:divBdr>
        <w:top w:val="none" w:sz="0" w:space="0" w:color="auto"/>
        <w:left w:val="none" w:sz="0" w:space="0" w:color="auto"/>
        <w:bottom w:val="none" w:sz="0" w:space="0" w:color="auto"/>
        <w:right w:val="none" w:sz="0" w:space="0" w:color="auto"/>
      </w:divBdr>
    </w:div>
    <w:div w:id="850947744">
      <w:bodyDiv w:val="1"/>
      <w:marLeft w:val="0"/>
      <w:marRight w:val="0"/>
      <w:marTop w:val="0"/>
      <w:marBottom w:val="0"/>
      <w:divBdr>
        <w:top w:val="none" w:sz="0" w:space="0" w:color="auto"/>
        <w:left w:val="none" w:sz="0" w:space="0" w:color="auto"/>
        <w:bottom w:val="none" w:sz="0" w:space="0" w:color="auto"/>
        <w:right w:val="none" w:sz="0" w:space="0" w:color="auto"/>
      </w:divBdr>
    </w:div>
    <w:div w:id="851648655">
      <w:bodyDiv w:val="1"/>
      <w:marLeft w:val="0"/>
      <w:marRight w:val="0"/>
      <w:marTop w:val="0"/>
      <w:marBottom w:val="0"/>
      <w:divBdr>
        <w:top w:val="none" w:sz="0" w:space="0" w:color="auto"/>
        <w:left w:val="none" w:sz="0" w:space="0" w:color="auto"/>
        <w:bottom w:val="none" w:sz="0" w:space="0" w:color="auto"/>
        <w:right w:val="none" w:sz="0" w:space="0" w:color="auto"/>
      </w:divBdr>
    </w:div>
    <w:div w:id="851995482">
      <w:bodyDiv w:val="1"/>
      <w:marLeft w:val="0"/>
      <w:marRight w:val="0"/>
      <w:marTop w:val="0"/>
      <w:marBottom w:val="0"/>
      <w:divBdr>
        <w:top w:val="none" w:sz="0" w:space="0" w:color="auto"/>
        <w:left w:val="none" w:sz="0" w:space="0" w:color="auto"/>
        <w:bottom w:val="none" w:sz="0" w:space="0" w:color="auto"/>
        <w:right w:val="none" w:sz="0" w:space="0" w:color="auto"/>
      </w:divBdr>
    </w:div>
    <w:div w:id="852300525">
      <w:bodyDiv w:val="1"/>
      <w:marLeft w:val="0"/>
      <w:marRight w:val="0"/>
      <w:marTop w:val="0"/>
      <w:marBottom w:val="0"/>
      <w:divBdr>
        <w:top w:val="none" w:sz="0" w:space="0" w:color="auto"/>
        <w:left w:val="none" w:sz="0" w:space="0" w:color="auto"/>
        <w:bottom w:val="none" w:sz="0" w:space="0" w:color="auto"/>
        <w:right w:val="none" w:sz="0" w:space="0" w:color="auto"/>
      </w:divBdr>
    </w:div>
    <w:div w:id="853030623">
      <w:bodyDiv w:val="1"/>
      <w:marLeft w:val="0"/>
      <w:marRight w:val="0"/>
      <w:marTop w:val="0"/>
      <w:marBottom w:val="0"/>
      <w:divBdr>
        <w:top w:val="none" w:sz="0" w:space="0" w:color="auto"/>
        <w:left w:val="none" w:sz="0" w:space="0" w:color="auto"/>
        <w:bottom w:val="none" w:sz="0" w:space="0" w:color="auto"/>
        <w:right w:val="none" w:sz="0" w:space="0" w:color="auto"/>
      </w:divBdr>
    </w:div>
    <w:div w:id="853306013">
      <w:bodyDiv w:val="1"/>
      <w:marLeft w:val="0"/>
      <w:marRight w:val="0"/>
      <w:marTop w:val="0"/>
      <w:marBottom w:val="0"/>
      <w:divBdr>
        <w:top w:val="none" w:sz="0" w:space="0" w:color="auto"/>
        <w:left w:val="none" w:sz="0" w:space="0" w:color="auto"/>
        <w:bottom w:val="none" w:sz="0" w:space="0" w:color="auto"/>
        <w:right w:val="none" w:sz="0" w:space="0" w:color="auto"/>
      </w:divBdr>
    </w:div>
    <w:div w:id="854197064">
      <w:bodyDiv w:val="1"/>
      <w:marLeft w:val="0"/>
      <w:marRight w:val="0"/>
      <w:marTop w:val="0"/>
      <w:marBottom w:val="0"/>
      <w:divBdr>
        <w:top w:val="none" w:sz="0" w:space="0" w:color="auto"/>
        <w:left w:val="none" w:sz="0" w:space="0" w:color="auto"/>
        <w:bottom w:val="none" w:sz="0" w:space="0" w:color="auto"/>
        <w:right w:val="none" w:sz="0" w:space="0" w:color="auto"/>
      </w:divBdr>
    </w:div>
    <w:div w:id="854879184">
      <w:bodyDiv w:val="1"/>
      <w:marLeft w:val="0"/>
      <w:marRight w:val="0"/>
      <w:marTop w:val="0"/>
      <w:marBottom w:val="0"/>
      <w:divBdr>
        <w:top w:val="none" w:sz="0" w:space="0" w:color="auto"/>
        <w:left w:val="none" w:sz="0" w:space="0" w:color="auto"/>
        <w:bottom w:val="none" w:sz="0" w:space="0" w:color="auto"/>
        <w:right w:val="none" w:sz="0" w:space="0" w:color="auto"/>
      </w:divBdr>
      <w:divsChild>
        <w:div w:id="393894528">
          <w:marLeft w:val="0"/>
          <w:marRight w:val="0"/>
          <w:marTop w:val="0"/>
          <w:marBottom w:val="0"/>
          <w:divBdr>
            <w:top w:val="none" w:sz="0" w:space="0" w:color="auto"/>
            <w:left w:val="none" w:sz="0" w:space="0" w:color="auto"/>
            <w:bottom w:val="none" w:sz="0" w:space="0" w:color="auto"/>
            <w:right w:val="none" w:sz="0" w:space="0" w:color="auto"/>
          </w:divBdr>
          <w:divsChild>
            <w:div w:id="1393576058">
              <w:marLeft w:val="0"/>
              <w:marRight w:val="0"/>
              <w:marTop w:val="0"/>
              <w:marBottom w:val="0"/>
              <w:divBdr>
                <w:top w:val="none" w:sz="0" w:space="0" w:color="auto"/>
                <w:left w:val="none" w:sz="0" w:space="0" w:color="auto"/>
                <w:bottom w:val="none" w:sz="0" w:space="0" w:color="auto"/>
                <w:right w:val="none" w:sz="0" w:space="0" w:color="auto"/>
              </w:divBdr>
            </w:div>
          </w:divsChild>
        </w:div>
        <w:div w:id="937248056">
          <w:marLeft w:val="0"/>
          <w:marRight w:val="0"/>
          <w:marTop w:val="0"/>
          <w:marBottom w:val="0"/>
          <w:divBdr>
            <w:top w:val="none" w:sz="0" w:space="0" w:color="auto"/>
            <w:left w:val="none" w:sz="0" w:space="0" w:color="auto"/>
            <w:bottom w:val="none" w:sz="0" w:space="0" w:color="auto"/>
            <w:right w:val="none" w:sz="0" w:space="0" w:color="auto"/>
          </w:divBdr>
          <w:divsChild>
            <w:div w:id="1379279959">
              <w:marLeft w:val="0"/>
              <w:marRight w:val="0"/>
              <w:marTop w:val="0"/>
              <w:marBottom w:val="0"/>
              <w:divBdr>
                <w:top w:val="none" w:sz="0" w:space="0" w:color="auto"/>
                <w:left w:val="none" w:sz="0" w:space="0" w:color="auto"/>
                <w:bottom w:val="none" w:sz="0" w:space="0" w:color="auto"/>
                <w:right w:val="none" w:sz="0" w:space="0" w:color="auto"/>
              </w:divBdr>
            </w:div>
          </w:divsChild>
        </w:div>
        <w:div w:id="1197619329">
          <w:marLeft w:val="0"/>
          <w:marRight w:val="0"/>
          <w:marTop w:val="0"/>
          <w:marBottom w:val="0"/>
          <w:divBdr>
            <w:top w:val="none" w:sz="0" w:space="0" w:color="auto"/>
            <w:left w:val="none" w:sz="0" w:space="0" w:color="auto"/>
            <w:bottom w:val="none" w:sz="0" w:space="0" w:color="auto"/>
            <w:right w:val="none" w:sz="0" w:space="0" w:color="auto"/>
          </w:divBdr>
          <w:divsChild>
            <w:div w:id="419299917">
              <w:marLeft w:val="0"/>
              <w:marRight w:val="0"/>
              <w:marTop w:val="0"/>
              <w:marBottom w:val="0"/>
              <w:divBdr>
                <w:top w:val="none" w:sz="0" w:space="0" w:color="auto"/>
                <w:left w:val="none" w:sz="0" w:space="0" w:color="auto"/>
                <w:bottom w:val="none" w:sz="0" w:space="0" w:color="auto"/>
                <w:right w:val="none" w:sz="0" w:space="0" w:color="auto"/>
              </w:divBdr>
            </w:div>
          </w:divsChild>
        </w:div>
        <w:div w:id="1314286545">
          <w:marLeft w:val="0"/>
          <w:marRight w:val="0"/>
          <w:marTop w:val="0"/>
          <w:marBottom w:val="0"/>
          <w:divBdr>
            <w:top w:val="none" w:sz="0" w:space="0" w:color="auto"/>
            <w:left w:val="none" w:sz="0" w:space="0" w:color="auto"/>
            <w:bottom w:val="none" w:sz="0" w:space="0" w:color="auto"/>
            <w:right w:val="none" w:sz="0" w:space="0" w:color="auto"/>
          </w:divBdr>
          <w:divsChild>
            <w:div w:id="1612542315">
              <w:marLeft w:val="0"/>
              <w:marRight w:val="0"/>
              <w:marTop w:val="0"/>
              <w:marBottom w:val="0"/>
              <w:divBdr>
                <w:top w:val="none" w:sz="0" w:space="0" w:color="auto"/>
                <w:left w:val="none" w:sz="0" w:space="0" w:color="auto"/>
                <w:bottom w:val="none" w:sz="0" w:space="0" w:color="auto"/>
                <w:right w:val="none" w:sz="0" w:space="0" w:color="auto"/>
              </w:divBdr>
            </w:div>
          </w:divsChild>
        </w:div>
        <w:div w:id="1539123941">
          <w:marLeft w:val="0"/>
          <w:marRight w:val="0"/>
          <w:marTop w:val="0"/>
          <w:marBottom w:val="0"/>
          <w:divBdr>
            <w:top w:val="none" w:sz="0" w:space="0" w:color="auto"/>
            <w:left w:val="none" w:sz="0" w:space="0" w:color="auto"/>
            <w:bottom w:val="none" w:sz="0" w:space="0" w:color="auto"/>
            <w:right w:val="none" w:sz="0" w:space="0" w:color="auto"/>
          </w:divBdr>
          <w:divsChild>
            <w:div w:id="214538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84259">
      <w:bodyDiv w:val="1"/>
      <w:marLeft w:val="0"/>
      <w:marRight w:val="0"/>
      <w:marTop w:val="0"/>
      <w:marBottom w:val="0"/>
      <w:divBdr>
        <w:top w:val="none" w:sz="0" w:space="0" w:color="auto"/>
        <w:left w:val="none" w:sz="0" w:space="0" w:color="auto"/>
        <w:bottom w:val="none" w:sz="0" w:space="0" w:color="auto"/>
        <w:right w:val="none" w:sz="0" w:space="0" w:color="auto"/>
      </w:divBdr>
    </w:div>
    <w:div w:id="855971250">
      <w:bodyDiv w:val="1"/>
      <w:marLeft w:val="0"/>
      <w:marRight w:val="0"/>
      <w:marTop w:val="0"/>
      <w:marBottom w:val="0"/>
      <w:divBdr>
        <w:top w:val="none" w:sz="0" w:space="0" w:color="auto"/>
        <w:left w:val="none" w:sz="0" w:space="0" w:color="auto"/>
        <w:bottom w:val="none" w:sz="0" w:space="0" w:color="auto"/>
        <w:right w:val="none" w:sz="0" w:space="0" w:color="auto"/>
      </w:divBdr>
      <w:divsChild>
        <w:div w:id="305865560">
          <w:marLeft w:val="0"/>
          <w:marRight w:val="0"/>
          <w:marTop w:val="0"/>
          <w:marBottom w:val="0"/>
          <w:divBdr>
            <w:top w:val="none" w:sz="0" w:space="0" w:color="auto"/>
            <w:left w:val="none" w:sz="0" w:space="0" w:color="auto"/>
            <w:bottom w:val="none" w:sz="0" w:space="0" w:color="auto"/>
            <w:right w:val="none" w:sz="0" w:space="0" w:color="auto"/>
          </w:divBdr>
          <w:divsChild>
            <w:div w:id="1802729978">
              <w:marLeft w:val="0"/>
              <w:marRight w:val="0"/>
              <w:marTop w:val="0"/>
              <w:marBottom w:val="0"/>
              <w:divBdr>
                <w:top w:val="none" w:sz="0" w:space="0" w:color="auto"/>
                <w:left w:val="none" w:sz="0" w:space="0" w:color="auto"/>
                <w:bottom w:val="none" w:sz="0" w:space="0" w:color="auto"/>
                <w:right w:val="none" w:sz="0" w:space="0" w:color="auto"/>
              </w:divBdr>
            </w:div>
          </w:divsChild>
        </w:div>
        <w:div w:id="1070074347">
          <w:marLeft w:val="0"/>
          <w:marRight w:val="0"/>
          <w:marTop w:val="0"/>
          <w:marBottom w:val="0"/>
          <w:divBdr>
            <w:top w:val="none" w:sz="0" w:space="0" w:color="auto"/>
            <w:left w:val="none" w:sz="0" w:space="0" w:color="auto"/>
            <w:bottom w:val="none" w:sz="0" w:space="0" w:color="auto"/>
            <w:right w:val="none" w:sz="0" w:space="0" w:color="auto"/>
          </w:divBdr>
          <w:divsChild>
            <w:div w:id="143619455">
              <w:marLeft w:val="0"/>
              <w:marRight w:val="0"/>
              <w:marTop w:val="0"/>
              <w:marBottom w:val="0"/>
              <w:divBdr>
                <w:top w:val="none" w:sz="0" w:space="0" w:color="auto"/>
                <w:left w:val="none" w:sz="0" w:space="0" w:color="auto"/>
                <w:bottom w:val="none" w:sz="0" w:space="0" w:color="auto"/>
                <w:right w:val="none" w:sz="0" w:space="0" w:color="auto"/>
              </w:divBdr>
            </w:div>
          </w:divsChild>
        </w:div>
        <w:div w:id="1221474311">
          <w:marLeft w:val="0"/>
          <w:marRight w:val="0"/>
          <w:marTop w:val="0"/>
          <w:marBottom w:val="0"/>
          <w:divBdr>
            <w:top w:val="none" w:sz="0" w:space="0" w:color="auto"/>
            <w:left w:val="none" w:sz="0" w:space="0" w:color="auto"/>
            <w:bottom w:val="none" w:sz="0" w:space="0" w:color="auto"/>
            <w:right w:val="none" w:sz="0" w:space="0" w:color="auto"/>
          </w:divBdr>
          <w:divsChild>
            <w:div w:id="985209890">
              <w:marLeft w:val="0"/>
              <w:marRight w:val="0"/>
              <w:marTop w:val="0"/>
              <w:marBottom w:val="0"/>
              <w:divBdr>
                <w:top w:val="none" w:sz="0" w:space="0" w:color="auto"/>
                <w:left w:val="none" w:sz="0" w:space="0" w:color="auto"/>
                <w:bottom w:val="none" w:sz="0" w:space="0" w:color="auto"/>
                <w:right w:val="none" w:sz="0" w:space="0" w:color="auto"/>
              </w:divBdr>
            </w:div>
          </w:divsChild>
        </w:div>
        <w:div w:id="1863081642">
          <w:marLeft w:val="0"/>
          <w:marRight w:val="0"/>
          <w:marTop w:val="0"/>
          <w:marBottom w:val="0"/>
          <w:divBdr>
            <w:top w:val="none" w:sz="0" w:space="0" w:color="auto"/>
            <w:left w:val="none" w:sz="0" w:space="0" w:color="auto"/>
            <w:bottom w:val="none" w:sz="0" w:space="0" w:color="auto"/>
            <w:right w:val="none" w:sz="0" w:space="0" w:color="auto"/>
          </w:divBdr>
          <w:divsChild>
            <w:div w:id="636838391">
              <w:marLeft w:val="0"/>
              <w:marRight w:val="0"/>
              <w:marTop w:val="0"/>
              <w:marBottom w:val="0"/>
              <w:divBdr>
                <w:top w:val="none" w:sz="0" w:space="0" w:color="auto"/>
                <w:left w:val="none" w:sz="0" w:space="0" w:color="auto"/>
                <w:bottom w:val="none" w:sz="0" w:space="0" w:color="auto"/>
                <w:right w:val="none" w:sz="0" w:space="0" w:color="auto"/>
              </w:divBdr>
            </w:div>
          </w:divsChild>
        </w:div>
        <w:div w:id="1870951013">
          <w:marLeft w:val="0"/>
          <w:marRight w:val="0"/>
          <w:marTop w:val="0"/>
          <w:marBottom w:val="0"/>
          <w:divBdr>
            <w:top w:val="none" w:sz="0" w:space="0" w:color="auto"/>
            <w:left w:val="none" w:sz="0" w:space="0" w:color="auto"/>
            <w:bottom w:val="none" w:sz="0" w:space="0" w:color="auto"/>
            <w:right w:val="none" w:sz="0" w:space="0" w:color="auto"/>
          </w:divBdr>
          <w:divsChild>
            <w:div w:id="19519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234092">
      <w:bodyDiv w:val="1"/>
      <w:marLeft w:val="0"/>
      <w:marRight w:val="0"/>
      <w:marTop w:val="0"/>
      <w:marBottom w:val="0"/>
      <w:divBdr>
        <w:top w:val="none" w:sz="0" w:space="0" w:color="auto"/>
        <w:left w:val="none" w:sz="0" w:space="0" w:color="auto"/>
        <w:bottom w:val="none" w:sz="0" w:space="0" w:color="auto"/>
        <w:right w:val="none" w:sz="0" w:space="0" w:color="auto"/>
      </w:divBdr>
    </w:div>
    <w:div w:id="857350268">
      <w:bodyDiv w:val="1"/>
      <w:marLeft w:val="0"/>
      <w:marRight w:val="0"/>
      <w:marTop w:val="0"/>
      <w:marBottom w:val="0"/>
      <w:divBdr>
        <w:top w:val="none" w:sz="0" w:space="0" w:color="auto"/>
        <w:left w:val="none" w:sz="0" w:space="0" w:color="auto"/>
        <w:bottom w:val="none" w:sz="0" w:space="0" w:color="auto"/>
        <w:right w:val="none" w:sz="0" w:space="0" w:color="auto"/>
      </w:divBdr>
    </w:div>
    <w:div w:id="857810678">
      <w:bodyDiv w:val="1"/>
      <w:marLeft w:val="0"/>
      <w:marRight w:val="0"/>
      <w:marTop w:val="0"/>
      <w:marBottom w:val="0"/>
      <w:divBdr>
        <w:top w:val="none" w:sz="0" w:space="0" w:color="auto"/>
        <w:left w:val="none" w:sz="0" w:space="0" w:color="auto"/>
        <w:bottom w:val="none" w:sz="0" w:space="0" w:color="auto"/>
        <w:right w:val="none" w:sz="0" w:space="0" w:color="auto"/>
      </w:divBdr>
    </w:div>
    <w:div w:id="858205279">
      <w:bodyDiv w:val="1"/>
      <w:marLeft w:val="0"/>
      <w:marRight w:val="0"/>
      <w:marTop w:val="0"/>
      <w:marBottom w:val="0"/>
      <w:divBdr>
        <w:top w:val="none" w:sz="0" w:space="0" w:color="auto"/>
        <w:left w:val="none" w:sz="0" w:space="0" w:color="auto"/>
        <w:bottom w:val="none" w:sz="0" w:space="0" w:color="auto"/>
        <w:right w:val="none" w:sz="0" w:space="0" w:color="auto"/>
      </w:divBdr>
    </w:div>
    <w:div w:id="858281049">
      <w:bodyDiv w:val="1"/>
      <w:marLeft w:val="0"/>
      <w:marRight w:val="0"/>
      <w:marTop w:val="0"/>
      <w:marBottom w:val="0"/>
      <w:divBdr>
        <w:top w:val="none" w:sz="0" w:space="0" w:color="auto"/>
        <w:left w:val="none" w:sz="0" w:space="0" w:color="auto"/>
        <w:bottom w:val="none" w:sz="0" w:space="0" w:color="auto"/>
        <w:right w:val="none" w:sz="0" w:space="0" w:color="auto"/>
      </w:divBdr>
    </w:div>
    <w:div w:id="858734384">
      <w:bodyDiv w:val="1"/>
      <w:marLeft w:val="0"/>
      <w:marRight w:val="0"/>
      <w:marTop w:val="0"/>
      <w:marBottom w:val="0"/>
      <w:divBdr>
        <w:top w:val="none" w:sz="0" w:space="0" w:color="auto"/>
        <w:left w:val="none" w:sz="0" w:space="0" w:color="auto"/>
        <w:bottom w:val="none" w:sz="0" w:space="0" w:color="auto"/>
        <w:right w:val="none" w:sz="0" w:space="0" w:color="auto"/>
      </w:divBdr>
    </w:div>
    <w:div w:id="859046776">
      <w:bodyDiv w:val="1"/>
      <w:marLeft w:val="0"/>
      <w:marRight w:val="0"/>
      <w:marTop w:val="0"/>
      <w:marBottom w:val="0"/>
      <w:divBdr>
        <w:top w:val="none" w:sz="0" w:space="0" w:color="auto"/>
        <w:left w:val="none" w:sz="0" w:space="0" w:color="auto"/>
        <w:bottom w:val="none" w:sz="0" w:space="0" w:color="auto"/>
        <w:right w:val="none" w:sz="0" w:space="0" w:color="auto"/>
      </w:divBdr>
    </w:div>
    <w:div w:id="859394078">
      <w:bodyDiv w:val="1"/>
      <w:marLeft w:val="0"/>
      <w:marRight w:val="0"/>
      <w:marTop w:val="0"/>
      <w:marBottom w:val="0"/>
      <w:divBdr>
        <w:top w:val="none" w:sz="0" w:space="0" w:color="auto"/>
        <w:left w:val="none" w:sz="0" w:space="0" w:color="auto"/>
        <w:bottom w:val="none" w:sz="0" w:space="0" w:color="auto"/>
        <w:right w:val="none" w:sz="0" w:space="0" w:color="auto"/>
      </w:divBdr>
    </w:div>
    <w:div w:id="860121520">
      <w:bodyDiv w:val="1"/>
      <w:marLeft w:val="0"/>
      <w:marRight w:val="0"/>
      <w:marTop w:val="0"/>
      <w:marBottom w:val="0"/>
      <w:divBdr>
        <w:top w:val="none" w:sz="0" w:space="0" w:color="auto"/>
        <w:left w:val="none" w:sz="0" w:space="0" w:color="auto"/>
        <w:bottom w:val="none" w:sz="0" w:space="0" w:color="auto"/>
        <w:right w:val="none" w:sz="0" w:space="0" w:color="auto"/>
      </w:divBdr>
    </w:div>
    <w:div w:id="860167933">
      <w:bodyDiv w:val="1"/>
      <w:marLeft w:val="0"/>
      <w:marRight w:val="0"/>
      <w:marTop w:val="0"/>
      <w:marBottom w:val="0"/>
      <w:divBdr>
        <w:top w:val="none" w:sz="0" w:space="0" w:color="auto"/>
        <w:left w:val="none" w:sz="0" w:space="0" w:color="auto"/>
        <w:bottom w:val="none" w:sz="0" w:space="0" w:color="auto"/>
        <w:right w:val="none" w:sz="0" w:space="0" w:color="auto"/>
      </w:divBdr>
    </w:div>
    <w:div w:id="860322696">
      <w:bodyDiv w:val="1"/>
      <w:marLeft w:val="0"/>
      <w:marRight w:val="0"/>
      <w:marTop w:val="0"/>
      <w:marBottom w:val="0"/>
      <w:divBdr>
        <w:top w:val="none" w:sz="0" w:space="0" w:color="auto"/>
        <w:left w:val="none" w:sz="0" w:space="0" w:color="auto"/>
        <w:bottom w:val="none" w:sz="0" w:space="0" w:color="auto"/>
        <w:right w:val="none" w:sz="0" w:space="0" w:color="auto"/>
      </w:divBdr>
    </w:div>
    <w:div w:id="861165170">
      <w:bodyDiv w:val="1"/>
      <w:marLeft w:val="0"/>
      <w:marRight w:val="0"/>
      <w:marTop w:val="0"/>
      <w:marBottom w:val="0"/>
      <w:divBdr>
        <w:top w:val="none" w:sz="0" w:space="0" w:color="auto"/>
        <w:left w:val="none" w:sz="0" w:space="0" w:color="auto"/>
        <w:bottom w:val="none" w:sz="0" w:space="0" w:color="auto"/>
        <w:right w:val="none" w:sz="0" w:space="0" w:color="auto"/>
      </w:divBdr>
    </w:div>
    <w:div w:id="861238106">
      <w:bodyDiv w:val="1"/>
      <w:marLeft w:val="0"/>
      <w:marRight w:val="0"/>
      <w:marTop w:val="0"/>
      <w:marBottom w:val="0"/>
      <w:divBdr>
        <w:top w:val="none" w:sz="0" w:space="0" w:color="auto"/>
        <w:left w:val="none" w:sz="0" w:space="0" w:color="auto"/>
        <w:bottom w:val="none" w:sz="0" w:space="0" w:color="auto"/>
        <w:right w:val="none" w:sz="0" w:space="0" w:color="auto"/>
      </w:divBdr>
    </w:div>
    <w:div w:id="862133094">
      <w:bodyDiv w:val="1"/>
      <w:marLeft w:val="0"/>
      <w:marRight w:val="0"/>
      <w:marTop w:val="0"/>
      <w:marBottom w:val="0"/>
      <w:divBdr>
        <w:top w:val="none" w:sz="0" w:space="0" w:color="auto"/>
        <w:left w:val="none" w:sz="0" w:space="0" w:color="auto"/>
        <w:bottom w:val="none" w:sz="0" w:space="0" w:color="auto"/>
        <w:right w:val="none" w:sz="0" w:space="0" w:color="auto"/>
      </w:divBdr>
    </w:div>
    <w:div w:id="862205740">
      <w:bodyDiv w:val="1"/>
      <w:marLeft w:val="0"/>
      <w:marRight w:val="0"/>
      <w:marTop w:val="0"/>
      <w:marBottom w:val="0"/>
      <w:divBdr>
        <w:top w:val="none" w:sz="0" w:space="0" w:color="auto"/>
        <w:left w:val="none" w:sz="0" w:space="0" w:color="auto"/>
        <w:bottom w:val="none" w:sz="0" w:space="0" w:color="auto"/>
        <w:right w:val="none" w:sz="0" w:space="0" w:color="auto"/>
      </w:divBdr>
    </w:div>
    <w:div w:id="862323957">
      <w:bodyDiv w:val="1"/>
      <w:marLeft w:val="0"/>
      <w:marRight w:val="0"/>
      <w:marTop w:val="0"/>
      <w:marBottom w:val="0"/>
      <w:divBdr>
        <w:top w:val="none" w:sz="0" w:space="0" w:color="auto"/>
        <w:left w:val="none" w:sz="0" w:space="0" w:color="auto"/>
        <w:bottom w:val="none" w:sz="0" w:space="0" w:color="auto"/>
        <w:right w:val="none" w:sz="0" w:space="0" w:color="auto"/>
      </w:divBdr>
    </w:div>
    <w:div w:id="862478070">
      <w:bodyDiv w:val="1"/>
      <w:marLeft w:val="0"/>
      <w:marRight w:val="0"/>
      <w:marTop w:val="0"/>
      <w:marBottom w:val="0"/>
      <w:divBdr>
        <w:top w:val="none" w:sz="0" w:space="0" w:color="auto"/>
        <w:left w:val="none" w:sz="0" w:space="0" w:color="auto"/>
        <w:bottom w:val="none" w:sz="0" w:space="0" w:color="auto"/>
        <w:right w:val="none" w:sz="0" w:space="0" w:color="auto"/>
      </w:divBdr>
    </w:div>
    <w:div w:id="863638440">
      <w:bodyDiv w:val="1"/>
      <w:marLeft w:val="0"/>
      <w:marRight w:val="0"/>
      <w:marTop w:val="0"/>
      <w:marBottom w:val="0"/>
      <w:divBdr>
        <w:top w:val="none" w:sz="0" w:space="0" w:color="auto"/>
        <w:left w:val="none" w:sz="0" w:space="0" w:color="auto"/>
        <w:bottom w:val="none" w:sz="0" w:space="0" w:color="auto"/>
        <w:right w:val="none" w:sz="0" w:space="0" w:color="auto"/>
      </w:divBdr>
    </w:div>
    <w:div w:id="863713908">
      <w:bodyDiv w:val="1"/>
      <w:marLeft w:val="0"/>
      <w:marRight w:val="0"/>
      <w:marTop w:val="0"/>
      <w:marBottom w:val="0"/>
      <w:divBdr>
        <w:top w:val="none" w:sz="0" w:space="0" w:color="auto"/>
        <w:left w:val="none" w:sz="0" w:space="0" w:color="auto"/>
        <w:bottom w:val="none" w:sz="0" w:space="0" w:color="auto"/>
        <w:right w:val="none" w:sz="0" w:space="0" w:color="auto"/>
      </w:divBdr>
    </w:div>
    <w:div w:id="864637706">
      <w:bodyDiv w:val="1"/>
      <w:marLeft w:val="0"/>
      <w:marRight w:val="0"/>
      <w:marTop w:val="0"/>
      <w:marBottom w:val="0"/>
      <w:divBdr>
        <w:top w:val="none" w:sz="0" w:space="0" w:color="auto"/>
        <w:left w:val="none" w:sz="0" w:space="0" w:color="auto"/>
        <w:bottom w:val="none" w:sz="0" w:space="0" w:color="auto"/>
        <w:right w:val="none" w:sz="0" w:space="0" w:color="auto"/>
      </w:divBdr>
    </w:div>
    <w:div w:id="865368066">
      <w:bodyDiv w:val="1"/>
      <w:marLeft w:val="0"/>
      <w:marRight w:val="0"/>
      <w:marTop w:val="0"/>
      <w:marBottom w:val="0"/>
      <w:divBdr>
        <w:top w:val="none" w:sz="0" w:space="0" w:color="auto"/>
        <w:left w:val="none" w:sz="0" w:space="0" w:color="auto"/>
        <w:bottom w:val="none" w:sz="0" w:space="0" w:color="auto"/>
        <w:right w:val="none" w:sz="0" w:space="0" w:color="auto"/>
      </w:divBdr>
    </w:div>
    <w:div w:id="865681318">
      <w:bodyDiv w:val="1"/>
      <w:marLeft w:val="0"/>
      <w:marRight w:val="0"/>
      <w:marTop w:val="0"/>
      <w:marBottom w:val="0"/>
      <w:divBdr>
        <w:top w:val="none" w:sz="0" w:space="0" w:color="auto"/>
        <w:left w:val="none" w:sz="0" w:space="0" w:color="auto"/>
        <w:bottom w:val="none" w:sz="0" w:space="0" w:color="auto"/>
        <w:right w:val="none" w:sz="0" w:space="0" w:color="auto"/>
      </w:divBdr>
    </w:div>
    <w:div w:id="865869421">
      <w:bodyDiv w:val="1"/>
      <w:marLeft w:val="0"/>
      <w:marRight w:val="0"/>
      <w:marTop w:val="0"/>
      <w:marBottom w:val="0"/>
      <w:divBdr>
        <w:top w:val="none" w:sz="0" w:space="0" w:color="auto"/>
        <w:left w:val="none" w:sz="0" w:space="0" w:color="auto"/>
        <w:bottom w:val="none" w:sz="0" w:space="0" w:color="auto"/>
        <w:right w:val="none" w:sz="0" w:space="0" w:color="auto"/>
      </w:divBdr>
    </w:div>
    <w:div w:id="866215973">
      <w:bodyDiv w:val="1"/>
      <w:marLeft w:val="0"/>
      <w:marRight w:val="0"/>
      <w:marTop w:val="0"/>
      <w:marBottom w:val="0"/>
      <w:divBdr>
        <w:top w:val="none" w:sz="0" w:space="0" w:color="auto"/>
        <w:left w:val="none" w:sz="0" w:space="0" w:color="auto"/>
        <w:bottom w:val="none" w:sz="0" w:space="0" w:color="auto"/>
        <w:right w:val="none" w:sz="0" w:space="0" w:color="auto"/>
      </w:divBdr>
    </w:div>
    <w:div w:id="867062824">
      <w:bodyDiv w:val="1"/>
      <w:marLeft w:val="0"/>
      <w:marRight w:val="0"/>
      <w:marTop w:val="0"/>
      <w:marBottom w:val="0"/>
      <w:divBdr>
        <w:top w:val="none" w:sz="0" w:space="0" w:color="auto"/>
        <w:left w:val="none" w:sz="0" w:space="0" w:color="auto"/>
        <w:bottom w:val="none" w:sz="0" w:space="0" w:color="auto"/>
        <w:right w:val="none" w:sz="0" w:space="0" w:color="auto"/>
      </w:divBdr>
    </w:div>
    <w:div w:id="867379784">
      <w:bodyDiv w:val="1"/>
      <w:marLeft w:val="0"/>
      <w:marRight w:val="0"/>
      <w:marTop w:val="0"/>
      <w:marBottom w:val="0"/>
      <w:divBdr>
        <w:top w:val="none" w:sz="0" w:space="0" w:color="auto"/>
        <w:left w:val="none" w:sz="0" w:space="0" w:color="auto"/>
        <w:bottom w:val="none" w:sz="0" w:space="0" w:color="auto"/>
        <w:right w:val="none" w:sz="0" w:space="0" w:color="auto"/>
      </w:divBdr>
    </w:div>
    <w:div w:id="867526504">
      <w:bodyDiv w:val="1"/>
      <w:marLeft w:val="0"/>
      <w:marRight w:val="0"/>
      <w:marTop w:val="0"/>
      <w:marBottom w:val="0"/>
      <w:divBdr>
        <w:top w:val="none" w:sz="0" w:space="0" w:color="auto"/>
        <w:left w:val="none" w:sz="0" w:space="0" w:color="auto"/>
        <w:bottom w:val="none" w:sz="0" w:space="0" w:color="auto"/>
        <w:right w:val="none" w:sz="0" w:space="0" w:color="auto"/>
      </w:divBdr>
    </w:div>
    <w:div w:id="867833216">
      <w:bodyDiv w:val="1"/>
      <w:marLeft w:val="0"/>
      <w:marRight w:val="0"/>
      <w:marTop w:val="0"/>
      <w:marBottom w:val="0"/>
      <w:divBdr>
        <w:top w:val="none" w:sz="0" w:space="0" w:color="auto"/>
        <w:left w:val="none" w:sz="0" w:space="0" w:color="auto"/>
        <w:bottom w:val="none" w:sz="0" w:space="0" w:color="auto"/>
        <w:right w:val="none" w:sz="0" w:space="0" w:color="auto"/>
      </w:divBdr>
    </w:div>
    <w:div w:id="869344282">
      <w:bodyDiv w:val="1"/>
      <w:marLeft w:val="0"/>
      <w:marRight w:val="0"/>
      <w:marTop w:val="0"/>
      <w:marBottom w:val="0"/>
      <w:divBdr>
        <w:top w:val="none" w:sz="0" w:space="0" w:color="auto"/>
        <w:left w:val="none" w:sz="0" w:space="0" w:color="auto"/>
        <w:bottom w:val="none" w:sz="0" w:space="0" w:color="auto"/>
        <w:right w:val="none" w:sz="0" w:space="0" w:color="auto"/>
      </w:divBdr>
    </w:div>
    <w:div w:id="870410889">
      <w:bodyDiv w:val="1"/>
      <w:marLeft w:val="0"/>
      <w:marRight w:val="0"/>
      <w:marTop w:val="0"/>
      <w:marBottom w:val="0"/>
      <w:divBdr>
        <w:top w:val="none" w:sz="0" w:space="0" w:color="auto"/>
        <w:left w:val="none" w:sz="0" w:space="0" w:color="auto"/>
        <w:bottom w:val="none" w:sz="0" w:space="0" w:color="auto"/>
        <w:right w:val="none" w:sz="0" w:space="0" w:color="auto"/>
      </w:divBdr>
    </w:div>
    <w:div w:id="870535642">
      <w:bodyDiv w:val="1"/>
      <w:marLeft w:val="0"/>
      <w:marRight w:val="0"/>
      <w:marTop w:val="0"/>
      <w:marBottom w:val="0"/>
      <w:divBdr>
        <w:top w:val="none" w:sz="0" w:space="0" w:color="auto"/>
        <w:left w:val="none" w:sz="0" w:space="0" w:color="auto"/>
        <w:bottom w:val="none" w:sz="0" w:space="0" w:color="auto"/>
        <w:right w:val="none" w:sz="0" w:space="0" w:color="auto"/>
      </w:divBdr>
    </w:div>
    <w:div w:id="871263350">
      <w:bodyDiv w:val="1"/>
      <w:marLeft w:val="0"/>
      <w:marRight w:val="0"/>
      <w:marTop w:val="0"/>
      <w:marBottom w:val="0"/>
      <w:divBdr>
        <w:top w:val="none" w:sz="0" w:space="0" w:color="auto"/>
        <w:left w:val="none" w:sz="0" w:space="0" w:color="auto"/>
        <w:bottom w:val="none" w:sz="0" w:space="0" w:color="auto"/>
        <w:right w:val="none" w:sz="0" w:space="0" w:color="auto"/>
      </w:divBdr>
    </w:div>
    <w:div w:id="871575911">
      <w:bodyDiv w:val="1"/>
      <w:marLeft w:val="0"/>
      <w:marRight w:val="0"/>
      <w:marTop w:val="0"/>
      <w:marBottom w:val="0"/>
      <w:divBdr>
        <w:top w:val="none" w:sz="0" w:space="0" w:color="auto"/>
        <w:left w:val="none" w:sz="0" w:space="0" w:color="auto"/>
        <w:bottom w:val="none" w:sz="0" w:space="0" w:color="auto"/>
        <w:right w:val="none" w:sz="0" w:space="0" w:color="auto"/>
      </w:divBdr>
    </w:div>
    <w:div w:id="871765747">
      <w:bodyDiv w:val="1"/>
      <w:marLeft w:val="0"/>
      <w:marRight w:val="0"/>
      <w:marTop w:val="0"/>
      <w:marBottom w:val="0"/>
      <w:divBdr>
        <w:top w:val="none" w:sz="0" w:space="0" w:color="auto"/>
        <w:left w:val="none" w:sz="0" w:space="0" w:color="auto"/>
        <w:bottom w:val="none" w:sz="0" w:space="0" w:color="auto"/>
        <w:right w:val="none" w:sz="0" w:space="0" w:color="auto"/>
      </w:divBdr>
    </w:div>
    <w:div w:id="873033251">
      <w:bodyDiv w:val="1"/>
      <w:marLeft w:val="0"/>
      <w:marRight w:val="0"/>
      <w:marTop w:val="0"/>
      <w:marBottom w:val="0"/>
      <w:divBdr>
        <w:top w:val="none" w:sz="0" w:space="0" w:color="auto"/>
        <w:left w:val="none" w:sz="0" w:space="0" w:color="auto"/>
        <w:bottom w:val="none" w:sz="0" w:space="0" w:color="auto"/>
        <w:right w:val="none" w:sz="0" w:space="0" w:color="auto"/>
      </w:divBdr>
    </w:div>
    <w:div w:id="873158969">
      <w:bodyDiv w:val="1"/>
      <w:marLeft w:val="0"/>
      <w:marRight w:val="0"/>
      <w:marTop w:val="0"/>
      <w:marBottom w:val="0"/>
      <w:divBdr>
        <w:top w:val="none" w:sz="0" w:space="0" w:color="auto"/>
        <w:left w:val="none" w:sz="0" w:space="0" w:color="auto"/>
        <w:bottom w:val="none" w:sz="0" w:space="0" w:color="auto"/>
        <w:right w:val="none" w:sz="0" w:space="0" w:color="auto"/>
      </w:divBdr>
    </w:div>
    <w:div w:id="873731437">
      <w:bodyDiv w:val="1"/>
      <w:marLeft w:val="0"/>
      <w:marRight w:val="0"/>
      <w:marTop w:val="0"/>
      <w:marBottom w:val="0"/>
      <w:divBdr>
        <w:top w:val="none" w:sz="0" w:space="0" w:color="auto"/>
        <w:left w:val="none" w:sz="0" w:space="0" w:color="auto"/>
        <w:bottom w:val="none" w:sz="0" w:space="0" w:color="auto"/>
        <w:right w:val="none" w:sz="0" w:space="0" w:color="auto"/>
      </w:divBdr>
    </w:div>
    <w:div w:id="874266855">
      <w:bodyDiv w:val="1"/>
      <w:marLeft w:val="0"/>
      <w:marRight w:val="0"/>
      <w:marTop w:val="0"/>
      <w:marBottom w:val="0"/>
      <w:divBdr>
        <w:top w:val="none" w:sz="0" w:space="0" w:color="auto"/>
        <w:left w:val="none" w:sz="0" w:space="0" w:color="auto"/>
        <w:bottom w:val="none" w:sz="0" w:space="0" w:color="auto"/>
        <w:right w:val="none" w:sz="0" w:space="0" w:color="auto"/>
      </w:divBdr>
    </w:div>
    <w:div w:id="874274833">
      <w:bodyDiv w:val="1"/>
      <w:marLeft w:val="0"/>
      <w:marRight w:val="0"/>
      <w:marTop w:val="0"/>
      <w:marBottom w:val="0"/>
      <w:divBdr>
        <w:top w:val="none" w:sz="0" w:space="0" w:color="auto"/>
        <w:left w:val="none" w:sz="0" w:space="0" w:color="auto"/>
        <w:bottom w:val="none" w:sz="0" w:space="0" w:color="auto"/>
        <w:right w:val="none" w:sz="0" w:space="0" w:color="auto"/>
      </w:divBdr>
    </w:div>
    <w:div w:id="874316814">
      <w:bodyDiv w:val="1"/>
      <w:marLeft w:val="0"/>
      <w:marRight w:val="0"/>
      <w:marTop w:val="0"/>
      <w:marBottom w:val="0"/>
      <w:divBdr>
        <w:top w:val="none" w:sz="0" w:space="0" w:color="auto"/>
        <w:left w:val="none" w:sz="0" w:space="0" w:color="auto"/>
        <w:bottom w:val="none" w:sz="0" w:space="0" w:color="auto"/>
        <w:right w:val="none" w:sz="0" w:space="0" w:color="auto"/>
      </w:divBdr>
    </w:div>
    <w:div w:id="874732749">
      <w:bodyDiv w:val="1"/>
      <w:marLeft w:val="0"/>
      <w:marRight w:val="0"/>
      <w:marTop w:val="0"/>
      <w:marBottom w:val="0"/>
      <w:divBdr>
        <w:top w:val="none" w:sz="0" w:space="0" w:color="auto"/>
        <w:left w:val="none" w:sz="0" w:space="0" w:color="auto"/>
        <w:bottom w:val="none" w:sz="0" w:space="0" w:color="auto"/>
        <w:right w:val="none" w:sz="0" w:space="0" w:color="auto"/>
      </w:divBdr>
    </w:div>
    <w:div w:id="874924733">
      <w:bodyDiv w:val="1"/>
      <w:marLeft w:val="0"/>
      <w:marRight w:val="0"/>
      <w:marTop w:val="0"/>
      <w:marBottom w:val="0"/>
      <w:divBdr>
        <w:top w:val="none" w:sz="0" w:space="0" w:color="auto"/>
        <w:left w:val="none" w:sz="0" w:space="0" w:color="auto"/>
        <w:bottom w:val="none" w:sz="0" w:space="0" w:color="auto"/>
        <w:right w:val="none" w:sz="0" w:space="0" w:color="auto"/>
      </w:divBdr>
    </w:div>
    <w:div w:id="875777076">
      <w:bodyDiv w:val="1"/>
      <w:marLeft w:val="0"/>
      <w:marRight w:val="0"/>
      <w:marTop w:val="0"/>
      <w:marBottom w:val="0"/>
      <w:divBdr>
        <w:top w:val="none" w:sz="0" w:space="0" w:color="auto"/>
        <w:left w:val="none" w:sz="0" w:space="0" w:color="auto"/>
        <w:bottom w:val="none" w:sz="0" w:space="0" w:color="auto"/>
        <w:right w:val="none" w:sz="0" w:space="0" w:color="auto"/>
      </w:divBdr>
    </w:div>
    <w:div w:id="876157879">
      <w:bodyDiv w:val="1"/>
      <w:marLeft w:val="0"/>
      <w:marRight w:val="0"/>
      <w:marTop w:val="0"/>
      <w:marBottom w:val="0"/>
      <w:divBdr>
        <w:top w:val="none" w:sz="0" w:space="0" w:color="auto"/>
        <w:left w:val="none" w:sz="0" w:space="0" w:color="auto"/>
        <w:bottom w:val="none" w:sz="0" w:space="0" w:color="auto"/>
        <w:right w:val="none" w:sz="0" w:space="0" w:color="auto"/>
      </w:divBdr>
    </w:div>
    <w:div w:id="876312590">
      <w:bodyDiv w:val="1"/>
      <w:marLeft w:val="0"/>
      <w:marRight w:val="0"/>
      <w:marTop w:val="0"/>
      <w:marBottom w:val="0"/>
      <w:divBdr>
        <w:top w:val="none" w:sz="0" w:space="0" w:color="auto"/>
        <w:left w:val="none" w:sz="0" w:space="0" w:color="auto"/>
        <w:bottom w:val="none" w:sz="0" w:space="0" w:color="auto"/>
        <w:right w:val="none" w:sz="0" w:space="0" w:color="auto"/>
      </w:divBdr>
    </w:div>
    <w:div w:id="876504442">
      <w:bodyDiv w:val="1"/>
      <w:marLeft w:val="0"/>
      <w:marRight w:val="0"/>
      <w:marTop w:val="0"/>
      <w:marBottom w:val="0"/>
      <w:divBdr>
        <w:top w:val="none" w:sz="0" w:space="0" w:color="auto"/>
        <w:left w:val="none" w:sz="0" w:space="0" w:color="auto"/>
        <w:bottom w:val="none" w:sz="0" w:space="0" w:color="auto"/>
        <w:right w:val="none" w:sz="0" w:space="0" w:color="auto"/>
      </w:divBdr>
    </w:div>
    <w:div w:id="876814851">
      <w:bodyDiv w:val="1"/>
      <w:marLeft w:val="0"/>
      <w:marRight w:val="0"/>
      <w:marTop w:val="0"/>
      <w:marBottom w:val="0"/>
      <w:divBdr>
        <w:top w:val="none" w:sz="0" w:space="0" w:color="auto"/>
        <w:left w:val="none" w:sz="0" w:space="0" w:color="auto"/>
        <w:bottom w:val="none" w:sz="0" w:space="0" w:color="auto"/>
        <w:right w:val="none" w:sz="0" w:space="0" w:color="auto"/>
      </w:divBdr>
    </w:div>
    <w:div w:id="877472508">
      <w:bodyDiv w:val="1"/>
      <w:marLeft w:val="0"/>
      <w:marRight w:val="0"/>
      <w:marTop w:val="0"/>
      <w:marBottom w:val="0"/>
      <w:divBdr>
        <w:top w:val="none" w:sz="0" w:space="0" w:color="auto"/>
        <w:left w:val="none" w:sz="0" w:space="0" w:color="auto"/>
        <w:bottom w:val="none" w:sz="0" w:space="0" w:color="auto"/>
        <w:right w:val="none" w:sz="0" w:space="0" w:color="auto"/>
      </w:divBdr>
    </w:div>
    <w:div w:id="877543907">
      <w:bodyDiv w:val="1"/>
      <w:marLeft w:val="0"/>
      <w:marRight w:val="0"/>
      <w:marTop w:val="0"/>
      <w:marBottom w:val="0"/>
      <w:divBdr>
        <w:top w:val="none" w:sz="0" w:space="0" w:color="auto"/>
        <w:left w:val="none" w:sz="0" w:space="0" w:color="auto"/>
        <w:bottom w:val="none" w:sz="0" w:space="0" w:color="auto"/>
        <w:right w:val="none" w:sz="0" w:space="0" w:color="auto"/>
      </w:divBdr>
    </w:div>
    <w:div w:id="877621709">
      <w:bodyDiv w:val="1"/>
      <w:marLeft w:val="0"/>
      <w:marRight w:val="0"/>
      <w:marTop w:val="0"/>
      <w:marBottom w:val="0"/>
      <w:divBdr>
        <w:top w:val="none" w:sz="0" w:space="0" w:color="auto"/>
        <w:left w:val="none" w:sz="0" w:space="0" w:color="auto"/>
        <w:bottom w:val="none" w:sz="0" w:space="0" w:color="auto"/>
        <w:right w:val="none" w:sz="0" w:space="0" w:color="auto"/>
      </w:divBdr>
    </w:div>
    <w:div w:id="877938637">
      <w:bodyDiv w:val="1"/>
      <w:marLeft w:val="0"/>
      <w:marRight w:val="0"/>
      <w:marTop w:val="0"/>
      <w:marBottom w:val="0"/>
      <w:divBdr>
        <w:top w:val="none" w:sz="0" w:space="0" w:color="auto"/>
        <w:left w:val="none" w:sz="0" w:space="0" w:color="auto"/>
        <w:bottom w:val="none" w:sz="0" w:space="0" w:color="auto"/>
        <w:right w:val="none" w:sz="0" w:space="0" w:color="auto"/>
      </w:divBdr>
    </w:div>
    <w:div w:id="878200363">
      <w:bodyDiv w:val="1"/>
      <w:marLeft w:val="0"/>
      <w:marRight w:val="0"/>
      <w:marTop w:val="0"/>
      <w:marBottom w:val="0"/>
      <w:divBdr>
        <w:top w:val="none" w:sz="0" w:space="0" w:color="auto"/>
        <w:left w:val="none" w:sz="0" w:space="0" w:color="auto"/>
        <w:bottom w:val="none" w:sz="0" w:space="0" w:color="auto"/>
        <w:right w:val="none" w:sz="0" w:space="0" w:color="auto"/>
      </w:divBdr>
    </w:div>
    <w:div w:id="879127060">
      <w:bodyDiv w:val="1"/>
      <w:marLeft w:val="0"/>
      <w:marRight w:val="0"/>
      <w:marTop w:val="0"/>
      <w:marBottom w:val="0"/>
      <w:divBdr>
        <w:top w:val="none" w:sz="0" w:space="0" w:color="auto"/>
        <w:left w:val="none" w:sz="0" w:space="0" w:color="auto"/>
        <w:bottom w:val="none" w:sz="0" w:space="0" w:color="auto"/>
        <w:right w:val="none" w:sz="0" w:space="0" w:color="auto"/>
      </w:divBdr>
    </w:div>
    <w:div w:id="879784147">
      <w:bodyDiv w:val="1"/>
      <w:marLeft w:val="0"/>
      <w:marRight w:val="0"/>
      <w:marTop w:val="0"/>
      <w:marBottom w:val="0"/>
      <w:divBdr>
        <w:top w:val="none" w:sz="0" w:space="0" w:color="auto"/>
        <w:left w:val="none" w:sz="0" w:space="0" w:color="auto"/>
        <w:bottom w:val="none" w:sz="0" w:space="0" w:color="auto"/>
        <w:right w:val="none" w:sz="0" w:space="0" w:color="auto"/>
      </w:divBdr>
    </w:div>
    <w:div w:id="880048201">
      <w:bodyDiv w:val="1"/>
      <w:marLeft w:val="0"/>
      <w:marRight w:val="0"/>
      <w:marTop w:val="0"/>
      <w:marBottom w:val="0"/>
      <w:divBdr>
        <w:top w:val="none" w:sz="0" w:space="0" w:color="auto"/>
        <w:left w:val="none" w:sz="0" w:space="0" w:color="auto"/>
        <w:bottom w:val="none" w:sz="0" w:space="0" w:color="auto"/>
        <w:right w:val="none" w:sz="0" w:space="0" w:color="auto"/>
      </w:divBdr>
    </w:div>
    <w:div w:id="880364704">
      <w:bodyDiv w:val="1"/>
      <w:marLeft w:val="0"/>
      <w:marRight w:val="0"/>
      <w:marTop w:val="0"/>
      <w:marBottom w:val="0"/>
      <w:divBdr>
        <w:top w:val="none" w:sz="0" w:space="0" w:color="auto"/>
        <w:left w:val="none" w:sz="0" w:space="0" w:color="auto"/>
        <w:bottom w:val="none" w:sz="0" w:space="0" w:color="auto"/>
        <w:right w:val="none" w:sz="0" w:space="0" w:color="auto"/>
      </w:divBdr>
    </w:div>
    <w:div w:id="880478784">
      <w:bodyDiv w:val="1"/>
      <w:marLeft w:val="0"/>
      <w:marRight w:val="0"/>
      <w:marTop w:val="0"/>
      <w:marBottom w:val="0"/>
      <w:divBdr>
        <w:top w:val="none" w:sz="0" w:space="0" w:color="auto"/>
        <w:left w:val="none" w:sz="0" w:space="0" w:color="auto"/>
        <w:bottom w:val="none" w:sz="0" w:space="0" w:color="auto"/>
        <w:right w:val="none" w:sz="0" w:space="0" w:color="auto"/>
      </w:divBdr>
    </w:div>
    <w:div w:id="880628249">
      <w:bodyDiv w:val="1"/>
      <w:marLeft w:val="0"/>
      <w:marRight w:val="0"/>
      <w:marTop w:val="0"/>
      <w:marBottom w:val="0"/>
      <w:divBdr>
        <w:top w:val="none" w:sz="0" w:space="0" w:color="auto"/>
        <w:left w:val="none" w:sz="0" w:space="0" w:color="auto"/>
        <w:bottom w:val="none" w:sz="0" w:space="0" w:color="auto"/>
        <w:right w:val="none" w:sz="0" w:space="0" w:color="auto"/>
      </w:divBdr>
    </w:div>
    <w:div w:id="880673949">
      <w:bodyDiv w:val="1"/>
      <w:marLeft w:val="0"/>
      <w:marRight w:val="0"/>
      <w:marTop w:val="0"/>
      <w:marBottom w:val="0"/>
      <w:divBdr>
        <w:top w:val="none" w:sz="0" w:space="0" w:color="auto"/>
        <w:left w:val="none" w:sz="0" w:space="0" w:color="auto"/>
        <w:bottom w:val="none" w:sz="0" w:space="0" w:color="auto"/>
        <w:right w:val="none" w:sz="0" w:space="0" w:color="auto"/>
      </w:divBdr>
    </w:div>
    <w:div w:id="880749083">
      <w:bodyDiv w:val="1"/>
      <w:marLeft w:val="0"/>
      <w:marRight w:val="0"/>
      <w:marTop w:val="0"/>
      <w:marBottom w:val="0"/>
      <w:divBdr>
        <w:top w:val="none" w:sz="0" w:space="0" w:color="auto"/>
        <w:left w:val="none" w:sz="0" w:space="0" w:color="auto"/>
        <w:bottom w:val="none" w:sz="0" w:space="0" w:color="auto"/>
        <w:right w:val="none" w:sz="0" w:space="0" w:color="auto"/>
      </w:divBdr>
    </w:div>
    <w:div w:id="880749350">
      <w:bodyDiv w:val="1"/>
      <w:marLeft w:val="0"/>
      <w:marRight w:val="0"/>
      <w:marTop w:val="0"/>
      <w:marBottom w:val="0"/>
      <w:divBdr>
        <w:top w:val="none" w:sz="0" w:space="0" w:color="auto"/>
        <w:left w:val="none" w:sz="0" w:space="0" w:color="auto"/>
        <w:bottom w:val="none" w:sz="0" w:space="0" w:color="auto"/>
        <w:right w:val="none" w:sz="0" w:space="0" w:color="auto"/>
      </w:divBdr>
      <w:divsChild>
        <w:div w:id="46615450">
          <w:marLeft w:val="0"/>
          <w:marRight w:val="0"/>
          <w:marTop w:val="0"/>
          <w:marBottom w:val="0"/>
          <w:divBdr>
            <w:top w:val="none" w:sz="0" w:space="0" w:color="auto"/>
            <w:left w:val="none" w:sz="0" w:space="0" w:color="auto"/>
            <w:bottom w:val="none" w:sz="0" w:space="0" w:color="auto"/>
            <w:right w:val="none" w:sz="0" w:space="0" w:color="auto"/>
          </w:divBdr>
          <w:divsChild>
            <w:div w:id="1336155585">
              <w:marLeft w:val="0"/>
              <w:marRight w:val="0"/>
              <w:marTop w:val="0"/>
              <w:marBottom w:val="0"/>
              <w:divBdr>
                <w:top w:val="none" w:sz="0" w:space="0" w:color="auto"/>
                <w:left w:val="none" w:sz="0" w:space="0" w:color="auto"/>
                <w:bottom w:val="none" w:sz="0" w:space="0" w:color="auto"/>
                <w:right w:val="none" w:sz="0" w:space="0" w:color="auto"/>
              </w:divBdr>
            </w:div>
          </w:divsChild>
        </w:div>
        <w:div w:id="181435012">
          <w:marLeft w:val="0"/>
          <w:marRight w:val="0"/>
          <w:marTop w:val="0"/>
          <w:marBottom w:val="0"/>
          <w:divBdr>
            <w:top w:val="none" w:sz="0" w:space="0" w:color="auto"/>
            <w:left w:val="none" w:sz="0" w:space="0" w:color="auto"/>
            <w:bottom w:val="none" w:sz="0" w:space="0" w:color="auto"/>
            <w:right w:val="none" w:sz="0" w:space="0" w:color="auto"/>
          </w:divBdr>
          <w:divsChild>
            <w:div w:id="587151971">
              <w:marLeft w:val="0"/>
              <w:marRight w:val="0"/>
              <w:marTop w:val="0"/>
              <w:marBottom w:val="0"/>
              <w:divBdr>
                <w:top w:val="none" w:sz="0" w:space="0" w:color="auto"/>
                <w:left w:val="none" w:sz="0" w:space="0" w:color="auto"/>
                <w:bottom w:val="none" w:sz="0" w:space="0" w:color="auto"/>
                <w:right w:val="none" w:sz="0" w:space="0" w:color="auto"/>
              </w:divBdr>
            </w:div>
          </w:divsChild>
        </w:div>
        <w:div w:id="184558077">
          <w:marLeft w:val="0"/>
          <w:marRight w:val="0"/>
          <w:marTop w:val="0"/>
          <w:marBottom w:val="0"/>
          <w:divBdr>
            <w:top w:val="none" w:sz="0" w:space="0" w:color="auto"/>
            <w:left w:val="none" w:sz="0" w:space="0" w:color="auto"/>
            <w:bottom w:val="none" w:sz="0" w:space="0" w:color="auto"/>
            <w:right w:val="none" w:sz="0" w:space="0" w:color="auto"/>
          </w:divBdr>
          <w:divsChild>
            <w:div w:id="870386619">
              <w:marLeft w:val="0"/>
              <w:marRight w:val="0"/>
              <w:marTop w:val="0"/>
              <w:marBottom w:val="0"/>
              <w:divBdr>
                <w:top w:val="none" w:sz="0" w:space="0" w:color="auto"/>
                <w:left w:val="none" w:sz="0" w:space="0" w:color="auto"/>
                <w:bottom w:val="none" w:sz="0" w:space="0" w:color="auto"/>
                <w:right w:val="none" w:sz="0" w:space="0" w:color="auto"/>
              </w:divBdr>
            </w:div>
          </w:divsChild>
        </w:div>
        <w:div w:id="932398612">
          <w:marLeft w:val="0"/>
          <w:marRight w:val="0"/>
          <w:marTop w:val="0"/>
          <w:marBottom w:val="0"/>
          <w:divBdr>
            <w:top w:val="none" w:sz="0" w:space="0" w:color="auto"/>
            <w:left w:val="none" w:sz="0" w:space="0" w:color="auto"/>
            <w:bottom w:val="none" w:sz="0" w:space="0" w:color="auto"/>
            <w:right w:val="none" w:sz="0" w:space="0" w:color="auto"/>
          </w:divBdr>
          <w:divsChild>
            <w:div w:id="1389765529">
              <w:marLeft w:val="0"/>
              <w:marRight w:val="0"/>
              <w:marTop w:val="0"/>
              <w:marBottom w:val="0"/>
              <w:divBdr>
                <w:top w:val="none" w:sz="0" w:space="0" w:color="auto"/>
                <w:left w:val="none" w:sz="0" w:space="0" w:color="auto"/>
                <w:bottom w:val="none" w:sz="0" w:space="0" w:color="auto"/>
                <w:right w:val="none" w:sz="0" w:space="0" w:color="auto"/>
              </w:divBdr>
            </w:div>
          </w:divsChild>
        </w:div>
        <w:div w:id="940643046">
          <w:marLeft w:val="0"/>
          <w:marRight w:val="0"/>
          <w:marTop w:val="0"/>
          <w:marBottom w:val="0"/>
          <w:divBdr>
            <w:top w:val="none" w:sz="0" w:space="0" w:color="auto"/>
            <w:left w:val="none" w:sz="0" w:space="0" w:color="auto"/>
            <w:bottom w:val="none" w:sz="0" w:space="0" w:color="auto"/>
            <w:right w:val="none" w:sz="0" w:space="0" w:color="auto"/>
          </w:divBdr>
          <w:divsChild>
            <w:div w:id="737870272">
              <w:marLeft w:val="0"/>
              <w:marRight w:val="0"/>
              <w:marTop w:val="0"/>
              <w:marBottom w:val="0"/>
              <w:divBdr>
                <w:top w:val="none" w:sz="0" w:space="0" w:color="auto"/>
                <w:left w:val="none" w:sz="0" w:space="0" w:color="auto"/>
                <w:bottom w:val="none" w:sz="0" w:space="0" w:color="auto"/>
                <w:right w:val="none" w:sz="0" w:space="0" w:color="auto"/>
              </w:divBdr>
            </w:div>
          </w:divsChild>
        </w:div>
        <w:div w:id="1148325782">
          <w:marLeft w:val="0"/>
          <w:marRight w:val="0"/>
          <w:marTop w:val="0"/>
          <w:marBottom w:val="0"/>
          <w:divBdr>
            <w:top w:val="none" w:sz="0" w:space="0" w:color="auto"/>
            <w:left w:val="none" w:sz="0" w:space="0" w:color="auto"/>
            <w:bottom w:val="none" w:sz="0" w:space="0" w:color="auto"/>
            <w:right w:val="none" w:sz="0" w:space="0" w:color="auto"/>
          </w:divBdr>
          <w:divsChild>
            <w:div w:id="472795119">
              <w:marLeft w:val="0"/>
              <w:marRight w:val="0"/>
              <w:marTop w:val="0"/>
              <w:marBottom w:val="0"/>
              <w:divBdr>
                <w:top w:val="none" w:sz="0" w:space="0" w:color="auto"/>
                <w:left w:val="none" w:sz="0" w:space="0" w:color="auto"/>
                <w:bottom w:val="none" w:sz="0" w:space="0" w:color="auto"/>
                <w:right w:val="none" w:sz="0" w:space="0" w:color="auto"/>
              </w:divBdr>
            </w:div>
          </w:divsChild>
        </w:div>
        <w:div w:id="1301493973">
          <w:marLeft w:val="0"/>
          <w:marRight w:val="0"/>
          <w:marTop w:val="0"/>
          <w:marBottom w:val="0"/>
          <w:divBdr>
            <w:top w:val="none" w:sz="0" w:space="0" w:color="auto"/>
            <w:left w:val="none" w:sz="0" w:space="0" w:color="auto"/>
            <w:bottom w:val="none" w:sz="0" w:space="0" w:color="auto"/>
            <w:right w:val="none" w:sz="0" w:space="0" w:color="auto"/>
          </w:divBdr>
          <w:divsChild>
            <w:div w:id="389499574">
              <w:marLeft w:val="0"/>
              <w:marRight w:val="0"/>
              <w:marTop w:val="0"/>
              <w:marBottom w:val="0"/>
              <w:divBdr>
                <w:top w:val="none" w:sz="0" w:space="0" w:color="auto"/>
                <w:left w:val="none" w:sz="0" w:space="0" w:color="auto"/>
                <w:bottom w:val="none" w:sz="0" w:space="0" w:color="auto"/>
                <w:right w:val="none" w:sz="0" w:space="0" w:color="auto"/>
              </w:divBdr>
            </w:div>
          </w:divsChild>
        </w:div>
        <w:div w:id="1515457621">
          <w:marLeft w:val="0"/>
          <w:marRight w:val="0"/>
          <w:marTop w:val="0"/>
          <w:marBottom w:val="0"/>
          <w:divBdr>
            <w:top w:val="none" w:sz="0" w:space="0" w:color="auto"/>
            <w:left w:val="none" w:sz="0" w:space="0" w:color="auto"/>
            <w:bottom w:val="none" w:sz="0" w:space="0" w:color="auto"/>
            <w:right w:val="none" w:sz="0" w:space="0" w:color="auto"/>
          </w:divBdr>
          <w:divsChild>
            <w:div w:id="869488125">
              <w:marLeft w:val="0"/>
              <w:marRight w:val="0"/>
              <w:marTop w:val="0"/>
              <w:marBottom w:val="0"/>
              <w:divBdr>
                <w:top w:val="none" w:sz="0" w:space="0" w:color="auto"/>
                <w:left w:val="none" w:sz="0" w:space="0" w:color="auto"/>
                <w:bottom w:val="none" w:sz="0" w:space="0" w:color="auto"/>
                <w:right w:val="none" w:sz="0" w:space="0" w:color="auto"/>
              </w:divBdr>
            </w:div>
          </w:divsChild>
        </w:div>
        <w:div w:id="1693795462">
          <w:marLeft w:val="0"/>
          <w:marRight w:val="0"/>
          <w:marTop w:val="0"/>
          <w:marBottom w:val="0"/>
          <w:divBdr>
            <w:top w:val="none" w:sz="0" w:space="0" w:color="auto"/>
            <w:left w:val="none" w:sz="0" w:space="0" w:color="auto"/>
            <w:bottom w:val="none" w:sz="0" w:space="0" w:color="auto"/>
            <w:right w:val="none" w:sz="0" w:space="0" w:color="auto"/>
          </w:divBdr>
          <w:divsChild>
            <w:div w:id="1744061587">
              <w:marLeft w:val="0"/>
              <w:marRight w:val="0"/>
              <w:marTop w:val="0"/>
              <w:marBottom w:val="0"/>
              <w:divBdr>
                <w:top w:val="none" w:sz="0" w:space="0" w:color="auto"/>
                <w:left w:val="none" w:sz="0" w:space="0" w:color="auto"/>
                <w:bottom w:val="none" w:sz="0" w:space="0" w:color="auto"/>
                <w:right w:val="none" w:sz="0" w:space="0" w:color="auto"/>
              </w:divBdr>
            </w:div>
          </w:divsChild>
        </w:div>
        <w:div w:id="1714696163">
          <w:marLeft w:val="0"/>
          <w:marRight w:val="0"/>
          <w:marTop w:val="0"/>
          <w:marBottom w:val="0"/>
          <w:divBdr>
            <w:top w:val="none" w:sz="0" w:space="0" w:color="auto"/>
            <w:left w:val="none" w:sz="0" w:space="0" w:color="auto"/>
            <w:bottom w:val="none" w:sz="0" w:space="0" w:color="auto"/>
            <w:right w:val="none" w:sz="0" w:space="0" w:color="auto"/>
          </w:divBdr>
          <w:divsChild>
            <w:div w:id="1811944836">
              <w:marLeft w:val="0"/>
              <w:marRight w:val="0"/>
              <w:marTop w:val="0"/>
              <w:marBottom w:val="0"/>
              <w:divBdr>
                <w:top w:val="none" w:sz="0" w:space="0" w:color="auto"/>
                <w:left w:val="none" w:sz="0" w:space="0" w:color="auto"/>
                <w:bottom w:val="none" w:sz="0" w:space="0" w:color="auto"/>
                <w:right w:val="none" w:sz="0" w:space="0" w:color="auto"/>
              </w:divBdr>
            </w:div>
          </w:divsChild>
        </w:div>
        <w:div w:id="2112124591">
          <w:marLeft w:val="0"/>
          <w:marRight w:val="0"/>
          <w:marTop w:val="0"/>
          <w:marBottom w:val="0"/>
          <w:divBdr>
            <w:top w:val="none" w:sz="0" w:space="0" w:color="auto"/>
            <w:left w:val="none" w:sz="0" w:space="0" w:color="auto"/>
            <w:bottom w:val="none" w:sz="0" w:space="0" w:color="auto"/>
            <w:right w:val="none" w:sz="0" w:space="0" w:color="auto"/>
          </w:divBdr>
          <w:divsChild>
            <w:div w:id="176954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793139">
      <w:bodyDiv w:val="1"/>
      <w:marLeft w:val="0"/>
      <w:marRight w:val="0"/>
      <w:marTop w:val="0"/>
      <w:marBottom w:val="0"/>
      <w:divBdr>
        <w:top w:val="none" w:sz="0" w:space="0" w:color="auto"/>
        <w:left w:val="none" w:sz="0" w:space="0" w:color="auto"/>
        <w:bottom w:val="none" w:sz="0" w:space="0" w:color="auto"/>
        <w:right w:val="none" w:sz="0" w:space="0" w:color="auto"/>
      </w:divBdr>
    </w:div>
    <w:div w:id="881941677">
      <w:bodyDiv w:val="1"/>
      <w:marLeft w:val="0"/>
      <w:marRight w:val="0"/>
      <w:marTop w:val="0"/>
      <w:marBottom w:val="0"/>
      <w:divBdr>
        <w:top w:val="none" w:sz="0" w:space="0" w:color="auto"/>
        <w:left w:val="none" w:sz="0" w:space="0" w:color="auto"/>
        <w:bottom w:val="none" w:sz="0" w:space="0" w:color="auto"/>
        <w:right w:val="none" w:sz="0" w:space="0" w:color="auto"/>
      </w:divBdr>
    </w:div>
    <w:div w:id="881942428">
      <w:bodyDiv w:val="1"/>
      <w:marLeft w:val="0"/>
      <w:marRight w:val="0"/>
      <w:marTop w:val="0"/>
      <w:marBottom w:val="0"/>
      <w:divBdr>
        <w:top w:val="none" w:sz="0" w:space="0" w:color="auto"/>
        <w:left w:val="none" w:sz="0" w:space="0" w:color="auto"/>
        <w:bottom w:val="none" w:sz="0" w:space="0" w:color="auto"/>
        <w:right w:val="none" w:sz="0" w:space="0" w:color="auto"/>
      </w:divBdr>
    </w:div>
    <w:div w:id="882257802">
      <w:bodyDiv w:val="1"/>
      <w:marLeft w:val="0"/>
      <w:marRight w:val="0"/>
      <w:marTop w:val="0"/>
      <w:marBottom w:val="0"/>
      <w:divBdr>
        <w:top w:val="none" w:sz="0" w:space="0" w:color="auto"/>
        <w:left w:val="none" w:sz="0" w:space="0" w:color="auto"/>
        <w:bottom w:val="none" w:sz="0" w:space="0" w:color="auto"/>
        <w:right w:val="none" w:sz="0" w:space="0" w:color="auto"/>
      </w:divBdr>
    </w:div>
    <w:div w:id="882325786">
      <w:bodyDiv w:val="1"/>
      <w:marLeft w:val="0"/>
      <w:marRight w:val="0"/>
      <w:marTop w:val="0"/>
      <w:marBottom w:val="0"/>
      <w:divBdr>
        <w:top w:val="none" w:sz="0" w:space="0" w:color="auto"/>
        <w:left w:val="none" w:sz="0" w:space="0" w:color="auto"/>
        <w:bottom w:val="none" w:sz="0" w:space="0" w:color="auto"/>
        <w:right w:val="none" w:sz="0" w:space="0" w:color="auto"/>
      </w:divBdr>
    </w:div>
    <w:div w:id="882641001">
      <w:bodyDiv w:val="1"/>
      <w:marLeft w:val="0"/>
      <w:marRight w:val="0"/>
      <w:marTop w:val="0"/>
      <w:marBottom w:val="0"/>
      <w:divBdr>
        <w:top w:val="none" w:sz="0" w:space="0" w:color="auto"/>
        <w:left w:val="none" w:sz="0" w:space="0" w:color="auto"/>
        <w:bottom w:val="none" w:sz="0" w:space="0" w:color="auto"/>
        <w:right w:val="none" w:sz="0" w:space="0" w:color="auto"/>
      </w:divBdr>
    </w:div>
    <w:div w:id="882667982">
      <w:bodyDiv w:val="1"/>
      <w:marLeft w:val="0"/>
      <w:marRight w:val="0"/>
      <w:marTop w:val="0"/>
      <w:marBottom w:val="0"/>
      <w:divBdr>
        <w:top w:val="none" w:sz="0" w:space="0" w:color="auto"/>
        <w:left w:val="none" w:sz="0" w:space="0" w:color="auto"/>
        <w:bottom w:val="none" w:sz="0" w:space="0" w:color="auto"/>
        <w:right w:val="none" w:sz="0" w:space="0" w:color="auto"/>
      </w:divBdr>
    </w:div>
    <w:div w:id="882906560">
      <w:bodyDiv w:val="1"/>
      <w:marLeft w:val="0"/>
      <w:marRight w:val="0"/>
      <w:marTop w:val="0"/>
      <w:marBottom w:val="0"/>
      <w:divBdr>
        <w:top w:val="none" w:sz="0" w:space="0" w:color="auto"/>
        <w:left w:val="none" w:sz="0" w:space="0" w:color="auto"/>
        <w:bottom w:val="none" w:sz="0" w:space="0" w:color="auto"/>
        <w:right w:val="none" w:sz="0" w:space="0" w:color="auto"/>
      </w:divBdr>
    </w:div>
    <w:div w:id="883101256">
      <w:bodyDiv w:val="1"/>
      <w:marLeft w:val="0"/>
      <w:marRight w:val="0"/>
      <w:marTop w:val="0"/>
      <w:marBottom w:val="0"/>
      <w:divBdr>
        <w:top w:val="none" w:sz="0" w:space="0" w:color="auto"/>
        <w:left w:val="none" w:sz="0" w:space="0" w:color="auto"/>
        <w:bottom w:val="none" w:sz="0" w:space="0" w:color="auto"/>
        <w:right w:val="none" w:sz="0" w:space="0" w:color="auto"/>
      </w:divBdr>
    </w:div>
    <w:div w:id="883254382">
      <w:bodyDiv w:val="1"/>
      <w:marLeft w:val="0"/>
      <w:marRight w:val="0"/>
      <w:marTop w:val="0"/>
      <w:marBottom w:val="0"/>
      <w:divBdr>
        <w:top w:val="none" w:sz="0" w:space="0" w:color="auto"/>
        <w:left w:val="none" w:sz="0" w:space="0" w:color="auto"/>
        <w:bottom w:val="none" w:sz="0" w:space="0" w:color="auto"/>
        <w:right w:val="none" w:sz="0" w:space="0" w:color="auto"/>
      </w:divBdr>
    </w:div>
    <w:div w:id="884561810">
      <w:bodyDiv w:val="1"/>
      <w:marLeft w:val="0"/>
      <w:marRight w:val="0"/>
      <w:marTop w:val="0"/>
      <w:marBottom w:val="0"/>
      <w:divBdr>
        <w:top w:val="none" w:sz="0" w:space="0" w:color="auto"/>
        <w:left w:val="none" w:sz="0" w:space="0" w:color="auto"/>
        <w:bottom w:val="none" w:sz="0" w:space="0" w:color="auto"/>
        <w:right w:val="none" w:sz="0" w:space="0" w:color="auto"/>
      </w:divBdr>
    </w:div>
    <w:div w:id="885065468">
      <w:bodyDiv w:val="1"/>
      <w:marLeft w:val="0"/>
      <w:marRight w:val="0"/>
      <w:marTop w:val="0"/>
      <w:marBottom w:val="0"/>
      <w:divBdr>
        <w:top w:val="none" w:sz="0" w:space="0" w:color="auto"/>
        <w:left w:val="none" w:sz="0" w:space="0" w:color="auto"/>
        <w:bottom w:val="none" w:sz="0" w:space="0" w:color="auto"/>
        <w:right w:val="none" w:sz="0" w:space="0" w:color="auto"/>
      </w:divBdr>
    </w:div>
    <w:div w:id="885069288">
      <w:bodyDiv w:val="1"/>
      <w:marLeft w:val="0"/>
      <w:marRight w:val="0"/>
      <w:marTop w:val="0"/>
      <w:marBottom w:val="0"/>
      <w:divBdr>
        <w:top w:val="none" w:sz="0" w:space="0" w:color="auto"/>
        <w:left w:val="none" w:sz="0" w:space="0" w:color="auto"/>
        <w:bottom w:val="none" w:sz="0" w:space="0" w:color="auto"/>
        <w:right w:val="none" w:sz="0" w:space="0" w:color="auto"/>
      </w:divBdr>
    </w:div>
    <w:div w:id="885221512">
      <w:bodyDiv w:val="1"/>
      <w:marLeft w:val="0"/>
      <w:marRight w:val="0"/>
      <w:marTop w:val="0"/>
      <w:marBottom w:val="0"/>
      <w:divBdr>
        <w:top w:val="none" w:sz="0" w:space="0" w:color="auto"/>
        <w:left w:val="none" w:sz="0" w:space="0" w:color="auto"/>
        <w:bottom w:val="none" w:sz="0" w:space="0" w:color="auto"/>
        <w:right w:val="none" w:sz="0" w:space="0" w:color="auto"/>
      </w:divBdr>
    </w:div>
    <w:div w:id="885529249">
      <w:bodyDiv w:val="1"/>
      <w:marLeft w:val="0"/>
      <w:marRight w:val="0"/>
      <w:marTop w:val="0"/>
      <w:marBottom w:val="0"/>
      <w:divBdr>
        <w:top w:val="none" w:sz="0" w:space="0" w:color="auto"/>
        <w:left w:val="none" w:sz="0" w:space="0" w:color="auto"/>
        <w:bottom w:val="none" w:sz="0" w:space="0" w:color="auto"/>
        <w:right w:val="none" w:sz="0" w:space="0" w:color="auto"/>
      </w:divBdr>
    </w:div>
    <w:div w:id="885679931">
      <w:bodyDiv w:val="1"/>
      <w:marLeft w:val="0"/>
      <w:marRight w:val="0"/>
      <w:marTop w:val="0"/>
      <w:marBottom w:val="0"/>
      <w:divBdr>
        <w:top w:val="none" w:sz="0" w:space="0" w:color="auto"/>
        <w:left w:val="none" w:sz="0" w:space="0" w:color="auto"/>
        <w:bottom w:val="none" w:sz="0" w:space="0" w:color="auto"/>
        <w:right w:val="none" w:sz="0" w:space="0" w:color="auto"/>
      </w:divBdr>
    </w:div>
    <w:div w:id="885726745">
      <w:bodyDiv w:val="1"/>
      <w:marLeft w:val="0"/>
      <w:marRight w:val="0"/>
      <w:marTop w:val="0"/>
      <w:marBottom w:val="0"/>
      <w:divBdr>
        <w:top w:val="none" w:sz="0" w:space="0" w:color="auto"/>
        <w:left w:val="none" w:sz="0" w:space="0" w:color="auto"/>
        <w:bottom w:val="none" w:sz="0" w:space="0" w:color="auto"/>
        <w:right w:val="none" w:sz="0" w:space="0" w:color="auto"/>
      </w:divBdr>
    </w:div>
    <w:div w:id="886575374">
      <w:bodyDiv w:val="1"/>
      <w:marLeft w:val="0"/>
      <w:marRight w:val="0"/>
      <w:marTop w:val="0"/>
      <w:marBottom w:val="0"/>
      <w:divBdr>
        <w:top w:val="none" w:sz="0" w:space="0" w:color="auto"/>
        <w:left w:val="none" w:sz="0" w:space="0" w:color="auto"/>
        <w:bottom w:val="none" w:sz="0" w:space="0" w:color="auto"/>
        <w:right w:val="none" w:sz="0" w:space="0" w:color="auto"/>
      </w:divBdr>
    </w:div>
    <w:div w:id="887716586">
      <w:bodyDiv w:val="1"/>
      <w:marLeft w:val="0"/>
      <w:marRight w:val="0"/>
      <w:marTop w:val="0"/>
      <w:marBottom w:val="0"/>
      <w:divBdr>
        <w:top w:val="none" w:sz="0" w:space="0" w:color="auto"/>
        <w:left w:val="none" w:sz="0" w:space="0" w:color="auto"/>
        <w:bottom w:val="none" w:sz="0" w:space="0" w:color="auto"/>
        <w:right w:val="none" w:sz="0" w:space="0" w:color="auto"/>
      </w:divBdr>
    </w:div>
    <w:div w:id="888304779">
      <w:bodyDiv w:val="1"/>
      <w:marLeft w:val="0"/>
      <w:marRight w:val="0"/>
      <w:marTop w:val="0"/>
      <w:marBottom w:val="0"/>
      <w:divBdr>
        <w:top w:val="none" w:sz="0" w:space="0" w:color="auto"/>
        <w:left w:val="none" w:sz="0" w:space="0" w:color="auto"/>
        <w:bottom w:val="none" w:sz="0" w:space="0" w:color="auto"/>
        <w:right w:val="none" w:sz="0" w:space="0" w:color="auto"/>
      </w:divBdr>
    </w:div>
    <w:div w:id="888609105">
      <w:bodyDiv w:val="1"/>
      <w:marLeft w:val="0"/>
      <w:marRight w:val="0"/>
      <w:marTop w:val="0"/>
      <w:marBottom w:val="0"/>
      <w:divBdr>
        <w:top w:val="none" w:sz="0" w:space="0" w:color="auto"/>
        <w:left w:val="none" w:sz="0" w:space="0" w:color="auto"/>
        <w:bottom w:val="none" w:sz="0" w:space="0" w:color="auto"/>
        <w:right w:val="none" w:sz="0" w:space="0" w:color="auto"/>
      </w:divBdr>
    </w:div>
    <w:div w:id="888878502">
      <w:bodyDiv w:val="1"/>
      <w:marLeft w:val="0"/>
      <w:marRight w:val="0"/>
      <w:marTop w:val="0"/>
      <w:marBottom w:val="0"/>
      <w:divBdr>
        <w:top w:val="none" w:sz="0" w:space="0" w:color="auto"/>
        <w:left w:val="none" w:sz="0" w:space="0" w:color="auto"/>
        <w:bottom w:val="none" w:sz="0" w:space="0" w:color="auto"/>
        <w:right w:val="none" w:sz="0" w:space="0" w:color="auto"/>
      </w:divBdr>
    </w:div>
    <w:div w:id="889414221">
      <w:bodyDiv w:val="1"/>
      <w:marLeft w:val="0"/>
      <w:marRight w:val="0"/>
      <w:marTop w:val="0"/>
      <w:marBottom w:val="0"/>
      <w:divBdr>
        <w:top w:val="none" w:sz="0" w:space="0" w:color="auto"/>
        <w:left w:val="none" w:sz="0" w:space="0" w:color="auto"/>
        <w:bottom w:val="none" w:sz="0" w:space="0" w:color="auto"/>
        <w:right w:val="none" w:sz="0" w:space="0" w:color="auto"/>
      </w:divBdr>
    </w:div>
    <w:div w:id="889998074">
      <w:bodyDiv w:val="1"/>
      <w:marLeft w:val="0"/>
      <w:marRight w:val="0"/>
      <w:marTop w:val="0"/>
      <w:marBottom w:val="0"/>
      <w:divBdr>
        <w:top w:val="none" w:sz="0" w:space="0" w:color="auto"/>
        <w:left w:val="none" w:sz="0" w:space="0" w:color="auto"/>
        <w:bottom w:val="none" w:sz="0" w:space="0" w:color="auto"/>
        <w:right w:val="none" w:sz="0" w:space="0" w:color="auto"/>
      </w:divBdr>
    </w:div>
    <w:div w:id="891038360">
      <w:bodyDiv w:val="1"/>
      <w:marLeft w:val="0"/>
      <w:marRight w:val="0"/>
      <w:marTop w:val="0"/>
      <w:marBottom w:val="0"/>
      <w:divBdr>
        <w:top w:val="none" w:sz="0" w:space="0" w:color="auto"/>
        <w:left w:val="none" w:sz="0" w:space="0" w:color="auto"/>
        <w:bottom w:val="none" w:sz="0" w:space="0" w:color="auto"/>
        <w:right w:val="none" w:sz="0" w:space="0" w:color="auto"/>
      </w:divBdr>
    </w:div>
    <w:div w:id="891381587">
      <w:bodyDiv w:val="1"/>
      <w:marLeft w:val="0"/>
      <w:marRight w:val="0"/>
      <w:marTop w:val="0"/>
      <w:marBottom w:val="0"/>
      <w:divBdr>
        <w:top w:val="none" w:sz="0" w:space="0" w:color="auto"/>
        <w:left w:val="none" w:sz="0" w:space="0" w:color="auto"/>
        <w:bottom w:val="none" w:sz="0" w:space="0" w:color="auto"/>
        <w:right w:val="none" w:sz="0" w:space="0" w:color="auto"/>
      </w:divBdr>
    </w:div>
    <w:div w:id="891575109">
      <w:bodyDiv w:val="1"/>
      <w:marLeft w:val="0"/>
      <w:marRight w:val="0"/>
      <w:marTop w:val="0"/>
      <w:marBottom w:val="0"/>
      <w:divBdr>
        <w:top w:val="none" w:sz="0" w:space="0" w:color="auto"/>
        <w:left w:val="none" w:sz="0" w:space="0" w:color="auto"/>
        <w:bottom w:val="none" w:sz="0" w:space="0" w:color="auto"/>
        <w:right w:val="none" w:sz="0" w:space="0" w:color="auto"/>
      </w:divBdr>
    </w:div>
    <w:div w:id="891690817">
      <w:bodyDiv w:val="1"/>
      <w:marLeft w:val="0"/>
      <w:marRight w:val="0"/>
      <w:marTop w:val="0"/>
      <w:marBottom w:val="0"/>
      <w:divBdr>
        <w:top w:val="none" w:sz="0" w:space="0" w:color="auto"/>
        <w:left w:val="none" w:sz="0" w:space="0" w:color="auto"/>
        <w:bottom w:val="none" w:sz="0" w:space="0" w:color="auto"/>
        <w:right w:val="none" w:sz="0" w:space="0" w:color="auto"/>
      </w:divBdr>
    </w:div>
    <w:div w:id="891960192">
      <w:bodyDiv w:val="1"/>
      <w:marLeft w:val="0"/>
      <w:marRight w:val="0"/>
      <w:marTop w:val="0"/>
      <w:marBottom w:val="0"/>
      <w:divBdr>
        <w:top w:val="none" w:sz="0" w:space="0" w:color="auto"/>
        <w:left w:val="none" w:sz="0" w:space="0" w:color="auto"/>
        <w:bottom w:val="none" w:sz="0" w:space="0" w:color="auto"/>
        <w:right w:val="none" w:sz="0" w:space="0" w:color="auto"/>
      </w:divBdr>
    </w:div>
    <w:div w:id="892083576">
      <w:bodyDiv w:val="1"/>
      <w:marLeft w:val="0"/>
      <w:marRight w:val="0"/>
      <w:marTop w:val="0"/>
      <w:marBottom w:val="0"/>
      <w:divBdr>
        <w:top w:val="none" w:sz="0" w:space="0" w:color="auto"/>
        <w:left w:val="none" w:sz="0" w:space="0" w:color="auto"/>
        <w:bottom w:val="none" w:sz="0" w:space="0" w:color="auto"/>
        <w:right w:val="none" w:sz="0" w:space="0" w:color="auto"/>
      </w:divBdr>
    </w:div>
    <w:div w:id="892497189">
      <w:bodyDiv w:val="1"/>
      <w:marLeft w:val="0"/>
      <w:marRight w:val="0"/>
      <w:marTop w:val="0"/>
      <w:marBottom w:val="0"/>
      <w:divBdr>
        <w:top w:val="none" w:sz="0" w:space="0" w:color="auto"/>
        <w:left w:val="none" w:sz="0" w:space="0" w:color="auto"/>
        <w:bottom w:val="none" w:sz="0" w:space="0" w:color="auto"/>
        <w:right w:val="none" w:sz="0" w:space="0" w:color="auto"/>
      </w:divBdr>
    </w:div>
    <w:div w:id="892546562">
      <w:bodyDiv w:val="1"/>
      <w:marLeft w:val="0"/>
      <w:marRight w:val="0"/>
      <w:marTop w:val="0"/>
      <w:marBottom w:val="0"/>
      <w:divBdr>
        <w:top w:val="none" w:sz="0" w:space="0" w:color="auto"/>
        <w:left w:val="none" w:sz="0" w:space="0" w:color="auto"/>
        <w:bottom w:val="none" w:sz="0" w:space="0" w:color="auto"/>
        <w:right w:val="none" w:sz="0" w:space="0" w:color="auto"/>
      </w:divBdr>
    </w:div>
    <w:div w:id="892817199">
      <w:bodyDiv w:val="1"/>
      <w:marLeft w:val="0"/>
      <w:marRight w:val="0"/>
      <w:marTop w:val="0"/>
      <w:marBottom w:val="0"/>
      <w:divBdr>
        <w:top w:val="none" w:sz="0" w:space="0" w:color="auto"/>
        <w:left w:val="none" w:sz="0" w:space="0" w:color="auto"/>
        <w:bottom w:val="none" w:sz="0" w:space="0" w:color="auto"/>
        <w:right w:val="none" w:sz="0" w:space="0" w:color="auto"/>
      </w:divBdr>
    </w:div>
    <w:div w:id="892929099">
      <w:bodyDiv w:val="1"/>
      <w:marLeft w:val="0"/>
      <w:marRight w:val="0"/>
      <w:marTop w:val="0"/>
      <w:marBottom w:val="0"/>
      <w:divBdr>
        <w:top w:val="none" w:sz="0" w:space="0" w:color="auto"/>
        <w:left w:val="none" w:sz="0" w:space="0" w:color="auto"/>
        <w:bottom w:val="none" w:sz="0" w:space="0" w:color="auto"/>
        <w:right w:val="none" w:sz="0" w:space="0" w:color="auto"/>
      </w:divBdr>
    </w:div>
    <w:div w:id="893275470">
      <w:bodyDiv w:val="1"/>
      <w:marLeft w:val="0"/>
      <w:marRight w:val="0"/>
      <w:marTop w:val="0"/>
      <w:marBottom w:val="0"/>
      <w:divBdr>
        <w:top w:val="none" w:sz="0" w:space="0" w:color="auto"/>
        <w:left w:val="none" w:sz="0" w:space="0" w:color="auto"/>
        <w:bottom w:val="none" w:sz="0" w:space="0" w:color="auto"/>
        <w:right w:val="none" w:sz="0" w:space="0" w:color="auto"/>
      </w:divBdr>
    </w:div>
    <w:div w:id="893734677">
      <w:bodyDiv w:val="1"/>
      <w:marLeft w:val="0"/>
      <w:marRight w:val="0"/>
      <w:marTop w:val="0"/>
      <w:marBottom w:val="0"/>
      <w:divBdr>
        <w:top w:val="none" w:sz="0" w:space="0" w:color="auto"/>
        <w:left w:val="none" w:sz="0" w:space="0" w:color="auto"/>
        <w:bottom w:val="none" w:sz="0" w:space="0" w:color="auto"/>
        <w:right w:val="none" w:sz="0" w:space="0" w:color="auto"/>
      </w:divBdr>
    </w:div>
    <w:div w:id="894044109">
      <w:bodyDiv w:val="1"/>
      <w:marLeft w:val="0"/>
      <w:marRight w:val="0"/>
      <w:marTop w:val="0"/>
      <w:marBottom w:val="0"/>
      <w:divBdr>
        <w:top w:val="none" w:sz="0" w:space="0" w:color="auto"/>
        <w:left w:val="none" w:sz="0" w:space="0" w:color="auto"/>
        <w:bottom w:val="none" w:sz="0" w:space="0" w:color="auto"/>
        <w:right w:val="none" w:sz="0" w:space="0" w:color="auto"/>
      </w:divBdr>
    </w:div>
    <w:div w:id="894311759">
      <w:bodyDiv w:val="1"/>
      <w:marLeft w:val="0"/>
      <w:marRight w:val="0"/>
      <w:marTop w:val="0"/>
      <w:marBottom w:val="0"/>
      <w:divBdr>
        <w:top w:val="none" w:sz="0" w:space="0" w:color="auto"/>
        <w:left w:val="none" w:sz="0" w:space="0" w:color="auto"/>
        <w:bottom w:val="none" w:sz="0" w:space="0" w:color="auto"/>
        <w:right w:val="none" w:sz="0" w:space="0" w:color="auto"/>
      </w:divBdr>
    </w:div>
    <w:div w:id="894508199">
      <w:bodyDiv w:val="1"/>
      <w:marLeft w:val="0"/>
      <w:marRight w:val="0"/>
      <w:marTop w:val="0"/>
      <w:marBottom w:val="0"/>
      <w:divBdr>
        <w:top w:val="none" w:sz="0" w:space="0" w:color="auto"/>
        <w:left w:val="none" w:sz="0" w:space="0" w:color="auto"/>
        <w:bottom w:val="none" w:sz="0" w:space="0" w:color="auto"/>
        <w:right w:val="none" w:sz="0" w:space="0" w:color="auto"/>
      </w:divBdr>
    </w:div>
    <w:div w:id="894588557">
      <w:bodyDiv w:val="1"/>
      <w:marLeft w:val="0"/>
      <w:marRight w:val="0"/>
      <w:marTop w:val="0"/>
      <w:marBottom w:val="0"/>
      <w:divBdr>
        <w:top w:val="none" w:sz="0" w:space="0" w:color="auto"/>
        <w:left w:val="none" w:sz="0" w:space="0" w:color="auto"/>
        <w:bottom w:val="none" w:sz="0" w:space="0" w:color="auto"/>
        <w:right w:val="none" w:sz="0" w:space="0" w:color="auto"/>
      </w:divBdr>
    </w:div>
    <w:div w:id="894661796">
      <w:bodyDiv w:val="1"/>
      <w:marLeft w:val="0"/>
      <w:marRight w:val="0"/>
      <w:marTop w:val="0"/>
      <w:marBottom w:val="0"/>
      <w:divBdr>
        <w:top w:val="none" w:sz="0" w:space="0" w:color="auto"/>
        <w:left w:val="none" w:sz="0" w:space="0" w:color="auto"/>
        <w:bottom w:val="none" w:sz="0" w:space="0" w:color="auto"/>
        <w:right w:val="none" w:sz="0" w:space="0" w:color="auto"/>
      </w:divBdr>
    </w:div>
    <w:div w:id="894706817">
      <w:bodyDiv w:val="1"/>
      <w:marLeft w:val="0"/>
      <w:marRight w:val="0"/>
      <w:marTop w:val="0"/>
      <w:marBottom w:val="0"/>
      <w:divBdr>
        <w:top w:val="none" w:sz="0" w:space="0" w:color="auto"/>
        <w:left w:val="none" w:sz="0" w:space="0" w:color="auto"/>
        <w:bottom w:val="none" w:sz="0" w:space="0" w:color="auto"/>
        <w:right w:val="none" w:sz="0" w:space="0" w:color="auto"/>
      </w:divBdr>
    </w:div>
    <w:div w:id="894774210">
      <w:bodyDiv w:val="1"/>
      <w:marLeft w:val="0"/>
      <w:marRight w:val="0"/>
      <w:marTop w:val="0"/>
      <w:marBottom w:val="0"/>
      <w:divBdr>
        <w:top w:val="none" w:sz="0" w:space="0" w:color="auto"/>
        <w:left w:val="none" w:sz="0" w:space="0" w:color="auto"/>
        <w:bottom w:val="none" w:sz="0" w:space="0" w:color="auto"/>
        <w:right w:val="none" w:sz="0" w:space="0" w:color="auto"/>
      </w:divBdr>
    </w:div>
    <w:div w:id="895361237">
      <w:bodyDiv w:val="1"/>
      <w:marLeft w:val="0"/>
      <w:marRight w:val="0"/>
      <w:marTop w:val="0"/>
      <w:marBottom w:val="0"/>
      <w:divBdr>
        <w:top w:val="none" w:sz="0" w:space="0" w:color="auto"/>
        <w:left w:val="none" w:sz="0" w:space="0" w:color="auto"/>
        <w:bottom w:val="none" w:sz="0" w:space="0" w:color="auto"/>
        <w:right w:val="none" w:sz="0" w:space="0" w:color="auto"/>
      </w:divBdr>
    </w:div>
    <w:div w:id="896012812">
      <w:bodyDiv w:val="1"/>
      <w:marLeft w:val="0"/>
      <w:marRight w:val="0"/>
      <w:marTop w:val="0"/>
      <w:marBottom w:val="0"/>
      <w:divBdr>
        <w:top w:val="none" w:sz="0" w:space="0" w:color="auto"/>
        <w:left w:val="none" w:sz="0" w:space="0" w:color="auto"/>
        <w:bottom w:val="none" w:sz="0" w:space="0" w:color="auto"/>
        <w:right w:val="none" w:sz="0" w:space="0" w:color="auto"/>
      </w:divBdr>
    </w:div>
    <w:div w:id="896471280">
      <w:bodyDiv w:val="1"/>
      <w:marLeft w:val="0"/>
      <w:marRight w:val="0"/>
      <w:marTop w:val="0"/>
      <w:marBottom w:val="0"/>
      <w:divBdr>
        <w:top w:val="none" w:sz="0" w:space="0" w:color="auto"/>
        <w:left w:val="none" w:sz="0" w:space="0" w:color="auto"/>
        <w:bottom w:val="none" w:sz="0" w:space="0" w:color="auto"/>
        <w:right w:val="none" w:sz="0" w:space="0" w:color="auto"/>
      </w:divBdr>
    </w:div>
    <w:div w:id="896861697">
      <w:bodyDiv w:val="1"/>
      <w:marLeft w:val="0"/>
      <w:marRight w:val="0"/>
      <w:marTop w:val="0"/>
      <w:marBottom w:val="0"/>
      <w:divBdr>
        <w:top w:val="none" w:sz="0" w:space="0" w:color="auto"/>
        <w:left w:val="none" w:sz="0" w:space="0" w:color="auto"/>
        <w:bottom w:val="none" w:sz="0" w:space="0" w:color="auto"/>
        <w:right w:val="none" w:sz="0" w:space="0" w:color="auto"/>
      </w:divBdr>
    </w:div>
    <w:div w:id="896865168">
      <w:bodyDiv w:val="1"/>
      <w:marLeft w:val="0"/>
      <w:marRight w:val="0"/>
      <w:marTop w:val="0"/>
      <w:marBottom w:val="0"/>
      <w:divBdr>
        <w:top w:val="none" w:sz="0" w:space="0" w:color="auto"/>
        <w:left w:val="none" w:sz="0" w:space="0" w:color="auto"/>
        <w:bottom w:val="none" w:sz="0" w:space="0" w:color="auto"/>
        <w:right w:val="none" w:sz="0" w:space="0" w:color="auto"/>
      </w:divBdr>
    </w:div>
    <w:div w:id="897087228">
      <w:bodyDiv w:val="1"/>
      <w:marLeft w:val="0"/>
      <w:marRight w:val="0"/>
      <w:marTop w:val="0"/>
      <w:marBottom w:val="0"/>
      <w:divBdr>
        <w:top w:val="none" w:sz="0" w:space="0" w:color="auto"/>
        <w:left w:val="none" w:sz="0" w:space="0" w:color="auto"/>
        <w:bottom w:val="none" w:sz="0" w:space="0" w:color="auto"/>
        <w:right w:val="none" w:sz="0" w:space="0" w:color="auto"/>
      </w:divBdr>
    </w:div>
    <w:div w:id="897475705">
      <w:bodyDiv w:val="1"/>
      <w:marLeft w:val="0"/>
      <w:marRight w:val="0"/>
      <w:marTop w:val="0"/>
      <w:marBottom w:val="0"/>
      <w:divBdr>
        <w:top w:val="none" w:sz="0" w:space="0" w:color="auto"/>
        <w:left w:val="none" w:sz="0" w:space="0" w:color="auto"/>
        <w:bottom w:val="none" w:sz="0" w:space="0" w:color="auto"/>
        <w:right w:val="none" w:sz="0" w:space="0" w:color="auto"/>
      </w:divBdr>
    </w:div>
    <w:div w:id="897546873">
      <w:bodyDiv w:val="1"/>
      <w:marLeft w:val="0"/>
      <w:marRight w:val="0"/>
      <w:marTop w:val="0"/>
      <w:marBottom w:val="0"/>
      <w:divBdr>
        <w:top w:val="none" w:sz="0" w:space="0" w:color="auto"/>
        <w:left w:val="none" w:sz="0" w:space="0" w:color="auto"/>
        <w:bottom w:val="none" w:sz="0" w:space="0" w:color="auto"/>
        <w:right w:val="none" w:sz="0" w:space="0" w:color="auto"/>
      </w:divBdr>
      <w:divsChild>
        <w:div w:id="310142227">
          <w:marLeft w:val="0"/>
          <w:marRight w:val="0"/>
          <w:marTop w:val="0"/>
          <w:marBottom w:val="0"/>
          <w:divBdr>
            <w:top w:val="none" w:sz="0" w:space="0" w:color="auto"/>
            <w:left w:val="none" w:sz="0" w:space="0" w:color="auto"/>
            <w:bottom w:val="none" w:sz="0" w:space="0" w:color="auto"/>
            <w:right w:val="none" w:sz="0" w:space="0" w:color="auto"/>
          </w:divBdr>
          <w:divsChild>
            <w:div w:id="2005625967">
              <w:marLeft w:val="0"/>
              <w:marRight w:val="0"/>
              <w:marTop w:val="0"/>
              <w:marBottom w:val="0"/>
              <w:divBdr>
                <w:top w:val="none" w:sz="0" w:space="0" w:color="auto"/>
                <w:left w:val="none" w:sz="0" w:space="0" w:color="auto"/>
                <w:bottom w:val="none" w:sz="0" w:space="0" w:color="auto"/>
                <w:right w:val="none" w:sz="0" w:space="0" w:color="auto"/>
              </w:divBdr>
            </w:div>
          </w:divsChild>
        </w:div>
        <w:div w:id="377975310">
          <w:marLeft w:val="0"/>
          <w:marRight w:val="0"/>
          <w:marTop w:val="0"/>
          <w:marBottom w:val="0"/>
          <w:divBdr>
            <w:top w:val="none" w:sz="0" w:space="0" w:color="auto"/>
            <w:left w:val="none" w:sz="0" w:space="0" w:color="auto"/>
            <w:bottom w:val="none" w:sz="0" w:space="0" w:color="auto"/>
            <w:right w:val="none" w:sz="0" w:space="0" w:color="auto"/>
          </w:divBdr>
          <w:divsChild>
            <w:div w:id="813445891">
              <w:marLeft w:val="0"/>
              <w:marRight w:val="0"/>
              <w:marTop w:val="0"/>
              <w:marBottom w:val="0"/>
              <w:divBdr>
                <w:top w:val="none" w:sz="0" w:space="0" w:color="auto"/>
                <w:left w:val="none" w:sz="0" w:space="0" w:color="auto"/>
                <w:bottom w:val="none" w:sz="0" w:space="0" w:color="auto"/>
                <w:right w:val="none" w:sz="0" w:space="0" w:color="auto"/>
              </w:divBdr>
            </w:div>
          </w:divsChild>
        </w:div>
        <w:div w:id="1025670614">
          <w:marLeft w:val="0"/>
          <w:marRight w:val="0"/>
          <w:marTop w:val="0"/>
          <w:marBottom w:val="0"/>
          <w:divBdr>
            <w:top w:val="none" w:sz="0" w:space="0" w:color="auto"/>
            <w:left w:val="none" w:sz="0" w:space="0" w:color="auto"/>
            <w:bottom w:val="none" w:sz="0" w:space="0" w:color="auto"/>
            <w:right w:val="none" w:sz="0" w:space="0" w:color="auto"/>
          </w:divBdr>
          <w:divsChild>
            <w:div w:id="818422474">
              <w:marLeft w:val="0"/>
              <w:marRight w:val="0"/>
              <w:marTop w:val="0"/>
              <w:marBottom w:val="0"/>
              <w:divBdr>
                <w:top w:val="none" w:sz="0" w:space="0" w:color="auto"/>
                <w:left w:val="none" w:sz="0" w:space="0" w:color="auto"/>
                <w:bottom w:val="none" w:sz="0" w:space="0" w:color="auto"/>
                <w:right w:val="none" w:sz="0" w:space="0" w:color="auto"/>
              </w:divBdr>
            </w:div>
          </w:divsChild>
        </w:div>
        <w:div w:id="1197621869">
          <w:marLeft w:val="0"/>
          <w:marRight w:val="0"/>
          <w:marTop w:val="0"/>
          <w:marBottom w:val="0"/>
          <w:divBdr>
            <w:top w:val="none" w:sz="0" w:space="0" w:color="auto"/>
            <w:left w:val="none" w:sz="0" w:space="0" w:color="auto"/>
            <w:bottom w:val="none" w:sz="0" w:space="0" w:color="auto"/>
            <w:right w:val="none" w:sz="0" w:space="0" w:color="auto"/>
          </w:divBdr>
          <w:divsChild>
            <w:div w:id="588732747">
              <w:marLeft w:val="0"/>
              <w:marRight w:val="0"/>
              <w:marTop w:val="0"/>
              <w:marBottom w:val="0"/>
              <w:divBdr>
                <w:top w:val="none" w:sz="0" w:space="0" w:color="auto"/>
                <w:left w:val="none" w:sz="0" w:space="0" w:color="auto"/>
                <w:bottom w:val="none" w:sz="0" w:space="0" w:color="auto"/>
                <w:right w:val="none" w:sz="0" w:space="0" w:color="auto"/>
              </w:divBdr>
            </w:div>
          </w:divsChild>
        </w:div>
        <w:div w:id="1527139829">
          <w:marLeft w:val="0"/>
          <w:marRight w:val="0"/>
          <w:marTop w:val="0"/>
          <w:marBottom w:val="0"/>
          <w:divBdr>
            <w:top w:val="none" w:sz="0" w:space="0" w:color="auto"/>
            <w:left w:val="none" w:sz="0" w:space="0" w:color="auto"/>
            <w:bottom w:val="none" w:sz="0" w:space="0" w:color="auto"/>
            <w:right w:val="none" w:sz="0" w:space="0" w:color="auto"/>
          </w:divBdr>
          <w:divsChild>
            <w:div w:id="1886868672">
              <w:marLeft w:val="0"/>
              <w:marRight w:val="0"/>
              <w:marTop w:val="0"/>
              <w:marBottom w:val="0"/>
              <w:divBdr>
                <w:top w:val="none" w:sz="0" w:space="0" w:color="auto"/>
                <w:left w:val="none" w:sz="0" w:space="0" w:color="auto"/>
                <w:bottom w:val="none" w:sz="0" w:space="0" w:color="auto"/>
                <w:right w:val="none" w:sz="0" w:space="0" w:color="auto"/>
              </w:divBdr>
            </w:div>
          </w:divsChild>
        </w:div>
        <w:div w:id="1878466764">
          <w:marLeft w:val="0"/>
          <w:marRight w:val="0"/>
          <w:marTop w:val="0"/>
          <w:marBottom w:val="0"/>
          <w:divBdr>
            <w:top w:val="none" w:sz="0" w:space="0" w:color="auto"/>
            <w:left w:val="none" w:sz="0" w:space="0" w:color="auto"/>
            <w:bottom w:val="none" w:sz="0" w:space="0" w:color="auto"/>
            <w:right w:val="none" w:sz="0" w:space="0" w:color="auto"/>
          </w:divBdr>
          <w:divsChild>
            <w:div w:id="1260483728">
              <w:marLeft w:val="0"/>
              <w:marRight w:val="0"/>
              <w:marTop w:val="0"/>
              <w:marBottom w:val="0"/>
              <w:divBdr>
                <w:top w:val="none" w:sz="0" w:space="0" w:color="auto"/>
                <w:left w:val="none" w:sz="0" w:space="0" w:color="auto"/>
                <w:bottom w:val="none" w:sz="0" w:space="0" w:color="auto"/>
                <w:right w:val="none" w:sz="0" w:space="0" w:color="auto"/>
              </w:divBdr>
            </w:div>
          </w:divsChild>
        </w:div>
        <w:div w:id="1936209347">
          <w:marLeft w:val="0"/>
          <w:marRight w:val="0"/>
          <w:marTop w:val="0"/>
          <w:marBottom w:val="0"/>
          <w:divBdr>
            <w:top w:val="none" w:sz="0" w:space="0" w:color="auto"/>
            <w:left w:val="none" w:sz="0" w:space="0" w:color="auto"/>
            <w:bottom w:val="none" w:sz="0" w:space="0" w:color="auto"/>
            <w:right w:val="none" w:sz="0" w:space="0" w:color="auto"/>
          </w:divBdr>
          <w:divsChild>
            <w:div w:id="92989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15589">
      <w:bodyDiv w:val="1"/>
      <w:marLeft w:val="0"/>
      <w:marRight w:val="0"/>
      <w:marTop w:val="0"/>
      <w:marBottom w:val="0"/>
      <w:divBdr>
        <w:top w:val="none" w:sz="0" w:space="0" w:color="auto"/>
        <w:left w:val="none" w:sz="0" w:space="0" w:color="auto"/>
        <w:bottom w:val="none" w:sz="0" w:space="0" w:color="auto"/>
        <w:right w:val="none" w:sz="0" w:space="0" w:color="auto"/>
      </w:divBdr>
    </w:div>
    <w:div w:id="898175099">
      <w:bodyDiv w:val="1"/>
      <w:marLeft w:val="0"/>
      <w:marRight w:val="0"/>
      <w:marTop w:val="0"/>
      <w:marBottom w:val="0"/>
      <w:divBdr>
        <w:top w:val="none" w:sz="0" w:space="0" w:color="auto"/>
        <w:left w:val="none" w:sz="0" w:space="0" w:color="auto"/>
        <w:bottom w:val="none" w:sz="0" w:space="0" w:color="auto"/>
        <w:right w:val="none" w:sz="0" w:space="0" w:color="auto"/>
      </w:divBdr>
    </w:div>
    <w:div w:id="898783253">
      <w:bodyDiv w:val="1"/>
      <w:marLeft w:val="0"/>
      <w:marRight w:val="0"/>
      <w:marTop w:val="0"/>
      <w:marBottom w:val="0"/>
      <w:divBdr>
        <w:top w:val="none" w:sz="0" w:space="0" w:color="auto"/>
        <w:left w:val="none" w:sz="0" w:space="0" w:color="auto"/>
        <w:bottom w:val="none" w:sz="0" w:space="0" w:color="auto"/>
        <w:right w:val="none" w:sz="0" w:space="0" w:color="auto"/>
      </w:divBdr>
    </w:div>
    <w:div w:id="899292140">
      <w:bodyDiv w:val="1"/>
      <w:marLeft w:val="0"/>
      <w:marRight w:val="0"/>
      <w:marTop w:val="0"/>
      <w:marBottom w:val="0"/>
      <w:divBdr>
        <w:top w:val="none" w:sz="0" w:space="0" w:color="auto"/>
        <w:left w:val="none" w:sz="0" w:space="0" w:color="auto"/>
        <w:bottom w:val="none" w:sz="0" w:space="0" w:color="auto"/>
        <w:right w:val="none" w:sz="0" w:space="0" w:color="auto"/>
      </w:divBdr>
    </w:div>
    <w:div w:id="899948150">
      <w:bodyDiv w:val="1"/>
      <w:marLeft w:val="0"/>
      <w:marRight w:val="0"/>
      <w:marTop w:val="0"/>
      <w:marBottom w:val="0"/>
      <w:divBdr>
        <w:top w:val="none" w:sz="0" w:space="0" w:color="auto"/>
        <w:left w:val="none" w:sz="0" w:space="0" w:color="auto"/>
        <w:bottom w:val="none" w:sz="0" w:space="0" w:color="auto"/>
        <w:right w:val="none" w:sz="0" w:space="0" w:color="auto"/>
      </w:divBdr>
    </w:div>
    <w:div w:id="900025274">
      <w:bodyDiv w:val="1"/>
      <w:marLeft w:val="0"/>
      <w:marRight w:val="0"/>
      <w:marTop w:val="0"/>
      <w:marBottom w:val="0"/>
      <w:divBdr>
        <w:top w:val="none" w:sz="0" w:space="0" w:color="auto"/>
        <w:left w:val="none" w:sz="0" w:space="0" w:color="auto"/>
        <w:bottom w:val="none" w:sz="0" w:space="0" w:color="auto"/>
        <w:right w:val="none" w:sz="0" w:space="0" w:color="auto"/>
      </w:divBdr>
    </w:div>
    <w:div w:id="900098856">
      <w:bodyDiv w:val="1"/>
      <w:marLeft w:val="0"/>
      <w:marRight w:val="0"/>
      <w:marTop w:val="0"/>
      <w:marBottom w:val="0"/>
      <w:divBdr>
        <w:top w:val="none" w:sz="0" w:space="0" w:color="auto"/>
        <w:left w:val="none" w:sz="0" w:space="0" w:color="auto"/>
        <w:bottom w:val="none" w:sz="0" w:space="0" w:color="auto"/>
        <w:right w:val="none" w:sz="0" w:space="0" w:color="auto"/>
      </w:divBdr>
    </w:div>
    <w:div w:id="900100176">
      <w:bodyDiv w:val="1"/>
      <w:marLeft w:val="0"/>
      <w:marRight w:val="0"/>
      <w:marTop w:val="0"/>
      <w:marBottom w:val="0"/>
      <w:divBdr>
        <w:top w:val="none" w:sz="0" w:space="0" w:color="auto"/>
        <w:left w:val="none" w:sz="0" w:space="0" w:color="auto"/>
        <w:bottom w:val="none" w:sz="0" w:space="0" w:color="auto"/>
        <w:right w:val="none" w:sz="0" w:space="0" w:color="auto"/>
      </w:divBdr>
    </w:div>
    <w:div w:id="900747042">
      <w:bodyDiv w:val="1"/>
      <w:marLeft w:val="0"/>
      <w:marRight w:val="0"/>
      <w:marTop w:val="0"/>
      <w:marBottom w:val="0"/>
      <w:divBdr>
        <w:top w:val="none" w:sz="0" w:space="0" w:color="auto"/>
        <w:left w:val="none" w:sz="0" w:space="0" w:color="auto"/>
        <w:bottom w:val="none" w:sz="0" w:space="0" w:color="auto"/>
        <w:right w:val="none" w:sz="0" w:space="0" w:color="auto"/>
      </w:divBdr>
    </w:div>
    <w:div w:id="901258943">
      <w:bodyDiv w:val="1"/>
      <w:marLeft w:val="0"/>
      <w:marRight w:val="0"/>
      <w:marTop w:val="0"/>
      <w:marBottom w:val="0"/>
      <w:divBdr>
        <w:top w:val="none" w:sz="0" w:space="0" w:color="auto"/>
        <w:left w:val="none" w:sz="0" w:space="0" w:color="auto"/>
        <w:bottom w:val="none" w:sz="0" w:space="0" w:color="auto"/>
        <w:right w:val="none" w:sz="0" w:space="0" w:color="auto"/>
      </w:divBdr>
    </w:div>
    <w:div w:id="901714026">
      <w:bodyDiv w:val="1"/>
      <w:marLeft w:val="0"/>
      <w:marRight w:val="0"/>
      <w:marTop w:val="0"/>
      <w:marBottom w:val="0"/>
      <w:divBdr>
        <w:top w:val="none" w:sz="0" w:space="0" w:color="auto"/>
        <w:left w:val="none" w:sz="0" w:space="0" w:color="auto"/>
        <w:bottom w:val="none" w:sz="0" w:space="0" w:color="auto"/>
        <w:right w:val="none" w:sz="0" w:space="0" w:color="auto"/>
      </w:divBdr>
    </w:div>
    <w:div w:id="902368593">
      <w:bodyDiv w:val="1"/>
      <w:marLeft w:val="0"/>
      <w:marRight w:val="0"/>
      <w:marTop w:val="0"/>
      <w:marBottom w:val="0"/>
      <w:divBdr>
        <w:top w:val="none" w:sz="0" w:space="0" w:color="auto"/>
        <w:left w:val="none" w:sz="0" w:space="0" w:color="auto"/>
        <w:bottom w:val="none" w:sz="0" w:space="0" w:color="auto"/>
        <w:right w:val="none" w:sz="0" w:space="0" w:color="auto"/>
      </w:divBdr>
    </w:div>
    <w:div w:id="902373738">
      <w:bodyDiv w:val="1"/>
      <w:marLeft w:val="0"/>
      <w:marRight w:val="0"/>
      <w:marTop w:val="0"/>
      <w:marBottom w:val="0"/>
      <w:divBdr>
        <w:top w:val="none" w:sz="0" w:space="0" w:color="auto"/>
        <w:left w:val="none" w:sz="0" w:space="0" w:color="auto"/>
        <w:bottom w:val="none" w:sz="0" w:space="0" w:color="auto"/>
        <w:right w:val="none" w:sz="0" w:space="0" w:color="auto"/>
      </w:divBdr>
    </w:div>
    <w:div w:id="902758433">
      <w:bodyDiv w:val="1"/>
      <w:marLeft w:val="0"/>
      <w:marRight w:val="0"/>
      <w:marTop w:val="0"/>
      <w:marBottom w:val="0"/>
      <w:divBdr>
        <w:top w:val="none" w:sz="0" w:space="0" w:color="auto"/>
        <w:left w:val="none" w:sz="0" w:space="0" w:color="auto"/>
        <w:bottom w:val="none" w:sz="0" w:space="0" w:color="auto"/>
        <w:right w:val="none" w:sz="0" w:space="0" w:color="auto"/>
      </w:divBdr>
    </w:div>
    <w:div w:id="902911155">
      <w:bodyDiv w:val="1"/>
      <w:marLeft w:val="0"/>
      <w:marRight w:val="0"/>
      <w:marTop w:val="0"/>
      <w:marBottom w:val="0"/>
      <w:divBdr>
        <w:top w:val="none" w:sz="0" w:space="0" w:color="auto"/>
        <w:left w:val="none" w:sz="0" w:space="0" w:color="auto"/>
        <w:bottom w:val="none" w:sz="0" w:space="0" w:color="auto"/>
        <w:right w:val="none" w:sz="0" w:space="0" w:color="auto"/>
      </w:divBdr>
    </w:div>
    <w:div w:id="902982601">
      <w:bodyDiv w:val="1"/>
      <w:marLeft w:val="0"/>
      <w:marRight w:val="0"/>
      <w:marTop w:val="0"/>
      <w:marBottom w:val="0"/>
      <w:divBdr>
        <w:top w:val="none" w:sz="0" w:space="0" w:color="auto"/>
        <w:left w:val="none" w:sz="0" w:space="0" w:color="auto"/>
        <w:bottom w:val="none" w:sz="0" w:space="0" w:color="auto"/>
        <w:right w:val="none" w:sz="0" w:space="0" w:color="auto"/>
      </w:divBdr>
    </w:div>
    <w:div w:id="903295622">
      <w:bodyDiv w:val="1"/>
      <w:marLeft w:val="0"/>
      <w:marRight w:val="0"/>
      <w:marTop w:val="0"/>
      <w:marBottom w:val="0"/>
      <w:divBdr>
        <w:top w:val="none" w:sz="0" w:space="0" w:color="auto"/>
        <w:left w:val="none" w:sz="0" w:space="0" w:color="auto"/>
        <w:bottom w:val="none" w:sz="0" w:space="0" w:color="auto"/>
        <w:right w:val="none" w:sz="0" w:space="0" w:color="auto"/>
      </w:divBdr>
    </w:div>
    <w:div w:id="903760176">
      <w:bodyDiv w:val="1"/>
      <w:marLeft w:val="0"/>
      <w:marRight w:val="0"/>
      <w:marTop w:val="0"/>
      <w:marBottom w:val="0"/>
      <w:divBdr>
        <w:top w:val="none" w:sz="0" w:space="0" w:color="auto"/>
        <w:left w:val="none" w:sz="0" w:space="0" w:color="auto"/>
        <w:bottom w:val="none" w:sz="0" w:space="0" w:color="auto"/>
        <w:right w:val="none" w:sz="0" w:space="0" w:color="auto"/>
      </w:divBdr>
    </w:div>
    <w:div w:id="904268089">
      <w:bodyDiv w:val="1"/>
      <w:marLeft w:val="0"/>
      <w:marRight w:val="0"/>
      <w:marTop w:val="0"/>
      <w:marBottom w:val="0"/>
      <w:divBdr>
        <w:top w:val="none" w:sz="0" w:space="0" w:color="auto"/>
        <w:left w:val="none" w:sz="0" w:space="0" w:color="auto"/>
        <w:bottom w:val="none" w:sz="0" w:space="0" w:color="auto"/>
        <w:right w:val="none" w:sz="0" w:space="0" w:color="auto"/>
      </w:divBdr>
    </w:div>
    <w:div w:id="904296907">
      <w:bodyDiv w:val="1"/>
      <w:marLeft w:val="0"/>
      <w:marRight w:val="0"/>
      <w:marTop w:val="0"/>
      <w:marBottom w:val="0"/>
      <w:divBdr>
        <w:top w:val="none" w:sz="0" w:space="0" w:color="auto"/>
        <w:left w:val="none" w:sz="0" w:space="0" w:color="auto"/>
        <w:bottom w:val="none" w:sz="0" w:space="0" w:color="auto"/>
        <w:right w:val="none" w:sz="0" w:space="0" w:color="auto"/>
      </w:divBdr>
    </w:div>
    <w:div w:id="904680361">
      <w:bodyDiv w:val="1"/>
      <w:marLeft w:val="0"/>
      <w:marRight w:val="0"/>
      <w:marTop w:val="0"/>
      <w:marBottom w:val="0"/>
      <w:divBdr>
        <w:top w:val="none" w:sz="0" w:space="0" w:color="auto"/>
        <w:left w:val="none" w:sz="0" w:space="0" w:color="auto"/>
        <w:bottom w:val="none" w:sz="0" w:space="0" w:color="auto"/>
        <w:right w:val="none" w:sz="0" w:space="0" w:color="auto"/>
      </w:divBdr>
    </w:div>
    <w:div w:id="905192060">
      <w:bodyDiv w:val="1"/>
      <w:marLeft w:val="0"/>
      <w:marRight w:val="0"/>
      <w:marTop w:val="0"/>
      <w:marBottom w:val="0"/>
      <w:divBdr>
        <w:top w:val="none" w:sz="0" w:space="0" w:color="auto"/>
        <w:left w:val="none" w:sz="0" w:space="0" w:color="auto"/>
        <w:bottom w:val="none" w:sz="0" w:space="0" w:color="auto"/>
        <w:right w:val="none" w:sz="0" w:space="0" w:color="auto"/>
      </w:divBdr>
    </w:div>
    <w:div w:id="905605217">
      <w:bodyDiv w:val="1"/>
      <w:marLeft w:val="0"/>
      <w:marRight w:val="0"/>
      <w:marTop w:val="0"/>
      <w:marBottom w:val="0"/>
      <w:divBdr>
        <w:top w:val="none" w:sz="0" w:space="0" w:color="auto"/>
        <w:left w:val="none" w:sz="0" w:space="0" w:color="auto"/>
        <w:bottom w:val="none" w:sz="0" w:space="0" w:color="auto"/>
        <w:right w:val="none" w:sz="0" w:space="0" w:color="auto"/>
      </w:divBdr>
    </w:div>
    <w:div w:id="905646029">
      <w:bodyDiv w:val="1"/>
      <w:marLeft w:val="0"/>
      <w:marRight w:val="0"/>
      <w:marTop w:val="0"/>
      <w:marBottom w:val="0"/>
      <w:divBdr>
        <w:top w:val="none" w:sz="0" w:space="0" w:color="auto"/>
        <w:left w:val="none" w:sz="0" w:space="0" w:color="auto"/>
        <w:bottom w:val="none" w:sz="0" w:space="0" w:color="auto"/>
        <w:right w:val="none" w:sz="0" w:space="0" w:color="auto"/>
      </w:divBdr>
    </w:div>
    <w:div w:id="905991969">
      <w:bodyDiv w:val="1"/>
      <w:marLeft w:val="0"/>
      <w:marRight w:val="0"/>
      <w:marTop w:val="0"/>
      <w:marBottom w:val="0"/>
      <w:divBdr>
        <w:top w:val="none" w:sz="0" w:space="0" w:color="auto"/>
        <w:left w:val="none" w:sz="0" w:space="0" w:color="auto"/>
        <w:bottom w:val="none" w:sz="0" w:space="0" w:color="auto"/>
        <w:right w:val="none" w:sz="0" w:space="0" w:color="auto"/>
      </w:divBdr>
    </w:div>
    <w:div w:id="906036488">
      <w:bodyDiv w:val="1"/>
      <w:marLeft w:val="0"/>
      <w:marRight w:val="0"/>
      <w:marTop w:val="0"/>
      <w:marBottom w:val="0"/>
      <w:divBdr>
        <w:top w:val="none" w:sz="0" w:space="0" w:color="auto"/>
        <w:left w:val="none" w:sz="0" w:space="0" w:color="auto"/>
        <w:bottom w:val="none" w:sz="0" w:space="0" w:color="auto"/>
        <w:right w:val="none" w:sz="0" w:space="0" w:color="auto"/>
      </w:divBdr>
    </w:div>
    <w:div w:id="906915619">
      <w:bodyDiv w:val="1"/>
      <w:marLeft w:val="0"/>
      <w:marRight w:val="0"/>
      <w:marTop w:val="0"/>
      <w:marBottom w:val="0"/>
      <w:divBdr>
        <w:top w:val="none" w:sz="0" w:space="0" w:color="auto"/>
        <w:left w:val="none" w:sz="0" w:space="0" w:color="auto"/>
        <w:bottom w:val="none" w:sz="0" w:space="0" w:color="auto"/>
        <w:right w:val="none" w:sz="0" w:space="0" w:color="auto"/>
      </w:divBdr>
    </w:div>
    <w:div w:id="907036364">
      <w:bodyDiv w:val="1"/>
      <w:marLeft w:val="0"/>
      <w:marRight w:val="0"/>
      <w:marTop w:val="0"/>
      <w:marBottom w:val="0"/>
      <w:divBdr>
        <w:top w:val="none" w:sz="0" w:space="0" w:color="auto"/>
        <w:left w:val="none" w:sz="0" w:space="0" w:color="auto"/>
        <w:bottom w:val="none" w:sz="0" w:space="0" w:color="auto"/>
        <w:right w:val="none" w:sz="0" w:space="0" w:color="auto"/>
      </w:divBdr>
    </w:div>
    <w:div w:id="907570819">
      <w:bodyDiv w:val="1"/>
      <w:marLeft w:val="0"/>
      <w:marRight w:val="0"/>
      <w:marTop w:val="0"/>
      <w:marBottom w:val="0"/>
      <w:divBdr>
        <w:top w:val="none" w:sz="0" w:space="0" w:color="auto"/>
        <w:left w:val="none" w:sz="0" w:space="0" w:color="auto"/>
        <w:bottom w:val="none" w:sz="0" w:space="0" w:color="auto"/>
        <w:right w:val="none" w:sz="0" w:space="0" w:color="auto"/>
      </w:divBdr>
    </w:div>
    <w:div w:id="907572908">
      <w:bodyDiv w:val="1"/>
      <w:marLeft w:val="0"/>
      <w:marRight w:val="0"/>
      <w:marTop w:val="0"/>
      <w:marBottom w:val="0"/>
      <w:divBdr>
        <w:top w:val="none" w:sz="0" w:space="0" w:color="auto"/>
        <w:left w:val="none" w:sz="0" w:space="0" w:color="auto"/>
        <w:bottom w:val="none" w:sz="0" w:space="0" w:color="auto"/>
        <w:right w:val="none" w:sz="0" w:space="0" w:color="auto"/>
      </w:divBdr>
    </w:div>
    <w:div w:id="907764871">
      <w:bodyDiv w:val="1"/>
      <w:marLeft w:val="0"/>
      <w:marRight w:val="0"/>
      <w:marTop w:val="0"/>
      <w:marBottom w:val="0"/>
      <w:divBdr>
        <w:top w:val="none" w:sz="0" w:space="0" w:color="auto"/>
        <w:left w:val="none" w:sz="0" w:space="0" w:color="auto"/>
        <w:bottom w:val="none" w:sz="0" w:space="0" w:color="auto"/>
        <w:right w:val="none" w:sz="0" w:space="0" w:color="auto"/>
      </w:divBdr>
    </w:div>
    <w:div w:id="908346381">
      <w:bodyDiv w:val="1"/>
      <w:marLeft w:val="0"/>
      <w:marRight w:val="0"/>
      <w:marTop w:val="0"/>
      <w:marBottom w:val="0"/>
      <w:divBdr>
        <w:top w:val="none" w:sz="0" w:space="0" w:color="auto"/>
        <w:left w:val="none" w:sz="0" w:space="0" w:color="auto"/>
        <w:bottom w:val="none" w:sz="0" w:space="0" w:color="auto"/>
        <w:right w:val="none" w:sz="0" w:space="0" w:color="auto"/>
      </w:divBdr>
    </w:div>
    <w:div w:id="909459423">
      <w:bodyDiv w:val="1"/>
      <w:marLeft w:val="0"/>
      <w:marRight w:val="0"/>
      <w:marTop w:val="0"/>
      <w:marBottom w:val="0"/>
      <w:divBdr>
        <w:top w:val="none" w:sz="0" w:space="0" w:color="auto"/>
        <w:left w:val="none" w:sz="0" w:space="0" w:color="auto"/>
        <w:bottom w:val="none" w:sz="0" w:space="0" w:color="auto"/>
        <w:right w:val="none" w:sz="0" w:space="0" w:color="auto"/>
      </w:divBdr>
    </w:div>
    <w:div w:id="909537408">
      <w:bodyDiv w:val="1"/>
      <w:marLeft w:val="0"/>
      <w:marRight w:val="0"/>
      <w:marTop w:val="0"/>
      <w:marBottom w:val="0"/>
      <w:divBdr>
        <w:top w:val="none" w:sz="0" w:space="0" w:color="auto"/>
        <w:left w:val="none" w:sz="0" w:space="0" w:color="auto"/>
        <w:bottom w:val="none" w:sz="0" w:space="0" w:color="auto"/>
        <w:right w:val="none" w:sz="0" w:space="0" w:color="auto"/>
      </w:divBdr>
    </w:div>
    <w:div w:id="909585036">
      <w:bodyDiv w:val="1"/>
      <w:marLeft w:val="0"/>
      <w:marRight w:val="0"/>
      <w:marTop w:val="0"/>
      <w:marBottom w:val="0"/>
      <w:divBdr>
        <w:top w:val="none" w:sz="0" w:space="0" w:color="auto"/>
        <w:left w:val="none" w:sz="0" w:space="0" w:color="auto"/>
        <w:bottom w:val="none" w:sz="0" w:space="0" w:color="auto"/>
        <w:right w:val="none" w:sz="0" w:space="0" w:color="auto"/>
      </w:divBdr>
    </w:div>
    <w:div w:id="909845121">
      <w:bodyDiv w:val="1"/>
      <w:marLeft w:val="0"/>
      <w:marRight w:val="0"/>
      <w:marTop w:val="0"/>
      <w:marBottom w:val="0"/>
      <w:divBdr>
        <w:top w:val="none" w:sz="0" w:space="0" w:color="auto"/>
        <w:left w:val="none" w:sz="0" w:space="0" w:color="auto"/>
        <w:bottom w:val="none" w:sz="0" w:space="0" w:color="auto"/>
        <w:right w:val="none" w:sz="0" w:space="0" w:color="auto"/>
      </w:divBdr>
    </w:div>
    <w:div w:id="910240935">
      <w:bodyDiv w:val="1"/>
      <w:marLeft w:val="0"/>
      <w:marRight w:val="0"/>
      <w:marTop w:val="0"/>
      <w:marBottom w:val="0"/>
      <w:divBdr>
        <w:top w:val="none" w:sz="0" w:space="0" w:color="auto"/>
        <w:left w:val="none" w:sz="0" w:space="0" w:color="auto"/>
        <w:bottom w:val="none" w:sz="0" w:space="0" w:color="auto"/>
        <w:right w:val="none" w:sz="0" w:space="0" w:color="auto"/>
      </w:divBdr>
    </w:div>
    <w:div w:id="910580904">
      <w:bodyDiv w:val="1"/>
      <w:marLeft w:val="0"/>
      <w:marRight w:val="0"/>
      <w:marTop w:val="0"/>
      <w:marBottom w:val="0"/>
      <w:divBdr>
        <w:top w:val="none" w:sz="0" w:space="0" w:color="auto"/>
        <w:left w:val="none" w:sz="0" w:space="0" w:color="auto"/>
        <w:bottom w:val="none" w:sz="0" w:space="0" w:color="auto"/>
        <w:right w:val="none" w:sz="0" w:space="0" w:color="auto"/>
      </w:divBdr>
    </w:div>
    <w:div w:id="910697774">
      <w:bodyDiv w:val="1"/>
      <w:marLeft w:val="0"/>
      <w:marRight w:val="0"/>
      <w:marTop w:val="0"/>
      <w:marBottom w:val="0"/>
      <w:divBdr>
        <w:top w:val="none" w:sz="0" w:space="0" w:color="auto"/>
        <w:left w:val="none" w:sz="0" w:space="0" w:color="auto"/>
        <w:bottom w:val="none" w:sz="0" w:space="0" w:color="auto"/>
        <w:right w:val="none" w:sz="0" w:space="0" w:color="auto"/>
      </w:divBdr>
    </w:div>
    <w:div w:id="910775948">
      <w:bodyDiv w:val="1"/>
      <w:marLeft w:val="0"/>
      <w:marRight w:val="0"/>
      <w:marTop w:val="0"/>
      <w:marBottom w:val="0"/>
      <w:divBdr>
        <w:top w:val="none" w:sz="0" w:space="0" w:color="auto"/>
        <w:left w:val="none" w:sz="0" w:space="0" w:color="auto"/>
        <w:bottom w:val="none" w:sz="0" w:space="0" w:color="auto"/>
        <w:right w:val="none" w:sz="0" w:space="0" w:color="auto"/>
      </w:divBdr>
    </w:div>
    <w:div w:id="910965874">
      <w:bodyDiv w:val="1"/>
      <w:marLeft w:val="0"/>
      <w:marRight w:val="0"/>
      <w:marTop w:val="0"/>
      <w:marBottom w:val="0"/>
      <w:divBdr>
        <w:top w:val="none" w:sz="0" w:space="0" w:color="auto"/>
        <w:left w:val="none" w:sz="0" w:space="0" w:color="auto"/>
        <w:bottom w:val="none" w:sz="0" w:space="0" w:color="auto"/>
        <w:right w:val="none" w:sz="0" w:space="0" w:color="auto"/>
      </w:divBdr>
    </w:div>
    <w:div w:id="911278369">
      <w:bodyDiv w:val="1"/>
      <w:marLeft w:val="0"/>
      <w:marRight w:val="0"/>
      <w:marTop w:val="0"/>
      <w:marBottom w:val="0"/>
      <w:divBdr>
        <w:top w:val="none" w:sz="0" w:space="0" w:color="auto"/>
        <w:left w:val="none" w:sz="0" w:space="0" w:color="auto"/>
        <w:bottom w:val="none" w:sz="0" w:space="0" w:color="auto"/>
        <w:right w:val="none" w:sz="0" w:space="0" w:color="auto"/>
      </w:divBdr>
    </w:div>
    <w:div w:id="911278987">
      <w:bodyDiv w:val="1"/>
      <w:marLeft w:val="0"/>
      <w:marRight w:val="0"/>
      <w:marTop w:val="0"/>
      <w:marBottom w:val="0"/>
      <w:divBdr>
        <w:top w:val="none" w:sz="0" w:space="0" w:color="auto"/>
        <w:left w:val="none" w:sz="0" w:space="0" w:color="auto"/>
        <w:bottom w:val="none" w:sz="0" w:space="0" w:color="auto"/>
        <w:right w:val="none" w:sz="0" w:space="0" w:color="auto"/>
      </w:divBdr>
    </w:div>
    <w:div w:id="911349839">
      <w:bodyDiv w:val="1"/>
      <w:marLeft w:val="0"/>
      <w:marRight w:val="0"/>
      <w:marTop w:val="0"/>
      <w:marBottom w:val="0"/>
      <w:divBdr>
        <w:top w:val="none" w:sz="0" w:space="0" w:color="auto"/>
        <w:left w:val="none" w:sz="0" w:space="0" w:color="auto"/>
        <w:bottom w:val="none" w:sz="0" w:space="0" w:color="auto"/>
        <w:right w:val="none" w:sz="0" w:space="0" w:color="auto"/>
      </w:divBdr>
    </w:div>
    <w:div w:id="911549456">
      <w:bodyDiv w:val="1"/>
      <w:marLeft w:val="0"/>
      <w:marRight w:val="0"/>
      <w:marTop w:val="0"/>
      <w:marBottom w:val="0"/>
      <w:divBdr>
        <w:top w:val="none" w:sz="0" w:space="0" w:color="auto"/>
        <w:left w:val="none" w:sz="0" w:space="0" w:color="auto"/>
        <w:bottom w:val="none" w:sz="0" w:space="0" w:color="auto"/>
        <w:right w:val="none" w:sz="0" w:space="0" w:color="auto"/>
      </w:divBdr>
    </w:div>
    <w:div w:id="912010914">
      <w:bodyDiv w:val="1"/>
      <w:marLeft w:val="0"/>
      <w:marRight w:val="0"/>
      <w:marTop w:val="0"/>
      <w:marBottom w:val="0"/>
      <w:divBdr>
        <w:top w:val="none" w:sz="0" w:space="0" w:color="auto"/>
        <w:left w:val="none" w:sz="0" w:space="0" w:color="auto"/>
        <w:bottom w:val="none" w:sz="0" w:space="0" w:color="auto"/>
        <w:right w:val="none" w:sz="0" w:space="0" w:color="auto"/>
      </w:divBdr>
    </w:div>
    <w:div w:id="912161122">
      <w:bodyDiv w:val="1"/>
      <w:marLeft w:val="0"/>
      <w:marRight w:val="0"/>
      <w:marTop w:val="0"/>
      <w:marBottom w:val="0"/>
      <w:divBdr>
        <w:top w:val="none" w:sz="0" w:space="0" w:color="auto"/>
        <w:left w:val="none" w:sz="0" w:space="0" w:color="auto"/>
        <w:bottom w:val="none" w:sz="0" w:space="0" w:color="auto"/>
        <w:right w:val="none" w:sz="0" w:space="0" w:color="auto"/>
      </w:divBdr>
    </w:div>
    <w:div w:id="913853093">
      <w:bodyDiv w:val="1"/>
      <w:marLeft w:val="0"/>
      <w:marRight w:val="0"/>
      <w:marTop w:val="0"/>
      <w:marBottom w:val="0"/>
      <w:divBdr>
        <w:top w:val="none" w:sz="0" w:space="0" w:color="auto"/>
        <w:left w:val="none" w:sz="0" w:space="0" w:color="auto"/>
        <w:bottom w:val="none" w:sz="0" w:space="0" w:color="auto"/>
        <w:right w:val="none" w:sz="0" w:space="0" w:color="auto"/>
      </w:divBdr>
    </w:div>
    <w:div w:id="913856441">
      <w:bodyDiv w:val="1"/>
      <w:marLeft w:val="0"/>
      <w:marRight w:val="0"/>
      <w:marTop w:val="0"/>
      <w:marBottom w:val="0"/>
      <w:divBdr>
        <w:top w:val="none" w:sz="0" w:space="0" w:color="auto"/>
        <w:left w:val="none" w:sz="0" w:space="0" w:color="auto"/>
        <w:bottom w:val="none" w:sz="0" w:space="0" w:color="auto"/>
        <w:right w:val="none" w:sz="0" w:space="0" w:color="auto"/>
      </w:divBdr>
    </w:div>
    <w:div w:id="913974884">
      <w:bodyDiv w:val="1"/>
      <w:marLeft w:val="0"/>
      <w:marRight w:val="0"/>
      <w:marTop w:val="0"/>
      <w:marBottom w:val="0"/>
      <w:divBdr>
        <w:top w:val="none" w:sz="0" w:space="0" w:color="auto"/>
        <w:left w:val="none" w:sz="0" w:space="0" w:color="auto"/>
        <w:bottom w:val="none" w:sz="0" w:space="0" w:color="auto"/>
        <w:right w:val="none" w:sz="0" w:space="0" w:color="auto"/>
      </w:divBdr>
    </w:div>
    <w:div w:id="914974549">
      <w:bodyDiv w:val="1"/>
      <w:marLeft w:val="0"/>
      <w:marRight w:val="0"/>
      <w:marTop w:val="0"/>
      <w:marBottom w:val="0"/>
      <w:divBdr>
        <w:top w:val="none" w:sz="0" w:space="0" w:color="auto"/>
        <w:left w:val="none" w:sz="0" w:space="0" w:color="auto"/>
        <w:bottom w:val="none" w:sz="0" w:space="0" w:color="auto"/>
        <w:right w:val="none" w:sz="0" w:space="0" w:color="auto"/>
      </w:divBdr>
    </w:div>
    <w:div w:id="915169601">
      <w:bodyDiv w:val="1"/>
      <w:marLeft w:val="0"/>
      <w:marRight w:val="0"/>
      <w:marTop w:val="0"/>
      <w:marBottom w:val="0"/>
      <w:divBdr>
        <w:top w:val="none" w:sz="0" w:space="0" w:color="auto"/>
        <w:left w:val="none" w:sz="0" w:space="0" w:color="auto"/>
        <w:bottom w:val="none" w:sz="0" w:space="0" w:color="auto"/>
        <w:right w:val="none" w:sz="0" w:space="0" w:color="auto"/>
      </w:divBdr>
    </w:div>
    <w:div w:id="915280414">
      <w:bodyDiv w:val="1"/>
      <w:marLeft w:val="0"/>
      <w:marRight w:val="0"/>
      <w:marTop w:val="0"/>
      <w:marBottom w:val="0"/>
      <w:divBdr>
        <w:top w:val="none" w:sz="0" w:space="0" w:color="auto"/>
        <w:left w:val="none" w:sz="0" w:space="0" w:color="auto"/>
        <w:bottom w:val="none" w:sz="0" w:space="0" w:color="auto"/>
        <w:right w:val="none" w:sz="0" w:space="0" w:color="auto"/>
      </w:divBdr>
    </w:div>
    <w:div w:id="915289912">
      <w:bodyDiv w:val="1"/>
      <w:marLeft w:val="0"/>
      <w:marRight w:val="0"/>
      <w:marTop w:val="0"/>
      <w:marBottom w:val="0"/>
      <w:divBdr>
        <w:top w:val="none" w:sz="0" w:space="0" w:color="auto"/>
        <w:left w:val="none" w:sz="0" w:space="0" w:color="auto"/>
        <w:bottom w:val="none" w:sz="0" w:space="0" w:color="auto"/>
        <w:right w:val="none" w:sz="0" w:space="0" w:color="auto"/>
      </w:divBdr>
    </w:div>
    <w:div w:id="916206162">
      <w:bodyDiv w:val="1"/>
      <w:marLeft w:val="0"/>
      <w:marRight w:val="0"/>
      <w:marTop w:val="0"/>
      <w:marBottom w:val="0"/>
      <w:divBdr>
        <w:top w:val="none" w:sz="0" w:space="0" w:color="auto"/>
        <w:left w:val="none" w:sz="0" w:space="0" w:color="auto"/>
        <w:bottom w:val="none" w:sz="0" w:space="0" w:color="auto"/>
        <w:right w:val="none" w:sz="0" w:space="0" w:color="auto"/>
      </w:divBdr>
    </w:div>
    <w:div w:id="916866198">
      <w:bodyDiv w:val="1"/>
      <w:marLeft w:val="0"/>
      <w:marRight w:val="0"/>
      <w:marTop w:val="0"/>
      <w:marBottom w:val="0"/>
      <w:divBdr>
        <w:top w:val="none" w:sz="0" w:space="0" w:color="auto"/>
        <w:left w:val="none" w:sz="0" w:space="0" w:color="auto"/>
        <w:bottom w:val="none" w:sz="0" w:space="0" w:color="auto"/>
        <w:right w:val="none" w:sz="0" w:space="0" w:color="auto"/>
      </w:divBdr>
    </w:div>
    <w:div w:id="917205066">
      <w:bodyDiv w:val="1"/>
      <w:marLeft w:val="0"/>
      <w:marRight w:val="0"/>
      <w:marTop w:val="0"/>
      <w:marBottom w:val="0"/>
      <w:divBdr>
        <w:top w:val="none" w:sz="0" w:space="0" w:color="auto"/>
        <w:left w:val="none" w:sz="0" w:space="0" w:color="auto"/>
        <w:bottom w:val="none" w:sz="0" w:space="0" w:color="auto"/>
        <w:right w:val="none" w:sz="0" w:space="0" w:color="auto"/>
      </w:divBdr>
    </w:div>
    <w:div w:id="917521789">
      <w:bodyDiv w:val="1"/>
      <w:marLeft w:val="0"/>
      <w:marRight w:val="0"/>
      <w:marTop w:val="0"/>
      <w:marBottom w:val="0"/>
      <w:divBdr>
        <w:top w:val="none" w:sz="0" w:space="0" w:color="auto"/>
        <w:left w:val="none" w:sz="0" w:space="0" w:color="auto"/>
        <w:bottom w:val="none" w:sz="0" w:space="0" w:color="auto"/>
        <w:right w:val="none" w:sz="0" w:space="0" w:color="auto"/>
      </w:divBdr>
    </w:div>
    <w:div w:id="917592317">
      <w:bodyDiv w:val="1"/>
      <w:marLeft w:val="0"/>
      <w:marRight w:val="0"/>
      <w:marTop w:val="0"/>
      <w:marBottom w:val="0"/>
      <w:divBdr>
        <w:top w:val="none" w:sz="0" w:space="0" w:color="auto"/>
        <w:left w:val="none" w:sz="0" w:space="0" w:color="auto"/>
        <w:bottom w:val="none" w:sz="0" w:space="0" w:color="auto"/>
        <w:right w:val="none" w:sz="0" w:space="0" w:color="auto"/>
      </w:divBdr>
    </w:div>
    <w:div w:id="917785381">
      <w:bodyDiv w:val="1"/>
      <w:marLeft w:val="0"/>
      <w:marRight w:val="0"/>
      <w:marTop w:val="0"/>
      <w:marBottom w:val="0"/>
      <w:divBdr>
        <w:top w:val="none" w:sz="0" w:space="0" w:color="auto"/>
        <w:left w:val="none" w:sz="0" w:space="0" w:color="auto"/>
        <w:bottom w:val="none" w:sz="0" w:space="0" w:color="auto"/>
        <w:right w:val="none" w:sz="0" w:space="0" w:color="auto"/>
      </w:divBdr>
    </w:div>
    <w:div w:id="917858804">
      <w:bodyDiv w:val="1"/>
      <w:marLeft w:val="0"/>
      <w:marRight w:val="0"/>
      <w:marTop w:val="0"/>
      <w:marBottom w:val="0"/>
      <w:divBdr>
        <w:top w:val="none" w:sz="0" w:space="0" w:color="auto"/>
        <w:left w:val="none" w:sz="0" w:space="0" w:color="auto"/>
        <w:bottom w:val="none" w:sz="0" w:space="0" w:color="auto"/>
        <w:right w:val="none" w:sz="0" w:space="0" w:color="auto"/>
      </w:divBdr>
    </w:div>
    <w:div w:id="918177468">
      <w:bodyDiv w:val="1"/>
      <w:marLeft w:val="0"/>
      <w:marRight w:val="0"/>
      <w:marTop w:val="0"/>
      <w:marBottom w:val="0"/>
      <w:divBdr>
        <w:top w:val="none" w:sz="0" w:space="0" w:color="auto"/>
        <w:left w:val="none" w:sz="0" w:space="0" w:color="auto"/>
        <w:bottom w:val="none" w:sz="0" w:space="0" w:color="auto"/>
        <w:right w:val="none" w:sz="0" w:space="0" w:color="auto"/>
      </w:divBdr>
    </w:div>
    <w:div w:id="918370452">
      <w:bodyDiv w:val="1"/>
      <w:marLeft w:val="0"/>
      <w:marRight w:val="0"/>
      <w:marTop w:val="0"/>
      <w:marBottom w:val="0"/>
      <w:divBdr>
        <w:top w:val="none" w:sz="0" w:space="0" w:color="auto"/>
        <w:left w:val="none" w:sz="0" w:space="0" w:color="auto"/>
        <w:bottom w:val="none" w:sz="0" w:space="0" w:color="auto"/>
        <w:right w:val="none" w:sz="0" w:space="0" w:color="auto"/>
      </w:divBdr>
    </w:div>
    <w:div w:id="918566106">
      <w:bodyDiv w:val="1"/>
      <w:marLeft w:val="0"/>
      <w:marRight w:val="0"/>
      <w:marTop w:val="0"/>
      <w:marBottom w:val="0"/>
      <w:divBdr>
        <w:top w:val="none" w:sz="0" w:space="0" w:color="auto"/>
        <w:left w:val="none" w:sz="0" w:space="0" w:color="auto"/>
        <w:bottom w:val="none" w:sz="0" w:space="0" w:color="auto"/>
        <w:right w:val="none" w:sz="0" w:space="0" w:color="auto"/>
      </w:divBdr>
    </w:div>
    <w:div w:id="918708988">
      <w:bodyDiv w:val="1"/>
      <w:marLeft w:val="0"/>
      <w:marRight w:val="0"/>
      <w:marTop w:val="0"/>
      <w:marBottom w:val="0"/>
      <w:divBdr>
        <w:top w:val="none" w:sz="0" w:space="0" w:color="auto"/>
        <w:left w:val="none" w:sz="0" w:space="0" w:color="auto"/>
        <w:bottom w:val="none" w:sz="0" w:space="0" w:color="auto"/>
        <w:right w:val="none" w:sz="0" w:space="0" w:color="auto"/>
      </w:divBdr>
    </w:div>
    <w:div w:id="918909713">
      <w:bodyDiv w:val="1"/>
      <w:marLeft w:val="0"/>
      <w:marRight w:val="0"/>
      <w:marTop w:val="0"/>
      <w:marBottom w:val="0"/>
      <w:divBdr>
        <w:top w:val="none" w:sz="0" w:space="0" w:color="auto"/>
        <w:left w:val="none" w:sz="0" w:space="0" w:color="auto"/>
        <w:bottom w:val="none" w:sz="0" w:space="0" w:color="auto"/>
        <w:right w:val="none" w:sz="0" w:space="0" w:color="auto"/>
      </w:divBdr>
    </w:div>
    <w:div w:id="919025702">
      <w:bodyDiv w:val="1"/>
      <w:marLeft w:val="0"/>
      <w:marRight w:val="0"/>
      <w:marTop w:val="0"/>
      <w:marBottom w:val="0"/>
      <w:divBdr>
        <w:top w:val="none" w:sz="0" w:space="0" w:color="auto"/>
        <w:left w:val="none" w:sz="0" w:space="0" w:color="auto"/>
        <w:bottom w:val="none" w:sz="0" w:space="0" w:color="auto"/>
        <w:right w:val="none" w:sz="0" w:space="0" w:color="auto"/>
      </w:divBdr>
    </w:div>
    <w:div w:id="919026945">
      <w:bodyDiv w:val="1"/>
      <w:marLeft w:val="0"/>
      <w:marRight w:val="0"/>
      <w:marTop w:val="0"/>
      <w:marBottom w:val="0"/>
      <w:divBdr>
        <w:top w:val="none" w:sz="0" w:space="0" w:color="auto"/>
        <w:left w:val="none" w:sz="0" w:space="0" w:color="auto"/>
        <w:bottom w:val="none" w:sz="0" w:space="0" w:color="auto"/>
        <w:right w:val="none" w:sz="0" w:space="0" w:color="auto"/>
      </w:divBdr>
    </w:div>
    <w:div w:id="919758268">
      <w:bodyDiv w:val="1"/>
      <w:marLeft w:val="0"/>
      <w:marRight w:val="0"/>
      <w:marTop w:val="0"/>
      <w:marBottom w:val="0"/>
      <w:divBdr>
        <w:top w:val="none" w:sz="0" w:space="0" w:color="auto"/>
        <w:left w:val="none" w:sz="0" w:space="0" w:color="auto"/>
        <w:bottom w:val="none" w:sz="0" w:space="0" w:color="auto"/>
        <w:right w:val="none" w:sz="0" w:space="0" w:color="auto"/>
      </w:divBdr>
    </w:div>
    <w:div w:id="919829963">
      <w:bodyDiv w:val="1"/>
      <w:marLeft w:val="0"/>
      <w:marRight w:val="0"/>
      <w:marTop w:val="0"/>
      <w:marBottom w:val="0"/>
      <w:divBdr>
        <w:top w:val="none" w:sz="0" w:space="0" w:color="auto"/>
        <w:left w:val="none" w:sz="0" w:space="0" w:color="auto"/>
        <w:bottom w:val="none" w:sz="0" w:space="0" w:color="auto"/>
        <w:right w:val="none" w:sz="0" w:space="0" w:color="auto"/>
      </w:divBdr>
    </w:div>
    <w:div w:id="919873264">
      <w:bodyDiv w:val="1"/>
      <w:marLeft w:val="0"/>
      <w:marRight w:val="0"/>
      <w:marTop w:val="0"/>
      <w:marBottom w:val="0"/>
      <w:divBdr>
        <w:top w:val="none" w:sz="0" w:space="0" w:color="auto"/>
        <w:left w:val="none" w:sz="0" w:space="0" w:color="auto"/>
        <w:bottom w:val="none" w:sz="0" w:space="0" w:color="auto"/>
        <w:right w:val="none" w:sz="0" w:space="0" w:color="auto"/>
      </w:divBdr>
    </w:div>
    <w:div w:id="920021922">
      <w:bodyDiv w:val="1"/>
      <w:marLeft w:val="0"/>
      <w:marRight w:val="0"/>
      <w:marTop w:val="0"/>
      <w:marBottom w:val="0"/>
      <w:divBdr>
        <w:top w:val="none" w:sz="0" w:space="0" w:color="auto"/>
        <w:left w:val="none" w:sz="0" w:space="0" w:color="auto"/>
        <w:bottom w:val="none" w:sz="0" w:space="0" w:color="auto"/>
        <w:right w:val="none" w:sz="0" w:space="0" w:color="auto"/>
      </w:divBdr>
    </w:div>
    <w:div w:id="920522864">
      <w:bodyDiv w:val="1"/>
      <w:marLeft w:val="0"/>
      <w:marRight w:val="0"/>
      <w:marTop w:val="0"/>
      <w:marBottom w:val="0"/>
      <w:divBdr>
        <w:top w:val="none" w:sz="0" w:space="0" w:color="auto"/>
        <w:left w:val="none" w:sz="0" w:space="0" w:color="auto"/>
        <w:bottom w:val="none" w:sz="0" w:space="0" w:color="auto"/>
        <w:right w:val="none" w:sz="0" w:space="0" w:color="auto"/>
      </w:divBdr>
    </w:div>
    <w:div w:id="920678109">
      <w:bodyDiv w:val="1"/>
      <w:marLeft w:val="0"/>
      <w:marRight w:val="0"/>
      <w:marTop w:val="0"/>
      <w:marBottom w:val="0"/>
      <w:divBdr>
        <w:top w:val="none" w:sz="0" w:space="0" w:color="auto"/>
        <w:left w:val="none" w:sz="0" w:space="0" w:color="auto"/>
        <w:bottom w:val="none" w:sz="0" w:space="0" w:color="auto"/>
        <w:right w:val="none" w:sz="0" w:space="0" w:color="auto"/>
      </w:divBdr>
    </w:div>
    <w:div w:id="920681847">
      <w:bodyDiv w:val="1"/>
      <w:marLeft w:val="0"/>
      <w:marRight w:val="0"/>
      <w:marTop w:val="0"/>
      <w:marBottom w:val="0"/>
      <w:divBdr>
        <w:top w:val="none" w:sz="0" w:space="0" w:color="auto"/>
        <w:left w:val="none" w:sz="0" w:space="0" w:color="auto"/>
        <w:bottom w:val="none" w:sz="0" w:space="0" w:color="auto"/>
        <w:right w:val="none" w:sz="0" w:space="0" w:color="auto"/>
      </w:divBdr>
    </w:div>
    <w:div w:id="920869766">
      <w:bodyDiv w:val="1"/>
      <w:marLeft w:val="0"/>
      <w:marRight w:val="0"/>
      <w:marTop w:val="0"/>
      <w:marBottom w:val="0"/>
      <w:divBdr>
        <w:top w:val="none" w:sz="0" w:space="0" w:color="auto"/>
        <w:left w:val="none" w:sz="0" w:space="0" w:color="auto"/>
        <w:bottom w:val="none" w:sz="0" w:space="0" w:color="auto"/>
        <w:right w:val="none" w:sz="0" w:space="0" w:color="auto"/>
      </w:divBdr>
    </w:div>
    <w:div w:id="920989973">
      <w:bodyDiv w:val="1"/>
      <w:marLeft w:val="0"/>
      <w:marRight w:val="0"/>
      <w:marTop w:val="0"/>
      <w:marBottom w:val="0"/>
      <w:divBdr>
        <w:top w:val="none" w:sz="0" w:space="0" w:color="auto"/>
        <w:left w:val="none" w:sz="0" w:space="0" w:color="auto"/>
        <w:bottom w:val="none" w:sz="0" w:space="0" w:color="auto"/>
        <w:right w:val="none" w:sz="0" w:space="0" w:color="auto"/>
      </w:divBdr>
    </w:div>
    <w:div w:id="921066568">
      <w:bodyDiv w:val="1"/>
      <w:marLeft w:val="0"/>
      <w:marRight w:val="0"/>
      <w:marTop w:val="0"/>
      <w:marBottom w:val="0"/>
      <w:divBdr>
        <w:top w:val="none" w:sz="0" w:space="0" w:color="auto"/>
        <w:left w:val="none" w:sz="0" w:space="0" w:color="auto"/>
        <w:bottom w:val="none" w:sz="0" w:space="0" w:color="auto"/>
        <w:right w:val="none" w:sz="0" w:space="0" w:color="auto"/>
      </w:divBdr>
    </w:div>
    <w:div w:id="921721070">
      <w:bodyDiv w:val="1"/>
      <w:marLeft w:val="0"/>
      <w:marRight w:val="0"/>
      <w:marTop w:val="0"/>
      <w:marBottom w:val="0"/>
      <w:divBdr>
        <w:top w:val="none" w:sz="0" w:space="0" w:color="auto"/>
        <w:left w:val="none" w:sz="0" w:space="0" w:color="auto"/>
        <w:bottom w:val="none" w:sz="0" w:space="0" w:color="auto"/>
        <w:right w:val="none" w:sz="0" w:space="0" w:color="auto"/>
      </w:divBdr>
    </w:div>
    <w:div w:id="921917148">
      <w:bodyDiv w:val="1"/>
      <w:marLeft w:val="0"/>
      <w:marRight w:val="0"/>
      <w:marTop w:val="0"/>
      <w:marBottom w:val="0"/>
      <w:divBdr>
        <w:top w:val="none" w:sz="0" w:space="0" w:color="auto"/>
        <w:left w:val="none" w:sz="0" w:space="0" w:color="auto"/>
        <w:bottom w:val="none" w:sz="0" w:space="0" w:color="auto"/>
        <w:right w:val="none" w:sz="0" w:space="0" w:color="auto"/>
      </w:divBdr>
    </w:div>
    <w:div w:id="922027967">
      <w:bodyDiv w:val="1"/>
      <w:marLeft w:val="0"/>
      <w:marRight w:val="0"/>
      <w:marTop w:val="0"/>
      <w:marBottom w:val="0"/>
      <w:divBdr>
        <w:top w:val="none" w:sz="0" w:space="0" w:color="auto"/>
        <w:left w:val="none" w:sz="0" w:space="0" w:color="auto"/>
        <w:bottom w:val="none" w:sz="0" w:space="0" w:color="auto"/>
        <w:right w:val="none" w:sz="0" w:space="0" w:color="auto"/>
      </w:divBdr>
    </w:div>
    <w:div w:id="923345970">
      <w:bodyDiv w:val="1"/>
      <w:marLeft w:val="0"/>
      <w:marRight w:val="0"/>
      <w:marTop w:val="0"/>
      <w:marBottom w:val="0"/>
      <w:divBdr>
        <w:top w:val="none" w:sz="0" w:space="0" w:color="auto"/>
        <w:left w:val="none" w:sz="0" w:space="0" w:color="auto"/>
        <w:bottom w:val="none" w:sz="0" w:space="0" w:color="auto"/>
        <w:right w:val="none" w:sz="0" w:space="0" w:color="auto"/>
      </w:divBdr>
    </w:div>
    <w:div w:id="923614523">
      <w:bodyDiv w:val="1"/>
      <w:marLeft w:val="0"/>
      <w:marRight w:val="0"/>
      <w:marTop w:val="0"/>
      <w:marBottom w:val="0"/>
      <w:divBdr>
        <w:top w:val="none" w:sz="0" w:space="0" w:color="auto"/>
        <w:left w:val="none" w:sz="0" w:space="0" w:color="auto"/>
        <w:bottom w:val="none" w:sz="0" w:space="0" w:color="auto"/>
        <w:right w:val="none" w:sz="0" w:space="0" w:color="auto"/>
      </w:divBdr>
    </w:div>
    <w:div w:id="924145352">
      <w:bodyDiv w:val="1"/>
      <w:marLeft w:val="0"/>
      <w:marRight w:val="0"/>
      <w:marTop w:val="0"/>
      <w:marBottom w:val="0"/>
      <w:divBdr>
        <w:top w:val="none" w:sz="0" w:space="0" w:color="auto"/>
        <w:left w:val="none" w:sz="0" w:space="0" w:color="auto"/>
        <w:bottom w:val="none" w:sz="0" w:space="0" w:color="auto"/>
        <w:right w:val="none" w:sz="0" w:space="0" w:color="auto"/>
      </w:divBdr>
    </w:div>
    <w:div w:id="924337253">
      <w:bodyDiv w:val="1"/>
      <w:marLeft w:val="0"/>
      <w:marRight w:val="0"/>
      <w:marTop w:val="0"/>
      <w:marBottom w:val="0"/>
      <w:divBdr>
        <w:top w:val="none" w:sz="0" w:space="0" w:color="auto"/>
        <w:left w:val="none" w:sz="0" w:space="0" w:color="auto"/>
        <w:bottom w:val="none" w:sz="0" w:space="0" w:color="auto"/>
        <w:right w:val="none" w:sz="0" w:space="0" w:color="auto"/>
      </w:divBdr>
    </w:div>
    <w:div w:id="924455268">
      <w:bodyDiv w:val="1"/>
      <w:marLeft w:val="0"/>
      <w:marRight w:val="0"/>
      <w:marTop w:val="0"/>
      <w:marBottom w:val="0"/>
      <w:divBdr>
        <w:top w:val="none" w:sz="0" w:space="0" w:color="auto"/>
        <w:left w:val="none" w:sz="0" w:space="0" w:color="auto"/>
        <w:bottom w:val="none" w:sz="0" w:space="0" w:color="auto"/>
        <w:right w:val="none" w:sz="0" w:space="0" w:color="auto"/>
      </w:divBdr>
    </w:div>
    <w:div w:id="925118723">
      <w:bodyDiv w:val="1"/>
      <w:marLeft w:val="0"/>
      <w:marRight w:val="0"/>
      <w:marTop w:val="0"/>
      <w:marBottom w:val="0"/>
      <w:divBdr>
        <w:top w:val="none" w:sz="0" w:space="0" w:color="auto"/>
        <w:left w:val="none" w:sz="0" w:space="0" w:color="auto"/>
        <w:bottom w:val="none" w:sz="0" w:space="0" w:color="auto"/>
        <w:right w:val="none" w:sz="0" w:space="0" w:color="auto"/>
      </w:divBdr>
    </w:div>
    <w:div w:id="925502654">
      <w:bodyDiv w:val="1"/>
      <w:marLeft w:val="0"/>
      <w:marRight w:val="0"/>
      <w:marTop w:val="0"/>
      <w:marBottom w:val="0"/>
      <w:divBdr>
        <w:top w:val="none" w:sz="0" w:space="0" w:color="auto"/>
        <w:left w:val="none" w:sz="0" w:space="0" w:color="auto"/>
        <w:bottom w:val="none" w:sz="0" w:space="0" w:color="auto"/>
        <w:right w:val="none" w:sz="0" w:space="0" w:color="auto"/>
      </w:divBdr>
    </w:div>
    <w:div w:id="925647052">
      <w:bodyDiv w:val="1"/>
      <w:marLeft w:val="0"/>
      <w:marRight w:val="0"/>
      <w:marTop w:val="0"/>
      <w:marBottom w:val="0"/>
      <w:divBdr>
        <w:top w:val="none" w:sz="0" w:space="0" w:color="auto"/>
        <w:left w:val="none" w:sz="0" w:space="0" w:color="auto"/>
        <w:bottom w:val="none" w:sz="0" w:space="0" w:color="auto"/>
        <w:right w:val="none" w:sz="0" w:space="0" w:color="auto"/>
      </w:divBdr>
    </w:div>
    <w:div w:id="925915790">
      <w:bodyDiv w:val="1"/>
      <w:marLeft w:val="0"/>
      <w:marRight w:val="0"/>
      <w:marTop w:val="0"/>
      <w:marBottom w:val="0"/>
      <w:divBdr>
        <w:top w:val="none" w:sz="0" w:space="0" w:color="auto"/>
        <w:left w:val="none" w:sz="0" w:space="0" w:color="auto"/>
        <w:bottom w:val="none" w:sz="0" w:space="0" w:color="auto"/>
        <w:right w:val="none" w:sz="0" w:space="0" w:color="auto"/>
      </w:divBdr>
    </w:div>
    <w:div w:id="926622261">
      <w:bodyDiv w:val="1"/>
      <w:marLeft w:val="0"/>
      <w:marRight w:val="0"/>
      <w:marTop w:val="0"/>
      <w:marBottom w:val="0"/>
      <w:divBdr>
        <w:top w:val="none" w:sz="0" w:space="0" w:color="auto"/>
        <w:left w:val="none" w:sz="0" w:space="0" w:color="auto"/>
        <w:bottom w:val="none" w:sz="0" w:space="0" w:color="auto"/>
        <w:right w:val="none" w:sz="0" w:space="0" w:color="auto"/>
      </w:divBdr>
    </w:div>
    <w:div w:id="928124323">
      <w:bodyDiv w:val="1"/>
      <w:marLeft w:val="0"/>
      <w:marRight w:val="0"/>
      <w:marTop w:val="0"/>
      <w:marBottom w:val="0"/>
      <w:divBdr>
        <w:top w:val="none" w:sz="0" w:space="0" w:color="auto"/>
        <w:left w:val="none" w:sz="0" w:space="0" w:color="auto"/>
        <w:bottom w:val="none" w:sz="0" w:space="0" w:color="auto"/>
        <w:right w:val="none" w:sz="0" w:space="0" w:color="auto"/>
      </w:divBdr>
    </w:div>
    <w:div w:id="928348651">
      <w:bodyDiv w:val="1"/>
      <w:marLeft w:val="0"/>
      <w:marRight w:val="0"/>
      <w:marTop w:val="0"/>
      <w:marBottom w:val="0"/>
      <w:divBdr>
        <w:top w:val="none" w:sz="0" w:space="0" w:color="auto"/>
        <w:left w:val="none" w:sz="0" w:space="0" w:color="auto"/>
        <w:bottom w:val="none" w:sz="0" w:space="0" w:color="auto"/>
        <w:right w:val="none" w:sz="0" w:space="0" w:color="auto"/>
      </w:divBdr>
    </w:div>
    <w:div w:id="928544986">
      <w:bodyDiv w:val="1"/>
      <w:marLeft w:val="0"/>
      <w:marRight w:val="0"/>
      <w:marTop w:val="0"/>
      <w:marBottom w:val="0"/>
      <w:divBdr>
        <w:top w:val="none" w:sz="0" w:space="0" w:color="auto"/>
        <w:left w:val="none" w:sz="0" w:space="0" w:color="auto"/>
        <w:bottom w:val="none" w:sz="0" w:space="0" w:color="auto"/>
        <w:right w:val="none" w:sz="0" w:space="0" w:color="auto"/>
      </w:divBdr>
    </w:div>
    <w:div w:id="929041125">
      <w:bodyDiv w:val="1"/>
      <w:marLeft w:val="0"/>
      <w:marRight w:val="0"/>
      <w:marTop w:val="0"/>
      <w:marBottom w:val="0"/>
      <w:divBdr>
        <w:top w:val="none" w:sz="0" w:space="0" w:color="auto"/>
        <w:left w:val="none" w:sz="0" w:space="0" w:color="auto"/>
        <w:bottom w:val="none" w:sz="0" w:space="0" w:color="auto"/>
        <w:right w:val="none" w:sz="0" w:space="0" w:color="auto"/>
      </w:divBdr>
    </w:div>
    <w:div w:id="929237895">
      <w:bodyDiv w:val="1"/>
      <w:marLeft w:val="0"/>
      <w:marRight w:val="0"/>
      <w:marTop w:val="0"/>
      <w:marBottom w:val="0"/>
      <w:divBdr>
        <w:top w:val="none" w:sz="0" w:space="0" w:color="auto"/>
        <w:left w:val="none" w:sz="0" w:space="0" w:color="auto"/>
        <w:bottom w:val="none" w:sz="0" w:space="0" w:color="auto"/>
        <w:right w:val="none" w:sz="0" w:space="0" w:color="auto"/>
      </w:divBdr>
    </w:div>
    <w:div w:id="930554311">
      <w:bodyDiv w:val="1"/>
      <w:marLeft w:val="0"/>
      <w:marRight w:val="0"/>
      <w:marTop w:val="0"/>
      <w:marBottom w:val="0"/>
      <w:divBdr>
        <w:top w:val="none" w:sz="0" w:space="0" w:color="auto"/>
        <w:left w:val="none" w:sz="0" w:space="0" w:color="auto"/>
        <w:bottom w:val="none" w:sz="0" w:space="0" w:color="auto"/>
        <w:right w:val="none" w:sz="0" w:space="0" w:color="auto"/>
      </w:divBdr>
    </w:div>
    <w:div w:id="931203874">
      <w:bodyDiv w:val="1"/>
      <w:marLeft w:val="0"/>
      <w:marRight w:val="0"/>
      <w:marTop w:val="0"/>
      <w:marBottom w:val="0"/>
      <w:divBdr>
        <w:top w:val="none" w:sz="0" w:space="0" w:color="auto"/>
        <w:left w:val="none" w:sz="0" w:space="0" w:color="auto"/>
        <w:bottom w:val="none" w:sz="0" w:space="0" w:color="auto"/>
        <w:right w:val="none" w:sz="0" w:space="0" w:color="auto"/>
      </w:divBdr>
    </w:div>
    <w:div w:id="931209634">
      <w:bodyDiv w:val="1"/>
      <w:marLeft w:val="0"/>
      <w:marRight w:val="0"/>
      <w:marTop w:val="0"/>
      <w:marBottom w:val="0"/>
      <w:divBdr>
        <w:top w:val="none" w:sz="0" w:space="0" w:color="auto"/>
        <w:left w:val="none" w:sz="0" w:space="0" w:color="auto"/>
        <w:bottom w:val="none" w:sz="0" w:space="0" w:color="auto"/>
        <w:right w:val="none" w:sz="0" w:space="0" w:color="auto"/>
      </w:divBdr>
    </w:div>
    <w:div w:id="932739816">
      <w:bodyDiv w:val="1"/>
      <w:marLeft w:val="0"/>
      <w:marRight w:val="0"/>
      <w:marTop w:val="0"/>
      <w:marBottom w:val="0"/>
      <w:divBdr>
        <w:top w:val="none" w:sz="0" w:space="0" w:color="auto"/>
        <w:left w:val="none" w:sz="0" w:space="0" w:color="auto"/>
        <w:bottom w:val="none" w:sz="0" w:space="0" w:color="auto"/>
        <w:right w:val="none" w:sz="0" w:space="0" w:color="auto"/>
      </w:divBdr>
    </w:div>
    <w:div w:id="932740570">
      <w:bodyDiv w:val="1"/>
      <w:marLeft w:val="0"/>
      <w:marRight w:val="0"/>
      <w:marTop w:val="0"/>
      <w:marBottom w:val="0"/>
      <w:divBdr>
        <w:top w:val="none" w:sz="0" w:space="0" w:color="auto"/>
        <w:left w:val="none" w:sz="0" w:space="0" w:color="auto"/>
        <w:bottom w:val="none" w:sz="0" w:space="0" w:color="auto"/>
        <w:right w:val="none" w:sz="0" w:space="0" w:color="auto"/>
      </w:divBdr>
    </w:div>
    <w:div w:id="933630702">
      <w:bodyDiv w:val="1"/>
      <w:marLeft w:val="0"/>
      <w:marRight w:val="0"/>
      <w:marTop w:val="0"/>
      <w:marBottom w:val="0"/>
      <w:divBdr>
        <w:top w:val="none" w:sz="0" w:space="0" w:color="auto"/>
        <w:left w:val="none" w:sz="0" w:space="0" w:color="auto"/>
        <w:bottom w:val="none" w:sz="0" w:space="0" w:color="auto"/>
        <w:right w:val="none" w:sz="0" w:space="0" w:color="auto"/>
      </w:divBdr>
    </w:div>
    <w:div w:id="934168790">
      <w:bodyDiv w:val="1"/>
      <w:marLeft w:val="0"/>
      <w:marRight w:val="0"/>
      <w:marTop w:val="0"/>
      <w:marBottom w:val="0"/>
      <w:divBdr>
        <w:top w:val="none" w:sz="0" w:space="0" w:color="auto"/>
        <w:left w:val="none" w:sz="0" w:space="0" w:color="auto"/>
        <w:bottom w:val="none" w:sz="0" w:space="0" w:color="auto"/>
        <w:right w:val="none" w:sz="0" w:space="0" w:color="auto"/>
      </w:divBdr>
    </w:div>
    <w:div w:id="934553971">
      <w:bodyDiv w:val="1"/>
      <w:marLeft w:val="0"/>
      <w:marRight w:val="0"/>
      <w:marTop w:val="0"/>
      <w:marBottom w:val="0"/>
      <w:divBdr>
        <w:top w:val="none" w:sz="0" w:space="0" w:color="auto"/>
        <w:left w:val="none" w:sz="0" w:space="0" w:color="auto"/>
        <w:bottom w:val="none" w:sz="0" w:space="0" w:color="auto"/>
        <w:right w:val="none" w:sz="0" w:space="0" w:color="auto"/>
      </w:divBdr>
    </w:div>
    <w:div w:id="934946164">
      <w:bodyDiv w:val="1"/>
      <w:marLeft w:val="0"/>
      <w:marRight w:val="0"/>
      <w:marTop w:val="0"/>
      <w:marBottom w:val="0"/>
      <w:divBdr>
        <w:top w:val="none" w:sz="0" w:space="0" w:color="auto"/>
        <w:left w:val="none" w:sz="0" w:space="0" w:color="auto"/>
        <w:bottom w:val="none" w:sz="0" w:space="0" w:color="auto"/>
        <w:right w:val="none" w:sz="0" w:space="0" w:color="auto"/>
      </w:divBdr>
    </w:div>
    <w:div w:id="935093345">
      <w:bodyDiv w:val="1"/>
      <w:marLeft w:val="0"/>
      <w:marRight w:val="0"/>
      <w:marTop w:val="0"/>
      <w:marBottom w:val="0"/>
      <w:divBdr>
        <w:top w:val="none" w:sz="0" w:space="0" w:color="auto"/>
        <w:left w:val="none" w:sz="0" w:space="0" w:color="auto"/>
        <w:bottom w:val="none" w:sz="0" w:space="0" w:color="auto"/>
        <w:right w:val="none" w:sz="0" w:space="0" w:color="auto"/>
      </w:divBdr>
    </w:div>
    <w:div w:id="935553314">
      <w:bodyDiv w:val="1"/>
      <w:marLeft w:val="0"/>
      <w:marRight w:val="0"/>
      <w:marTop w:val="0"/>
      <w:marBottom w:val="0"/>
      <w:divBdr>
        <w:top w:val="none" w:sz="0" w:space="0" w:color="auto"/>
        <w:left w:val="none" w:sz="0" w:space="0" w:color="auto"/>
        <w:bottom w:val="none" w:sz="0" w:space="0" w:color="auto"/>
        <w:right w:val="none" w:sz="0" w:space="0" w:color="auto"/>
      </w:divBdr>
    </w:div>
    <w:div w:id="936329605">
      <w:bodyDiv w:val="1"/>
      <w:marLeft w:val="0"/>
      <w:marRight w:val="0"/>
      <w:marTop w:val="0"/>
      <w:marBottom w:val="0"/>
      <w:divBdr>
        <w:top w:val="none" w:sz="0" w:space="0" w:color="auto"/>
        <w:left w:val="none" w:sz="0" w:space="0" w:color="auto"/>
        <w:bottom w:val="none" w:sz="0" w:space="0" w:color="auto"/>
        <w:right w:val="none" w:sz="0" w:space="0" w:color="auto"/>
      </w:divBdr>
    </w:div>
    <w:div w:id="937443033">
      <w:bodyDiv w:val="1"/>
      <w:marLeft w:val="0"/>
      <w:marRight w:val="0"/>
      <w:marTop w:val="0"/>
      <w:marBottom w:val="0"/>
      <w:divBdr>
        <w:top w:val="none" w:sz="0" w:space="0" w:color="auto"/>
        <w:left w:val="none" w:sz="0" w:space="0" w:color="auto"/>
        <w:bottom w:val="none" w:sz="0" w:space="0" w:color="auto"/>
        <w:right w:val="none" w:sz="0" w:space="0" w:color="auto"/>
      </w:divBdr>
    </w:div>
    <w:div w:id="937637516">
      <w:bodyDiv w:val="1"/>
      <w:marLeft w:val="0"/>
      <w:marRight w:val="0"/>
      <w:marTop w:val="0"/>
      <w:marBottom w:val="0"/>
      <w:divBdr>
        <w:top w:val="none" w:sz="0" w:space="0" w:color="auto"/>
        <w:left w:val="none" w:sz="0" w:space="0" w:color="auto"/>
        <w:bottom w:val="none" w:sz="0" w:space="0" w:color="auto"/>
        <w:right w:val="none" w:sz="0" w:space="0" w:color="auto"/>
      </w:divBdr>
    </w:div>
    <w:div w:id="938608571">
      <w:bodyDiv w:val="1"/>
      <w:marLeft w:val="0"/>
      <w:marRight w:val="0"/>
      <w:marTop w:val="0"/>
      <w:marBottom w:val="0"/>
      <w:divBdr>
        <w:top w:val="none" w:sz="0" w:space="0" w:color="auto"/>
        <w:left w:val="none" w:sz="0" w:space="0" w:color="auto"/>
        <w:bottom w:val="none" w:sz="0" w:space="0" w:color="auto"/>
        <w:right w:val="none" w:sz="0" w:space="0" w:color="auto"/>
      </w:divBdr>
    </w:div>
    <w:div w:id="939069982">
      <w:bodyDiv w:val="1"/>
      <w:marLeft w:val="0"/>
      <w:marRight w:val="0"/>
      <w:marTop w:val="0"/>
      <w:marBottom w:val="0"/>
      <w:divBdr>
        <w:top w:val="none" w:sz="0" w:space="0" w:color="auto"/>
        <w:left w:val="none" w:sz="0" w:space="0" w:color="auto"/>
        <w:bottom w:val="none" w:sz="0" w:space="0" w:color="auto"/>
        <w:right w:val="none" w:sz="0" w:space="0" w:color="auto"/>
      </w:divBdr>
    </w:div>
    <w:div w:id="939263210">
      <w:bodyDiv w:val="1"/>
      <w:marLeft w:val="0"/>
      <w:marRight w:val="0"/>
      <w:marTop w:val="0"/>
      <w:marBottom w:val="0"/>
      <w:divBdr>
        <w:top w:val="none" w:sz="0" w:space="0" w:color="auto"/>
        <w:left w:val="none" w:sz="0" w:space="0" w:color="auto"/>
        <w:bottom w:val="none" w:sz="0" w:space="0" w:color="auto"/>
        <w:right w:val="none" w:sz="0" w:space="0" w:color="auto"/>
      </w:divBdr>
    </w:div>
    <w:div w:id="939753039">
      <w:bodyDiv w:val="1"/>
      <w:marLeft w:val="0"/>
      <w:marRight w:val="0"/>
      <w:marTop w:val="0"/>
      <w:marBottom w:val="0"/>
      <w:divBdr>
        <w:top w:val="none" w:sz="0" w:space="0" w:color="auto"/>
        <w:left w:val="none" w:sz="0" w:space="0" w:color="auto"/>
        <w:bottom w:val="none" w:sz="0" w:space="0" w:color="auto"/>
        <w:right w:val="none" w:sz="0" w:space="0" w:color="auto"/>
      </w:divBdr>
    </w:div>
    <w:div w:id="940769738">
      <w:bodyDiv w:val="1"/>
      <w:marLeft w:val="0"/>
      <w:marRight w:val="0"/>
      <w:marTop w:val="0"/>
      <w:marBottom w:val="0"/>
      <w:divBdr>
        <w:top w:val="none" w:sz="0" w:space="0" w:color="auto"/>
        <w:left w:val="none" w:sz="0" w:space="0" w:color="auto"/>
        <w:bottom w:val="none" w:sz="0" w:space="0" w:color="auto"/>
        <w:right w:val="none" w:sz="0" w:space="0" w:color="auto"/>
      </w:divBdr>
    </w:div>
    <w:div w:id="941228885">
      <w:bodyDiv w:val="1"/>
      <w:marLeft w:val="0"/>
      <w:marRight w:val="0"/>
      <w:marTop w:val="0"/>
      <w:marBottom w:val="0"/>
      <w:divBdr>
        <w:top w:val="none" w:sz="0" w:space="0" w:color="auto"/>
        <w:left w:val="none" w:sz="0" w:space="0" w:color="auto"/>
        <w:bottom w:val="none" w:sz="0" w:space="0" w:color="auto"/>
        <w:right w:val="none" w:sz="0" w:space="0" w:color="auto"/>
      </w:divBdr>
    </w:div>
    <w:div w:id="941231889">
      <w:bodyDiv w:val="1"/>
      <w:marLeft w:val="0"/>
      <w:marRight w:val="0"/>
      <w:marTop w:val="0"/>
      <w:marBottom w:val="0"/>
      <w:divBdr>
        <w:top w:val="none" w:sz="0" w:space="0" w:color="auto"/>
        <w:left w:val="none" w:sz="0" w:space="0" w:color="auto"/>
        <w:bottom w:val="none" w:sz="0" w:space="0" w:color="auto"/>
        <w:right w:val="none" w:sz="0" w:space="0" w:color="auto"/>
      </w:divBdr>
    </w:div>
    <w:div w:id="941499292">
      <w:bodyDiv w:val="1"/>
      <w:marLeft w:val="0"/>
      <w:marRight w:val="0"/>
      <w:marTop w:val="0"/>
      <w:marBottom w:val="0"/>
      <w:divBdr>
        <w:top w:val="none" w:sz="0" w:space="0" w:color="auto"/>
        <w:left w:val="none" w:sz="0" w:space="0" w:color="auto"/>
        <w:bottom w:val="none" w:sz="0" w:space="0" w:color="auto"/>
        <w:right w:val="none" w:sz="0" w:space="0" w:color="auto"/>
      </w:divBdr>
    </w:div>
    <w:div w:id="942298958">
      <w:bodyDiv w:val="1"/>
      <w:marLeft w:val="0"/>
      <w:marRight w:val="0"/>
      <w:marTop w:val="0"/>
      <w:marBottom w:val="0"/>
      <w:divBdr>
        <w:top w:val="none" w:sz="0" w:space="0" w:color="auto"/>
        <w:left w:val="none" w:sz="0" w:space="0" w:color="auto"/>
        <w:bottom w:val="none" w:sz="0" w:space="0" w:color="auto"/>
        <w:right w:val="none" w:sz="0" w:space="0" w:color="auto"/>
      </w:divBdr>
    </w:div>
    <w:div w:id="942420174">
      <w:bodyDiv w:val="1"/>
      <w:marLeft w:val="0"/>
      <w:marRight w:val="0"/>
      <w:marTop w:val="0"/>
      <w:marBottom w:val="0"/>
      <w:divBdr>
        <w:top w:val="none" w:sz="0" w:space="0" w:color="auto"/>
        <w:left w:val="none" w:sz="0" w:space="0" w:color="auto"/>
        <w:bottom w:val="none" w:sz="0" w:space="0" w:color="auto"/>
        <w:right w:val="none" w:sz="0" w:space="0" w:color="auto"/>
      </w:divBdr>
    </w:div>
    <w:div w:id="943265391">
      <w:bodyDiv w:val="1"/>
      <w:marLeft w:val="0"/>
      <w:marRight w:val="0"/>
      <w:marTop w:val="0"/>
      <w:marBottom w:val="0"/>
      <w:divBdr>
        <w:top w:val="none" w:sz="0" w:space="0" w:color="auto"/>
        <w:left w:val="none" w:sz="0" w:space="0" w:color="auto"/>
        <w:bottom w:val="none" w:sz="0" w:space="0" w:color="auto"/>
        <w:right w:val="none" w:sz="0" w:space="0" w:color="auto"/>
      </w:divBdr>
    </w:div>
    <w:div w:id="943924288">
      <w:bodyDiv w:val="1"/>
      <w:marLeft w:val="0"/>
      <w:marRight w:val="0"/>
      <w:marTop w:val="0"/>
      <w:marBottom w:val="0"/>
      <w:divBdr>
        <w:top w:val="none" w:sz="0" w:space="0" w:color="auto"/>
        <w:left w:val="none" w:sz="0" w:space="0" w:color="auto"/>
        <w:bottom w:val="none" w:sz="0" w:space="0" w:color="auto"/>
        <w:right w:val="none" w:sz="0" w:space="0" w:color="auto"/>
      </w:divBdr>
    </w:div>
    <w:div w:id="944387631">
      <w:bodyDiv w:val="1"/>
      <w:marLeft w:val="0"/>
      <w:marRight w:val="0"/>
      <w:marTop w:val="0"/>
      <w:marBottom w:val="0"/>
      <w:divBdr>
        <w:top w:val="none" w:sz="0" w:space="0" w:color="auto"/>
        <w:left w:val="none" w:sz="0" w:space="0" w:color="auto"/>
        <w:bottom w:val="none" w:sz="0" w:space="0" w:color="auto"/>
        <w:right w:val="none" w:sz="0" w:space="0" w:color="auto"/>
      </w:divBdr>
    </w:div>
    <w:div w:id="944389965">
      <w:bodyDiv w:val="1"/>
      <w:marLeft w:val="0"/>
      <w:marRight w:val="0"/>
      <w:marTop w:val="0"/>
      <w:marBottom w:val="0"/>
      <w:divBdr>
        <w:top w:val="none" w:sz="0" w:space="0" w:color="auto"/>
        <w:left w:val="none" w:sz="0" w:space="0" w:color="auto"/>
        <w:bottom w:val="none" w:sz="0" w:space="0" w:color="auto"/>
        <w:right w:val="none" w:sz="0" w:space="0" w:color="auto"/>
      </w:divBdr>
    </w:div>
    <w:div w:id="944577934">
      <w:bodyDiv w:val="1"/>
      <w:marLeft w:val="0"/>
      <w:marRight w:val="0"/>
      <w:marTop w:val="0"/>
      <w:marBottom w:val="0"/>
      <w:divBdr>
        <w:top w:val="none" w:sz="0" w:space="0" w:color="auto"/>
        <w:left w:val="none" w:sz="0" w:space="0" w:color="auto"/>
        <w:bottom w:val="none" w:sz="0" w:space="0" w:color="auto"/>
        <w:right w:val="none" w:sz="0" w:space="0" w:color="auto"/>
      </w:divBdr>
    </w:div>
    <w:div w:id="945816529">
      <w:bodyDiv w:val="1"/>
      <w:marLeft w:val="0"/>
      <w:marRight w:val="0"/>
      <w:marTop w:val="0"/>
      <w:marBottom w:val="0"/>
      <w:divBdr>
        <w:top w:val="none" w:sz="0" w:space="0" w:color="auto"/>
        <w:left w:val="none" w:sz="0" w:space="0" w:color="auto"/>
        <w:bottom w:val="none" w:sz="0" w:space="0" w:color="auto"/>
        <w:right w:val="none" w:sz="0" w:space="0" w:color="auto"/>
      </w:divBdr>
    </w:div>
    <w:div w:id="946042197">
      <w:bodyDiv w:val="1"/>
      <w:marLeft w:val="0"/>
      <w:marRight w:val="0"/>
      <w:marTop w:val="0"/>
      <w:marBottom w:val="0"/>
      <w:divBdr>
        <w:top w:val="none" w:sz="0" w:space="0" w:color="auto"/>
        <w:left w:val="none" w:sz="0" w:space="0" w:color="auto"/>
        <w:bottom w:val="none" w:sz="0" w:space="0" w:color="auto"/>
        <w:right w:val="none" w:sz="0" w:space="0" w:color="auto"/>
      </w:divBdr>
    </w:div>
    <w:div w:id="946694579">
      <w:bodyDiv w:val="1"/>
      <w:marLeft w:val="0"/>
      <w:marRight w:val="0"/>
      <w:marTop w:val="0"/>
      <w:marBottom w:val="0"/>
      <w:divBdr>
        <w:top w:val="none" w:sz="0" w:space="0" w:color="auto"/>
        <w:left w:val="none" w:sz="0" w:space="0" w:color="auto"/>
        <w:bottom w:val="none" w:sz="0" w:space="0" w:color="auto"/>
        <w:right w:val="none" w:sz="0" w:space="0" w:color="auto"/>
      </w:divBdr>
    </w:div>
    <w:div w:id="946932438">
      <w:bodyDiv w:val="1"/>
      <w:marLeft w:val="0"/>
      <w:marRight w:val="0"/>
      <w:marTop w:val="0"/>
      <w:marBottom w:val="0"/>
      <w:divBdr>
        <w:top w:val="none" w:sz="0" w:space="0" w:color="auto"/>
        <w:left w:val="none" w:sz="0" w:space="0" w:color="auto"/>
        <w:bottom w:val="none" w:sz="0" w:space="0" w:color="auto"/>
        <w:right w:val="none" w:sz="0" w:space="0" w:color="auto"/>
      </w:divBdr>
    </w:div>
    <w:div w:id="947007682">
      <w:bodyDiv w:val="1"/>
      <w:marLeft w:val="0"/>
      <w:marRight w:val="0"/>
      <w:marTop w:val="0"/>
      <w:marBottom w:val="0"/>
      <w:divBdr>
        <w:top w:val="none" w:sz="0" w:space="0" w:color="auto"/>
        <w:left w:val="none" w:sz="0" w:space="0" w:color="auto"/>
        <w:bottom w:val="none" w:sz="0" w:space="0" w:color="auto"/>
        <w:right w:val="none" w:sz="0" w:space="0" w:color="auto"/>
      </w:divBdr>
    </w:div>
    <w:div w:id="947616965">
      <w:bodyDiv w:val="1"/>
      <w:marLeft w:val="0"/>
      <w:marRight w:val="0"/>
      <w:marTop w:val="0"/>
      <w:marBottom w:val="0"/>
      <w:divBdr>
        <w:top w:val="none" w:sz="0" w:space="0" w:color="auto"/>
        <w:left w:val="none" w:sz="0" w:space="0" w:color="auto"/>
        <w:bottom w:val="none" w:sz="0" w:space="0" w:color="auto"/>
        <w:right w:val="none" w:sz="0" w:space="0" w:color="auto"/>
      </w:divBdr>
    </w:div>
    <w:div w:id="947809462">
      <w:bodyDiv w:val="1"/>
      <w:marLeft w:val="0"/>
      <w:marRight w:val="0"/>
      <w:marTop w:val="0"/>
      <w:marBottom w:val="0"/>
      <w:divBdr>
        <w:top w:val="none" w:sz="0" w:space="0" w:color="auto"/>
        <w:left w:val="none" w:sz="0" w:space="0" w:color="auto"/>
        <w:bottom w:val="none" w:sz="0" w:space="0" w:color="auto"/>
        <w:right w:val="none" w:sz="0" w:space="0" w:color="auto"/>
      </w:divBdr>
    </w:div>
    <w:div w:id="948197922">
      <w:bodyDiv w:val="1"/>
      <w:marLeft w:val="0"/>
      <w:marRight w:val="0"/>
      <w:marTop w:val="0"/>
      <w:marBottom w:val="0"/>
      <w:divBdr>
        <w:top w:val="none" w:sz="0" w:space="0" w:color="auto"/>
        <w:left w:val="none" w:sz="0" w:space="0" w:color="auto"/>
        <w:bottom w:val="none" w:sz="0" w:space="0" w:color="auto"/>
        <w:right w:val="none" w:sz="0" w:space="0" w:color="auto"/>
      </w:divBdr>
    </w:div>
    <w:div w:id="948313278">
      <w:bodyDiv w:val="1"/>
      <w:marLeft w:val="0"/>
      <w:marRight w:val="0"/>
      <w:marTop w:val="0"/>
      <w:marBottom w:val="0"/>
      <w:divBdr>
        <w:top w:val="none" w:sz="0" w:space="0" w:color="auto"/>
        <w:left w:val="none" w:sz="0" w:space="0" w:color="auto"/>
        <w:bottom w:val="none" w:sz="0" w:space="0" w:color="auto"/>
        <w:right w:val="none" w:sz="0" w:space="0" w:color="auto"/>
      </w:divBdr>
    </w:div>
    <w:div w:id="948439848">
      <w:bodyDiv w:val="1"/>
      <w:marLeft w:val="0"/>
      <w:marRight w:val="0"/>
      <w:marTop w:val="0"/>
      <w:marBottom w:val="0"/>
      <w:divBdr>
        <w:top w:val="none" w:sz="0" w:space="0" w:color="auto"/>
        <w:left w:val="none" w:sz="0" w:space="0" w:color="auto"/>
        <w:bottom w:val="none" w:sz="0" w:space="0" w:color="auto"/>
        <w:right w:val="none" w:sz="0" w:space="0" w:color="auto"/>
      </w:divBdr>
    </w:div>
    <w:div w:id="948463271">
      <w:bodyDiv w:val="1"/>
      <w:marLeft w:val="0"/>
      <w:marRight w:val="0"/>
      <w:marTop w:val="0"/>
      <w:marBottom w:val="0"/>
      <w:divBdr>
        <w:top w:val="none" w:sz="0" w:space="0" w:color="auto"/>
        <w:left w:val="none" w:sz="0" w:space="0" w:color="auto"/>
        <w:bottom w:val="none" w:sz="0" w:space="0" w:color="auto"/>
        <w:right w:val="none" w:sz="0" w:space="0" w:color="auto"/>
      </w:divBdr>
    </w:div>
    <w:div w:id="948850669">
      <w:bodyDiv w:val="1"/>
      <w:marLeft w:val="0"/>
      <w:marRight w:val="0"/>
      <w:marTop w:val="0"/>
      <w:marBottom w:val="0"/>
      <w:divBdr>
        <w:top w:val="none" w:sz="0" w:space="0" w:color="auto"/>
        <w:left w:val="none" w:sz="0" w:space="0" w:color="auto"/>
        <w:bottom w:val="none" w:sz="0" w:space="0" w:color="auto"/>
        <w:right w:val="none" w:sz="0" w:space="0" w:color="auto"/>
      </w:divBdr>
    </w:div>
    <w:div w:id="948897484">
      <w:bodyDiv w:val="1"/>
      <w:marLeft w:val="0"/>
      <w:marRight w:val="0"/>
      <w:marTop w:val="0"/>
      <w:marBottom w:val="0"/>
      <w:divBdr>
        <w:top w:val="none" w:sz="0" w:space="0" w:color="auto"/>
        <w:left w:val="none" w:sz="0" w:space="0" w:color="auto"/>
        <w:bottom w:val="none" w:sz="0" w:space="0" w:color="auto"/>
        <w:right w:val="none" w:sz="0" w:space="0" w:color="auto"/>
      </w:divBdr>
    </w:div>
    <w:div w:id="949046456">
      <w:bodyDiv w:val="1"/>
      <w:marLeft w:val="0"/>
      <w:marRight w:val="0"/>
      <w:marTop w:val="0"/>
      <w:marBottom w:val="0"/>
      <w:divBdr>
        <w:top w:val="none" w:sz="0" w:space="0" w:color="auto"/>
        <w:left w:val="none" w:sz="0" w:space="0" w:color="auto"/>
        <w:bottom w:val="none" w:sz="0" w:space="0" w:color="auto"/>
        <w:right w:val="none" w:sz="0" w:space="0" w:color="auto"/>
      </w:divBdr>
    </w:div>
    <w:div w:id="949241047">
      <w:bodyDiv w:val="1"/>
      <w:marLeft w:val="0"/>
      <w:marRight w:val="0"/>
      <w:marTop w:val="0"/>
      <w:marBottom w:val="0"/>
      <w:divBdr>
        <w:top w:val="none" w:sz="0" w:space="0" w:color="auto"/>
        <w:left w:val="none" w:sz="0" w:space="0" w:color="auto"/>
        <w:bottom w:val="none" w:sz="0" w:space="0" w:color="auto"/>
        <w:right w:val="none" w:sz="0" w:space="0" w:color="auto"/>
      </w:divBdr>
    </w:div>
    <w:div w:id="949363363">
      <w:bodyDiv w:val="1"/>
      <w:marLeft w:val="0"/>
      <w:marRight w:val="0"/>
      <w:marTop w:val="0"/>
      <w:marBottom w:val="0"/>
      <w:divBdr>
        <w:top w:val="none" w:sz="0" w:space="0" w:color="auto"/>
        <w:left w:val="none" w:sz="0" w:space="0" w:color="auto"/>
        <w:bottom w:val="none" w:sz="0" w:space="0" w:color="auto"/>
        <w:right w:val="none" w:sz="0" w:space="0" w:color="auto"/>
      </w:divBdr>
    </w:div>
    <w:div w:id="949431593">
      <w:bodyDiv w:val="1"/>
      <w:marLeft w:val="0"/>
      <w:marRight w:val="0"/>
      <w:marTop w:val="0"/>
      <w:marBottom w:val="0"/>
      <w:divBdr>
        <w:top w:val="none" w:sz="0" w:space="0" w:color="auto"/>
        <w:left w:val="none" w:sz="0" w:space="0" w:color="auto"/>
        <w:bottom w:val="none" w:sz="0" w:space="0" w:color="auto"/>
        <w:right w:val="none" w:sz="0" w:space="0" w:color="auto"/>
      </w:divBdr>
    </w:div>
    <w:div w:id="949582226">
      <w:bodyDiv w:val="1"/>
      <w:marLeft w:val="0"/>
      <w:marRight w:val="0"/>
      <w:marTop w:val="0"/>
      <w:marBottom w:val="0"/>
      <w:divBdr>
        <w:top w:val="none" w:sz="0" w:space="0" w:color="auto"/>
        <w:left w:val="none" w:sz="0" w:space="0" w:color="auto"/>
        <w:bottom w:val="none" w:sz="0" w:space="0" w:color="auto"/>
        <w:right w:val="none" w:sz="0" w:space="0" w:color="auto"/>
      </w:divBdr>
    </w:div>
    <w:div w:id="949822382">
      <w:bodyDiv w:val="1"/>
      <w:marLeft w:val="0"/>
      <w:marRight w:val="0"/>
      <w:marTop w:val="0"/>
      <w:marBottom w:val="0"/>
      <w:divBdr>
        <w:top w:val="none" w:sz="0" w:space="0" w:color="auto"/>
        <w:left w:val="none" w:sz="0" w:space="0" w:color="auto"/>
        <w:bottom w:val="none" w:sz="0" w:space="0" w:color="auto"/>
        <w:right w:val="none" w:sz="0" w:space="0" w:color="auto"/>
      </w:divBdr>
    </w:div>
    <w:div w:id="949825005">
      <w:bodyDiv w:val="1"/>
      <w:marLeft w:val="0"/>
      <w:marRight w:val="0"/>
      <w:marTop w:val="0"/>
      <w:marBottom w:val="0"/>
      <w:divBdr>
        <w:top w:val="none" w:sz="0" w:space="0" w:color="auto"/>
        <w:left w:val="none" w:sz="0" w:space="0" w:color="auto"/>
        <w:bottom w:val="none" w:sz="0" w:space="0" w:color="auto"/>
        <w:right w:val="none" w:sz="0" w:space="0" w:color="auto"/>
      </w:divBdr>
    </w:div>
    <w:div w:id="949974028">
      <w:bodyDiv w:val="1"/>
      <w:marLeft w:val="0"/>
      <w:marRight w:val="0"/>
      <w:marTop w:val="0"/>
      <w:marBottom w:val="0"/>
      <w:divBdr>
        <w:top w:val="none" w:sz="0" w:space="0" w:color="auto"/>
        <w:left w:val="none" w:sz="0" w:space="0" w:color="auto"/>
        <w:bottom w:val="none" w:sz="0" w:space="0" w:color="auto"/>
        <w:right w:val="none" w:sz="0" w:space="0" w:color="auto"/>
      </w:divBdr>
    </w:div>
    <w:div w:id="950012847">
      <w:bodyDiv w:val="1"/>
      <w:marLeft w:val="0"/>
      <w:marRight w:val="0"/>
      <w:marTop w:val="0"/>
      <w:marBottom w:val="0"/>
      <w:divBdr>
        <w:top w:val="none" w:sz="0" w:space="0" w:color="auto"/>
        <w:left w:val="none" w:sz="0" w:space="0" w:color="auto"/>
        <w:bottom w:val="none" w:sz="0" w:space="0" w:color="auto"/>
        <w:right w:val="none" w:sz="0" w:space="0" w:color="auto"/>
      </w:divBdr>
    </w:div>
    <w:div w:id="950089385">
      <w:bodyDiv w:val="1"/>
      <w:marLeft w:val="0"/>
      <w:marRight w:val="0"/>
      <w:marTop w:val="0"/>
      <w:marBottom w:val="0"/>
      <w:divBdr>
        <w:top w:val="none" w:sz="0" w:space="0" w:color="auto"/>
        <w:left w:val="none" w:sz="0" w:space="0" w:color="auto"/>
        <w:bottom w:val="none" w:sz="0" w:space="0" w:color="auto"/>
        <w:right w:val="none" w:sz="0" w:space="0" w:color="auto"/>
      </w:divBdr>
    </w:div>
    <w:div w:id="950362119">
      <w:bodyDiv w:val="1"/>
      <w:marLeft w:val="0"/>
      <w:marRight w:val="0"/>
      <w:marTop w:val="0"/>
      <w:marBottom w:val="0"/>
      <w:divBdr>
        <w:top w:val="none" w:sz="0" w:space="0" w:color="auto"/>
        <w:left w:val="none" w:sz="0" w:space="0" w:color="auto"/>
        <w:bottom w:val="none" w:sz="0" w:space="0" w:color="auto"/>
        <w:right w:val="none" w:sz="0" w:space="0" w:color="auto"/>
      </w:divBdr>
    </w:div>
    <w:div w:id="950479705">
      <w:bodyDiv w:val="1"/>
      <w:marLeft w:val="0"/>
      <w:marRight w:val="0"/>
      <w:marTop w:val="0"/>
      <w:marBottom w:val="0"/>
      <w:divBdr>
        <w:top w:val="none" w:sz="0" w:space="0" w:color="auto"/>
        <w:left w:val="none" w:sz="0" w:space="0" w:color="auto"/>
        <w:bottom w:val="none" w:sz="0" w:space="0" w:color="auto"/>
        <w:right w:val="none" w:sz="0" w:space="0" w:color="auto"/>
      </w:divBdr>
    </w:div>
    <w:div w:id="950551673">
      <w:bodyDiv w:val="1"/>
      <w:marLeft w:val="0"/>
      <w:marRight w:val="0"/>
      <w:marTop w:val="0"/>
      <w:marBottom w:val="0"/>
      <w:divBdr>
        <w:top w:val="none" w:sz="0" w:space="0" w:color="auto"/>
        <w:left w:val="none" w:sz="0" w:space="0" w:color="auto"/>
        <w:bottom w:val="none" w:sz="0" w:space="0" w:color="auto"/>
        <w:right w:val="none" w:sz="0" w:space="0" w:color="auto"/>
      </w:divBdr>
    </w:div>
    <w:div w:id="950627539">
      <w:bodyDiv w:val="1"/>
      <w:marLeft w:val="0"/>
      <w:marRight w:val="0"/>
      <w:marTop w:val="0"/>
      <w:marBottom w:val="0"/>
      <w:divBdr>
        <w:top w:val="none" w:sz="0" w:space="0" w:color="auto"/>
        <w:left w:val="none" w:sz="0" w:space="0" w:color="auto"/>
        <w:bottom w:val="none" w:sz="0" w:space="0" w:color="auto"/>
        <w:right w:val="none" w:sz="0" w:space="0" w:color="auto"/>
      </w:divBdr>
    </w:div>
    <w:div w:id="951325291">
      <w:bodyDiv w:val="1"/>
      <w:marLeft w:val="0"/>
      <w:marRight w:val="0"/>
      <w:marTop w:val="0"/>
      <w:marBottom w:val="0"/>
      <w:divBdr>
        <w:top w:val="none" w:sz="0" w:space="0" w:color="auto"/>
        <w:left w:val="none" w:sz="0" w:space="0" w:color="auto"/>
        <w:bottom w:val="none" w:sz="0" w:space="0" w:color="auto"/>
        <w:right w:val="none" w:sz="0" w:space="0" w:color="auto"/>
      </w:divBdr>
    </w:div>
    <w:div w:id="951471809">
      <w:bodyDiv w:val="1"/>
      <w:marLeft w:val="0"/>
      <w:marRight w:val="0"/>
      <w:marTop w:val="0"/>
      <w:marBottom w:val="0"/>
      <w:divBdr>
        <w:top w:val="none" w:sz="0" w:space="0" w:color="auto"/>
        <w:left w:val="none" w:sz="0" w:space="0" w:color="auto"/>
        <w:bottom w:val="none" w:sz="0" w:space="0" w:color="auto"/>
        <w:right w:val="none" w:sz="0" w:space="0" w:color="auto"/>
      </w:divBdr>
    </w:div>
    <w:div w:id="952706366">
      <w:bodyDiv w:val="1"/>
      <w:marLeft w:val="0"/>
      <w:marRight w:val="0"/>
      <w:marTop w:val="0"/>
      <w:marBottom w:val="0"/>
      <w:divBdr>
        <w:top w:val="none" w:sz="0" w:space="0" w:color="auto"/>
        <w:left w:val="none" w:sz="0" w:space="0" w:color="auto"/>
        <w:bottom w:val="none" w:sz="0" w:space="0" w:color="auto"/>
        <w:right w:val="none" w:sz="0" w:space="0" w:color="auto"/>
      </w:divBdr>
    </w:div>
    <w:div w:id="953249604">
      <w:bodyDiv w:val="1"/>
      <w:marLeft w:val="0"/>
      <w:marRight w:val="0"/>
      <w:marTop w:val="0"/>
      <w:marBottom w:val="0"/>
      <w:divBdr>
        <w:top w:val="none" w:sz="0" w:space="0" w:color="auto"/>
        <w:left w:val="none" w:sz="0" w:space="0" w:color="auto"/>
        <w:bottom w:val="none" w:sz="0" w:space="0" w:color="auto"/>
        <w:right w:val="none" w:sz="0" w:space="0" w:color="auto"/>
      </w:divBdr>
    </w:div>
    <w:div w:id="953555584">
      <w:bodyDiv w:val="1"/>
      <w:marLeft w:val="0"/>
      <w:marRight w:val="0"/>
      <w:marTop w:val="0"/>
      <w:marBottom w:val="0"/>
      <w:divBdr>
        <w:top w:val="none" w:sz="0" w:space="0" w:color="auto"/>
        <w:left w:val="none" w:sz="0" w:space="0" w:color="auto"/>
        <w:bottom w:val="none" w:sz="0" w:space="0" w:color="auto"/>
        <w:right w:val="none" w:sz="0" w:space="0" w:color="auto"/>
      </w:divBdr>
    </w:div>
    <w:div w:id="953561874">
      <w:bodyDiv w:val="1"/>
      <w:marLeft w:val="0"/>
      <w:marRight w:val="0"/>
      <w:marTop w:val="0"/>
      <w:marBottom w:val="0"/>
      <w:divBdr>
        <w:top w:val="none" w:sz="0" w:space="0" w:color="auto"/>
        <w:left w:val="none" w:sz="0" w:space="0" w:color="auto"/>
        <w:bottom w:val="none" w:sz="0" w:space="0" w:color="auto"/>
        <w:right w:val="none" w:sz="0" w:space="0" w:color="auto"/>
      </w:divBdr>
    </w:div>
    <w:div w:id="953899428">
      <w:bodyDiv w:val="1"/>
      <w:marLeft w:val="0"/>
      <w:marRight w:val="0"/>
      <w:marTop w:val="0"/>
      <w:marBottom w:val="0"/>
      <w:divBdr>
        <w:top w:val="none" w:sz="0" w:space="0" w:color="auto"/>
        <w:left w:val="none" w:sz="0" w:space="0" w:color="auto"/>
        <w:bottom w:val="none" w:sz="0" w:space="0" w:color="auto"/>
        <w:right w:val="none" w:sz="0" w:space="0" w:color="auto"/>
      </w:divBdr>
    </w:div>
    <w:div w:id="954021788">
      <w:bodyDiv w:val="1"/>
      <w:marLeft w:val="0"/>
      <w:marRight w:val="0"/>
      <w:marTop w:val="0"/>
      <w:marBottom w:val="0"/>
      <w:divBdr>
        <w:top w:val="none" w:sz="0" w:space="0" w:color="auto"/>
        <w:left w:val="none" w:sz="0" w:space="0" w:color="auto"/>
        <w:bottom w:val="none" w:sz="0" w:space="0" w:color="auto"/>
        <w:right w:val="none" w:sz="0" w:space="0" w:color="auto"/>
      </w:divBdr>
    </w:div>
    <w:div w:id="954098836">
      <w:bodyDiv w:val="1"/>
      <w:marLeft w:val="0"/>
      <w:marRight w:val="0"/>
      <w:marTop w:val="0"/>
      <w:marBottom w:val="0"/>
      <w:divBdr>
        <w:top w:val="none" w:sz="0" w:space="0" w:color="auto"/>
        <w:left w:val="none" w:sz="0" w:space="0" w:color="auto"/>
        <w:bottom w:val="none" w:sz="0" w:space="0" w:color="auto"/>
        <w:right w:val="none" w:sz="0" w:space="0" w:color="auto"/>
      </w:divBdr>
    </w:div>
    <w:div w:id="954294671">
      <w:bodyDiv w:val="1"/>
      <w:marLeft w:val="0"/>
      <w:marRight w:val="0"/>
      <w:marTop w:val="0"/>
      <w:marBottom w:val="0"/>
      <w:divBdr>
        <w:top w:val="none" w:sz="0" w:space="0" w:color="auto"/>
        <w:left w:val="none" w:sz="0" w:space="0" w:color="auto"/>
        <w:bottom w:val="none" w:sz="0" w:space="0" w:color="auto"/>
        <w:right w:val="none" w:sz="0" w:space="0" w:color="auto"/>
      </w:divBdr>
    </w:div>
    <w:div w:id="955141847">
      <w:bodyDiv w:val="1"/>
      <w:marLeft w:val="0"/>
      <w:marRight w:val="0"/>
      <w:marTop w:val="0"/>
      <w:marBottom w:val="0"/>
      <w:divBdr>
        <w:top w:val="none" w:sz="0" w:space="0" w:color="auto"/>
        <w:left w:val="none" w:sz="0" w:space="0" w:color="auto"/>
        <w:bottom w:val="none" w:sz="0" w:space="0" w:color="auto"/>
        <w:right w:val="none" w:sz="0" w:space="0" w:color="auto"/>
      </w:divBdr>
    </w:div>
    <w:div w:id="956179177">
      <w:bodyDiv w:val="1"/>
      <w:marLeft w:val="0"/>
      <w:marRight w:val="0"/>
      <w:marTop w:val="0"/>
      <w:marBottom w:val="0"/>
      <w:divBdr>
        <w:top w:val="none" w:sz="0" w:space="0" w:color="auto"/>
        <w:left w:val="none" w:sz="0" w:space="0" w:color="auto"/>
        <w:bottom w:val="none" w:sz="0" w:space="0" w:color="auto"/>
        <w:right w:val="none" w:sz="0" w:space="0" w:color="auto"/>
      </w:divBdr>
    </w:div>
    <w:div w:id="956452241">
      <w:bodyDiv w:val="1"/>
      <w:marLeft w:val="0"/>
      <w:marRight w:val="0"/>
      <w:marTop w:val="0"/>
      <w:marBottom w:val="0"/>
      <w:divBdr>
        <w:top w:val="none" w:sz="0" w:space="0" w:color="auto"/>
        <w:left w:val="none" w:sz="0" w:space="0" w:color="auto"/>
        <w:bottom w:val="none" w:sz="0" w:space="0" w:color="auto"/>
        <w:right w:val="none" w:sz="0" w:space="0" w:color="auto"/>
      </w:divBdr>
    </w:div>
    <w:div w:id="956645268">
      <w:bodyDiv w:val="1"/>
      <w:marLeft w:val="0"/>
      <w:marRight w:val="0"/>
      <w:marTop w:val="0"/>
      <w:marBottom w:val="0"/>
      <w:divBdr>
        <w:top w:val="none" w:sz="0" w:space="0" w:color="auto"/>
        <w:left w:val="none" w:sz="0" w:space="0" w:color="auto"/>
        <w:bottom w:val="none" w:sz="0" w:space="0" w:color="auto"/>
        <w:right w:val="none" w:sz="0" w:space="0" w:color="auto"/>
      </w:divBdr>
    </w:div>
    <w:div w:id="956839660">
      <w:bodyDiv w:val="1"/>
      <w:marLeft w:val="0"/>
      <w:marRight w:val="0"/>
      <w:marTop w:val="0"/>
      <w:marBottom w:val="0"/>
      <w:divBdr>
        <w:top w:val="none" w:sz="0" w:space="0" w:color="auto"/>
        <w:left w:val="none" w:sz="0" w:space="0" w:color="auto"/>
        <w:bottom w:val="none" w:sz="0" w:space="0" w:color="auto"/>
        <w:right w:val="none" w:sz="0" w:space="0" w:color="auto"/>
      </w:divBdr>
    </w:div>
    <w:div w:id="956915625">
      <w:bodyDiv w:val="1"/>
      <w:marLeft w:val="0"/>
      <w:marRight w:val="0"/>
      <w:marTop w:val="0"/>
      <w:marBottom w:val="0"/>
      <w:divBdr>
        <w:top w:val="none" w:sz="0" w:space="0" w:color="auto"/>
        <w:left w:val="none" w:sz="0" w:space="0" w:color="auto"/>
        <w:bottom w:val="none" w:sz="0" w:space="0" w:color="auto"/>
        <w:right w:val="none" w:sz="0" w:space="0" w:color="auto"/>
      </w:divBdr>
    </w:div>
    <w:div w:id="957641120">
      <w:bodyDiv w:val="1"/>
      <w:marLeft w:val="0"/>
      <w:marRight w:val="0"/>
      <w:marTop w:val="0"/>
      <w:marBottom w:val="0"/>
      <w:divBdr>
        <w:top w:val="none" w:sz="0" w:space="0" w:color="auto"/>
        <w:left w:val="none" w:sz="0" w:space="0" w:color="auto"/>
        <w:bottom w:val="none" w:sz="0" w:space="0" w:color="auto"/>
        <w:right w:val="none" w:sz="0" w:space="0" w:color="auto"/>
      </w:divBdr>
    </w:div>
    <w:div w:id="957687348">
      <w:bodyDiv w:val="1"/>
      <w:marLeft w:val="0"/>
      <w:marRight w:val="0"/>
      <w:marTop w:val="0"/>
      <w:marBottom w:val="0"/>
      <w:divBdr>
        <w:top w:val="none" w:sz="0" w:space="0" w:color="auto"/>
        <w:left w:val="none" w:sz="0" w:space="0" w:color="auto"/>
        <w:bottom w:val="none" w:sz="0" w:space="0" w:color="auto"/>
        <w:right w:val="none" w:sz="0" w:space="0" w:color="auto"/>
      </w:divBdr>
    </w:div>
    <w:div w:id="957761154">
      <w:bodyDiv w:val="1"/>
      <w:marLeft w:val="0"/>
      <w:marRight w:val="0"/>
      <w:marTop w:val="0"/>
      <w:marBottom w:val="0"/>
      <w:divBdr>
        <w:top w:val="none" w:sz="0" w:space="0" w:color="auto"/>
        <w:left w:val="none" w:sz="0" w:space="0" w:color="auto"/>
        <w:bottom w:val="none" w:sz="0" w:space="0" w:color="auto"/>
        <w:right w:val="none" w:sz="0" w:space="0" w:color="auto"/>
      </w:divBdr>
    </w:div>
    <w:div w:id="958339873">
      <w:bodyDiv w:val="1"/>
      <w:marLeft w:val="0"/>
      <w:marRight w:val="0"/>
      <w:marTop w:val="0"/>
      <w:marBottom w:val="0"/>
      <w:divBdr>
        <w:top w:val="none" w:sz="0" w:space="0" w:color="auto"/>
        <w:left w:val="none" w:sz="0" w:space="0" w:color="auto"/>
        <w:bottom w:val="none" w:sz="0" w:space="0" w:color="auto"/>
        <w:right w:val="none" w:sz="0" w:space="0" w:color="auto"/>
      </w:divBdr>
    </w:div>
    <w:div w:id="958686255">
      <w:bodyDiv w:val="1"/>
      <w:marLeft w:val="0"/>
      <w:marRight w:val="0"/>
      <w:marTop w:val="0"/>
      <w:marBottom w:val="0"/>
      <w:divBdr>
        <w:top w:val="none" w:sz="0" w:space="0" w:color="auto"/>
        <w:left w:val="none" w:sz="0" w:space="0" w:color="auto"/>
        <w:bottom w:val="none" w:sz="0" w:space="0" w:color="auto"/>
        <w:right w:val="none" w:sz="0" w:space="0" w:color="auto"/>
      </w:divBdr>
    </w:div>
    <w:div w:id="958990519">
      <w:bodyDiv w:val="1"/>
      <w:marLeft w:val="0"/>
      <w:marRight w:val="0"/>
      <w:marTop w:val="0"/>
      <w:marBottom w:val="0"/>
      <w:divBdr>
        <w:top w:val="none" w:sz="0" w:space="0" w:color="auto"/>
        <w:left w:val="none" w:sz="0" w:space="0" w:color="auto"/>
        <w:bottom w:val="none" w:sz="0" w:space="0" w:color="auto"/>
        <w:right w:val="none" w:sz="0" w:space="0" w:color="auto"/>
      </w:divBdr>
    </w:div>
    <w:div w:id="958991734">
      <w:bodyDiv w:val="1"/>
      <w:marLeft w:val="0"/>
      <w:marRight w:val="0"/>
      <w:marTop w:val="0"/>
      <w:marBottom w:val="0"/>
      <w:divBdr>
        <w:top w:val="none" w:sz="0" w:space="0" w:color="auto"/>
        <w:left w:val="none" w:sz="0" w:space="0" w:color="auto"/>
        <w:bottom w:val="none" w:sz="0" w:space="0" w:color="auto"/>
        <w:right w:val="none" w:sz="0" w:space="0" w:color="auto"/>
      </w:divBdr>
    </w:div>
    <w:div w:id="959066530">
      <w:bodyDiv w:val="1"/>
      <w:marLeft w:val="0"/>
      <w:marRight w:val="0"/>
      <w:marTop w:val="0"/>
      <w:marBottom w:val="0"/>
      <w:divBdr>
        <w:top w:val="none" w:sz="0" w:space="0" w:color="auto"/>
        <w:left w:val="none" w:sz="0" w:space="0" w:color="auto"/>
        <w:bottom w:val="none" w:sz="0" w:space="0" w:color="auto"/>
        <w:right w:val="none" w:sz="0" w:space="0" w:color="auto"/>
      </w:divBdr>
    </w:div>
    <w:div w:id="959144257">
      <w:bodyDiv w:val="1"/>
      <w:marLeft w:val="0"/>
      <w:marRight w:val="0"/>
      <w:marTop w:val="0"/>
      <w:marBottom w:val="0"/>
      <w:divBdr>
        <w:top w:val="none" w:sz="0" w:space="0" w:color="auto"/>
        <w:left w:val="none" w:sz="0" w:space="0" w:color="auto"/>
        <w:bottom w:val="none" w:sz="0" w:space="0" w:color="auto"/>
        <w:right w:val="none" w:sz="0" w:space="0" w:color="auto"/>
      </w:divBdr>
    </w:div>
    <w:div w:id="959263253">
      <w:bodyDiv w:val="1"/>
      <w:marLeft w:val="0"/>
      <w:marRight w:val="0"/>
      <w:marTop w:val="0"/>
      <w:marBottom w:val="0"/>
      <w:divBdr>
        <w:top w:val="none" w:sz="0" w:space="0" w:color="auto"/>
        <w:left w:val="none" w:sz="0" w:space="0" w:color="auto"/>
        <w:bottom w:val="none" w:sz="0" w:space="0" w:color="auto"/>
        <w:right w:val="none" w:sz="0" w:space="0" w:color="auto"/>
      </w:divBdr>
    </w:div>
    <w:div w:id="959647720">
      <w:bodyDiv w:val="1"/>
      <w:marLeft w:val="0"/>
      <w:marRight w:val="0"/>
      <w:marTop w:val="0"/>
      <w:marBottom w:val="0"/>
      <w:divBdr>
        <w:top w:val="none" w:sz="0" w:space="0" w:color="auto"/>
        <w:left w:val="none" w:sz="0" w:space="0" w:color="auto"/>
        <w:bottom w:val="none" w:sz="0" w:space="0" w:color="auto"/>
        <w:right w:val="none" w:sz="0" w:space="0" w:color="auto"/>
      </w:divBdr>
    </w:div>
    <w:div w:id="960116650">
      <w:bodyDiv w:val="1"/>
      <w:marLeft w:val="0"/>
      <w:marRight w:val="0"/>
      <w:marTop w:val="0"/>
      <w:marBottom w:val="0"/>
      <w:divBdr>
        <w:top w:val="none" w:sz="0" w:space="0" w:color="auto"/>
        <w:left w:val="none" w:sz="0" w:space="0" w:color="auto"/>
        <w:bottom w:val="none" w:sz="0" w:space="0" w:color="auto"/>
        <w:right w:val="none" w:sz="0" w:space="0" w:color="auto"/>
      </w:divBdr>
    </w:div>
    <w:div w:id="960453362">
      <w:bodyDiv w:val="1"/>
      <w:marLeft w:val="0"/>
      <w:marRight w:val="0"/>
      <w:marTop w:val="0"/>
      <w:marBottom w:val="0"/>
      <w:divBdr>
        <w:top w:val="none" w:sz="0" w:space="0" w:color="auto"/>
        <w:left w:val="none" w:sz="0" w:space="0" w:color="auto"/>
        <w:bottom w:val="none" w:sz="0" w:space="0" w:color="auto"/>
        <w:right w:val="none" w:sz="0" w:space="0" w:color="auto"/>
      </w:divBdr>
    </w:div>
    <w:div w:id="960574932">
      <w:bodyDiv w:val="1"/>
      <w:marLeft w:val="0"/>
      <w:marRight w:val="0"/>
      <w:marTop w:val="0"/>
      <w:marBottom w:val="0"/>
      <w:divBdr>
        <w:top w:val="none" w:sz="0" w:space="0" w:color="auto"/>
        <w:left w:val="none" w:sz="0" w:space="0" w:color="auto"/>
        <w:bottom w:val="none" w:sz="0" w:space="0" w:color="auto"/>
        <w:right w:val="none" w:sz="0" w:space="0" w:color="auto"/>
      </w:divBdr>
    </w:div>
    <w:div w:id="960575469">
      <w:bodyDiv w:val="1"/>
      <w:marLeft w:val="0"/>
      <w:marRight w:val="0"/>
      <w:marTop w:val="0"/>
      <w:marBottom w:val="0"/>
      <w:divBdr>
        <w:top w:val="none" w:sz="0" w:space="0" w:color="auto"/>
        <w:left w:val="none" w:sz="0" w:space="0" w:color="auto"/>
        <w:bottom w:val="none" w:sz="0" w:space="0" w:color="auto"/>
        <w:right w:val="none" w:sz="0" w:space="0" w:color="auto"/>
      </w:divBdr>
    </w:div>
    <w:div w:id="960963995">
      <w:bodyDiv w:val="1"/>
      <w:marLeft w:val="0"/>
      <w:marRight w:val="0"/>
      <w:marTop w:val="0"/>
      <w:marBottom w:val="0"/>
      <w:divBdr>
        <w:top w:val="none" w:sz="0" w:space="0" w:color="auto"/>
        <w:left w:val="none" w:sz="0" w:space="0" w:color="auto"/>
        <w:bottom w:val="none" w:sz="0" w:space="0" w:color="auto"/>
        <w:right w:val="none" w:sz="0" w:space="0" w:color="auto"/>
      </w:divBdr>
    </w:div>
    <w:div w:id="961154002">
      <w:bodyDiv w:val="1"/>
      <w:marLeft w:val="0"/>
      <w:marRight w:val="0"/>
      <w:marTop w:val="0"/>
      <w:marBottom w:val="0"/>
      <w:divBdr>
        <w:top w:val="none" w:sz="0" w:space="0" w:color="auto"/>
        <w:left w:val="none" w:sz="0" w:space="0" w:color="auto"/>
        <w:bottom w:val="none" w:sz="0" w:space="0" w:color="auto"/>
        <w:right w:val="none" w:sz="0" w:space="0" w:color="auto"/>
      </w:divBdr>
    </w:div>
    <w:div w:id="961570358">
      <w:bodyDiv w:val="1"/>
      <w:marLeft w:val="0"/>
      <w:marRight w:val="0"/>
      <w:marTop w:val="0"/>
      <w:marBottom w:val="0"/>
      <w:divBdr>
        <w:top w:val="none" w:sz="0" w:space="0" w:color="auto"/>
        <w:left w:val="none" w:sz="0" w:space="0" w:color="auto"/>
        <w:bottom w:val="none" w:sz="0" w:space="0" w:color="auto"/>
        <w:right w:val="none" w:sz="0" w:space="0" w:color="auto"/>
      </w:divBdr>
    </w:div>
    <w:div w:id="961809716">
      <w:bodyDiv w:val="1"/>
      <w:marLeft w:val="0"/>
      <w:marRight w:val="0"/>
      <w:marTop w:val="0"/>
      <w:marBottom w:val="0"/>
      <w:divBdr>
        <w:top w:val="none" w:sz="0" w:space="0" w:color="auto"/>
        <w:left w:val="none" w:sz="0" w:space="0" w:color="auto"/>
        <w:bottom w:val="none" w:sz="0" w:space="0" w:color="auto"/>
        <w:right w:val="none" w:sz="0" w:space="0" w:color="auto"/>
      </w:divBdr>
    </w:div>
    <w:div w:id="962031530">
      <w:bodyDiv w:val="1"/>
      <w:marLeft w:val="0"/>
      <w:marRight w:val="0"/>
      <w:marTop w:val="0"/>
      <w:marBottom w:val="0"/>
      <w:divBdr>
        <w:top w:val="none" w:sz="0" w:space="0" w:color="auto"/>
        <w:left w:val="none" w:sz="0" w:space="0" w:color="auto"/>
        <w:bottom w:val="none" w:sz="0" w:space="0" w:color="auto"/>
        <w:right w:val="none" w:sz="0" w:space="0" w:color="auto"/>
      </w:divBdr>
    </w:div>
    <w:div w:id="962033859">
      <w:bodyDiv w:val="1"/>
      <w:marLeft w:val="0"/>
      <w:marRight w:val="0"/>
      <w:marTop w:val="0"/>
      <w:marBottom w:val="0"/>
      <w:divBdr>
        <w:top w:val="none" w:sz="0" w:space="0" w:color="auto"/>
        <w:left w:val="none" w:sz="0" w:space="0" w:color="auto"/>
        <w:bottom w:val="none" w:sz="0" w:space="0" w:color="auto"/>
        <w:right w:val="none" w:sz="0" w:space="0" w:color="auto"/>
      </w:divBdr>
    </w:div>
    <w:div w:id="962228650">
      <w:bodyDiv w:val="1"/>
      <w:marLeft w:val="0"/>
      <w:marRight w:val="0"/>
      <w:marTop w:val="0"/>
      <w:marBottom w:val="0"/>
      <w:divBdr>
        <w:top w:val="none" w:sz="0" w:space="0" w:color="auto"/>
        <w:left w:val="none" w:sz="0" w:space="0" w:color="auto"/>
        <w:bottom w:val="none" w:sz="0" w:space="0" w:color="auto"/>
        <w:right w:val="none" w:sz="0" w:space="0" w:color="auto"/>
      </w:divBdr>
    </w:div>
    <w:div w:id="962350707">
      <w:bodyDiv w:val="1"/>
      <w:marLeft w:val="0"/>
      <w:marRight w:val="0"/>
      <w:marTop w:val="0"/>
      <w:marBottom w:val="0"/>
      <w:divBdr>
        <w:top w:val="none" w:sz="0" w:space="0" w:color="auto"/>
        <w:left w:val="none" w:sz="0" w:space="0" w:color="auto"/>
        <w:bottom w:val="none" w:sz="0" w:space="0" w:color="auto"/>
        <w:right w:val="none" w:sz="0" w:space="0" w:color="auto"/>
      </w:divBdr>
    </w:div>
    <w:div w:id="962421246">
      <w:bodyDiv w:val="1"/>
      <w:marLeft w:val="0"/>
      <w:marRight w:val="0"/>
      <w:marTop w:val="0"/>
      <w:marBottom w:val="0"/>
      <w:divBdr>
        <w:top w:val="none" w:sz="0" w:space="0" w:color="auto"/>
        <w:left w:val="none" w:sz="0" w:space="0" w:color="auto"/>
        <w:bottom w:val="none" w:sz="0" w:space="0" w:color="auto"/>
        <w:right w:val="none" w:sz="0" w:space="0" w:color="auto"/>
      </w:divBdr>
    </w:div>
    <w:div w:id="962662492">
      <w:bodyDiv w:val="1"/>
      <w:marLeft w:val="0"/>
      <w:marRight w:val="0"/>
      <w:marTop w:val="0"/>
      <w:marBottom w:val="0"/>
      <w:divBdr>
        <w:top w:val="none" w:sz="0" w:space="0" w:color="auto"/>
        <w:left w:val="none" w:sz="0" w:space="0" w:color="auto"/>
        <w:bottom w:val="none" w:sz="0" w:space="0" w:color="auto"/>
        <w:right w:val="none" w:sz="0" w:space="0" w:color="auto"/>
      </w:divBdr>
    </w:div>
    <w:div w:id="963537889">
      <w:bodyDiv w:val="1"/>
      <w:marLeft w:val="0"/>
      <w:marRight w:val="0"/>
      <w:marTop w:val="0"/>
      <w:marBottom w:val="0"/>
      <w:divBdr>
        <w:top w:val="none" w:sz="0" w:space="0" w:color="auto"/>
        <w:left w:val="none" w:sz="0" w:space="0" w:color="auto"/>
        <w:bottom w:val="none" w:sz="0" w:space="0" w:color="auto"/>
        <w:right w:val="none" w:sz="0" w:space="0" w:color="auto"/>
      </w:divBdr>
    </w:div>
    <w:div w:id="963580178">
      <w:bodyDiv w:val="1"/>
      <w:marLeft w:val="0"/>
      <w:marRight w:val="0"/>
      <w:marTop w:val="0"/>
      <w:marBottom w:val="0"/>
      <w:divBdr>
        <w:top w:val="none" w:sz="0" w:space="0" w:color="auto"/>
        <w:left w:val="none" w:sz="0" w:space="0" w:color="auto"/>
        <w:bottom w:val="none" w:sz="0" w:space="0" w:color="auto"/>
        <w:right w:val="none" w:sz="0" w:space="0" w:color="auto"/>
      </w:divBdr>
    </w:div>
    <w:div w:id="963659949">
      <w:bodyDiv w:val="1"/>
      <w:marLeft w:val="0"/>
      <w:marRight w:val="0"/>
      <w:marTop w:val="0"/>
      <w:marBottom w:val="0"/>
      <w:divBdr>
        <w:top w:val="none" w:sz="0" w:space="0" w:color="auto"/>
        <w:left w:val="none" w:sz="0" w:space="0" w:color="auto"/>
        <w:bottom w:val="none" w:sz="0" w:space="0" w:color="auto"/>
        <w:right w:val="none" w:sz="0" w:space="0" w:color="auto"/>
      </w:divBdr>
    </w:div>
    <w:div w:id="964194194">
      <w:bodyDiv w:val="1"/>
      <w:marLeft w:val="0"/>
      <w:marRight w:val="0"/>
      <w:marTop w:val="0"/>
      <w:marBottom w:val="0"/>
      <w:divBdr>
        <w:top w:val="none" w:sz="0" w:space="0" w:color="auto"/>
        <w:left w:val="none" w:sz="0" w:space="0" w:color="auto"/>
        <w:bottom w:val="none" w:sz="0" w:space="0" w:color="auto"/>
        <w:right w:val="none" w:sz="0" w:space="0" w:color="auto"/>
      </w:divBdr>
    </w:div>
    <w:div w:id="964700308">
      <w:bodyDiv w:val="1"/>
      <w:marLeft w:val="0"/>
      <w:marRight w:val="0"/>
      <w:marTop w:val="0"/>
      <w:marBottom w:val="0"/>
      <w:divBdr>
        <w:top w:val="none" w:sz="0" w:space="0" w:color="auto"/>
        <w:left w:val="none" w:sz="0" w:space="0" w:color="auto"/>
        <w:bottom w:val="none" w:sz="0" w:space="0" w:color="auto"/>
        <w:right w:val="none" w:sz="0" w:space="0" w:color="auto"/>
      </w:divBdr>
    </w:div>
    <w:div w:id="965045947">
      <w:bodyDiv w:val="1"/>
      <w:marLeft w:val="0"/>
      <w:marRight w:val="0"/>
      <w:marTop w:val="0"/>
      <w:marBottom w:val="0"/>
      <w:divBdr>
        <w:top w:val="none" w:sz="0" w:space="0" w:color="auto"/>
        <w:left w:val="none" w:sz="0" w:space="0" w:color="auto"/>
        <w:bottom w:val="none" w:sz="0" w:space="0" w:color="auto"/>
        <w:right w:val="none" w:sz="0" w:space="0" w:color="auto"/>
      </w:divBdr>
    </w:div>
    <w:div w:id="965430808">
      <w:bodyDiv w:val="1"/>
      <w:marLeft w:val="0"/>
      <w:marRight w:val="0"/>
      <w:marTop w:val="0"/>
      <w:marBottom w:val="0"/>
      <w:divBdr>
        <w:top w:val="none" w:sz="0" w:space="0" w:color="auto"/>
        <w:left w:val="none" w:sz="0" w:space="0" w:color="auto"/>
        <w:bottom w:val="none" w:sz="0" w:space="0" w:color="auto"/>
        <w:right w:val="none" w:sz="0" w:space="0" w:color="auto"/>
      </w:divBdr>
    </w:div>
    <w:div w:id="965544437">
      <w:bodyDiv w:val="1"/>
      <w:marLeft w:val="0"/>
      <w:marRight w:val="0"/>
      <w:marTop w:val="0"/>
      <w:marBottom w:val="0"/>
      <w:divBdr>
        <w:top w:val="none" w:sz="0" w:space="0" w:color="auto"/>
        <w:left w:val="none" w:sz="0" w:space="0" w:color="auto"/>
        <w:bottom w:val="none" w:sz="0" w:space="0" w:color="auto"/>
        <w:right w:val="none" w:sz="0" w:space="0" w:color="auto"/>
      </w:divBdr>
    </w:div>
    <w:div w:id="966275380">
      <w:bodyDiv w:val="1"/>
      <w:marLeft w:val="0"/>
      <w:marRight w:val="0"/>
      <w:marTop w:val="0"/>
      <w:marBottom w:val="0"/>
      <w:divBdr>
        <w:top w:val="none" w:sz="0" w:space="0" w:color="auto"/>
        <w:left w:val="none" w:sz="0" w:space="0" w:color="auto"/>
        <w:bottom w:val="none" w:sz="0" w:space="0" w:color="auto"/>
        <w:right w:val="none" w:sz="0" w:space="0" w:color="auto"/>
      </w:divBdr>
    </w:div>
    <w:div w:id="967272698">
      <w:bodyDiv w:val="1"/>
      <w:marLeft w:val="0"/>
      <w:marRight w:val="0"/>
      <w:marTop w:val="0"/>
      <w:marBottom w:val="0"/>
      <w:divBdr>
        <w:top w:val="none" w:sz="0" w:space="0" w:color="auto"/>
        <w:left w:val="none" w:sz="0" w:space="0" w:color="auto"/>
        <w:bottom w:val="none" w:sz="0" w:space="0" w:color="auto"/>
        <w:right w:val="none" w:sz="0" w:space="0" w:color="auto"/>
      </w:divBdr>
    </w:div>
    <w:div w:id="967391133">
      <w:bodyDiv w:val="1"/>
      <w:marLeft w:val="0"/>
      <w:marRight w:val="0"/>
      <w:marTop w:val="0"/>
      <w:marBottom w:val="0"/>
      <w:divBdr>
        <w:top w:val="none" w:sz="0" w:space="0" w:color="auto"/>
        <w:left w:val="none" w:sz="0" w:space="0" w:color="auto"/>
        <w:bottom w:val="none" w:sz="0" w:space="0" w:color="auto"/>
        <w:right w:val="none" w:sz="0" w:space="0" w:color="auto"/>
      </w:divBdr>
    </w:div>
    <w:div w:id="967975385">
      <w:bodyDiv w:val="1"/>
      <w:marLeft w:val="0"/>
      <w:marRight w:val="0"/>
      <w:marTop w:val="0"/>
      <w:marBottom w:val="0"/>
      <w:divBdr>
        <w:top w:val="none" w:sz="0" w:space="0" w:color="auto"/>
        <w:left w:val="none" w:sz="0" w:space="0" w:color="auto"/>
        <w:bottom w:val="none" w:sz="0" w:space="0" w:color="auto"/>
        <w:right w:val="none" w:sz="0" w:space="0" w:color="auto"/>
      </w:divBdr>
    </w:div>
    <w:div w:id="967978911">
      <w:bodyDiv w:val="1"/>
      <w:marLeft w:val="0"/>
      <w:marRight w:val="0"/>
      <w:marTop w:val="0"/>
      <w:marBottom w:val="0"/>
      <w:divBdr>
        <w:top w:val="none" w:sz="0" w:space="0" w:color="auto"/>
        <w:left w:val="none" w:sz="0" w:space="0" w:color="auto"/>
        <w:bottom w:val="none" w:sz="0" w:space="0" w:color="auto"/>
        <w:right w:val="none" w:sz="0" w:space="0" w:color="auto"/>
      </w:divBdr>
    </w:div>
    <w:div w:id="968975126">
      <w:bodyDiv w:val="1"/>
      <w:marLeft w:val="0"/>
      <w:marRight w:val="0"/>
      <w:marTop w:val="0"/>
      <w:marBottom w:val="0"/>
      <w:divBdr>
        <w:top w:val="none" w:sz="0" w:space="0" w:color="auto"/>
        <w:left w:val="none" w:sz="0" w:space="0" w:color="auto"/>
        <w:bottom w:val="none" w:sz="0" w:space="0" w:color="auto"/>
        <w:right w:val="none" w:sz="0" w:space="0" w:color="auto"/>
      </w:divBdr>
    </w:div>
    <w:div w:id="969097063">
      <w:bodyDiv w:val="1"/>
      <w:marLeft w:val="0"/>
      <w:marRight w:val="0"/>
      <w:marTop w:val="0"/>
      <w:marBottom w:val="0"/>
      <w:divBdr>
        <w:top w:val="none" w:sz="0" w:space="0" w:color="auto"/>
        <w:left w:val="none" w:sz="0" w:space="0" w:color="auto"/>
        <w:bottom w:val="none" w:sz="0" w:space="0" w:color="auto"/>
        <w:right w:val="none" w:sz="0" w:space="0" w:color="auto"/>
      </w:divBdr>
    </w:div>
    <w:div w:id="969213277">
      <w:bodyDiv w:val="1"/>
      <w:marLeft w:val="0"/>
      <w:marRight w:val="0"/>
      <w:marTop w:val="0"/>
      <w:marBottom w:val="0"/>
      <w:divBdr>
        <w:top w:val="none" w:sz="0" w:space="0" w:color="auto"/>
        <w:left w:val="none" w:sz="0" w:space="0" w:color="auto"/>
        <w:bottom w:val="none" w:sz="0" w:space="0" w:color="auto"/>
        <w:right w:val="none" w:sz="0" w:space="0" w:color="auto"/>
      </w:divBdr>
    </w:div>
    <w:div w:id="969356228">
      <w:bodyDiv w:val="1"/>
      <w:marLeft w:val="0"/>
      <w:marRight w:val="0"/>
      <w:marTop w:val="0"/>
      <w:marBottom w:val="0"/>
      <w:divBdr>
        <w:top w:val="none" w:sz="0" w:space="0" w:color="auto"/>
        <w:left w:val="none" w:sz="0" w:space="0" w:color="auto"/>
        <w:bottom w:val="none" w:sz="0" w:space="0" w:color="auto"/>
        <w:right w:val="none" w:sz="0" w:space="0" w:color="auto"/>
      </w:divBdr>
    </w:div>
    <w:div w:id="969432711">
      <w:bodyDiv w:val="1"/>
      <w:marLeft w:val="0"/>
      <w:marRight w:val="0"/>
      <w:marTop w:val="0"/>
      <w:marBottom w:val="0"/>
      <w:divBdr>
        <w:top w:val="none" w:sz="0" w:space="0" w:color="auto"/>
        <w:left w:val="none" w:sz="0" w:space="0" w:color="auto"/>
        <w:bottom w:val="none" w:sz="0" w:space="0" w:color="auto"/>
        <w:right w:val="none" w:sz="0" w:space="0" w:color="auto"/>
      </w:divBdr>
    </w:div>
    <w:div w:id="969749479">
      <w:bodyDiv w:val="1"/>
      <w:marLeft w:val="0"/>
      <w:marRight w:val="0"/>
      <w:marTop w:val="0"/>
      <w:marBottom w:val="0"/>
      <w:divBdr>
        <w:top w:val="none" w:sz="0" w:space="0" w:color="auto"/>
        <w:left w:val="none" w:sz="0" w:space="0" w:color="auto"/>
        <w:bottom w:val="none" w:sz="0" w:space="0" w:color="auto"/>
        <w:right w:val="none" w:sz="0" w:space="0" w:color="auto"/>
      </w:divBdr>
    </w:div>
    <w:div w:id="969895272">
      <w:bodyDiv w:val="1"/>
      <w:marLeft w:val="0"/>
      <w:marRight w:val="0"/>
      <w:marTop w:val="0"/>
      <w:marBottom w:val="0"/>
      <w:divBdr>
        <w:top w:val="none" w:sz="0" w:space="0" w:color="auto"/>
        <w:left w:val="none" w:sz="0" w:space="0" w:color="auto"/>
        <w:bottom w:val="none" w:sz="0" w:space="0" w:color="auto"/>
        <w:right w:val="none" w:sz="0" w:space="0" w:color="auto"/>
      </w:divBdr>
    </w:div>
    <w:div w:id="970331202">
      <w:bodyDiv w:val="1"/>
      <w:marLeft w:val="0"/>
      <w:marRight w:val="0"/>
      <w:marTop w:val="0"/>
      <w:marBottom w:val="0"/>
      <w:divBdr>
        <w:top w:val="none" w:sz="0" w:space="0" w:color="auto"/>
        <w:left w:val="none" w:sz="0" w:space="0" w:color="auto"/>
        <w:bottom w:val="none" w:sz="0" w:space="0" w:color="auto"/>
        <w:right w:val="none" w:sz="0" w:space="0" w:color="auto"/>
      </w:divBdr>
    </w:div>
    <w:div w:id="971180734">
      <w:bodyDiv w:val="1"/>
      <w:marLeft w:val="0"/>
      <w:marRight w:val="0"/>
      <w:marTop w:val="0"/>
      <w:marBottom w:val="0"/>
      <w:divBdr>
        <w:top w:val="none" w:sz="0" w:space="0" w:color="auto"/>
        <w:left w:val="none" w:sz="0" w:space="0" w:color="auto"/>
        <w:bottom w:val="none" w:sz="0" w:space="0" w:color="auto"/>
        <w:right w:val="none" w:sz="0" w:space="0" w:color="auto"/>
      </w:divBdr>
    </w:div>
    <w:div w:id="971399154">
      <w:bodyDiv w:val="1"/>
      <w:marLeft w:val="0"/>
      <w:marRight w:val="0"/>
      <w:marTop w:val="0"/>
      <w:marBottom w:val="0"/>
      <w:divBdr>
        <w:top w:val="none" w:sz="0" w:space="0" w:color="auto"/>
        <w:left w:val="none" w:sz="0" w:space="0" w:color="auto"/>
        <w:bottom w:val="none" w:sz="0" w:space="0" w:color="auto"/>
        <w:right w:val="none" w:sz="0" w:space="0" w:color="auto"/>
      </w:divBdr>
    </w:div>
    <w:div w:id="972172700">
      <w:bodyDiv w:val="1"/>
      <w:marLeft w:val="0"/>
      <w:marRight w:val="0"/>
      <w:marTop w:val="0"/>
      <w:marBottom w:val="0"/>
      <w:divBdr>
        <w:top w:val="none" w:sz="0" w:space="0" w:color="auto"/>
        <w:left w:val="none" w:sz="0" w:space="0" w:color="auto"/>
        <w:bottom w:val="none" w:sz="0" w:space="0" w:color="auto"/>
        <w:right w:val="none" w:sz="0" w:space="0" w:color="auto"/>
      </w:divBdr>
    </w:div>
    <w:div w:id="972827836">
      <w:bodyDiv w:val="1"/>
      <w:marLeft w:val="0"/>
      <w:marRight w:val="0"/>
      <w:marTop w:val="0"/>
      <w:marBottom w:val="0"/>
      <w:divBdr>
        <w:top w:val="none" w:sz="0" w:space="0" w:color="auto"/>
        <w:left w:val="none" w:sz="0" w:space="0" w:color="auto"/>
        <w:bottom w:val="none" w:sz="0" w:space="0" w:color="auto"/>
        <w:right w:val="none" w:sz="0" w:space="0" w:color="auto"/>
      </w:divBdr>
    </w:div>
    <w:div w:id="973022171">
      <w:bodyDiv w:val="1"/>
      <w:marLeft w:val="0"/>
      <w:marRight w:val="0"/>
      <w:marTop w:val="0"/>
      <w:marBottom w:val="0"/>
      <w:divBdr>
        <w:top w:val="none" w:sz="0" w:space="0" w:color="auto"/>
        <w:left w:val="none" w:sz="0" w:space="0" w:color="auto"/>
        <w:bottom w:val="none" w:sz="0" w:space="0" w:color="auto"/>
        <w:right w:val="none" w:sz="0" w:space="0" w:color="auto"/>
      </w:divBdr>
    </w:div>
    <w:div w:id="973564289">
      <w:bodyDiv w:val="1"/>
      <w:marLeft w:val="0"/>
      <w:marRight w:val="0"/>
      <w:marTop w:val="0"/>
      <w:marBottom w:val="0"/>
      <w:divBdr>
        <w:top w:val="none" w:sz="0" w:space="0" w:color="auto"/>
        <w:left w:val="none" w:sz="0" w:space="0" w:color="auto"/>
        <w:bottom w:val="none" w:sz="0" w:space="0" w:color="auto"/>
        <w:right w:val="none" w:sz="0" w:space="0" w:color="auto"/>
      </w:divBdr>
    </w:div>
    <w:div w:id="973750559">
      <w:bodyDiv w:val="1"/>
      <w:marLeft w:val="0"/>
      <w:marRight w:val="0"/>
      <w:marTop w:val="0"/>
      <w:marBottom w:val="0"/>
      <w:divBdr>
        <w:top w:val="none" w:sz="0" w:space="0" w:color="auto"/>
        <w:left w:val="none" w:sz="0" w:space="0" w:color="auto"/>
        <w:bottom w:val="none" w:sz="0" w:space="0" w:color="auto"/>
        <w:right w:val="none" w:sz="0" w:space="0" w:color="auto"/>
      </w:divBdr>
    </w:div>
    <w:div w:id="974219901">
      <w:bodyDiv w:val="1"/>
      <w:marLeft w:val="0"/>
      <w:marRight w:val="0"/>
      <w:marTop w:val="0"/>
      <w:marBottom w:val="0"/>
      <w:divBdr>
        <w:top w:val="none" w:sz="0" w:space="0" w:color="auto"/>
        <w:left w:val="none" w:sz="0" w:space="0" w:color="auto"/>
        <w:bottom w:val="none" w:sz="0" w:space="0" w:color="auto"/>
        <w:right w:val="none" w:sz="0" w:space="0" w:color="auto"/>
      </w:divBdr>
    </w:div>
    <w:div w:id="974410599">
      <w:bodyDiv w:val="1"/>
      <w:marLeft w:val="0"/>
      <w:marRight w:val="0"/>
      <w:marTop w:val="0"/>
      <w:marBottom w:val="0"/>
      <w:divBdr>
        <w:top w:val="none" w:sz="0" w:space="0" w:color="auto"/>
        <w:left w:val="none" w:sz="0" w:space="0" w:color="auto"/>
        <w:bottom w:val="none" w:sz="0" w:space="0" w:color="auto"/>
        <w:right w:val="none" w:sz="0" w:space="0" w:color="auto"/>
      </w:divBdr>
    </w:div>
    <w:div w:id="974680896">
      <w:bodyDiv w:val="1"/>
      <w:marLeft w:val="0"/>
      <w:marRight w:val="0"/>
      <w:marTop w:val="0"/>
      <w:marBottom w:val="0"/>
      <w:divBdr>
        <w:top w:val="none" w:sz="0" w:space="0" w:color="auto"/>
        <w:left w:val="none" w:sz="0" w:space="0" w:color="auto"/>
        <w:bottom w:val="none" w:sz="0" w:space="0" w:color="auto"/>
        <w:right w:val="none" w:sz="0" w:space="0" w:color="auto"/>
      </w:divBdr>
    </w:div>
    <w:div w:id="976225583">
      <w:bodyDiv w:val="1"/>
      <w:marLeft w:val="0"/>
      <w:marRight w:val="0"/>
      <w:marTop w:val="0"/>
      <w:marBottom w:val="0"/>
      <w:divBdr>
        <w:top w:val="none" w:sz="0" w:space="0" w:color="auto"/>
        <w:left w:val="none" w:sz="0" w:space="0" w:color="auto"/>
        <w:bottom w:val="none" w:sz="0" w:space="0" w:color="auto"/>
        <w:right w:val="none" w:sz="0" w:space="0" w:color="auto"/>
      </w:divBdr>
    </w:div>
    <w:div w:id="976373907">
      <w:bodyDiv w:val="1"/>
      <w:marLeft w:val="0"/>
      <w:marRight w:val="0"/>
      <w:marTop w:val="0"/>
      <w:marBottom w:val="0"/>
      <w:divBdr>
        <w:top w:val="none" w:sz="0" w:space="0" w:color="auto"/>
        <w:left w:val="none" w:sz="0" w:space="0" w:color="auto"/>
        <w:bottom w:val="none" w:sz="0" w:space="0" w:color="auto"/>
        <w:right w:val="none" w:sz="0" w:space="0" w:color="auto"/>
      </w:divBdr>
    </w:div>
    <w:div w:id="976379818">
      <w:bodyDiv w:val="1"/>
      <w:marLeft w:val="0"/>
      <w:marRight w:val="0"/>
      <w:marTop w:val="0"/>
      <w:marBottom w:val="0"/>
      <w:divBdr>
        <w:top w:val="none" w:sz="0" w:space="0" w:color="auto"/>
        <w:left w:val="none" w:sz="0" w:space="0" w:color="auto"/>
        <w:bottom w:val="none" w:sz="0" w:space="0" w:color="auto"/>
        <w:right w:val="none" w:sz="0" w:space="0" w:color="auto"/>
      </w:divBdr>
    </w:div>
    <w:div w:id="976952761">
      <w:bodyDiv w:val="1"/>
      <w:marLeft w:val="0"/>
      <w:marRight w:val="0"/>
      <w:marTop w:val="0"/>
      <w:marBottom w:val="0"/>
      <w:divBdr>
        <w:top w:val="none" w:sz="0" w:space="0" w:color="auto"/>
        <w:left w:val="none" w:sz="0" w:space="0" w:color="auto"/>
        <w:bottom w:val="none" w:sz="0" w:space="0" w:color="auto"/>
        <w:right w:val="none" w:sz="0" w:space="0" w:color="auto"/>
      </w:divBdr>
    </w:div>
    <w:div w:id="977339101">
      <w:bodyDiv w:val="1"/>
      <w:marLeft w:val="0"/>
      <w:marRight w:val="0"/>
      <w:marTop w:val="0"/>
      <w:marBottom w:val="0"/>
      <w:divBdr>
        <w:top w:val="none" w:sz="0" w:space="0" w:color="auto"/>
        <w:left w:val="none" w:sz="0" w:space="0" w:color="auto"/>
        <w:bottom w:val="none" w:sz="0" w:space="0" w:color="auto"/>
        <w:right w:val="none" w:sz="0" w:space="0" w:color="auto"/>
      </w:divBdr>
    </w:div>
    <w:div w:id="977344123">
      <w:bodyDiv w:val="1"/>
      <w:marLeft w:val="0"/>
      <w:marRight w:val="0"/>
      <w:marTop w:val="0"/>
      <w:marBottom w:val="0"/>
      <w:divBdr>
        <w:top w:val="none" w:sz="0" w:space="0" w:color="auto"/>
        <w:left w:val="none" w:sz="0" w:space="0" w:color="auto"/>
        <w:bottom w:val="none" w:sz="0" w:space="0" w:color="auto"/>
        <w:right w:val="none" w:sz="0" w:space="0" w:color="auto"/>
      </w:divBdr>
    </w:div>
    <w:div w:id="977488494">
      <w:bodyDiv w:val="1"/>
      <w:marLeft w:val="0"/>
      <w:marRight w:val="0"/>
      <w:marTop w:val="0"/>
      <w:marBottom w:val="0"/>
      <w:divBdr>
        <w:top w:val="none" w:sz="0" w:space="0" w:color="auto"/>
        <w:left w:val="none" w:sz="0" w:space="0" w:color="auto"/>
        <w:bottom w:val="none" w:sz="0" w:space="0" w:color="auto"/>
        <w:right w:val="none" w:sz="0" w:space="0" w:color="auto"/>
      </w:divBdr>
    </w:div>
    <w:div w:id="977731653">
      <w:bodyDiv w:val="1"/>
      <w:marLeft w:val="0"/>
      <w:marRight w:val="0"/>
      <w:marTop w:val="0"/>
      <w:marBottom w:val="0"/>
      <w:divBdr>
        <w:top w:val="none" w:sz="0" w:space="0" w:color="auto"/>
        <w:left w:val="none" w:sz="0" w:space="0" w:color="auto"/>
        <w:bottom w:val="none" w:sz="0" w:space="0" w:color="auto"/>
        <w:right w:val="none" w:sz="0" w:space="0" w:color="auto"/>
      </w:divBdr>
    </w:div>
    <w:div w:id="977763171">
      <w:bodyDiv w:val="1"/>
      <w:marLeft w:val="0"/>
      <w:marRight w:val="0"/>
      <w:marTop w:val="0"/>
      <w:marBottom w:val="0"/>
      <w:divBdr>
        <w:top w:val="none" w:sz="0" w:space="0" w:color="auto"/>
        <w:left w:val="none" w:sz="0" w:space="0" w:color="auto"/>
        <w:bottom w:val="none" w:sz="0" w:space="0" w:color="auto"/>
        <w:right w:val="none" w:sz="0" w:space="0" w:color="auto"/>
      </w:divBdr>
    </w:div>
    <w:div w:id="978345573">
      <w:bodyDiv w:val="1"/>
      <w:marLeft w:val="0"/>
      <w:marRight w:val="0"/>
      <w:marTop w:val="0"/>
      <w:marBottom w:val="0"/>
      <w:divBdr>
        <w:top w:val="none" w:sz="0" w:space="0" w:color="auto"/>
        <w:left w:val="none" w:sz="0" w:space="0" w:color="auto"/>
        <w:bottom w:val="none" w:sz="0" w:space="0" w:color="auto"/>
        <w:right w:val="none" w:sz="0" w:space="0" w:color="auto"/>
      </w:divBdr>
    </w:div>
    <w:div w:id="978533383">
      <w:bodyDiv w:val="1"/>
      <w:marLeft w:val="0"/>
      <w:marRight w:val="0"/>
      <w:marTop w:val="0"/>
      <w:marBottom w:val="0"/>
      <w:divBdr>
        <w:top w:val="none" w:sz="0" w:space="0" w:color="auto"/>
        <w:left w:val="none" w:sz="0" w:space="0" w:color="auto"/>
        <w:bottom w:val="none" w:sz="0" w:space="0" w:color="auto"/>
        <w:right w:val="none" w:sz="0" w:space="0" w:color="auto"/>
      </w:divBdr>
    </w:div>
    <w:div w:id="979654022">
      <w:bodyDiv w:val="1"/>
      <w:marLeft w:val="0"/>
      <w:marRight w:val="0"/>
      <w:marTop w:val="0"/>
      <w:marBottom w:val="0"/>
      <w:divBdr>
        <w:top w:val="none" w:sz="0" w:space="0" w:color="auto"/>
        <w:left w:val="none" w:sz="0" w:space="0" w:color="auto"/>
        <w:bottom w:val="none" w:sz="0" w:space="0" w:color="auto"/>
        <w:right w:val="none" w:sz="0" w:space="0" w:color="auto"/>
      </w:divBdr>
    </w:div>
    <w:div w:id="979847937">
      <w:bodyDiv w:val="1"/>
      <w:marLeft w:val="0"/>
      <w:marRight w:val="0"/>
      <w:marTop w:val="0"/>
      <w:marBottom w:val="0"/>
      <w:divBdr>
        <w:top w:val="none" w:sz="0" w:space="0" w:color="auto"/>
        <w:left w:val="none" w:sz="0" w:space="0" w:color="auto"/>
        <w:bottom w:val="none" w:sz="0" w:space="0" w:color="auto"/>
        <w:right w:val="none" w:sz="0" w:space="0" w:color="auto"/>
      </w:divBdr>
    </w:div>
    <w:div w:id="979849184">
      <w:bodyDiv w:val="1"/>
      <w:marLeft w:val="0"/>
      <w:marRight w:val="0"/>
      <w:marTop w:val="0"/>
      <w:marBottom w:val="0"/>
      <w:divBdr>
        <w:top w:val="none" w:sz="0" w:space="0" w:color="auto"/>
        <w:left w:val="none" w:sz="0" w:space="0" w:color="auto"/>
        <w:bottom w:val="none" w:sz="0" w:space="0" w:color="auto"/>
        <w:right w:val="none" w:sz="0" w:space="0" w:color="auto"/>
      </w:divBdr>
    </w:div>
    <w:div w:id="979959946">
      <w:bodyDiv w:val="1"/>
      <w:marLeft w:val="0"/>
      <w:marRight w:val="0"/>
      <w:marTop w:val="0"/>
      <w:marBottom w:val="0"/>
      <w:divBdr>
        <w:top w:val="none" w:sz="0" w:space="0" w:color="auto"/>
        <w:left w:val="none" w:sz="0" w:space="0" w:color="auto"/>
        <w:bottom w:val="none" w:sz="0" w:space="0" w:color="auto"/>
        <w:right w:val="none" w:sz="0" w:space="0" w:color="auto"/>
      </w:divBdr>
    </w:div>
    <w:div w:id="980037068">
      <w:bodyDiv w:val="1"/>
      <w:marLeft w:val="0"/>
      <w:marRight w:val="0"/>
      <w:marTop w:val="0"/>
      <w:marBottom w:val="0"/>
      <w:divBdr>
        <w:top w:val="none" w:sz="0" w:space="0" w:color="auto"/>
        <w:left w:val="none" w:sz="0" w:space="0" w:color="auto"/>
        <w:bottom w:val="none" w:sz="0" w:space="0" w:color="auto"/>
        <w:right w:val="none" w:sz="0" w:space="0" w:color="auto"/>
      </w:divBdr>
    </w:div>
    <w:div w:id="980814273">
      <w:bodyDiv w:val="1"/>
      <w:marLeft w:val="0"/>
      <w:marRight w:val="0"/>
      <w:marTop w:val="0"/>
      <w:marBottom w:val="0"/>
      <w:divBdr>
        <w:top w:val="none" w:sz="0" w:space="0" w:color="auto"/>
        <w:left w:val="none" w:sz="0" w:space="0" w:color="auto"/>
        <w:bottom w:val="none" w:sz="0" w:space="0" w:color="auto"/>
        <w:right w:val="none" w:sz="0" w:space="0" w:color="auto"/>
      </w:divBdr>
    </w:div>
    <w:div w:id="982586108">
      <w:bodyDiv w:val="1"/>
      <w:marLeft w:val="0"/>
      <w:marRight w:val="0"/>
      <w:marTop w:val="0"/>
      <w:marBottom w:val="0"/>
      <w:divBdr>
        <w:top w:val="none" w:sz="0" w:space="0" w:color="auto"/>
        <w:left w:val="none" w:sz="0" w:space="0" w:color="auto"/>
        <w:bottom w:val="none" w:sz="0" w:space="0" w:color="auto"/>
        <w:right w:val="none" w:sz="0" w:space="0" w:color="auto"/>
      </w:divBdr>
    </w:div>
    <w:div w:id="982732062">
      <w:bodyDiv w:val="1"/>
      <w:marLeft w:val="0"/>
      <w:marRight w:val="0"/>
      <w:marTop w:val="0"/>
      <w:marBottom w:val="0"/>
      <w:divBdr>
        <w:top w:val="none" w:sz="0" w:space="0" w:color="auto"/>
        <w:left w:val="none" w:sz="0" w:space="0" w:color="auto"/>
        <w:bottom w:val="none" w:sz="0" w:space="0" w:color="auto"/>
        <w:right w:val="none" w:sz="0" w:space="0" w:color="auto"/>
      </w:divBdr>
    </w:div>
    <w:div w:id="983005610">
      <w:bodyDiv w:val="1"/>
      <w:marLeft w:val="0"/>
      <w:marRight w:val="0"/>
      <w:marTop w:val="0"/>
      <w:marBottom w:val="0"/>
      <w:divBdr>
        <w:top w:val="none" w:sz="0" w:space="0" w:color="auto"/>
        <w:left w:val="none" w:sz="0" w:space="0" w:color="auto"/>
        <w:bottom w:val="none" w:sz="0" w:space="0" w:color="auto"/>
        <w:right w:val="none" w:sz="0" w:space="0" w:color="auto"/>
      </w:divBdr>
    </w:div>
    <w:div w:id="983124594">
      <w:bodyDiv w:val="1"/>
      <w:marLeft w:val="0"/>
      <w:marRight w:val="0"/>
      <w:marTop w:val="0"/>
      <w:marBottom w:val="0"/>
      <w:divBdr>
        <w:top w:val="none" w:sz="0" w:space="0" w:color="auto"/>
        <w:left w:val="none" w:sz="0" w:space="0" w:color="auto"/>
        <w:bottom w:val="none" w:sz="0" w:space="0" w:color="auto"/>
        <w:right w:val="none" w:sz="0" w:space="0" w:color="auto"/>
      </w:divBdr>
    </w:div>
    <w:div w:id="983196969">
      <w:bodyDiv w:val="1"/>
      <w:marLeft w:val="0"/>
      <w:marRight w:val="0"/>
      <w:marTop w:val="0"/>
      <w:marBottom w:val="0"/>
      <w:divBdr>
        <w:top w:val="none" w:sz="0" w:space="0" w:color="auto"/>
        <w:left w:val="none" w:sz="0" w:space="0" w:color="auto"/>
        <w:bottom w:val="none" w:sz="0" w:space="0" w:color="auto"/>
        <w:right w:val="none" w:sz="0" w:space="0" w:color="auto"/>
      </w:divBdr>
    </w:div>
    <w:div w:id="983464601">
      <w:bodyDiv w:val="1"/>
      <w:marLeft w:val="0"/>
      <w:marRight w:val="0"/>
      <w:marTop w:val="0"/>
      <w:marBottom w:val="0"/>
      <w:divBdr>
        <w:top w:val="none" w:sz="0" w:space="0" w:color="auto"/>
        <w:left w:val="none" w:sz="0" w:space="0" w:color="auto"/>
        <w:bottom w:val="none" w:sz="0" w:space="0" w:color="auto"/>
        <w:right w:val="none" w:sz="0" w:space="0" w:color="auto"/>
      </w:divBdr>
    </w:div>
    <w:div w:id="983704937">
      <w:bodyDiv w:val="1"/>
      <w:marLeft w:val="0"/>
      <w:marRight w:val="0"/>
      <w:marTop w:val="0"/>
      <w:marBottom w:val="0"/>
      <w:divBdr>
        <w:top w:val="none" w:sz="0" w:space="0" w:color="auto"/>
        <w:left w:val="none" w:sz="0" w:space="0" w:color="auto"/>
        <w:bottom w:val="none" w:sz="0" w:space="0" w:color="auto"/>
        <w:right w:val="none" w:sz="0" w:space="0" w:color="auto"/>
      </w:divBdr>
    </w:div>
    <w:div w:id="983965787">
      <w:bodyDiv w:val="1"/>
      <w:marLeft w:val="0"/>
      <w:marRight w:val="0"/>
      <w:marTop w:val="0"/>
      <w:marBottom w:val="0"/>
      <w:divBdr>
        <w:top w:val="none" w:sz="0" w:space="0" w:color="auto"/>
        <w:left w:val="none" w:sz="0" w:space="0" w:color="auto"/>
        <w:bottom w:val="none" w:sz="0" w:space="0" w:color="auto"/>
        <w:right w:val="none" w:sz="0" w:space="0" w:color="auto"/>
      </w:divBdr>
    </w:div>
    <w:div w:id="984428552">
      <w:bodyDiv w:val="1"/>
      <w:marLeft w:val="0"/>
      <w:marRight w:val="0"/>
      <w:marTop w:val="0"/>
      <w:marBottom w:val="0"/>
      <w:divBdr>
        <w:top w:val="none" w:sz="0" w:space="0" w:color="auto"/>
        <w:left w:val="none" w:sz="0" w:space="0" w:color="auto"/>
        <w:bottom w:val="none" w:sz="0" w:space="0" w:color="auto"/>
        <w:right w:val="none" w:sz="0" w:space="0" w:color="auto"/>
      </w:divBdr>
    </w:div>
    <w:div w:id="984512523">
      <w:bodyDiv w:val="1"/>
      <w:marLeft w:val="0"/>
      <w:marRight w:val="0"/>
      <w:marTop w:val="0"/>
      <w:marBottom w:val="0"/>
      <w:divBdr>
        <w:top w:val="none" w:sz="0" w:space="0" w:color="auto"/>
        <w:left w:val="none" w:sz="0" w:space="0" w:color="auto"/>
        <w:bottom w:val="none" w:sz="0" w:space="0" w:color="auto"/>
        <w:right w:val="none" w:sz="0" w:space="0" w:color="auto"/>
      </w:divBdr>
    </w:div>
    <w:div w:id="984819307">
      <w:bodyDiv w:val="1"/>
      <w:marLeft w:val="0"/>
      <w:marRight w:val="0"/>
      <w:marTop w:val="0"/>
      <w:marBottom w:val="0"/>
      <w:divBdr>
        <w:top w:val="none" w:sz="0" w:space="0" w:color="auto"/>
        <w:left w:val="none" w:sz="0" w:space="0" w:color="auto"/>
        <w:bottom w:val="none" w:sz="0" w:space="0" w:color="auto"/>
        <w:right w:val="none" w:sz="0" w:space="0" w:color="auto"/>
      </w:divBdr>
    </w:div>
    <w:div w:id="986086535">
      <w:bodyDiv w:val="1"/>
      <w:marLeft w:val="0"/>
      <w:marRight w:val="0"/>
      <w:marTop w:val="0"/>
      <w:marBottom w:val="0"/>
      <w:divBdr>
        <w:top w:val="none" w:sz="0" w:space="0" w:color="auto"/>
        <w:left w:val="none" w:sz="0" w:space="0" w:color="auto"/>
        <w:bottom w:val="none" w:sz="0" w:space="0" w:color="auto"/>
        <w:right w:val="none" w:sz="0" w:space="0" w:color="auto"/>
      </w:divBdr>
    </w:div>
    <w:div w:id="986278064">
      <w:bodyDiv w:val="1"/>
      <w:marLeft w:val="0"/>
      <w:marRight w:val="0"/>
      <w:marTop w:val="0"/>
      <w:marBottom w:val="0"/>
      <w:divBdr>
        <w:top w:val="none" w:sz="0" w:space="0" w:color="auto"/>
        <w:left w:val="none" w:sz="0" w:space="0" w:color="auto"/>
        <w:bottom w:val="none" w:sz="0" w:space="0" w:color="auto"/>
        <w:right w:val="none" w:sz="0" w:space="0" w:color="auto"/>
      </w:divBdr>
    </w:div>
    <w:div w:id="986780211">
      <w:bodyDiv w:val="1"/>
      <w:marLeft w:val="0"/>
      <w:marRight w:val="0"/>
      <w:marTop w:val="0"/>
      <w:marBottom w:val="0"/>
      <w:divBdr>
        <w:top w:val="none" w:sz="0" w:space="0" w:color="auto"/>
        <w:left w:val="none" w:sz="0" w:space="0" w:color="auto"/>
        <w:bottom w:val="none" w:sz="0" w:space="0" w:color="auto"/>
        <w:right w:val="none" w:sz="0" w:space="0" w:color="auto"/>
      </w:divBdr>
    </w:div>
    <w:div w:id="987129813">
      <w:bodyDiv w:val="1"/>
      <w:marLeft w:val="0"/>
      <w:marRight w:val="0"/>
      <w:marTop w:val="0"/>
      <w:marBottom w:val="0"/>
      <w:divBdr>
        <w:top w:val="none" w:sz="0" w:space="0" w:color="auto"/>
        <w:left w:val="none" w:sz="0" w:space="0" w:color="auto"/>
        <w:bottom w:val="none" w:sz="0" w:space="0" w:color="auto"/>
        <w:right w:val="none" w:sz="0" w:space="0" w:color="auto"/>
      </w:divBdr>
    </w:div>
    <w:div w:id="987244278">
      <w:bodyDiv w:val="1"/>
      <w:marLeft w:val="0"/>
      <w:marRight w:val="0"/>
      <w:marTop w:val="0"/>
      <w:marBottom w:val="0"/>
      <w:divBdr>
        <w:top w:val="none" w:sz="0" w:space="0" w:color="auto"/>
        <w:left w:val="none" w:sz="0" w:space="0" w:color="auto"/>
        <w:bottom w:val="none" w:sz="0" w:space="0" w:color="auto"/>
        <w:right w:val="none" w:sz="0" w:space="0" w:color="auto"/>
      </w:divBdr>
    </w:div>
    <w:div w:id="987247876">
      <w:bodyDiv w:val="1"/>
      <w:marLeft w:val="0"/>
      <w:marRight w:val="0"/>
      <w:marTop w:val="0"/>
      <w:marBottom w:val="0"/>
      <w:divBdr>
        <w:top w:val="none" w:sz="0" w:space="0" w:color="auto"/>
        <w:left w:val="none" w:sz="0" w:space="0" w:color="auto"/>
        <w:bottom w:val="none" w:sz="0" w:space="0" w:color="auto"/>
        <w:right w:val="none" w:sz="0" w:space="0" w:color="auto"/>
      </w:divBdr>
    </w:div>
    <w:div w:id="987637157">
      <w:bodyDiv w:val="1"/>
      <w:marLeft w:val="0"/>
      <w:marRight w:val="0"/>
      <w:marTop w:val="0"/>
      <w:marBottom w:val="0"/>
      <w:divBdr>
        <w:top w:val="none" w:sz="0" w:space="0" w:color="auto"/>
        <w:left w:val="none" w:sz="0" w:space="0" w:color="auto"/>
        <w:bottom w:val="none" w:sz="0" w:space="0" w:color="auto"/>
        <w:right w:val="none" w:sz="0" w:space="0" w:color="auto"/>
      </w:divBdr>
    </w:div>
    <w:div w:id="988094250">
      <w:bodyDiv w:val="1"/>
      <w:marLeft w:val="0"/>
      <w:marRight w:val="0"/>
      <w:marTop w:val="0"/>
      <w:marBottom w:val="0"/>
      <w:divBdr>
        <w:top w:val="none" w:sz="0" w:space="0" w:color="auto"/>
        <w:left w:val="none" w:sz="0" w:space="0" w:color="auto"/>
        <w:bottom w:val="none" w:sz="0" w:space="0" w:color="auto"/>
        <w:right w:val="none" w:sz="0" w:space="0" w:color="auto"/>
      </w:divBdr>
    </w:div>
    <w:div w:id="988245264">
      <w:bodyDiv w:val="1"/>
      <w:marLeft w:val="0"/>
      <w:marRight w:val="0"/>
      <w:marTop w:val="0"/>
      <w:marBottom w:val="0"/>
      <w:divBdr>
        <w:top w:val="none" w:sz="0" w:space="0" w:color="auto"/>
        <w:left w:val="none" w:sz="0" w:space="0" w:color="auto"/>
        <w:bottom w:val="none" w:sz="0" w:space="0" w:color="auto"/>
        <w:right w:val="none" w:sz="0" w:space="0" w:color="auto"/>
      </w:divBdr>
    </w:div>
    <w:div w:id="989021570">
      <w:bodyDiv w:val="1"/>
      <w:marLeft w:val="0"/>
      <w:marRight w:val="0"/>
      <w:marTop w:val="0"/>
      <w:marBottom w:val="0"/>
      <w:divBdr>
        <w:top w:val="none" w:sz="0" w:space="0" w:color="auto"/>
        <w:left w:val="none" w:sz="0" w:space="0" w:color="auto"/>
        <w:bottom w:val="none" w:sz="0" w:space="0" w:color="auto"/>
        <w:right w:val="none" w:sz="0" w:space="0" w:color="auto"/>
      </w:divBdr>
    </w:div>
    <w:div w:id="990402183">
      <w:bodyDiv w:val="1"/>
      <w:marLeft w:val="0"/>
      <w:marRight w:val="0"/>
      <w:marTop w:val="0"/>
      <w:marBottom w:val="0"/>
      <w:divBdr>
        <w:top w:val="none" w:sz="0" w:space="0" w:color="auto"/>
        <w:left w:val="none" w:sz="0" w:space="0" w:color="auto"/>
        <w:bottom w:val="none" w:sz="0" w:space="0" w:color="auto"/>
        <w:right w:val="none" w:sz="0" w:space="0" w:color="auto"/>
      </w:divBdr>
    </w:div>
    <w:div w:id="990526724">
      <w:bodyDiv w:val="1"/>
      <w:marLeft w:val="0"/>
      <w:marRight w:val="0"/>
      <w:marTop w:val="0"/>
      <w:marBottom w:val="0"/>
      <w:divBdr>
        <w:top w:val="none" w:sz="0" w:space="0" w:color="auto"/>
        <w:left w:val="none" w:sz="0" w:space="0" w:color="auto"/>
        <w:bottom w:val="none" w:sz="0" w:space="0" w:color="auto"/>
        <w:right w:val="none" w:sz="0" w:space="0" w:color="auto"/>
      </w:divBdr>
    </w:div>
    <w:div w:id="991445851">
      <w:bodyDiv w:val="1"/>
      <w:marLeft w:val="0"/>
      <w:marRight w:val="0"/>
      <w:marTop w:val="0"/>
      <w:marBottom w:val="0"/>
      <w:divBdr>
        <w:top w:val="none" w:sz="0" w:space="0" w:color="auto"/>
        <w:left w:val="none" w:sz="0" w:space="0" w:color="auto"/>
        <w:bottom w:val="none" w:sz="0" w:space="0" w:color="auto"/>
        <w:right w:val="none" w:sz="0" w:space="0" w:color="auto"/>
      </w:divBdr>
    </w:div>
    <w:div w:id="991525144">
      <w:bodyDiv w:val="1"/>
      <w:marLeft w:val="0"/>
      <w:marRight w:val="0"/>
      <w:marTop w:val="0"/>
      <w:marBottom w:val="0"/>
      <w:divBdr>
        <w:top w:val="none" w:sz="0" w:space="0" w:color="auto"/>
        <w:left w:val="none" w:sz="0" w:space="0" w:color="auto"/>
        <w:bottom w:val="none" w:sz="0" w:space="0" w:color="auto"/>
        <w:right w:val="none" w:sz="0" w:space="0" w:color="auto"/>
      </w:divBdr>
    </w:div>
    <w:div w:id="991560598">
      <w:bodyDiv w:val="1"/>
      <w:marLeft w:val="0"/>
      <w:marRight w:val="0"/>
      <w:marTop w:val="0"/>
      <w:marBottom w:val="0"/>
      <w:divBdr>
        <w:top w:val="none" w:sz="0" w:space="0" w:color="auto"/>
        <w:left w:val="none" w:sz="0" w:space="0" w:color="auto"/>
        <w:bottom w:val="none" w:sz="0" w:space="0" w:color="auto"/>
        <w:right w:val="none" w:sz="0" w:space="0" w:color="auto"/>
      </w:divBdr>
    </w:div>
    <w:div w:id="992029298">
      <w:bodyDiv w:val="1"/>
      <w:marLeft w:val="0"/>
      <w:marRight w:val="0"/>
      <w:marTop w:val="0"/>
      <w:marBottom w:val="0"/>
      <w:divBdr>
        <w:top w:val="none" w:sz="0" w:space="0" w:color="auto"/>
        <w:left w:val="none" w:sz="0" w:space="0" w:color="auto"/>
        <w:bottom w:val="none" w:sz="0" w:space="0" w:color="auto"/>
        <w:right w:val="none" w:sz="0" w:space="0" w:color="auto"/>
      </w:divBdr>
      <w:divsChild>
        <w:div w:id="786461137">
          <w:marLeft w:val="0"/>
          <w:marRight w:val="0"/>
          <w:marTop w:val="0"/>
          <w:marBottom w:val="0"/>
          <w:divBdr>
            <w:top w:val="none" w:sz="0" w:space="0" w:color="auto"/>
            <w:left w:val="none" w:sz="0" w:space="0" w:color="auto"/>
            <w:bottom w:val="none" w:sz="0" w:space="0" w:color="auto"/>
            <w:right w:val="none" w:sz="0" w:space="0" w:color="auto"/>
          </w:divBdr>
          <w:divsChild>
            <w:div w:id="22639702">
              <w:marLeft w:val="0"/>
              <w:marRight w:val="0"/>
              <w:marTop w:val="0"/>
              <w:marBottom w:val="0"/>
              <w:divBdr>
                <w:top w:val="none" w:sz="0" w:space="0" w:color="auto"/>
                <w:left w:val="none" w:sz="0" w:space="0" w:color="auto"/>
                <w:bottom w:val="none" w:sz="0" w:space="0" w:color="auto"/>
                <w:right w:val="none" w:sz="0" w:space="0" w:color="auto"/>
              </w:divBdr>
            </w:div>
          </w:divsChild>
        </w:div>
        <w:div w:id="839392750">
          <w:marLeft w:val="0"/>
          <w:marRight w:val="0"/>
          <w:marTop w:val="0"/>
          <w:marBottom w:val="0"/>
          <w:divBdr>
            <w:top w:val="none" w:sz="0" w:space="0" w:color="auto"/>
            <w:left w:val="none" w:sz="0" w:space="0" w:color="auto"/>
            <w:bottom w:val="none" w:sz="0" w:space="0" w:color="auto"/>
            <w:right w:val="none" w:sz="0" w:space="0" w:color="auto"/>
          </w:divBdr>
          <w:divsChild>
            <w:div w:id="600576743">
              <w:marLeft w:val="0"/>
              <w:marRight w:val="0"/>
              <w:marTop w:val="0"/>
              <w:marBottom w:val="0"/>
              <w:divBdr>
                <w:top w:val="none" w:sz="0" w:space="0" w:color="auto"/>
                <w:left w:val="none" w:sz="0" w:space="0" w:color="auto"/>
                <w:bottom w:val="none" w:sz="0" w:space="0" w:color="auto"/>
                <w:right w:val="none" w:sz="0" w:space="0" w:color="auto"/>
              </w:divBdr>
            </w:div>
          </w:divsChild>
        </w:div>
        <w:div w:id="2037266923">
          <w:marLeft w:val="0"/>
          <w:marRight w:val="0"/>
          <w:marTop w:val="0"/>
          <w:marBottom w:val="0"/>
          <w:divBdr>
            <w:top w:val="none" w:sz="0" w:space="0" w:color="auto"/>
            <w:left w:val="none" w:sz="0" w:space="0" w:color="auto"/>
            <w:bottom w:val="none" w:sz="0" w:space="0" w:color="auto"/>
            <w:right w:val="none" w:sz="0" w:space="0" w:color="auto"/>
          </w:divBdr>
          <w:divsChild>
            <w:div w:id="1201435329">
              <w:marLeft w:val="0"/>
              <w:marRight w:val="0"/>
              <w:marTop w:val="0"/>
              <w:marBottom w:val="0"/>
              <w:divBdr>
                <w:top w:val="none" w:sz="0" w:space="0" w:color="auto"/>
                <w:left w:val="none" w:sz="0" w:space="0" w:color="auto"/>
                <w:bottom w:val="none" w:sz="0" w:space="0" w:color="auto"/>
                <w:right w:val="none" w:sz="0" w:space="0" w:color="auto"/>
              </w:divBdr>
            </w:div>
          </w:divsChild>
        </w:div>
        <w:div w:id="2090225297">
          <w:marLeft w:val="0"/>
          <w:marRight w:val="0"/>
          <w:marTop w:val="0"/>
          <w:marBottom w:val="0"/>
          <w:divBdr>
            <w:top w:val="none" w:sz="0" w:space="0" w:color="auto"/>
            <w:left w:val="none" w:sz="0" w:space="0" w:color="auto"/>
            <w:bottom w:val="none" w:sz="0" w:space="0" w:color="auto"/>
            <w:right w:val="none" w:sz="0" w:space="0" w:color="auto"/>
          </w:divBdr>
          <w:divsChild>
            <w:div w:id="40403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80782">
      <w:bodyDiv w:val="1"/>
      <w:marLeft w:val="0"/>
      <w:marRight w:val="0"/>
      <w:marTop w:val="0"/>
      <w:marBottom w:val="0"/>
      <w:divBdr>
        <w:top w:val="none" w:sz="0" w:space="0" w:color="auto"/>
        <w:left w:val="none" w:sz="0" w:space="0" w:color="auto"/>
        <w:bottom w:val="none" w:sz="0" w:space="0" w:color="auto"/>
        <w:right w:val="none" w:sz="0" w:space="0" w:color="auto"/>
      </w:divBdr>
    </w:div>
    <w:div w:id="993022185">
      <w:bodyDiv w:val="1"/>
      <w:marLeft w:val="0"/>
      <w:marRight w:val="0"/>
      <w:marTop w:val="0"/>
      <w:marBottom w:val="0"/>
      <w:divBdr>
        <w:top w:val="none" w:sz="0" w:space="0" w:color="auto"/>
        <w:left w:val="none" w:sz="0" w:space="0" w:color="auto"/>
        <w:bottom w:val="none" w:sz="0" w:space="0" w:color="auto"/>
        <w:right w:val="none" w:sz="0" w:space="0" w:color="auto"/>
      </w:divBdr>
    </w:div>
    <w:div w:id="993141721">
      <w:bodyDiv w:val="1"/>
      <w:marLeft w:val="0"/>
      <w:marRight w:val="0"/>
      <w:marTop w:val="0"/>
      <w:marBottom w:val="0"/>
      <w:divBdr>
        <w:top w:val="none" w:sz="0" w:space="0" w:color="auto"/>
        <w:left w:val="none" w:sz="0" w:space="0" w:color="auto"/>
        <w:bottom w:val="none" w:sz="0" w:space="0" w:color="auto"/>
        <w:right w:val="none" w:sz="0" w:space="0" w:color="auto"/>
      </w:divBdr>
    </w:div>
    <w:div w:id="993797920">
      <w:bodyDiv w:val="1"/>
      <w:marLeft w:val="0"/>
      <w:marRight w:val="0"/>
      <w:marTop w:val="0"/>
      <w:marBottom w:val="0"/>
      <w:divBdr>
        <w:top w:val="none" w:sz="0" w:space="0" w:color="auto"/>
        <w:left w:val="none" w:sz="0" w:space="0" w:color="auto"/>
        <w:bottom w:val="none" w:sz="0" w:space="0" w:color="auto"/>
        <w:right w:val="none" w:sz="0" w:space="0" w:color="auto"/>
      </w:divBdr>
    </w:div>
    <w:div w:id="994454228">
      <w:bodyDiv w:val="1"/>
      <w:marLeft w:val="0"/>
      <w:marRight w:val="0"/>
      <w:marTop w:val="0"/>
      <w:marBottom w:val="0"/>
      <w:divBdr>
        <w:top w:val="none" w:sz="0" w:space="0" w:color="auto"/>
        <w:left w:val="none" w:sz="0" w:space="0" w:color="auto"/>
        <w:bottom w:val="none" w:sz="0" w:space="0" w:color="auto"/>
        <w:right w:val="none" w:sz="0" w:space="0" w:color="auto"/>
      </w:divBdr>
    </w:div>
    <w:div w:id="994575881">
      <w:bodyDiv w:val="1"/>
      <w:marLeft w:val="0"/>
      <w:marRight w:val="0"/>
      <w:marTop w:val="0"/>
      <w:marBottom w:val="0"/>
      <w:divBdr>
        <w:top w:val="none" w:sz="0" w:space="0" w:color="auto"/>
        <w:left w:val="none" w:sz="0" w:space="0" w:color="auto"/>
        <w:bottom w:val="none" w:sz="0" w:space="0" w:color="auto"/>
        <w:right w:val="none" w:sz="0" w:space="0" w:color="auto"/>
      </w:divBdr>
    </w:div>
    <w:div w:id="994918556">
      <w:bodyDiv w:val="1"/>
      <w:marLeft w:val="0"/>
      <w:marRight w:val="0"/>
      <w:marTop w:val="0"/>
      <w:marBottom w:val="0"/>
      <w:divBdr>
        <w:top w:val="none" w:sz="0" w:space="0" w:color="auto"/>
        <w:left w:val="none" w:sz="0" w:space="0" w:color="auto"/>
        <w:bottom w:val="none" w:sz="0" w:space="0" w:color="auto"/>
        <w:right w:val="none" w:sz="0" w:space="0" w:color="auto"/>
      </w:divBdr>
    </w:div>
    <w:div w:id="995761427">
      <w:bodyDiv w:val="1"/>
      <w:marLeft w:val="0"/>
      <w:marRight w:val="0"/>
      <w:marTop w:val="0"/>
      <w:marBottom w:val="0"/>
      <w:divBdr>
        <w:top w:val="none" w:sz="0" w:space="0" w:color="auto"/>
        <w:left w:val="none" w:sz="0" w:space="0" w:color="auto"/>
        <w:bottom w:val="none" w:sz="0" w:space="0" w:color="auto"/>
        <w:right w:val="none" w:sz="0" w:space="0" w:color="auto"/>
      </w:divBdr>
    </w:div>
    <w:div w:id="996150353">
      <w:bodyDiv w:val="1"/>
      <w:marLeft w:val="0"/>
      <w:marRight w:val="0"/>
      <w:marTop w:val="0"/>
      <w:marBottom w:val="0"/>
      <w:divBdr>
        <w:top w:val="none" w:sz="0" w:space="0" w:color="auto"/>
        <w:left w:val="none" w:sz="0" w:space="0" w:color="auto"/>
        <w:bottom w:val="none" w:sz="0" w:space="0" w:color="auto"/>
        <w:right w:val="none" w:sz="0" w:space="0" w:color="auto"/>
      </w:divBdr>
    </w:div>
    <w:div w:id="996879174">
      <w:bodyDiv w:val="1"/>
      <w:marLeft w:val="0"/>
      <w:marRight w:val="0"/>
      <w:marTop w:val="0"/>
      <w:marBottom w:val="0"/>
      <w:divBdr>
        <w:top w:val="none" w:sz="0" w:space="0" w:color="auto"/>
        <w:left w:val="none" w:sz="0" w:space="0" w:color="auto"/>
        <w:bottom w:val="none" w:sz="0" w:space="0" w:color="auto"/>
        <w:right w:val="none" w:sz="0" w:space="0" w:color="auto"/>
      </w:divBdr>
    </w:div>
    <w:div w:id="997882203">
      <w:bodyDiv w:val="1"/>
      <w:marLeft w:val="0"/>
      <w:marRight w:val="0"/>
      <w:marTop w:val="0"/>
      <w:marBottom w:val="0"/>
      <w:divBdr>
        <w:top w:val="none" w:sz="0" w:space="0" w:color="auto"/>
        <w:left w:val="none" w:sz="0" w:space="0" w:color="auto"/>
        <w:bottom w:val="none" w:sz="0" w:space="0" w:color="auto"/>
        <w:right w:val="none" w:sz="0" w:space="0" w:color="auto"/>
      </w:divBdr>
    </w:div>
    <w:div w:id="998003784">
      <w:bodyDiv w:val="1"/>
      <w:marLeft w:val="0"/>
      <w:marRight w:val="0"/>
      <w:marTop w:val="0"/>
      <w:marBottom w:val="0"/>
      <w:divBdr>
        <w:top w:val="none" w:sz="0" w:space="0" w:color="auto"/>
        <w:left w:val="none" w:sz="0" w:space="0" w:color="auto"/>
        <w:bottom w:val="none" w:sz="0" w:space="0" w:color="auto"/>
        <w:right w:val="none" w:sz="0" w:space="0" w:color="auto"/>
      </w:divBdr>
    </w:div>
    <w:div w:id="998575560">
      <w:bodyDiv w:val="1"/>
      <w:marLeft w:val="0"/>
      <w:marRight w:val="0"/>
      <w:marTop w:val="0"/>
      <w:marBottom w:val="0"/>
      <w:divBdr>
        <w:top w:val="none" w:sz="0" w:space="0" w:color="auto"/>
        <w:left w:val="none" w:sz="0" w:space="0" w:color="auto"/>
        <w:bottom w:val="none" w:sz="0" w:space="0" w:color="auto"/>
        <w:right w:val="none" w:sz="0" w:space="0" w:color="auto"/>
      </w:divBdr>
    </w:div>
    <w:div w:id="998769520">
      <w:bodyDiv w:val="1"/>
      <w:marLeft w:val="0"/>
      <w:marRight w:val="0"/>
      <w:marTop w:val="0"/>
      <w:marBottom w:val="0"/>
      <w:divBdr>
        <w:top w:val="none" w:sz="0" w:space="0" w:color="auto"/>
        <w:left w:val="none" w:sz="0" w:space="0" w:color="auto"/>
        <w:bottom w:val="none" w:sz="0" w:space="0" w:color="auto"/>
        <w:right w:val="none" w:sz="0" w:space="0" w:color="auto"/>
      </w:divBdr>
    </w:div>
    <w:div w:id="998847225">
      <w:bodyDiv w:val="1"/>
      <w:marLeft w:val="0"/>
      <w:marRight w:val="0"/>
      <w:marTop w:val="0"/>
      <w:marBottom w:val="0"/>
      <w:divBdr>
        <w:top w:val="none" w:sz="0" w:space="0" w:color="auto"/>
        <w:left w:val="none" w:sz="0" w:space="0" w:color="auto"/>
        <w:bottom w:val="none" w:sz="0" w:space="0" w:color="auto"/>
        <w:right w:val="none" w:sz="0" w:space="0" w:color="auto"/>
      </w:divBdr>
    </w:div>
    <w:div w:id="999311540">
      <w:bodyDiv w:val="1"/>
      <w:marLeft w:val="0"/>
      <w:marRight w:val="0"/>
      <w:marTop w:val="0"/>
      <w:marBottom w:val="0"/>
      <w:divBdr>
        <w:top w:val="none" w:sz="0" w:space="0" w:color="auto"/>
        <w:left w:val="none" w:sz="0" w:space="0" w:color="auto"/>
        <w:bottom w:val="none" w:sz="0" w:space="0" w:color="auto"/>
        <w:right w:val="none" w:sz="0" w:space="0" w:color="auto"/>
      </w:divBdr>
    </w:div>
    <w:div w:id="999692011">
      <w:bodyDiv w:val="1"/>
      <w:marLeft w:val="0"/>
      <w:marRight w:val="0"/>
      <w:marTop w:val="0"/>
      <w:marBottom w:val="0"/>
      <w:divBdr>
        <w:top w:val="none" w:sz="0" w:space="0" w:color="auto"/>
        <w:left w:val="none" w:sz="0" w:space="0" w:color="auto"/>
        <w:bottom w:val="none" w:sz="0" w:space="0" w:color="auto"/>
        <w:right w:val="none" w:sz="0" w:space="0" w:color="auto"/>
      </w:divBdr>
    </w:div>
    <w:div w:id="999694656">
      <w:bodyDiv w:val="1"/>
      <w:marLeft w:val="0"/>
      <w:marRight w:val="0"/>
      <w:marTop w:val="0"/>
      <w:marBottom w:val="0"/>
      <w:divBdr>
        <w:top w:val="none" w:sz="0" w:space="0" w:color="auto"/>
        <w:left w:val="none" w:sz="0" w:space="0" w:color="auto"/>
        <w:bottom w:val="none" w:sz="0" w:space="0" w:color="auto"/>
        <w:right w:val="none" w:sz="0" w:space="0" w:color="auto"/>
      </w:divBdr>
    </w:div>
    <w:div w:id="999767339">
      <w:bodyDiv w:val="1"/>
      <w:marLeft w:val="0"/>
      <w:marRight w:val="0"/>
      <w:marTop w:val="0"/>
      <w:marBottom w:val="0"/>
      <w:divBdr>
        <w:top w:val="none" w:sz="0" w:space="0" w:color="auto"/>
        <w:left w:val="none" w:sz="0" w:space="0" w:color="auto"/>
        <w:bottom w:val="none" w:sz="0" w:space="0" w:color="auto"/>
        <w:right w:val="none" w:sz="0" w:space="0" w:color="auto"/>
      </w:divBdr>
    </w:div>
    <w:div w:id="999846643">
      <w:bodyDiv w:val="1"/>
      <w:marLeft w:val="0"/>
      <w:marRight w:val="0"/>
      <w:marTop w:val="0"/>
      <w:marBottom w:val="0"/>
      <w:divBdr>
        <w:top w:val="none" w:sz="0" w:space="0" w:color="auto"/>
        <w:left w:val="none" w:sz="0" w:space="0" w:color="auto"/>
        <w:bottom w:val="none" w:sz="0" w:space="0" w:color="auto"/>
        <w:right w:val="none" w:sz="0" w:space="0" w:color="auto"/>
      </w:divBdr>
    </w:div>
    <w:div w:id="1000474717">
      <w:bodyDiv w:val="1"/>
      <w:marLeft w:val="0"/>
      <w:marRight w:val="0"/>
      <w:marTop w:val="0"/>
      <w:marBottom w:val="0"/>
      <w:divBdr>
        <w:top w:val="none" w:sz="0" w:space="0" w:color="auto"/>
        <w:left w:val="none" w:sz="0" w:space="0" w:color="auto"/>
        <w:bottom w:val="none" w:sz="0" w:space="0" w:color="auto"/>
        <w:right w:val="none" w:sz="0" w:space="0" w:color="auto"/>
      </w:divBdr>
    </w:div>
    <w:div w:id="1002733295">
      <w:bodyDiv w:val="1"/>
      <w:marLeft w:val="0"/>
      <w:marRight w:val="0"/>
      <w:marTop w:val="0"/>
      <w:marBottom w:val="0"/>
      <w:divBdr>
        <w:top w:val="none" w:sz="0" w:space="0" w:color="auto"/>
        <w:left w:val="none" w:sz="0" w:space="0" w:color="auto"/>
        <w:bottom w:val="none" w:sz="0" w:space="0" w:color="auto"/>
        <w:right w:val="none" w:sz="0" w:space="0" w:color="auto"/>
      </w:divBdr>
    </w:div>
    <w:div w:id="1003053149">
      <w:bodyDiv w:val="1"/>
      <w:marLeft w:val="0"/>
      <w:marRight w:val="0"/>
      <w:marTop w:val="0"/>
      <w:marBottom w:val="0"/>
      <w:divBdr>
        <w:top w:val="none" w:sz="0" w:space="0" w:color="auto"/>
        <w:left w:val="none" w:sz="0" w:space="0" w:color="auto"/>
        <w:bottom w:val="none" w:sz="0" w:space="0" w:color="auto"/>
        <w:right w:val="none" w:sz="0" w:space="0" w:color="auto"/>
      </w:divBdr>
    </w:div>
    <w:div w:id="1003314301">
      <w:bodyDiv w:val="1"/>
      <w:marLeft w:val="0"/>
      <w:marRight w:val="0"/>
      <w:marTop w:val="0"/>
      <w:marBottom w:val="0"/>
      <w:divBdr>
        <w:top w:val="none" w:sz="0" w:space="0" w:color="auto"/>
        <w:left w:val="none" w:sz="0" w:space="0" w:color="auto"/>
        <w:bottom w:val="none" w:sz="0" w:space="0" w:color="auto"/>
        <w:right w:val="none" w:sz="0" w:space="0" w:color="auto"/>
      </w:divBdr>
    </w:div>
    <w:div w:id="1003780288">
      <w:bodyDiv w:val="1"/>
      <w:marLeft w:val="0"/>
      <w:marRight w:val="0"/>
      <w:marTop w:val="0"/>
      <w:marBottom w:val="0"/>
      <w:divBdr>
        <w:top w:val="none" w:sz="0" w:space="0" w:color="auto"/>
        <w:left w:val="none" w:sz="0" w:space="0" w:color="auto"/>
        <w:bottom w:val="none" w:sz="0" w:space="0" w:color="auto"/>
        <w:right w:val="none" w:sz="0" w:space="0" w:color="auto"/>
      </w:divBdr>
    </w:div>
    <w:div w:id="1004362059">
      <w:bodyDiv w:val="1"/>
      <w:marLeft w:val="0"/>
      <w:marRight w:val="0"/>
      <w:marTop w:val="0"/>
      <w:marBottom w:val="0"/>
      <w:divBdr>
        <w:top w:val="none" w:sz="0" w:space="0" w:color="auto"/>
        <w:left w:val="none" w:sz="0" w:space="0" w:color="auto"/>
        <w:bottom w:val="none" w:sz="0" w:space="0" w:color="auto"/>
        <w:right w:val="none" w:sz="0" w:space="0" w:color="auto"/>
      </w:divBdr>
    </w:div>
    <w:div w:id="1004818256">
      <w:bodyDiv w:val="1"/>
      <w:marLeft w:val="0"/>
      <w:marRight w:val="0"/>
      <w:marTop w:val="0"/>
      <w:marBottom w:val="0"/>
      <w:divBdr>
        <w:top w:val="none" w:sz="0" w:space="0" w:color="auto"/>
        <w:left w:val="none" w:sz="0" w:space="0" w:color="auto"/>
        <w:bottom w:val="none" w:sz="0" w:space="0" w:color="auto"/>
        <w:right w:val="none" w:sz="0" w:space="0" w:color="auto"/>
      </w:divBdr>
    </w:div>
    <w:div w:id="1004865816">
      <w:bodyDiv w:val="1"/>
      <w:marLeft w:val="0"/>
      <w:marRight w:val="0"/>
      <w:marTop w:val="0"/>
      <w:marBottom w:val="0"/>
      <w:divBdr>
        <w:top w:val="none" w:sz="0" w:space="0" w:color="auto"/>
        <w:left w:val="none" w:sz="0" w:space="0" w:color="auto"/>
        <w:bottom w:val="none" w:sz="0" w:space="0" w:color="auto"/>
        <w:right w:val="none" w:sz="0" w:space="0" w:color="auto"/>
      </w:divBdr>
      <w:divsChild>
        <w:div w:id="176971677">
          <w:marLeft w:val="0"/>
          <w:marRight w:val="0"/>
          <w:marTop w:val="0"/>
          <w:marBottom w:val="0"/>
          <w:divBdr>
            <w:top w:val="none" w:sz="0" w:space="0" w:color="auto"/>
            <w:left w:val="none" w:sz="0" w:space="0" w:color="auto"/>
            <w:bottom w:val="none" w:sz="0" w:space="0" w:color="auto"/>
            <w:right w:val="none" w:sz="0" w:space="0" w:color="auto"/>
          </w:divBdr>
          <w:divsChild>
            <w:div w:id="486675222">
              <w:blockQuote w:val="1"/>
              <w:marLeft w:val="720"/>
              <w:marRight w:val="720"/>
              <w:marTop w:val="100"/>
              <w:marBottom w:val="100"/>
              <w:divBdr>
                <w:top w:val="none" w:sz="0" w:space="0" w:color="auto"/>
                <w:left w:val="none" w:sz="0" w:space="0" w:color="auto"/>
                <w:bottom w:val="none" w:sz="0" w:space="0" w:color="auto"/>
                <w:right w:val="none" w:sz="0" w:space="0" w:color="auto"/>
              </w:divBdr>
            </w:div>
            <w:div w:id="756753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231507">
              <w:marLeft w:val="0"/>
              <w:marRight w:val="0"/>
              <w:marTop w:val="0"/>
              <w:marBottom w:val="0"/>
              <w:divBdr>
                <w:top w:val="none" w:sz="0" w:space="0" w:color="auto"/>
                <w:left w:val="none" w:sz="0" w:space="0" w:color="auto"/>
                <w:bottom w:val="none" w:sz="0" w:space="0" w:color="auto"/>
                <w:right w:val="none" w:sz="0" w:space="0" w:color="auto"/>
              </w:divBdr>
              <w:divsChild>
                <w:div w:id="2039548146">
                  <w:marLeft w:val="0"/>
                  <w:marRight w:val="0"/>
                  <w:marTop w:val="0"/>
                  <w:marBottom w:val="0"/>
                  <w:divBdr>
                    <w:top w:val="none" w:sz="0" w:space="0" w:color="auto"/>
                    <w:left w:val="none" w:sz="0" w:space="0" w:color="auto"/>
                    <w:bottom w:val="none" w:sz="0" w:space="0" w:color="auto"/>
                    <w:right w:val="none" w:sz="0" w:space="0" w:color="auto"/>
                  </w:divBdr>
                  <w:divsChild>
                    <w:div w:id="1822042001">
                      <w:marLeft w:val="0"/>
                      <w:marRight w:val="0"/>
                      <w:marTop w:val="0"/>
                      <w:marBottom w:val="0"/>
                      <w:divBdr>
                        <w:top w:val="none" w:sz="0" w:space="0" w:color="auto"/>
                        <w:left w:val="none" w:sz="0" w:space="0" w:color="auto"/>
                        <w:bottom w:val="none" w:sz="0" w:space="0" w:color="auto"/>
                        <w:right w:val="none" w:sz="0" w:space="0" w:color="auto"/>
                      </w:divBdr>
                      <w:divsChild>
                        <w:div w:id="29229125">
                          <w:marLeft w:val="0"/>
                          <w:marRight w:val="0"/>
                          <w:marTop w:val="0"/>
                          <w:marBottom w:val="0"/>
                          <w:divBdr>
                            <w:top w:val="none" w:sz="0" w:space="0" w:color="auto"/>
                            <w:left w:val="none" w:sz="0" w:space="0" w:color="auto"/>
                            <w:bottom w:val="none" w:sz="0" w:space="0" w:color="auto"/>
                            <w:right w:val="none" w:sz="0" w:space="0" w:color="auto"/>
                          </w:divBdr>
                        </w:div>
                        <w:div w:id="388039166">
                          <w:marLeft w:val="0"/>
                          <w:marRight w:val="0"/>
                          <w:marTop w:val="0"/>
                          <w:marBottom w:val="0"/>
                          <w:divBdr>
                            <w:top w:val="none" w:sz="0" w:space="0" w:color="auto"/>
                            <w:left w:val="none" w:sz="0" w:space="0" w:color="auto"/>
                            <w:bottom w:val="none" w:sz="0" w:space="0" w:color="auto"/>
                            <w:right w:val="none" w:sz="0" w:space="0" w:color="auto"/>
                          </w:divBdr>
                          <w:divsChild>
                            <w:div w:id="53091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020835">
              <w:marLeft w:val="0"/>
              <w:marRight w:val="0"/>
              <w:marTop w:val="0"/>
              <w:marBottom w:val="0"/>
              <w:divBdr>
                <w:top w:val="none" w:sz="0" w:space="0" w:color="auto"/>
                <w:left w:val="none" w:sz="0" w:space="0" w:color="auto"/>
                <w:bottom w:val="none" w:sz="0" w:space="0" w:color="auto"/>
                <w:right w:val="none" w:sz="0" w:space="0" w:color="auto"/>
              </w:divBdr>
              <w:divsChild>
                <w:div w:id="1021123978">
                  <w:marLeft w:val="0"/>
                  <w:marRight w:val="0"/>
                  <w:marTop w:val="0"/>
                  <w:marBottom w:val="0"/>
                  <w:divBdr>
                    <w:top w:val="none" w:sz="0" w:space="0" w:color="auto"/>
                    <w:left w:val="none" w:sz="0" w:space="0" w:color="auto"/>
                    <w:bottom w:val="none" w:sz="0" w:space="0" w:color="auto"/>
                    <w:right w:val="none" w:sz="0" w:space="0" w:color="auto"/>
                  </w:divBdr>
                </w:div>
              </w:divsChild>
            </w:div>
            <w:div w:id="1664895052">
              <w:marLeft w:val="0"/>
              <w:marRight w:val="0"/>
              <w:marTop w:val="0"/>
              <w:marBottom w:val="0"/>
              <w:divBdr>
                <w:top w:val="none" w:sz="0" w:space="0" w:color="auto"/>
                <w:left w:val="none" w:sz="0" w:space="0" w:color="auto"/>
                <w:bottom w:val="none" w:sz="0" w:space="0" w:color="auto"/>
                <w:right w:val="none" w:sz="0" w:space="0" w:color="auto"/>
              </w:divBdr>
              <w:divsChild>
                <w:div w:id="559903821">
                  <w:marLeft w:val="0"/>
                  <w:marRight w:val="0"/>
                  <w:marTop w:val="0"/>
                  <w:marBottom w:val="0"/>
                  <w:divBdr>
                    <w:top w:val="none" w:sz="0" w:space="0" w:color="auto"/>
                    <w:left w:val="none" w:sz="0" w:space="0" w:color="auto"/>
                    <w:bottom w:val="none" w:sz="0" w:space="0" w:color="auto"/>
                    <w:right w:val="none" w:sz="0" w:space="0" w:color="auto"/>
                  </w:divBdr>
                </w:div>
              </w:divsChild>
            </w:div>
            <w:div w:id="1992558649">
              <w:marLeft w:val="0"/>
              <w:marRight w:val="0"/>
              <w:marTop w:val="0"/>
              <w:marBottom w:val="0"/>
              <w:divBdr>
                <w:top w:val="none" w:sz="0" w:space="0" w:color="auto"/>
                <w:left w:val="none" w:sz="0" w:space="0" w:color="auto"/>
                <w:bottom w:val="none" w:sz="0" w:space="0" w:color="auto"/>
                <w:right w:val="none" w:sz="0" w:space="0" w:color="auto"/>
              </w:divBdr>
              <w:divsChild>
                <w:div w:id="2118483486">
                  <w:marLeft w:val="0"/>
                  <w:marRight w:val="0"/>
                  <w:marTop w:val="0"/>
                  <w:marBottom w:val="0"/>
                  <w:divBdr>
                    <w:top w:val="none" w:sz="0" w:space="0" w:color="auto"/>
                    <w:left w:val="none" w:sz="0" w:space="0" w:color="auto"/>
                    <w:bottom w:val="none" w:sz="0" w:space="0" w:color="auto"/>
                    <w:right w:val="none" w:sz="0" w:space="0" w:color="auto"/>
                  </w:divBdr>
                </w:div>
              </w:divsChild>
            </w:div>
            <w:div w:id="2057075685">
              <w:marLeft w:val="0"/>
              <w:marRight w:val="0"/>
              <w:marTop w:val="0"/>
              <w:marBottom w:val="0"/>
              <w:divBdr>
                <w:top w:val="none" w:sz="0" w:space="0" w:color="auto"/>
                <w:left w:val="none" w:sz="0" w:space="0" w:color="auto"/>
                <w:bottom w:val="none" w:sz="0" w:space="0" w:color="auto"/>
                <w:right w:val="none" w:sz="0" w:space="0" w:color="auto"/>
              </w:divBdr>
              <w:divsChild>
                <w:div w:id="43032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326539">
      <w:bodyDiv w:val="1"/>
      <w:marLeft w:val="0"/>
      <w:marRight w:val="0"/>
      <w:marTop w:val="0"/>
      <w:marBottom w:val="0"/>
      <w:divBdr>
        <w:top w:val="none" w:sz="0" w:space="0" w:color="auto"/>
        <w:left w:val="none" w:sz="0" w:space="0" w:color="auto"/>
        <w:bottom w:val="none" w:sz="0" w:space="0" w:color="auto"/>
        <w:right w:val="none" w:sz="0" w:space="0" w:color="auto"/>
      </w:divBdr>
    </w:div>
    <w:div w:id="1005866532">
      <w:bodyDiv w:val="1"/>
      <w:marLeft w:val="0"/>
      <w:marRight w:val="0"/>
      <w:marTop w:val="0"/>
      <w:marBottom w:val="0"/>
      <w:divBdr>
        <w:top w:val="none" w:sz="0" w:space="0" w:color="auto"/>
        <w:left w:val="none" w:sz="0" w:space="0" w:color="auto"/>
        <w:bottom w:val="none" w:sz="0" w:space="0" w:color="auto"/>
        <w:right w:val="none" w:sz="0" w:space="0" w:color="auto"/>
      </w:divBdr>
    </w:div>
    <w:div w:id="1006175830">
      <w:bodyDiv w:val="1"/>
      <w:marLeft w:val="0"/>
      <w:marRight w:val="0"/>
      <w:marTop w:val="0"/>
      <w:marBottom w:val="0"/>
      <w:divBdr>
        <w:top w:val="none" w:sz="0" w:space="0" w:color="auto"/>
        <w:left w:val="none" w:sz="0" w:space="0" w:color="auto"/>
        <w:bottom w:val="none" w:sz="0" w:space="0" w:color="auto"/>
        <w:right w:val="none" w:sz="0" w:space="0" w:color="auto"/>
      </w:divBdr>
    </w:div>
    <w:div w:id="1006177140">
      <w:bodyDiv w:val="1"/>
      <w:marLeft w:val="0"/>
      <w:marRight w:val="0"/>
      <w:marTop w:val="0"/>
      <w:marBottom w:val="0"/>
      <w:divBdr>
        <w:top w:val="none" w:sz="0" w:space="0" w:color="auto"/>
        <w:left w:val="none" w:sz="0" w:space="0" w:color="auto"/>
        <w:bottom w:val="none" w:sz="0" w:space="0" w:color="auto"/>
        <w:right w:val="none" w:sz="0" w:space="0" w:color="auto"/>
      </w:divBdr>
    </w:div>
    <w:div w:id="1006790179">
      <w:bodyDiv w:val="1"/>
      <w:marLeft w:val="0"/>
      <w:marRight w:val="0"/>
      <w:marTop w:val="0"/>
      <w:marBottom w:val="0"/>
      <w:divBdr>
        <w:top w:val="none" w:sz="0" w:space="0" w:color="auto"/>
        <w:left w:val="none" w:sz="0" w:space="0" w:color="auto"/>
        <w:bottom w:val="none" w:sz="0" w:space="0" w:color="auto"/>
        <w:right w:val="none" w:sz="0" w:space="0" w:color="auto"/>
      </w:divBdr>
    </w:div>
    <w:div w:id="1007250009">
      <w:bodyDiv w:val="1"/>
      <w:marLeft w:val="0"/>
      <w:marRight w:val="0"/>
      <w:marTop w:val="0"/>
      <w:marBottom w:val="0"/>
      <w:divBdr>
        <w:top w:val="none" w:sz="0" w:space="0" w:color="auto"/>
        <w:left w:val="none" w:sz="0" w:space="0" w:color="auto"/>
        <w:bottom w:val="none" w:sz="0" w:space="0" w:color="auto"/>
        <w:right w:val="none" w:sz="0" w:space="0" w:color="auto"/>
      </w:divBdr>
    </w:div>
    <w:div w:id="1007294692">
      <w:bodyDiv w:val="1"/>
      <w:marLeft w:val="0"/>
      <w:marRight w:val="0"/>
      <w:marTop w:val="0"/>
      <w:marBottom w:val="0"/>
      <w:divBdr>
        <w:top w:val="none" w:sz="0" w:space="0" w:color="auto"/>
        <w:left w:val="none" w:sz="0" w:space="0" w:color="auto"/>
        <w:bottom w:val="none" w:sz="0" w:space="0" w:color="auto"/>
        <w:right w:val="none" w:sz="0" w:space="0" w:color="auto"/>
      </w:divBdr>
    </w:div>
    <w:div w:id="1007563959">
      <w:bodyDiv w:val="1"/>
      <w:marLeft w:val="0"/>
      <w:marRight w:val="0"/>
      <w:marTop w:val="0"/>
      <w:marBottom w:val="0"/>
      <w:divBdr>
        <w:top w:val="none" w:sz="0" w:space="0" w:color="auto"/>
        <w:left w:val="none" w:sz="0" w:space="0" w:color="auto"/>
        <w:bottom w:val="none" w:sz="0" w:space="0" w:color="auto"/>
        <w:right w:val="none" w:sz="0" w:space="0" w:color="auto"/>
      </w:divBdr>
    </w:div>
    <w:div w:id="1007906895">
      <w:bodyDiv w:val="1"/>
      <w:marLeft w:val="0"/>
      <w:marRight w:val="0"/>
      <w:marTop w:val="0"/>
      <w:marBottom w:val="0"/>
      <w:divBdr>
        <w:top w:val="none" w:sz="0" w:space="0" w:color="auto"/>
        <w:left w:val="none" w:sz="0" w:space="0" w:color="auto"/>
        <w:bottom w:val="none" w:sz="0" w:space="0" w:color="auto"/>
        <w:right w:val="none" w:sz="0" w:space="0" w:color="auto"/>
      </w:divBdr>
    </w:div>
    <w:div w:id="1008094794">
      <w:bodyDiv w:val="1"/>
      <w:marLeft w:val="0"/>
      <w:marRight w:val="0"/>
      <w:marTop w:val="0"/>
      <w:marBottom w:val="0"/>
      <w:divBdr>
        <w:top w:val="none" w:sz="0" w:space="0" w:color="auto"/>
        <w:left w:val="none" w:sz="0" w:space="0" w:color="auto"/>
        <w:bottom w:val="none" w:sz="0" w:space="0" w:color="auto"/>
        <w:right w:val="none" w:sz="0" w:space="0" w:color="auto"/>
      </w:divBdr>
    </w:div>
    <w:div w:id="1008945496">
      <w:bodyDiv w:val="1"/>
      <w:marLeft w:val="0"/>
      <w:marRight w:val="0"/>
      <w:marTop w:val="0"/>
      <w:marBottom w:val="0"/>
      <w:divBdr>
        <w:top w:val="none" w:sz="0" w:space="0" w:color="auto"/>
        <w:left w:val="none" w:sz="0" w:space="0" w:color="auto"/>
        <w:bottom w:val="none" w:sz="0" w:space="0" w:color="auto"/>
        <w:right w:val="none" w:sz="0" w:space="0" w:color="auto"/>
      </w:divBdr>
    </w:div>
    <w:div w:id="1009452201">
      <w:bodyDiv w:val="1"/>
      <w:marLeft w:val="0"/>
      <w:marRight w:val="0"/>
      <w:marTop w:val="0"/>
      <w:marBottom w:val="0"/>
      <w:divBdr>
        <w:top w:val="none" w:sz="0" w:space="0" w:color="auto"/>
        <w:left w:val="none" w:sz="0" w:space="0" w:color="auto"/>
        <w:bottom w:val="none" w:sz="0" w:space="0" w:color="auto"/>
        <w:right w:val="none" w:sz="0" w:space="0" w:color="auto"/>
      </w:divBdr>
    </w:div>
    <w:div w:id="1009912156">
      <w:bodyDiv w:val="1"/>
      <w:marLeft w:val="0"/>
      <w:marRight w:val="0"/>
      <w:marTop w:val="0"/>
      <w:marBottom w:val="0"/>
      <w:divBdr>
        <w:top w:val="none" w:sz="0" w:space="0" w:color="auto"/>
        <w:left w:val="none" w:sz="0" w:space="0" w:color="auto"/>
        <w:bottom w:val="none" w:sz="0" w:space="0" w:color="auto"/>
        <w:right w:val="none" w:sz="0" w:space="0" w:color="auto"/>
      </w:divBdr>
    </w:div>
    <w:div w:id="1010134638">
      <w:bodyDiv w:val="1"/>
      <w:marLeft w:val="0"/>
      <w:marRight w:val="0"/>
      <w:marTop w:val="0"/>
      <w:marBottom w:val="0"/>
      <w:divBdr>
        <w:top w:val="none" w:sz="0" w:space="0" w:color="auto"/>
        <w:left w:val="none" w:sz="0" w:space="0" w:color="auto"/>
        <w:bottom w:val="none" w:sz="0" w:space="0" w:color="auto"/>
        <w:right w:val="none" w:sz="0" w:space="0" w:color="auto"/>
      </w:divBdr>
    </w:div>
    <w:div w:id="1010451900">
      <w:bodyDiv w:val="1"/>
      <w:marLeft w:val="0"/>
      <w:marRight w:val="0"/>
      <w:marTop w:val="0"/>
      <w:marBottom w:val="0"/>
      <w:divBdr>
        <w:top w:val="none" w:sz="0" w:space="0" w:color="auto"/>
        <w:left w:val="none" w:sz="0" w:space="0" w:color="auto"/>
        <w:bottom w:val="none" w:sz="0" w:space="0" w:color="auto"/>
        <w:right w:val="none" w:sz="0" w:space="0" w:color="auto"/>
      </w:divBdr>
    </w:div>
    <w:div w:id="1011107297">
      <w:bodyDiv w:val="1"/>
      <w:marLeft w:val="0"/>
      <w:marRight w:val="0"/>
      <w:marTop w:val="0"/>
      <w:marBottom w:val="0"/>
      <w:divBdr>
        <w:top w:val="none" w:sz="0" w:space="0" w:color="auto"/>
        <w:left w:val="none" w:sz="0" w:space="0" w:color="auto"/>
        <w:bottom w:val="none" w:sz="0" w:space="0" w:color="auto"/>
        <w:right w:val="none" w:sz="0" w:space="0" w:color="auto"/>
      </w:divBdr>
    </w:div>
    <w:div w:id="1012100164">
      <w:bodyDiv w:val="1"/>
      <w:marLeft w:val="0"/>
      <w:marRight w:val="0"/>
      <w:marTop w:val="0"/>
      <w:marBottom w:val="0"/>
      <w:divBdr>
        <w:top w:val="none" w:sz="0" w:space="0" w:color="auto"/>
        <w:left w:val="none" w:sz="0" w:space="0" w:color="auto"/>
        <w:bottom w:val="none" w:sz="0" w:space="0" w:color="auto"/>
        <w:right w:val="none" w:sz="0" w:space="0" w:color="auto"/>
      </w:divBdr>
    </w:div>
    <w:div w:id="1012688200">
      <w:bodyDiv w:val="1"/>
      <w:marLeft w:val="0"/>
      <w:marRight w:val="0"/>
      <w:marTop w:val="0"/>
      <w:marBottom w:val="0"/>
      <w:divBdr>
        <w:top w:val="none" w:sz="0" w:space="0" w:color="auto"/>
        <w:left w:val="none" w:sz="0" w:space="0" w:color="auto"/>
        <w:bottom w:val="none" w:sz="0" w:space="0" w:color="auto"/>
        <w:right w:val="none" w:sz="0" w:space="0" w:color="auto"/>
      </w:divBdr>
    </w:div>
    <w:div w:id="1012755933">
      <w:bodyDiv w:val="1"/>
      <w:marLeft w:val="0"/>
      <w:marRight w:val="0"/>
      <w:marTop w:val="0"/>
      <w:marBottom w:val="0"/>
      <w:divBdr>
        <w:top w:val="none" w:sz="0" w:space="0" w:color="auto"/>
        <w:left w:val="none" w:sz="0" w:space="0" w:color="auto"/>
        <w:bottom w:val="none" w:sz="0" w:space="0" w:color="auto"/>
        <w:right w:val="none" w:sz="0" w:space="0" w:color="auto"/>
      </w:divBdr>
    </w:div>
    <w:div w:id="1012802560">
      <w:bodyDiv w:val="1"/>
      <w:marLeft w:val="0"/>
      <w:marRight w:val="0"/>
      <w:marTop w:val="0"/>
      <w:marBottom w:val="0"/>
      <w:divBdr>
        <w:top w:val="none" w:sz="0" w:space="0" w:color="auto"/>
        <w:left w:val="none" w:sz="0" w:space="0" w:color="auto"/>
        <w:bottom w:val="none" w:sz="0" w:space="0" w:color="auto"/>
        <w:right w:val="none" w:sz="0" w:space="0" w:color="auto"/>
      </w:divBdr>
    </w:div>
    <w:div w:id="1013342073">
      <w:bodyDiv w:val="1"/>
      <w:marLeft w:val="0"/>
      <w:marRight w:val="0"/>
      <w:marTop w:val="0"/>
      <w:marBottom w:val="0"/>
      <w:divBdr>
        <w:top w:val="none" w:sz="0" w:space="0" w:color="auto"/>
        <w:left w:val="none" w:sz="0" w:space="0" w:color="auto"/>
        <w:bottom w:val="none" w:sz="0" w:space="0" w:color="auto"/>
        <w:right w:val="none" w:sz="0" w:space="0" w:color="auto"/>
      </w:divBdr>
    </w:div>
    <w:div w:id="1014259012">
      <w:bodyDiv w:val="1"/>
      <w:marLeft w:val="0"/>
      <w:marRight w:val="0"/>
      <w:marTop w:val="0"/>
      <w:marBottom w:val="0"/>
      <w:divBdr>
        <w:top w:val="none" w:sz="0" w:space="0" w:color="auto"/>
        <w:left w:val="none" w:sz="0" w:space="0" w:color="auto"/>
        <w:bottom w:val="none" w:sz="0" w:space="0" w:color="auto"/>
        <w:right w:val="none" w:sz="0" w:space="0" w:color="auto"/>
      </w:divBdr>
    </w:div>
    <w:div w:id="1015309384">
      <w:bodyDiv w:val="1"/>
      <w:marLeft w:val="0"/>
      <w:marRight w:val="0"/>
      <w:marTop w:val="0"/>
      <w:marBottom w:val="0"/>
      <w:divBdr>
        <w:top w:val="none" w:sz="0" w:space="0" w:color="auto"/>
        <w:left w:val="none" w:sz="0" w:space="0" w:color="auto"/>
        <w:bottom w:val="none" w:sz="0" w:space="0" w:color="auto"/>
        <w:right w:val="none" w:sz="0" w:space="0" w:color="auto"/>
      </w:divBdr>
    </w:div>
    <w:div w:id="1015575211">
      <w:bodyDiv w:val="1"/>
      <w:marLeft w:val="0"/>
      <w:marRight w:val="0"/>
      <w:marTop w:val="0"/>
      <w:marBottom w:val="0"/>
      <w:divBdr>
        <w:top w:val="none" w:sz="0" w:space="0" w:color="auto"/>
        <w:left w:val="none" w:sz="0" w:space="0" w:color="auto"/>
        <w:bottom w:val="none" w:sz="0" w:space="0" w:color="auto"/>
        <w:right w:val="none" w:sz="0" w:space="0" w:color="auto"/>
      </w:divBdr>
    </w:div>
    <w:div w:id="1015839179">
      <w:bodyDiv w:val="1"/>
      <w:marLeft w:val="0"/>
      <w:marRight w:val="0"/>
      <w:marTop w:val="0"/>
      <w:marBottom w:val="0"/>
      <w:divBdr>
        <w:top w:val="none" w:sz="0" w:space="0" w:color="auto"/>
        <w:left w:val="none" w:sz="0" w:space="0" w:color="auto"/>
        <w:bottom w:val="none" w:sz="0" w:space="0" w:color="auto"/>
        <w:right w:val="none" w:sz="0" w:space="0" w:color="auto"/>
      </w:divBdr>
    </w:div>
    <w:div w:id="1016076908">
      <w:bodyDiv w:val="1"/>
      <w:marLeft w:val="0"/>
      <w:marRight w:val="0"/>
      <w:marTop w:val="0"/>
      <w:marBottom w:val="0"/>
      <w:divBdr>
        <w:top w:val="none" w:sz="0" w:space="0" w:color="auto"/>
        <w:left w:val="none" w:sz="0" w:space="0" w:color="auto"/>
        <w:bottom w:val="none" w:sz="0" w:space="0" w:color="auto"/>
        <w:right w:val="none" w:sz="0" w:space="0" w:color="auto"/>
      </w:divBdr>
    </w:div>
    <w:div w:id="1016465737">
      <w:bodyDiv w:val="1"/>
      <w:marLeft w:val="0"/>
      <w:marRight w:val="0"/>
      <w:marTop w:val="0"/>
      <w:marBottom w:val="0"/>
      <w:divBdr>
        <w:top w:val="none" w:sz="0" w:space="0" w:color="auto"/>
        <w:left w:val="none" w:sz="0" w:space="0" w:color="auto"/>
        <w:bottom w:val="none" w:sz="0" w:space="0" w:color="auto"/>
        <w:right w:val="none" w:sz="0" w:space="0" w:color="auto"/>
      </w:divBdr>
    </w:div>
    <w:div w:id="1016813200">
      <w:bodyDiv w:val="1"/>
      <w:marLeft w:val="0"/>
      <w:marRight w:val="0"/>
      <w:marTop w:val="0"/>
      <w:marBottom w:val="0"/>
      <w:divBdr>
        <w:top w:val="none" w:sz="0" w:space="0" w:color="auto"/>
        <w:left w:val="none" w:sz="0" w:space="0" w:color="auto"/>
        <w:bottom w:val="none" w:sz="0" w:space="0" w:color="auto"/>
        <w:right w:val="none" w:sz="0" w:space="0" w:color="auto"/>
      </w:divBdr>
    </w:div>
    <w:div w:id="1017344859">
      <w:bodyDiv w:val="1"/>
      <w:marLeft w:val="0"/>
      <w:marRight w:val="0"/>
      <w:marTop w:val="0"/>
      <w:marBottom w:val="0"/>
      <w:divBdr>
        <w:top w:val="none" w:sz="0" w:space="0" w:color="auto"/>
        <w:left w:val="none" w:sz="0" w:space="0" w:color="auto"/>
        <w:bottom w:val="none" w:sz="0" w:space="0" w:color="auto"/>
        <w:right w:val="none" w:sz="0" w:space="0" w:color="auto"/>
      </w:divBdr>
    </w:div>
    <w:div w:id="1017542533">
      <w:bodyDiv w:val="1"/>
      <w:marLeft w:val="0"/>
      <w:marRight w:val="0"/>
      <w:marTop w:val="0"/>
      <w:marBottom w:val="0"/>
      <w:divBdr>
        <w:top w:val="none" w:sz="0" w:space="0" w:color="auto"/>
        <w:left w:val="none" w:sz="0" w:space="0" w:color="auto"/>
        <w:bottom w:val="none" w:sz="0" w:space="0" w:color="auto"/>
        <w:right w:val="none" w:sz="0" w:space="0" w:color="auto"/>
      </w:divBdr>
    </w:div>
    <w:div w:id="1017972760">
      <w:bodyDiv w:val="1"/>
      <w:marLeft w:val="0"/>
      <w:marRight w:val="0"/>
      <w:marTop w:val="0"/>
      <w:marBottom w:val="0"/>
      <w:divBdr>
        <w:top w:val="none" w:sz="0" w:space="0" w:color="auto"/>
        <w:left w:val="none" w:sz="0" w:space="0" w:color="auto"/>
        <w:bottom w:val="none" w:sz="0" w:space="0" w:color="auto"/>
        <w:right w:val="none" w:sz="0" w:space="0" w:color="auto"/>
      </w:divBdr>
    </w:div>
    <w:div w:id="1019351435">
      <w:bodyDiv w:val="1"/>
      <w:marLeft w:val="0"/>
      <w:marRight w:val="0"/>
      <w:marTop w:val="0"/>
      <w:marBottom w:val="0"/>
      <w:divBdr>
        <w:top w:val="none" w:sz="0" w:space="0" w:color="auto"/>
        <w:left w:val="none" w:sz="0" w:space="0" w:color="auto"/>
        <w:bottom w:val="none" w:sz="0" w:space="0" w:color="auto"/>
        <w:right w:val="none" w:sz="0" w:space="0" w:color="auto"/>
      </w:divBdr>
    </w:div>
    <w:div w:id="1020274353">
      <w:bodyDiv w:val="1"/>
      <w:marLeft w:val="0"/>
      <w:marRight w:val="0"/>
      <w:marTop w:val="0"/>
      <w:marBottom w:val="0"/>
      <w:divBdr>
        <w:top w:val="none" w:sz="0" w:space="0" w:color="auto"/>
        <w:left w:val="none" w:sz="0" w:space="0" w:color="auto"/>
        <w:bottom w:val="none" w:sz="0" w:space="0" w:color="auto"/>
        <w:right w:val="none" w:sz="0" w:space="0" w:color="auto"/>
      </w:divBdr>
    </w:div>
    <w:div w:id="1022367244">
      <w:bodyDiv w:val="1"/>
      <w:marLeft w:val="0"/>
      <w:marRight w:val="0"/>
      <w:marTop w:val="0"/>
      <w:marBottom w:val="0"/>
      <w:divBdr>
        <w:top w:val="none" w:sz="0" w:space="0" w:color="auto"/>
        <w:left w:val="none" w:sz="0" w:space="0" w:color="auto"/>
        <w:bottom w:val="none" w:sz="0" w:space="0" w:color="auto"/>
        <w:right w:val="none" w:sz="0" w:space="0" w:color="auto"/>
      </w:divBdr>
    </w:div>
    <w:div w:id="1022786051">
      <w:bodyDiv w:val="1"/>
      <w:marLeft w:val="0"/>
      <w:marRight w:val="0"/>
      <w:marTop w:val="0"/>
      <w:marBottom w:val="0"/>
      <w:divBdr>
        <w:top w:val="none" w:sz="0" w:space="0" w:color="auto"/>
        <w:left w:val="none" w:sz="0" w:space="0" w:color="auto"/>
        <w:bottom w:val="none" w:sz="0" w:space="0" w:color="auto"/>
        <w:right w:val="none" w:sz="0" w:space="0" w:color="auto"/>
      </w:divBdr>
    </w:div>
    <w:div w:id="1023088319">
      <w:bodyDiv w:val="1"/>
      <w:marLeft w:val="0"/>
      <w:marRight w:val="0"/>
      <w:marTop w:val="0"/>
      <w:marBottom w:val="0"/>
      <w:divBdr>
        <w:top w:val="none" w:sz="0" w:space="0" w:color="auto"/>
        <w:left w:val="none" w:sz="0" w:space="0" w:color="auto"/>
        <w:bottom w:val="none" w:sz="0" w:space="0" w:color="auto"/>
        <w:right w:val="none" w:sz="0" w:space="0" w:color="auto"/>
      </w:divBdr>
    </w:div>
    <w:div w:id="1024983509">
      <w:bodyDiv w:val="1"/>
      <w:marLeft w:val="0"/>
      <w:marRight w:val="0"/>
      <w:marTop w:val="0"/>
      <w:marBottom w:val="0"/>
      <w:divBdr>
        <w:top w:val="none" w:sz="0" w:space="0" w:color="auto"/>
        <w:left w:val="none" w:sz="0" w:space="0" w:color="auto"/>
        <w:bottom w:val="none" w:sz="0" w:space="0" w:color="auto"/>
        <w:right w:val="none" w:sz="0" w:space="0" w:color="auto"/>
      </w:divBdr>
    </w:div>
    <w:div w:id="1025014085">
      <w:bodyDiv w:val="1"/>
      <w:marLeft w:val="0"/>
      <w:marRight w:val="0"/>
      <w:marTop w:val="0"/>
      <w:marBottom w:val="0"/>
      <w:divBdr>
        <w:top w:val="none" w:sz="0" w:space="0" w:color="auto"/>
        <w:left w:val="none" w:sz="0" w:space="0" w:color="auto"/>
        <w:bottom w:val="none" w:sz="0" w:space="0" w:color="auto"/>
        <w:right w:val="none" w:sz="0" w:space="0" w:color="auto"/>
      </w:divBdr>
    </w:div>
    <w:div w:id="1025139076">
      <w:bodyDiv w:val="1"/>
      <w:marLeft w:val="0"/>
      <w:marRight w:val="0"/>
      <w:marTop w:val="0"/>
      <w:marBottom w:val="0"/>
      <w:divBdr>
        <w:top w:val="none" w:sz="0" w:space="0" w:color="auto"/>
        <w:left w:val="none" w:sz="0" w:space="0" w:color="auto"/>
        <w:bottom w:val="none" w:sz="0" w:space="0" w:color="auto"/>
        <w:right w:val="none" w:sz="0" w:space="0" w:color="auto"/>
      </w:divBdr>
    </w:div>
    <w:div w:id="1025449663">
      <w:bodyDiv w:val="1"/>
      <w:marLeft w:val="0"/>
      <w:marRight w:val="0"/>
      <w:marTop w:val="0"/>
      <w:marBottom w:val="0"/>
      <w:divBdr>
        <w:top w:val="none" w:sz="0" w:space="0" w:color="auto"/>
        <w:left w:val="none" w:sz="0" w:space="0" w:color="auto"/>
        <w:bottom w:val="none" w:sz="0" w:space="0" w:color="auto"/>
        <w:right w:val="none" w:sz="0" w:space="0" w:color="auto"/>
      </w:divBdr>
    </w:div>
    <w:div w:id="1025519171">
      <w:bodyDiv w:val="1"/>
      <w:marLeft w:val="0"/>
      <w:marRight w:val="0"/>
      <w:marTop w:val="0"/>
      <w:marBottom w:val="0"/>
      <w:divBdr>
        <w:top w:val="none" w:sz="0" w:space="0" w:color="auto"/>
        <w:left w:val="none" w:sz="0" w:space="0" w:color="auto"/>
        <w:bottom w:val="none" w:sz="0" w:space="0" w:color="auto"/>
        <w:right w:val="none" w:sz="0" w:space="0" w:color="auto"/>
      </w:divBdr>
    </w:div>
    <w:div w:id="1025836468">
      <w:bodyDiv w:val="1"/>
      <w:marLeft w:val="0"/>
      <w:marRight w:val="0"/>
      <w:marTop w:val="0"/>
      <w:marBottom w:val="0"/>
      <w:divBdr>
        <w:top w:val="none" w:sz="0" w:space="0" w:color="auto"/>
        <w:left w:val="none" w:sz="0" w:space="0" w:color="auto"/>
        <w:bottom w:val="none" w:sz="0" w:space="0" w:color="auto"/>
        <w:right w:val="none" w:sz="0" w:space="0" w:color="auto"/>
      </w:divBdr>
    </w:div>
    <w:div w:id="1026325431">
      <w:bodyDiv w:val="1"/>
      <w:marLeft w:val="0"/>
      <w:marRight w:val="0"/>
      <w:marTop w:val="0"/>
      <w:marBottom w:val="0"/>
      <w:divBdr>
        <w:top w:val="none" w:sz="0" w:space="0" w:color="auto"/>
        <w:left w:val="none" w:sz="0" w:space="0" w:color="auto"/>
        <w:bottom w:val="none" w:sz="0" w:space="0" w:color="auto"/>
        <w:right w:val="none" w:sz="0" w:space="0" w:color="auto"/>
      </w:divBdr>
    </w:div>
    <w:div w:id="1026490452">
      <w:bodyDiv w:val="1"/>
      <w:marLeft w:val="0"/>
      <w:marRight w:val="0"/>
      <w:marTop w:val="0"/>
      <w:marBottom w:val="0"/>
      <w:divBdr>
        <w:top w:val="none" w:sz="0" w:space="0" w:color="auto"/>
        <w:left w:val="none" w:sz="0" w:space="0" w:color="auto"/>
        <w:bottom w:val="none" w:sz="0" w:space="0" w:color="auto"/>
        <w:right w:val="none" w:sz="0" w:space="0" w:color="auto"/>
      </w:divBdr>
    </w:div>
    <w:div w:id="1026903040">
      <w:bodyDiv w:val="1"/>
      <w:marLeft w:val="0"/>
      <w:marRight w:val="0"/>
      <w:marTop w:val="0"/>
      <w:marBottom w:val="0"/>
      <w:divBdr>
        <w:top w:val="none" w:sz="0" w:space="0" w:color="auto"/>
        <w:left w:val="none" w:sz="0" w:space="0" w:color="auto"/>
        <w:bottom w:val="none" w:sz="0" w:space="0" w:color="auto"/>
        <w:right w:val="none" w:sz="0" w:space="0" w:color="auto"/>
      </w:divBdr>
    </w:div>
    <w:div w:id="1026910153">
      <w:bodyDiv w:val="1"/>
      <w:marLeft w:val="0"/>
      <w:marRight w:val="0"/>
      <w:marTop w:val="0"/>
      <w:marBottom w:val="0"/>
      <w:divBdr>
        <w:top w:val="none" w:sz="0" w:space="0" w:color="auto"/>
        <w:left w:val="none" w:sz="0" w:space="0" w:color="auto"/>
        <w:bottom w:val="none" w:sz="0" w:space="0" w:color="auto"/>
        <w:right w:val="none" w:sz="0" w:space="0" w:color="auto"/>
      </w:divBdr>
    </w:div>
    <w:div w:id="1027566699">
      <w:bodyDiv w:val="1"/>
      <w:marLeft w:val="0"/>
      <w:marRight w:val="0"/>
      <w:marTop w:val="0"/>
      <w:marBottom w:val="0"/>
      <w:divBdr>
        <w:top w:val="none" w:sz="0" w:space="0" w:color="auto"/>
        <w:left w:val="none" w:sz="0" w:space="0" w:color="auto"/>
        <w:bottom w:val="none" w:sz="0" w:space="0" w:color="auto"/>
        <w:right w:val="none" w:sz="0" w:space="0" w:color="auto"/>
      </w:divBdr>
    </w:div>
    <w:div w:id="1027871195">
      <w:bodyDiv w:val="1"/>
      <w:marLeft w:val="0"/>
      <w:marRight w:val="0"/>
      <w:marTop w:val="0"/>
      <w:marBottom w:val="0"/>
      <w:divBdr>
        <w:top w:val="none" w:sz="0" w:space="0" w:color="auto"/>
        <w:left w:val="none" w:sz="0" w:space="0" w:color="auto"/>
        <w:bottom w:val="none" w:sz="0" w:space="0" w:color="auto"/>
        <w:right w:val="none" w:sz="0" w:space="0" w:color="auto"/>
      </w:divBdr>
    </w:div>
    <w:div w:id="1028146073">
      <w:bodyDiv w:val="1"/>
      <w:marLeft w:val="0"/>
      <w:marRight w:val="0"/>
      <w:marTop w:val="0"/>
      <w:marBottom w:val="0"/>
      <w:divBdr>
        <w:top w:val="none" w:sz="0" w:space="0" w:color="auto"/>
        <w:left w:val="none" w:sz="0" w:space="0" w:color="auto"/>
        <w:bottom w:val="none" w:sz="0" w:space="0" w:color="auto"/>
        <w:right w:val="none" w:sz="0" w:space="0" w:color="auto"/>
      </w:divBdr>
    </w:div>
    <w:div w:id="1028287977">
      <w:bodyDiv w:val="1"/>
      <w:marLeft w:val="0"/>
      <w:marRight w:val="0"/>
      <w:marTop w:val="0"/>
      <w:marBottom w:val="0"/>
      <w:divBdr>
        <w:top w:val="none" w:sz="0" w:space="0" w:color="auto"/>
        <w:left w:val="none" w:sz="0" w:space="0" w:color="auto"/>
        <w:bottom w:val="none" w:sz="0" w:space="0" w:color="auto"/>
        <w:right w:val="none" w:sz="0" w:space="0" w:color="auto"/>
      </w:divBdr>
    </w:div>
    <w:div w:id="1028677518">
      <w:bodyDiv w:val="1"/>
      <w:marLeft w:val="0"/>
      <w:marRight w:val="0"/>
      <w:marTop w:val="0"/>
      <w:marBottom w:val="0"/>
      <w:divBdr>
        <w:top w:val="none" w:sz="0" w:space="0" w:color="auto"/>
        <w:left w:val="none" w:sz="0" w:space="0" w:color="auto"/>
        <w:bottom w:val="none" w:sz="0" w:space="0" w:color="auto"/>
        <w:right w:val="none" w:sz="0" w:space="0" w:color="auto"/>
      </w:divBdr>
    </w:div>
    <w:div w:id="1029137120">
      <w:bodyDiv w:val="1"/>
      <w:marLeft w:val="0"/>
      <w:marRight w:val="0"/>
      <w:marTop w:val="0"/>
      <w:marBottom w:val="0"/>
      <w:divBdr>
        <w:top w:val="none" w:sz="0" w:space="0" w:color="auto"/>
        <w:left w:val="none" w:sz="0" w:space="0" w:color="auto"/>
        <w:bottom w:val="none" w:sz="0" w:space="0" w:color="auto"/>
        <w:right w:val="none" w:sz="0" w:space="0" w:color="auto"/>
      </w:divBdr>
    </w:div>
    <w:div w:id="1029180018">
      <w:bodyDiv w:val="1"/>
      <w:marLeft w:val="0"/>
      <w:marRight w:val="0"/>
      <w:marTop w:val="0"/>
      <w:marBottom w:val="0"/>
      <w:divBdr>
        <w:top w:val="none" w:sz="0" w:space="0" w:color="auto"/>
        <w:left w:val="none" w:sz="0" w:space="0" w:color="auto"/>
        <w:bottom w:val="none" w:sz="0" w:space="0" w:color="auto"/>
        <w:right w:val="none" w:sz="0" w:space="0" w:color="auto"/>
      </w:divBdr>
    </w:div>
    <w:div w:id="1029600847">
      <w:bodyDiv w:val="1"/>
      <w:marLeft w:val="0"/>
      <w:marRight w:val="0"/>
      <w:marTop w:val="0"/>
      <w:marBottom w:val="0"/>
      <w:divBdr>
        <w:top w:val="none" w:sz="0" w:space="0" w:color="auto"/>
        <w:left w:val="none" w:sz="0" w:space="0" w:color="auto"/>
        <w:bottom w:val="none" w:sz="0" w:space="0" w:color="auto"/>
        <w:right w:val="none" w:sz="0" w:space="0" w:color="auto"/>
      </w:divBdr>
    </w:div>
    <w:div w:id="1029723091">
      <w:bodyDiv w:val="1"/>
      <w:marLeft w:val="0"/>
      <w:marRight w:val="0"/>
      <w:marTop w:val="0"/>
      <w:marBottom w:val="0"/>
      <w:divBdr>
        <w:top w:val="none" w:sz="0" w:space="0" w:color="auto"/>
        <w:left w:val="none" w:sz="0" w:space="0" w:color="auto"/>
        <w:bottom w:val="none" w:sz="0" w:space="0" w:color="auto"/>
        <w:right w:val="none" w:sz="0" w:space="0" w:color="auto"/>
      </w:divBdr>
    </w:div>
    <w:div w:id="1029799296">
      <w:bodyDiv w:val="1"/>
      <w:marLeft w:val="0"/>
      <w:marRight w:val="0"/>
      <w:marTop w:val="0"/>
      <w:marBottom w:val="0"/>
      <w:divBdr>
        <w:top w:val="none" w:sz="0" w:space="0" w:color="auto"/>
        <w:left w:val="none" w:sz="0" w:space="0" w:color="auto"/>
        <w:bottom w:val="none" w:sz="0" w:space="0" w:color="auto"/>
        <w:right w:val="none" w:sz="0" w:space="0" w:color="auto"/>
      </w:divBdr>
    </w:div>
    <w:div w:id="1030036253">
      <w:bodyDiv w:val="1"/>
      <w:marLeft w:val="0"/>
      <w:marRight w:val="0"/>
      <w:marTop w:val="0"/>
      <w:marBottom w:val="0"/>
      <w:divBdr>
        <w:top w:val="none" w:sz="0" w:space="0" w:color="auto"/>
        <w:left w:val="none" w:sz="0" w:space="0" w:color="auto"/>
        <w:bottom w:val="none" w:sz="0" w:space="0" w:color="auto"/>
        <w:right w:val="none" w:sz="0" w:space="0" w:color="auto"/>
      </w:divBdr>
    </w:div>
    <w:div w:id="1030227350">
      <w:bodyDiv w:val="1"/>
      <w:marLeft w:val="0"/>
      <w:marRight w:val="0"/>
      <w:marTop w:val="0"/>
      <w:marBottom w:val="0"/>
      <w:divBdr>
        <w:top w:val="none" w:sz="0" w:space="0" w:color="auto"/>
        <w:left w:val="none" w:sz="0" w:space="0" w:color="auto"/>
        <w:bottom w:val="none" w:sz="0" w:space="0" w:color="auto"/>
        <w:right w:val="none" w:sz="0" w:space="0" w:color="auto"/>
      </w:divBdr>
    </w:div>
    <w:div w:id="1031690540">
      <w:bodyDiv w:val="1"/>
      <w:marLeft w:val="0"/>
      <w:marRight w:val="0"/>
      <w:marTop w:val="0"/>
      <w:marBottom w:val="0"/>
      <w:divBdr>
        <w:top w:val="none" w:sz="0" w:space="0" w:color="auto"/>
        <w:left w:val="none" w:sz="0" w:space="0" w:color="auto"/>
        <w:bottom w:val="none" w:sz="0" w:space="0" w:color="auto"/>
        <w:right w:val="none" w:sz="0" w:space="0" w:color="auto"/>
      </w:divBdr>
    </w:div>
    <w:div w:id="1031879145">
      <w:bodyDiv w:val="1"/>
      <w:marLeft w:val="0"/>
      <w:marRight w:val="0"/>
      <w:marTop w:val="0"/>
      <w:marBottom w:val="0"/>
      <w:divBdr>
        <w:top w:val="none" w:sz="0" w:space="0" w:color="auto"/>
        <w:left w:val="none" w:sz="0" w:space="0" w:color="auto"/>
        <w:bottom w:val="none" w:sz="0" w:space="0" w:color="auto"/>
        <w:right w:val="none" w:sz="0" w:space="0" w:color="auto"/>
      </w:divBdr>
    </w:div>
    <w:div w:id="1032264557">
      <w:bodyDiv w:val="1"/>
      <w:marLeft w:val="0"/>
      <w:marRight w:val="0"/>
      <w:marTop w:val="0"/>
      <w:marBottom w:val="0"/>
      <w:divBdr>
        <w:top w:val="none" w:sz="0" w:space="0" w:color="auto"/>
        <w:left w:val="none" w:sz="0" w:space="0" w:color="auto"/>
        <w:bottom w:val="none" w:sz="0" w:space="0" w:color="auto"/>
        <w:right w:val="none" w:sz="0" w:space="0" w:color="auto"/>
      </w:divBdr>
    </w:div>
    <w:div w:id="1032918922">
      <w:bodyDiv w:val="1"/>
      <w:marLeft w:val="0"/>
      <w:marRight w:val="0"/>
      <w:marTop w:val="0"/>
      <w:marBottom w:val="0"/>
      <w:divBdr>
        <w:top w:val="none" w:sz="0" w:space="0" w:color="auto"/>
        <w:left w:val="none" w:sz="0" w:space="0" w:color="auto"/>
        <w:bottom w:val="none" w:sz="0" w:space="0" w:color="auto"/>
        <w:right w:val="none" w:sz="0" w:space="0" w:color="auto"/>
      </w:divBdr>
    </w:div>
    <w:div w:id="1033187030">
      <w:bodyDiv w:val="1"/>
      <w:marLeft w:val="0"/>
      <w:marRight w:val="0"/>
      <w:marTop w:val="0"/>
      <w:marBottom w:val="0"/>
      <w:divBdr>
        <w:top w:val="none" w:sz="0" w:space="0" w:color="auto"/>
        <w:left w:val="none" w:sz="0" w:space="0" w:color="auto"/>
        <w:bottom w:val="none" w:sz="0" w:space="0" w:color="auto"/>
        <w:right w:val="none" w:sz="0" w:space="0" w:color="auto"/>
      </w:divBdr>
    </w:div>
    <w:div w:id="1033768039">
      <w:bodyDiv w:val="1"/>
      <w:marLeft w:val="0"/>
      <w:marRight w:val="0"/>
      <w:marTop w:val="0"/>
      <w:marBottom w:val="0"/>
      <w:divBdr>
        <w:top w:val="none" w:sz="0" w:space="0" w:color="auto"/>
        <w:left w:val="none" w:sz="0" w:space="0" w:color="auto"/>
        <w:bottom w:val="none" w:sz="0" w:space="0" w:color="auto"/>
        <w:right w:val="none" w:sz="0" w:space="0" w:color="auto"/>
      </w:divBdr>
    </w:div>
    <w:div w:id="1033964718">
      <w:bodyDiv w:val="1"/>
      <w:marLeft w:val="0"/>
      <w:marRight w:val="0"/>
      <w:marTop w:val="0"/>
      <w:marBottom w:val="0"/>
      <w:divBdr>
        <w:top w:val="none" w:sz="0" w:space="0" w:color="auto"/>
        <w:left w:val="none" w:sz="0" w:space="0" w:color="auto"/>
        <w:bottom w:val="none" w:sz="0" w:space="0" w:color="auto"/>
        <w:right w:val="none" w:sz="0" w:space="0" w:color="auto"/>
      </w:divBdr>
    </w:div>
    <w:div w:id="1034041110">
      <w:bodyDiv w:val="1"/>
      <w:marLeft w:val="0"/>
      <w:marRight w:val="0"/>
      <w:marTop w:val="0"/>
      <w:marBottom w:val="0"/>
      <w:divBdr>
        <w:top w:val="none" w:sz="0" w:space="0" w:color="auto"/>
        <w:left w:val="none" w:sz="0" w:space="0" w:color="auto"/>
        <w:bottom w:val="none" w:sz="0" w:space="0" w:color="auto"/>
        <w:right w:val="none" w:sz="0" w:space="0" w:color="auto"/>
      </w:divBdr>
    </w:div>
    <w:div w:id="1034304391">
      <w:bodyDiv w:val="1"/>
      <w:marLeft w:val="0"/>
      <w:marRight w:val="0"/>
      <w:marTop w:val="0"/>
      <w:marBottom w:val="0"/>
      <w:divBdr>
        <w:top w:val="none" w:sz="0" w:space="0" w:color="auto"/>
        <w:left w:val="none" w:sz="0" w:space="0" w:color="auto"/>
        <w:bottom w:val="none" w:sz="0" w:space="0" w:color="auto"/>
        <w:right w:val="none" w:sz="0" w:space="0" w:color="auto"/>
      </w:divBdr>
    </w:div>
    <w:div w:id="1034305034">
      <w:bodyDiv w:val="1"/>
      <w:marLeft w:val="0"/>
      <w:marRight w:val="0"/>
      <w:marTop w:val="0"/>
      <w:marBottom w:val="0"/>
      <w:divBdr>
        <w:top w:val="none" w:sz="0" w:space="0" w:color="auto"/>
        <w:left w:val="none" w:sz="0" w:space="0" w:color="auto"/>
        <w:bottom w:val="none" w:sz="0" w:space="0" w:color="auto"/>
        <w:right w:val="none" w:sz="0" w:space="0" w:color="auto"/>
      </w:divBdr>
    </w:div>
    <w:div w:id="1034888262">
      <w:bodyDiv w:val="1"/>
      <w:marLeft w:val="0"/>
      <w:marRight w:val="0"/>
      <w:marTop w:val="0"/>
      <w:marBottom w:val="0"/>
      <w:divBdr>
        <w:top w:val="none" w:sz="0" w:space="0" w:color="auto"/>
        <w:left w:val="none" w:sz="0" w:space="0" w:color="auto"/>
        <w:bottom w:val="none" w:sz="0" w:space="0" w:color="auto"/>
        <w:right w:val="none" w:sz="0" w:space="0" w:color="auto"/>
      </w:divBdr>
    </w:div>
    <w:div w:id="1035427381">
      <w:bodyDiv w:val="1"/>
      <w:marLeft w:val="0"/>
      <w:marRight w:val="0"/>
      <w:marTop w:val="0"/>
      <w:marBottom w:val="0"/>
      <w:divBdr>
        <w:top w:val="none" w:sz="0" w:space="0" w:color="auto"/>
        <w:left w:val="none" w:sz="0" w:space="0" w:color="auto"/>
        <w:bottom w:val="none" w:sz="0" w:space="0" w:color="auto"/>
        <w:right w:val="none" w:sz="0" w:space="0" w:color="auto"/>
      </w:divBdr>
    </w:div>
    <w:div w:id="1036849184">
      <w:bodyDiv w:val="1"/>
      <w:marLeft w:val="0"/>
      <w:marRight w:val="0"/>
      <w:marTop w:val="0"/>
      <w:marBottom w:val="0"/>
      <w:divBdr>
        <w:top w:val="none" w:sz="0" w:space="0" w:color="auto"/>
        <w:left w:val="none" w:sz="0" w:space="0" w:color="auto"/>
        <w:bottom w:val="none" w:sz="0" w:space="0" w:color="auto"/>
        <w:right w:val="none" w:sz="0" w:space="0" w:color="auto"/>
      </w:divBdr>
    </w:div>
    <w:div w:id="1037508550">
      <w:bodyDiv w:val="1"/>
      <w:marLeft w:val="0"/>
      <w:marRight w:val="0"/>
      <w:marTop w:val="0"/>
      <w:marBottom w:val="0"/>
      <w:divBdr>
        <w:top w:val="none" w:sz="0" w:space="0" w:color="auto"/>
        <w:left w:val="none" w:sz="0" w:space="0" w:color="auto"/>
        <w:bottom w:val="none" w:sz="0" w:space="0" w:color="auto"/>
        <w:right w:val="none" w:sz="0" w:space="0" w:color="auto"/>
      </w:divBdr>
    </w:div>
    <w:div w:id="1038091483">
      <w:bodyDiv w:val="1"/>
      <w:marLeft w:val="0"/>
      <w:marRight w:val="0"/>
      <w:marTop w:val="0"/>
      <w:marBottom w:val="0"/>
      <w:divBdr>
        <w:top w:val="none" w:sz="0" w:space="0" w:color="auto"/>
        <w:left w:val="none" w:sz="0" w:space="0" w:color="auto"/>
        <w:bottom w:val="none" w:sz="0" w:space="0" w:color="auto"/>
        <w:right w:val="none" w:sz="0" w:space="0" w:color="auto"/>
      </w:divBdr>
    </w:div>
    <w:div w:id="1038243101">
      <w:bodyDiv w:val="1"/>
      <w:marLeft w:val="0"/>
      <w:marRight w:val="0"/>
      <w:marTop w:val="0"/>
      <w:marBottom w:val="0"/>
      <w:divBdr>
        <w:top w:val="none" w:sz="0" w:space="0" w:color="auto"/>
        <w:left w:val="none" w:sz="0" w:space="0" w:color="auto"/>
        <w:bottom w:val="none" w:sz="0" w:space="0" w:color="auto"/>
        <w:right w:val="none" w:sz="0" w:space="0" w:color="auto"/>
      </w:divBdr>
    </w:div>
    <w:div w:id="1039277974">
      <w:bodyDiv w:val="1"/>
      <w:marLeft w:val="0"/>
      <w:marRight w:val="0"/>
      <w:marTop w:val="0"/>
      <w:marBottom w:val="0"/>
      <w:divBdr>
        <w:top w:val="none" w:sz="0" w:space="0" w:color="auto"/>
        <w:left w:val="none" w:sz="0" w:space="0" w:color="auto"/>
        <w:bottom w:val="none" w:sz="0" w:space="0" w:color="auto"/>
        <w:right w:val="none" w:sz="0" w:space="0" w:color="auto"/>
      </w:divBdr>
    </w:div>
    <w:div w:id="1041440160">
      <w:bodyDiv w:val="1"/>
      <w:marLeft w:val="0"/>
      <w:marRight w:val="0"/>
      <w:marTop w:val="0"/>
      <w:marBottom w:val="0"/>
      <w:divBdr>
        <w:top w:val="none" w:sz="0" w:space="0" w:color="auto"/>
        <w:left w:val="none" w:sz="0" w:space="0" w:color="auto"/>
        <w:bottom w:val="none" w:sz="0" w:space="0" w:color="auto"/>
        <w:right w:val="none" w:sz="0" w:space="0" w:color="auto"/>
      </w:divBdr>
    </w:div>
    <w:div w:id="1041588243">
      <w:bodyDiv w:val="1"/>
      <w:marLeft w:val="0"/>
      <w:marRight w:val="0"/>
      <w:marTop w:val="0"/>
      <w:marBottom w:val="0"/>
      <w:divBdr>
        <w:top w:val="none" w:sz="0" w:space="0" w:color="auto"/>
        <w:left w:val="none" w:sz="0" w:space="0" w:color="auto"/>
        <w:bottom w:val="none" w:sz="0" w:space="0" w:color="auto"/>
        <w:right w:val="none" w:sz="0" w:space="0" w:color="auto"/>
      </w:divBdr>
    </w:div>
    <w:div w:id="1042754925">
      <w:bodyDiv w:val="1"/>
      <w:marLeft w:val="0"/>
      <w:marRight w:val="0"/>
      <w:marTop w:val="0"/>
      <w:marBottom w:val="0"/>
      <w:divBdr>
        <w:top w:val="none" w:sz="0" w:space="0" w:color="auto"/>
        <w:left w:val="none" w:sz="0" w:space="0" w:color="auto"/>
        <w:bottom w:val="none" w:sz="0" w:space="0" w:color="auto"/>
        <w:right w:val="none" w:sz="0" w:space="0" w:color="auto"/>
      </w:divBdr>
    </w:div>
    <w:div w:id="1043018126">
      <w:bodyDiv w:val="1"/>
      <w:marLeft w:val="0"/>
      <w:marRight w:val="0"/>
      <w:marTop w:val="0"/>
      <w:marBottom w:val="0"/>
      <w:divBdr>
        <w:top w:val="none" w:sz="0" w:space="0" w:color="auto"/>
        <w:left w:val="none" w:sz="0" w:space="0" w:color="auto"/>
        <w:bottom w:val="none" w:sz="0" w:space="0" w:color="auto"/>
        <w:right w:val="none" w:sz="0" w:space="0" w:color="auto"/>
      </w:divBdr>
    </w:div>
    <w:div w:id="1043093516">
      <w:bodyDiv w:val="1"/>
      <w:marLeft w:val="0"/>
      <w:marRight w:val="0"/>
      <w:marTop w:val="0"/>
      <w:marBottom w:val="0"/>
      <w:divBdr>
        <w:top w:val="none" w:sz="0" w:space="0" w:color="auto"/>
        <w:left w:val="none" w:sz="0" w:space="0" w:color="auto"/>
        <w:bottom w:val="none" w:sz="0" w:space="0" w:color="auto"/>
        <w:right w:val="none" w:sz="0" w:space="0" w:color="auto"/>
      </w:divBdr>
    </w:div>
    <w:div w:id="1043099979">
      <w:bodyDiv w:val="1"/>
      <w:marLeft w:val="0"/>
      <w:marRight w:val="0"/>
      <w:marTop w:val="0"/>
      <w:marBottom w:val="0"/>
      <w:divBdr>
        <w:top w:val="none" w:sz="0" w:space="0" w:color="auto"/>
        <w:left w:val="none" w:sz="0" w:space="0" w:color="auto"/>
        <w:bottom w:val="none" w:sz="0" w:space="0" w:color="auto"/>
        <w:right w:val="none" w:sz="0" w:space="0" w:color="auto"/>
      </w:divBdr>
    </w:div>
    <w:div w:id="1043671709">
      <w:bodyDiv w:val="1"/>
      <w:marLeft w:val="0"/>
      <w:marRight w:val="0"/>
      <w:marTop w:val="0"/>
      <w:marBottom w:val="0"/>
      <w:divBdr>
        <w:top w:val="none" w:sz="0" w:space="0" w:color="auto"/>
        <w:left w:val="none" w:sz="0" w:space="0" w:color="auto"/>
        <w:bottom w:val="none" w:sz="0" w:space="0" w:color="auto"/>
        <w:right w:val="none" w:sz="0" w:space="0" w:color="auto"/>
      </w:divBdr>
    </w:div>
    <w:div w:id="1045181455">
      <w:bodyDiv w:val="1"/>
      <w:marLeft w:val="0"/>
      <w:marRight w:val="0"/>
      <w:marTop w:val="0"/>
      <w:marBottom w:val="0"/>
      <w:divBdr>
        <w:top w:val="none" w:sz="0" w:space="0" w:color="auto"/>
        <w:left w:val="none" w:sz="0" w:space="0" w:color="auto"/>
        <w:bottom w:val="none" w:sz="0" w:space="0" w:color="auto"/>
        <w:right w:val="none" w:sz="0" w:space="0" w:color="auto"/>
      </w:divBdr>
    </w:div>
    <w:div w:id="1045183423">
      <w:bodyDiv w:val="1"/>
      <w:marLeft w:val="0"/>
      <w:marRight w:val="0"/>
      <w:marTop w:val="0"/>
      <w:marBottom w:val="0"/>
      <w:divBdr>
        <w:top w:val="none" w:sz="0" w:space="0" w:color="auto"/>
        <w:left w:val="none" w:sz="0" w:space="0" w:color="auto"/>
        <w:bottom w:val="none" w:sz="0" w:space="0" w:color="auto"/>
        <w:right w:val="none" w:sz="0" w:space="0" w:color="auto"/>
      </w:divBdr>
    </w:div>
    <w:div w:id="1045257882">
      <w:bodyDiv w:val="1"/>
      <w:marLeft w:val="0"/>
      <w:marRight w:val="0"/>
      <w:marTop w:val="0"/>
      <w:marBottom w:val="0"/>
      <w:divBdr>
        <w:top w:val="none" w:sz="0" w:space="0" w:color="auto"/>
        <w:left w:val="none" w:sz="0" w:space="0" w:color="auto"/>
        <w:bottom w:val="none" w:sz="0" w:space="0" w:color="auto"/>
        <w:right w:val="none" w:sz="0" w:space="0" w:color="auto"/>
      </w:divBdr>
    </w:div>
    <w:div w:id="1045443741">
      <w:bodyDiv w:val="1"/>
      <w:marLeft w:val="0"/>
      <w:marRight w:val="0"/>
      <w:marTop w:val="0"/>
      <w:marBottom w:val="0"/>
      <w:divBdr>
        <w:top w:val="none" w:sz="0" w:space="0" w:color="auto"/>
        <w:left w:val="none" w:sz="0" w:space="0" w:color="auto"/>
        <w:bottom w:val="none" w:sz="0" w:space="0" w:color="auto"/>
        <w:right w:val="none" w:sz="0" w:space="0" w:color="auto"/>
      </w:divBdr>
    </w:div>
    <w:div w:id="1045637855">
      <w:bodyDiv w:val="1"/>
      <w:marLeft w:val="0"/>
      <w:marRight w:val="0"/>
      <w:marTop w:val="0"/>
      <w:marBottom w:val="0"/>
      <w:divBdr>
        <w:top w:val="none" w:sz="0" w:space="0" w:color="auto"/>
        <w:left w:val="none" w:sz="0" w:space="0" w:color="auto"/>
        <w:bottom w:val="none" w:sz="0" w:space="0" w:color="auto"/>
        <w:right w:val="none" w:sz="0" w:space="0" w:color="auto"/>
      </w:divBdr>
    </w:div>
    <w:div w:id="1046103500">
      <w:bodyDiv w:val="1"/>
      <w:marLeft w:val="0"/>
      <w:marRight w:val="0"/>
      <w:marTop w:val="0"/>
      <w:marBottom w:val="0"/>
      <w:divBdr>
        <w:top w:val="none" w:sz="0" w:space="0" w:color="auto"/>
        <w:left w:val="none" w:sz="0" w:space="0" w:color="auto"/>
        <w:bottom w:val="none" w:sz="0" w:space="0" w:color="auto"/>
        <w:right w:val="none" w:sz="0" w:space="0" w:color="auto"/>
      </w:divBdr>
    </w:div>
    <w:div w:id="1046216969">
      <w:bodyDiv w:val="1"/>
      <w:marLeft w:val="0"/>
      <w:marRight w:val="0"/>
      <w:marTop w:val="0"/>
      <w:marBottom w:val="0"/>
      <w:divBdr>
        <w:top w:val="none" w:sz="0" w:space="0" w:color="auto"/>
        <w:left w:val="none" w:sz="0" w:space="0" w:color="auto"/>
        <w:bottom w:val="none" w:sz="0" w:space="0" w:color="auto"/>
        <w:right w:val="none" w:sz="0" w:space="0" w:color="auto"/>
      </w:divBdr>
    </w:div>
    <w:div w:id="1046762472">
      <w:bodyDiv w:val="1"/>
      <w:marLeft w:val="0"/>
      <w:marRight w:val="0"/>
      <w:marTop w:val="0"/>
      <w:marBottom w:val="0"/>
      <w:divBdr>
        <w:top w:val="none" w:sz="0" w:space="0" w:color="auto"/>
        <w:left w:val="none" w:sz="0" w:space="0" w:color="auto"/>
        <w:bottom w:val="none" w:sz="0" w:space="0" w:color="auto"/>
        <w:right w:val="none" w:sz="0" w:space="0" w:color="auto"/>
      </w:divBdr>
    </w:div>
    <w:div w:id="1046832604">
      <w:bodyDiv w:val="1"/>
      <w:marLeft w:val="0"/>
      <w:marRight w:val="0"/>
      <w:marTop w:val="0"/>
      <w:marBottom w:val="0"/>
      <w:divBdr>
        <w:top w:val="none" w:sz="0" w:space="0" w:color="auto"/>
        <w:left w:val="none" w:sz="0" w:space="0" w:color="auto"/>
        <w:bottom w:val="none" w:sz="0" w:space="0" w:color="auto"/>
        <w:right w:val="none" w:sz="0" w:space="0" w:color="auto"/>
      </w:divBdr>
    </w:div>
    <w:div w:id="1046955291">
      <w:bodyDiv w:val="1"/>
      <w:marLeft w:val="0"/>
      <w:marRight w:val="0"/>
      <w:marTop w:val="0"/>
      <w:marBottom w:val="0"/>
      <w:divBdr>
        <w:top w:val="none" w:sz="0" w:space="0" w:color="auto"/>
        <w:left w:val="none" w:sz="0" w:space="0" w:color="auto"/>
        <w:bottom w:val="none" w:sz="0" w:space="0" w:color="auto"/>
        <w:right w:val="none" w:sz="0" w:space="0" w:color="auto"/>
      </w:divBdr>
    </w:div>
    <w:div w:id="1047222578">
      <w:bodyDiv w:val="1"/>
      <w:marLeft w:val="0"/>
      <w:marRight w:val="0"/>
      <w:marTop w:val="0"/>
      <w:marBottom w:val="0"/>
      <w:divBdr>
        <w:top w:val="none" w:sz="0" w:space="0" w:color="auto"/>
        <w:left w:val="none" w:sz="0" w:space="0" w:color="auto"/>
        <w:bottom w:val="none" w:sz="0" w:space="0" w:color="auto"/>
        <w:right w:val="none" w:sz="0" w:space="0" w:color="auto"/>
      </w:divBdr>
    </w:div>
    <w:div w:id="1047265970">
      <w:bodyDiv w:val="1"/>
      <w:marLeft w:val="0"/>
      <w:marRight w:val="0"/>
      <w:marTop w:val="0"/>
      <w:marBottom w:val="0"/>
      <w:divBdr>
        <w:top w:val="none" w:sz="0" w:space="0" w:color="auto"/>
        <w:left w:val="none" w:sz="0" w:space="0" w:color="auto"/>
        <w:bottom w:val="none" w:sz="0" w:space="0" w:color="auto"/>
        <w:right w:val="none" w:sz="0" w:space="0" w:color="auto"/>
      </w:divBdr>
    </w:div>
    <w:div w:id="1047267551">
      <w:bodyDiv w:val="1"/>
      <w:marLeft w:val="0"/>
      <w:marRight w:val="0"/>
      <w:marTop w:val="0"/>
      <w:marBottom w:val="0"/>
      <w:divBdr>
        <w:top w:val="none" w:sz="0" w:space="0" w:color="auto"/>
        <w:left w:val="none" w:sz="0" w:space="0" w:color="auto"/>
        <w:bottom w:val="none" w:sz="0" w:space="0" w:color="auto"/>
        <w:right w:val="none" w:sz="0" w:space="0" w:color="auto"/>
      </w:divBdr>
    </w:div>
    <w:div w:id="1047411693">
      <w:bodyDiv w:val="1"/>
      <w:marLeft w:val="0"/>
      <w:marRight w:val="0"/>
      <w:marTop w:val="0"/>
      <w:marBottom w:val="0"/>
      <w:divBdr>
        <w:top w:val="none" w:sz="0" w:space="0" w:color="auto"/>
        <w:left w:val="none" w:sz="0" w:space="0" w:color="auto"/>
        <w:bottom w:val="none" w:sz="0" w:space="0" w:color="auto"/>
        <w:right w:val="none" w:sz="0" w:space="0" w:color="auto"/>
      </w:divBdr>
    </w:div>
    <w:div w:id="1047530581">
      <w:bodyDiv w:val="1"/>
      <w:marLeft w:val="0"/>
      <w:marRight w:val="0"/>
      <w:marTop w:val="0"/>
      <w:marBottom w:val="0"/>
      <w:divBdr>
        <w:top w:val="none" w:sz="0" w:space="0" w:color="auto"/>
        <w:left w:val="none" w:sz="0" w:space="0" w:color="auto"/>
        <w:bottom w:val="none" w:sz="0" w:space="0" w:color="auto"/>
        <w:right w:val="none" w:sz="0" w:space="0" w:color="auto"/>
      </w:divBdr>
    </w:div>
    <w:div w:id="1047559439">
      <w:bodyDiv w:val="1"/>
      <w:marLeft w:val="0"/>
      <w:marRight w:val="0"/>
      <w:marTop w:val="0"/>
      <w:marBottom w:val="0"/>
      <w:divBdr>
        <w:top w:val="none" w:sz="0" w:space="0" w:color="auto"/>
        <w:left w:val="none" w:sz="0" w:space="0" w:color="auto"/>
        <w:bottom w:val="none" w:sz="0" w:space="0" w:color="auto"/>
        <w:right w:val="none" w:sz="0" w:space="0" w:color="auto"/>
      </w:divBdr>
    </w:div>
    <w:div w:id="1047729087">
      <w:bodyDiv w:val="1"/>
      <w:marLeft w:val="0"/>
      <w:marRight w:val="0"/>
      <w:marTop w:val="0"/>
      <w:marBottom w:val="0"/>
      <w:divBdr>
        <w:top w:val="none" w:sz="0" w:space="0" w:color="auto"/>
        <w:left w:val="none" w:sz="0" w:space="0" w:color="auto"/>
        <w:bottom w:val="none" w:sz="0" w:space="0" w:color="auto"/>
        <w:right w:val="none" w:sz="0" w:space="0" w:color="auto"/>
      </w:divBdr>
    </w:div>
    <w:div w:id="1047755240">
      <w:bodyDiv w:val="1"/>
      <w:marLeft w:val="0"/>
      <w:marRight w:val="0"/>
      <w:marTop w:val="0"/>
      <w:marBottom w:val="0"/>
      <w:divBdr>
        <w:top w:val="none" w:sz="0" w:space="0" w:color="auto"/>
        <w:left w:val="none" w:sz="0" w:space="0" w:color="auto"/>
        <w:bottom w:val="none" w:sz="0" w:space="0" w:color="auto"/>
        <w:right w:val="none" w:sz="0" w:space="0" w:color="auto"/>
      </w:divBdr>
    </w:div>
    <w:div w:id="1048723327">
      <w:bodyDiv w:val="1"/>
      <w:marLeft w:val="0"/>
      <w:marRight w:val="0"/>
      <w:marTop w:val="0"/>
      <w:marBottom w:val="0"/>
      <w:divBdr>
        <w:top w:val="none" w:sz="0" w:space="0" w:color="auto"/>
        <w:left w:val="none" w:sz="0" w:space="0" w:color="auto"/>
        <w:bottom w:val="none" w:sz="0" w:space="0" w:color="auto"/>
        <w:right w:val="none" w:sz="0" w:space="0" w:color="auto"/>
      </w:divBdr>
    </w:div>
    <w:div w:id="1048800170">
      <w:bodyDiv w:val="1"/>
      <w:marLeft w:val="0"/>
      <w:marRight w:val="0"/>
      <w:marTop w:val="0"/>
      <w:marBottom w:val="0"/>
      <w:divBdr>
        <w:top w:val="none" w:sz="0" w:space="0" w:color="auto"/>
        <w:left w:val="none" w:sz="0" w:space="0" w:color="auto"/>
        <w:bottom w:val="none" w:sz="0" w:space="0" w:color="auto"/>
        <w:right w:val="none" w:sz="0" w:space="0" w:color="auto"/>
      </w:divBdr>
    </w:div>
    <w:div w:id="1049037361">
      <w:bodyDiv w:val="1"/>
      <w:marLeft w:val="0"/>
      <w:marRight w:val="0"/>
      <w:marTop w:val="0"/>
      <w:marBottom w:val="0"/>
      <w:divBdr>
        <w:top w:val="none" w:sz="0" w:space="0" w:color="auto"/>
        <w:left w:val="none" w:sz="0" w:space="0" w:color="auto"/>
        <w:bottom w:val="none" w:sz="0" w:space="0" w:color="auto"/>
        <w:right w:val="none" w:sz="0" w:space="0" w:color="auto"/>
      </w:divBdr>
    </w:div>
    <w:div w:id="1049186944">
      <w:bodyDiv w:val="1"/>
      <w:marLeft w:val="0"/>
      <w:marRight w:val="0"/>
      <w:marTop w:val="0"/>
      <w:marBottom w:val="0"/>
      <w:divBdr>
        <w:top w:val="none" w:sz="0" w:space="0" w:color="auto"/>
        <w:left w:val="none" w:sz="0" w:space="0" w:color="auto"/>
        <w:bottom w:val="none" w:sz="0" w:space="0" w:color="auto"/>
        <w:right w:val="none" w:sz="0" w:space="0" w:color="auto"/>
      </w:divBdr>
    </w:div>
    <w:div w:id="1049568613">
      <w:bodyDiv w:val="1"/>
      <w:marLeft w:val="0"/>
      <w:marRight w:val="0"/>
      <w:marTop w:val="0"/>
      <w:marBottom w:val="0"/>
      <w:divBdr>
        <w:top w:val="none" w:sz="0" w:space="0" w:color="auto"/>
        <w:left w:val="none" w:sz="0" w:space="0" w:color="auto"/>
        <w:bottom w:val="none" w:sz="0" w:space="0" w:color="auto"/>
        <w:right w:val="none" w:sz="0" w:space="0" w:color="auto"/>
      </w:divBdr>
    </w:div>
    <w:div w:id="1051001821">
      <w:bodyDiv w:val="1"/>
      <w:marLeft w:val="0"/>
      <w:marRight w:val="0"/>
      <w:marTop w:val="0"/>
      <w:marBottom w:val="0"/>
      <w:divBdr>
        <w:top w:val="none" w:sz="0" w:space="0" w:color="auto"/>
        <w:left w:val="none" w:sz="0" w:space="0" w:color="auto"/>
        <w:bottom w:val="none" w:sz="0" w:space="0" w:color="auto"/>
        <w:right w:val="none" w:sz="0" w:space="0" w:color="auto"/>
      </w:divBdr>
    </w:div>
    <w:div w:id="1051424630">
      <w:bodyDiv w:val="1"/>
      <w:marLeft w:val="0"/>
      <w:marRight w:val="0"/>
      <w:marTop w:val="0"/>
      <w:marBottom w:val="0"/>
      <w:divBdr>
        <w:top w:val="none" w:sz="0" w:space="0" w:color="auto"/>
        <w:left w:val="none" w:sz="0" w:space="0" w:color="auto"/>
        <w:bottom w:val="none" w:sz="0" w:space="0" w:color="auto"/>
        <w:right w:val="none" w:sz="0" w:space="0" w:color="auto"/>
      </w:divBdr>
    </w:div>
    <w:div w:id="1051853461">
      <w:bodyDiv w:val="1"/>
      <w:marLeft w:val="0"/>
      <w:marRight w:val="0"/>
      <w:marTop w:val="0"/>
      <w:marBottom w:val="0"/>
      <w:divBdr>
        <w:top w:val="none" w:sz="0" w:space="0" w:color="auto"/>
        <w:left w:val="none" w:sz="0" w:space="0" w:color="auto"/>
        <w:bottom w:val="none" w:sz="0" w:space="0" w:color="auto"/>
        <w:right w:val="none" w:sz="0" w:space="0" w:color="auto"/>
      </w:divBdr>
    </w:div>
    <w:div w:id="1052073365">
      <w:bodyDiv w:val="1"/>
      <w:marLeft w:val="0"/>
      <w:marRight w:val="0"/>
      <w:marTop w:val="0"/>
      <w:marBottom w:val="0"/>
      <w:divBdr>
        <w:top w:val="none" w:sz="0" w:space="0" w:color="auto"/>
        <w:left w:val="none" w:sz="0" w:space="0" w:color="auto"/>
        <w:bottom w:val="none" w:sz="0" w:space="0" w:color="auto"/>
        <w:right w:val="none" w:sz="0" w:space="0" w:color="auto"/>
      </w:divBdr>
    </w:div>
    <w:div w:id="1053429749">
      <w:bodyDiv w:val="1"/>
      <w:marLeft w:val="0"/>
      <w:marRight w:val="0"/>
      <w:marTop w:val="0"/>
      <w:marBottom w:val="0"/>
      <w:divBdr>
        <w:top w:val="none" w:sz="0" w:space="0" w:color="auto"/>
        <w:left w:val="none" w:sz="0" w:space="0" w:color="auto"/>
        <w:bottom w:val="none" w:sz="0" w:space="0" w:color="auto"/>
        <w:right w:val="none" w:sz="0" w:space="0" w:color="auto"/>
      </w:divBdr>
    </w:div>
    <w:div w:id="1053969673">
      <w:bodyDiv w:val="1"/>
      <w:marLeft w:val="0"/>
      <w:marRight w:val="0"/>
      <w:marTop w:val="0"/>
      <w:marBottom w:val="0"/>
      <w:divBdr>
        <w:top w:val="none" w:sz="0" w:space="0" w:color="auto"/>
        <w:left w:val="none" w:sz="0" w:space="0" w:color="auto"/>
        <w:bottom w:val="none" w:sz="0" w:space="0" w:color="auto"/>
        <w:right w:val="none" w:sz="0" w:space="0" w:color="auto"/>
      </w:divBdr>
    </w:div>
    <w:div w:id="1054499206">
      <w:bodyDiv w:val="1"/>
      <w:marLeft w:val="0"/>
      <w:marRight w:val="0"/>
      <w:marTop w:val="0"/>
      <w:marBottom w:val="0"/>
      <w:divBdr>
        <w:top w:val="none" w:sz="0" w:space="0" w:color="auto"/>
        <w:left w:val="none" w:sz="0" w:space="0" w:color="auto"/>
        <w:bottom w:val="none" w:sz="0" w:space="0" w:color="auto"/>
        <w:right w:val="none" w:sz="0" w:space="0" w:color="auto"/>
      </w:divBdr>
    </w:div>
    <w:div w:id="1054625280">
      <w:bodyDiv w:val="1"/>
      <w:marLeft w:val="0"/>
      <w:marRight w:val="0"/>
      <w:marTop w:val="0"/>
      <w:marBottom w:val="0"/>
      <w:divBdr>
        <w:top w:val="none" w:sz="0" w:space="0" w:color="auto"/>
        <w:left w:val="none" w:sz="0" w:space="0" w:color="auto"/>
        <w:bottom w:val="none" w:sz="0" w:space="0" w:color="auto"/>
        <w:right w:val="none" w:sz="0" w:space="0" w:color="auto"/>
      </w:divBdr>
    </w:div>
    <w:div w:id="1055546039">
      <w:bodyDiv w:val="1"/>
      <w:marLeft w:val="0"/>
      <w:marRight w:val="0"/>
      <w:marTop w:val="0"/>
      <w:marBottom w:val="0"/>
      <w:divBdr>
        <w:top w:val="none" w:sz="0" w:space="0" w:color="auto"/>
        <w:left w:val="none" w:sz="0" w:space="0" w:color="auto"/>
        <w:bottom w:val="none" w:sz="0" w:space="0" w:color="auto"/>
        <w:right w:val="none" w:sz="0" w:space="0" w:color="auto"/>
      </w:divBdr>
    </w:div>
    <w:div w:id="1056974844">
      <w:bodyDiv w:val="1"/>
      <w:marLeft w:val="0"/>
      <w:marRight w:val="0"/>
      <w:marTop w:val="0"/>
      <w:marBottom w:val="0"/>
      <w:divBdr>
        <w:top w:val="none" w:sz="0" w:space="0" w:color="auto"/>
        <w:left w:val="none" w:sz="0" w:space="0" w:color="auto"/>
        <w:bottom w:val="none" w:sz="0" w:space="0" w:color="auto"/>
        <w:right w:val="none" w:sz="0" w:space="0" w:color="auto"/>
      </w:divBdr>
    </w:div>
    <w:div w:id="1057122226">
      <w:bodyDiv w:val="1"/>
      <w:marLeft w:val="0"/>
      <w:marRight w:val="0"/>
      <w:marTop w:val="0"/>
      <w:marBottom w:val="0"/>
      <w:divBdr>
        <w:top w:val="none" w:sz="0" w:space="0" w:color="auto"/>
        <w:left w:val="none" w:sz="0" w:space="0" w:color="auto"/>
        <w:bottom w:val="none" w:sz="0" w:space="0" w:color="auto"/>
        <w:right w:val="none" w:sz="0" w:space="0" w:color="auto"/>
      </w:divBdr>
    </w:div>
    <w:div w:id="1057508707">
      <w:bodyDiv w:val="1"/>
      <w:marLeft w:val="0"/>
      <w:marRight w:val="0"/>
      <w:marTop w:val="0"/>
      <w:marBottom w:val="0"/>
      <w:divBdr>
        <w:top w:val="none" w:sz="0" w:space="0" w:color="auto"/>
        <w:left w:val="none" w:sz="0" w:space="0" w:color="auto"/>
        <w:bottom w:val="none" w:sz="0" w:space="0" w:color="auto"/>
        <w:right w:val="none" w:sz="0" w:space="0" w:color="auto"/>
      </w:divBdr>
    </w:div>
    <w:div w:id="1057819625">
      <w:bodyDiv w:val="1"/>
      <w:marLeft w:val="0"/>
      <w:marRight w:val="0"/>
      <w:marTop w:val="0"/>
      <w:marBottom w:val="0"/>
      <w:divBdr>
        <w:top w:val="none" w:sz="0" w:space="0" w:color="auto"/>
        <w:left w:val="none" w:sz="0" w:space="0" w:color="auto"/>
        <w:bottom w:val="none" w:sz="0" w:space="0" w:color="auto"/>
        <w:right w:val="none" w:sz="0" w:space="0" w:color="auto"/>
      </w:divBdr>
    </w:div>
    <w:div w:id="1058088124">
      <w:bodyDiv w:val="1"/>
      <w:marLeft w:val="0"/>
      <w:marRight w:val="0"/>
      <w:marTop w:val="0"/>
      <w:marBottom w:val="0"/>
      <w:divBdr>
        <w:top w:val="none" w:sz="0" w:space="0" w:color="auto"/>
        <w:left w:val="none" w:sz="0" w:space="0" w:color="auto"/>
        <w:bottom w:val="none" w:sz="0" w:space="0" w:color="auto"/>
        <w:right w:val="none" w:sz="0" w:space="0" w:color="auto"/>
      </w:divBdr>
    </w:div>
    <w:div w:id="1058211004">
      <w:bodyDiv w:val="1"/>
      <w:marLeft w:val="0"/>
      <w:marRight w:val="0"/>
      <w:marTop w:val="0"/>
      <w:marBottom w:val="0"/>
      <w:divBdr>
        <w:top w:val="none" w:sz="0" w:space="0" w:color="auto"/>
        <w:left w:val="none" w:sz="0" w:space="0" w:color="auto"/>
        <w:bottom w:val="none" w:sz="0" w:space="0" w:color="auto"/>
        <w:right w:val="none" w:sz="0" w:space="0" w:color="auto"/>
      </w:divBdr>
    </w:div>
    <w:div w:id="1058627926">
      <w:bodyDiv w:val="1"/>
      <w:marLeft w:val="0"/>
      <w:marRight w:val="0"/>
      <w:marTop w:val="0"/>
      <w:marBottom w:val="0"/>
      <w:divBdr>
        <w:top w:val="none" w:sz="0" w:space="0" w:color="auto"/>
        <w:left w:val="none" w:sz="0" w:space="0" w:color="auto"/>
        <w:bottom w:val="none" w:sz="0" w:space="0" w:color="auto"/>
        <w:right w:val="none" w:sz="0" w:space="0" w:color="auto"/>
      </w:divBdr>
    </w:div>
    <w:div w:id="1058750918">
      <w:bodyDiv w:val="1"/>
      <w:marLeft w:val="0"/>
      <w:marRight w:val="0"/>
      <w:marTop w:val="0"/>
      <w:marBottom w:val="0"/>
      <w:divBdr>
        <w:top w:val="none" w:sz="0" w:space="0" w:color="auto"/>
        <w:left w:val="none" w:sz="0" w:space="0" w:color="auto"/>
        <w:bottom w:val="none" w:sz="0" w:space="0" w:color="auto"/>
        <w:right w:val="none" w:sz="0" w:space="0" w:color="auto"/>
      </w:divBdr>
    </w:div>
    <w:div w:id="1059205764">
      <w:bodyDiv w:val="1"/>
      <w:marLeft w:val="0"/>
      <w:marRight w:val="0"/>
      <w:marTop w:val="0"/>
      <w:marBottom w:val="0"/>
      <w:divBdr>
        <w:top w:val="none" w:sz="0" w:space="0" w:color="auto"/>
        <w:left w:val="none" w:sz="0" w:space="0" w:color="auto"/>
        <w:bottom w:val="none" w:sz="0" w:space="0" w:color="auto"/>
        <w:right w:val="none" w:sz="0" w:space="0" w:color="auto"/>
      </w:divBdr>
    </w:div>
    <w:div w:id="1059746072">
      <w:bodyDiv w:val="1"/>
      <w:marLeft w:val="0"/>
      <w:marRight w:val="0"/>
      <w:marTop w:val="0"/>
      <w:marBottom w:val="0"/>
      <w:divBdr>
        <w:top w:val="none" w:sz="0" w:space="0" w:color="auto"/>
        <w:left w:val="none" w:sz="0" w:space="0" w:color="auto"/>
        <w:bottom w:val="none" w:sz="0" w:space="0" w:color="auto"/>
        <w:right w:val="none" w:sz="0" w:space="0" w:color="auto"/>
      </w:divBdr>
    </w:div>
    <w:div w:id="1060591997">
      <w:bodyDiv w:val="1"/>
      <w:marLeft w:val="0"/>
      <w:marRight w:val="0"/>
      <w:marTop w:val="0"/>
      <w:marBottom w:val="0"/>
      <w:divBdr>
        <w:top w:val="none" w:sz="0" w:space="0" w:color="auto"/>
        <w:left w:val="none" w:sz="0" w:space="0" w:color="auto"/>
        <w:bottom w:val="none" w:sz="0" w:space="0" w:color="auto"/>
        <w:right w:val="none" w:sz="0" w:space="0" w:color="auto"/>
      </w:divBdr>
    </w:div>
    <w:div w:id="1060788113">
      <w:bodyDiv w:val="1"/>
      <w:marLeft w:val="0"/>
      <w:marRight w:val="0"/>
      <w:marTop w:val="0"/>
      <w:marBottom w:val="0"/>
      <w:divBdr>
        <w:top w:val="none" w:sz="0" w:space="0" w:color="auto"/>
        <w:left w:val="none" w:sz="0" w:space="0" w:color="auto"/>
        <w:bottom w:val="none" w:sz="0" w:space="0" w:color="auto"/>
        <w:right w:val="none" w:sz="0" w:space="0" w:color="auto"/>
      </w:divBdr>
    </w:div>
    <w:div w:id="1061715161">
      <w:bodyDiv w:val="1"/>
      <w:marLeft w:val="0"/>
      <w:marRight w:val="0"/>
      <w:marTop w:val="0"/>
      <w:marBottom w:val="0"/>
      <w:divBdr>
        <w:top w:val="none" w:sz="0" w:space="0" w:color="auto"/>
        <w:left w:val="none" w:sz="0" w:space="0" w:color="auto"/>
        <w:bottom w:val="none" w:sz="0" w:space="0" w:color="auto"/>
        <w:right w:val="none" w:sz="0" w:space="0" w:color="auto"/>
      </w:divBdr>
    </w:div>
    <w:div w:id="1062100535">
      <w:bodyDiv w:val="1"/>
      <w:marLeft w:val="0"/>
      <w:marRight w:val="0"/>
      <w:marTop w:val="0"/>
      <w:marBottom w:val="0"/>
      <w:divBdr>
        <w:top w:val="none" w:sz="0" w:space="0" w:color="auto"/>
        <w:left w:val="none" w:sz="0" w:space="0" w:color="auto"/>
        <w:bottom w:val="none" w:sz="0" w:space="0" w:color="auto"/>
        <w:right w:val="none" w:sz="0" w:space="0" w:color="auto"/>
      </w:divBdr>
    </w:div>
    <w:div w:id="1062412244">
      <w:bodyDiv w:val="1"/>
      <w:marLeft w:val="0"/>
      <w:marRight w:val="0"/>
      <w:marTop w:val="0"/>
      <w:marBottom w:val="0"/>
      <w:divBdr>
        <w:top w:val="none" w:sz="0" w:space="0" w:color="auto"/>
        <w:left w:val="none" w:sz="0" w:space="0" w:color="auto"/>
        <w:bottom w:val="none" w:sz="0" w:space="0" w:color="auto"/>
        <w:right w:val="none" w:sz="0" w:space="0" w:color="auto"/>
      </w:divBdr>
    </w:div>
    <w:div w:id="1063454543">
      <w:bodyDiv w:val="1"/>
      <w:marLeft w:val="0"/>
      <w:marRight w:val="0"/>
      <w:marTop w:val="0"/>
      <w:marBottom w:val="0"/>
      <w:divBdr>
        <w:top w:val="none" w:sz="0" w:space="0" w:color="auto"/>
        <w:left w:val="none" w:sz="0" w:space="0" w:color="auto"/>
        <w:bottom w:val="none" w:sz="0" w:space="0" w:color="auto"/>
        <w:right w:val="none" w:sz="0" w:space="0" w:color="auto"/>
      </w:divBdr>
    </w:div>
    <w:div w:id="1064530645">
      <w:bodyDiv w:val="1"/>
      <w:marLeft w:val="0"/>
      <w:marRight w:val="0"/>
      <w:marTop w:val="0"/>
      <w:marBottom w:val="0"/>
      <w:divBdr>
        <w:top w:val="none" w:sz="0" w:space="0" w:color="auto"/>
        <w:left w:val="none" w:sz="0" w:space="0" w:color="auto"/>
        <w:bottom w:val="none" w:sz="0" w:space="0" w:color="auto"/>
        <w:right w:val="none" w:sz="0" w:space="0" w:color="auto"/>
      </w:divBdr>
    </w:div>
    <w:div w:id="1064992266">
      <w:bodyDiv w:val="1"/>
      <w:marLeft w:val="0"/>
      <w:marRight w:val="0"/>
      <w:marTop w:val="0"/>
      <w:marBottom w:val="0"/>
      <w:divBdr>
        <w:top w:val="none" w:sz="0" w:space="0" w:color="auto"/>
        <w:left w:val="none" w:sz="0" w:space="0" w:color="auto"/>
        <w:bottom w:val="none" w:sz="0" w:space="0" w:color="auto"/>
        <w:right w:val="none" w:sz="0" w:space="0" w:color="auto"/>
      </w:divBdr>
    </w:div>
    <w:div w:id="1066336548">
      <w:bodyDiv w:val="1"/>
      <w:marLeft w:val="0"/>
      <w:marRight w:val="0"/>
      <w:marTop w:val="0"/>
      <w:marBottom w:val="0"/>
      <w:divBdr>
        <w:top w:val="none" w:sz="0" w:space="0" w:color="auto"/>
        <w:left w:val="none" w:sz="0" w:space="0" w:color="auto"/>
        <w:bottom w:val="none" w:sz="0" w:space="0" w:color="auto"/>
        <w:right w:val="none" w:sz="0" w:space="0" w:color="auto"/>
      </w:divBdr>
    </w:div>
    <w:div w:id="1066956639">
      <w:bodyDiv w:val="1"/>
      <w:marLeft w:val="0"/>
      <w:marRight w:val="0"/>
      <w:marTop w:val="0"/>
      <w:marBottom w:val="0"/>
      <w:divBdr>
        <w:top w:val="none" w:sz="0" w:space="0" w:color="auto"/>
        <w:left w:val="none" w:sz="0" w:space="0" w:color="auto"/>
        <w:bottom w:val="none" w:sz="0" w:space="0" w:color="auto"/>
        <w:right w:val="none" w:sz="0" w:space="0" w:color="auto"/>
      </w:divBdr>
    </w:div>
    <w:div w:id="1067994696">
      <w:bodyDiv w:val="1"/>
      <w:marLeft w:val="0"/>
      <w:marRight w:val="0"/>
      <w:marTop w:val="0"/>
      <w:marBottom w:val="0"/>
      <w:divBdr>
        <w:top w:val="none" w:sz="0" w:space="0" w:color="auto"/>
        <w:left w:val="none" w:sz="0" w:space="0" w:color="auto"/>
        <w:bottom w:val="none" w:sz="0" w:space="0" w:color="auto"/>
        <w:right w:val="none" w:sz="0" w:space="0" w:color="auto"/>
      </w:divBdr>
    </w:div>
    <w:div w:id="1068117264">
      <w:bodyDiv w:val="1"/>
      <w:marLeft w:val="0"/>
      <w:marRight w:val="0"/>
      <w:marTop w:val="0"/>
      <w:marBottom w:val="0"/>
      <w:divBdr>
        <w:top w:val="none" w:sz="0" w:space="0" w:color="auto"/>
        <w:left w:val="none" w:sz="0" w:space="0" w:color="auto"/>
        <w:bottom w:val="none" w:sz="0" w:space="0" w:color="auto"/>
        <w:right w:val="none" w:sz="0" w:space="0" w:color="auto"/>
      </w:divBdr>
    </w:div>
    <w:div w:id="1068504396">
      <w:bodyDiv w:val="1"/>
      <w:marLeft w:val="0"/>
      <w:marRight w:val="0"/>
      <w:marTop w:val="0"/>
      <w:marBottom w:val="0"/>
      <w:divBdr>
        <w:top w:val="none" w:sz="0" w:space="0" w:color="auto"/>
        <w:left w:val="none" w:sz="0" w:space="0" w:color="auto"/>
        <w:bottom w:val="none" w:sz="0" w:space="0" w:color="auto"/>
        <w:right w:val="none" w:sz="0" w:space="0" w:color="auto"/>
      </w:divBdr>
      <w:divsChild>
        <w:div w:id="51657485">
          <w:marLeft w:val="0"/>
          <w:marRight w:val="0"/>
          <w:marTop w:val="0"/>
          <w:marBottom w:val="0"/>
          <w:divBdr>
            <w:top w:val="none" w:sz="0" w:space="0" w:color="auto"/>
            <w:left w:val="none" w:sz="0" w:space="0" w:color="auto"/>
            <w:bottom w:val="none" w:sz="0" w:space="0" w:color="auto"/>
            <w:right w:val="none" w:sz="0" w:space="0" w:color="auto"/>
          </w:divBdr>
          <w:divsChild>
            <w:div w:id="1156456360">
              <w:marLeft w:val="0"/>
              <w:marRight w:val="0"/>
              <w:marTop w:val="0"/>
              <w:marBottom w:val="0"/>
              <w:divBdr>
                <w:top w:val="none" w:sz="0" w:space="0" w:color="auto"/>
                <w:left w:val="none" w:sz="0" w:space="0" w:color="auto"/>
                <w:bottom w:val="none" w:sz="0" w:space="0" w:color="auto"/>
                <w:right w:val="none" w:sz="0" w:space="0" w:color="auto"/>
              </w:divBdr>
            </w:div>
          </w:divsChild>
        </w:div>
        <w:div w:id="264970670">
          <w:marLeft w:val="0"/>
          <w:marRight w:val="0"/>
          <w:marTop w:val="0"/>
          <w:marBottom w:val="0"/>
          <w:divBdr>
            <w:top w:val="none" w:sz="0" w:space="0" w:color="auto"/>
            <w:left w:val="none" w:sz="0" w:space="0" w:color="auto"/>
            <w:bottom w:val="none" w:sz="0" w:space="0" w:color="auto"/>
            <w:right w:val="none" w:sz="0" w:space="0" w:color="auto"/>
          </w:divBdr>
          <w:divsChild>
            <w:div w:id="1535465852">
              <w:marLeft w:val="0"/>
              <w:marRight w:val="0"/>
              <w:marTop w:val="0"/>
              <w:marBottom w:val="0"/>
              <w:divBdr>
                <w:top w:val="none" w:sz="0" w:space="0" w:color="auto"/>
                <w:left w:val="none" w:sz="0" w:space="0" w:color="auto"/>
                <w:bottom w:val="none" w:sz="0" w:space="0" w:color="auto"/>
                <w:right w:val="none" w:sz="0" w:space="0" w:color="auto"/>
              </w:divBdr>
            </w:div>
          </w:divsChild>
        </w:div>
        <w:div w:id="340084095">
          <w:marLeft w:val="0"/>
          <w:marRight w:val="0"/>
          <w:marTop w:val="0"/>
          <w:marBottom w:val="0"/>
          <w:divBdr>
            <w:top w:val="none" w:sz="0" w:space="0" w:color="auto"/>
            <w:left w:val="none" w:sz="0" w:space="0" w:color="auto"/>
            <w:bottom w:val="none" w:sz="0" w:space="0" w:color="auto"/>
            <w:right w:val="none" w:sz="0" w:space="0" w:color="auto"/>
          </w:divBdr>
          <w:divsChild>
            <w:div w:id="1104765072">
              <w:marLeft w:val="0"/>
              <w:marRight w:val="0"/>
              <w:marTop w:val="0"/>
              <w:marBottom w:val="0"/>
              <w:divBdr>
                <w:top w:val="none" w:sz="0" w:space="0" w:color="auto"/>
                <w:left w:val="none" w:sz="0" w:space="0" w:color="auto"/>
                <w:bottom w:val="none" w:sz="0" w:space="0" w:color="auto"/>
                <w:right w:val="none" w:sz="0" w:space="0" w:color="auto"/>
              </w:divBdr>
            </w:div>
          </w:divsChild>
        </w:div>
        <w:div w:id="600378013">
          <w:marLeft w:val="0"/>
          <w:marRight w:val="0"/>
          <w:marTop w:val="0"/>
          <w:marBottom w:val="0"/>
          <w:divBdr>
            <w:top w:val="none" w:sz="0" w:space="0" w:color="auto"/>
            <w:left w:val="none" w:sz="0" w:space="0" w:color="auto"/>
            <w:bottom w:val="none" w:sz="0" w:space="0" w:color="auto"/>
            <w:right w:val="none" w:sz="0" w:space="0" w:color="auto"/>
          </w:divBdr>
          <w:divsChild>
            <w:div w:id="1049261685">
              <w:marLeft w:val="0"/>
              <w:marRight w:val="0"/>
              <w:marTop w:val="0"/>
              <w:marBottom w:val="0"/>
              <w:divBdr>
                <w:top w:val="none" w:sz="0" w:space="0" w:color="auto"/>
                <w:left w:val="none" w:sz="0" w:space="0" w:color="auto"/>
                <w:bottom w:val="none" w:sz="0" w:space="0" w:color="auto"/>
                <w:right w:val="none" w:sz="0" w:space="0" w:color="auto"/>
              </w:divBdr>
            </w:div>
          </w:divsChild>
        </w:div>
        <w:div w:id="618536283">
          <w:marLeft w:val="0"/>
          <w:marRight w:val="0"/>
          <w:marTop w:val="0"/>
          <w:marBottom w:val="0"/>
          <w:divBdr>
            <w:top w:val="none" w:sz="0" w:space="0" w:color="auto"/>
            <w:left w:val="none" w:sz="0" w:space="0" w:color="auto"/>
            <w:bottom w:val="none" w:sz="0" w:space="0" w:color="auto"/>
            <w:right w:val="none" w:sz="0" w:space="0" w:color="auto"/>
          </w:divBdr>
          <w:divsChild>
            <w:div w:id="1432970541">
              <w:marLeft w:val="0"/>
              <w:marRight w:val="0"/>
              <w:marTop w:val="0"/>
              <w:marBottom w:val="0"/>
              <w:divBdr>
                <w:top w:val="none" w:sz="0" w:space="0" w:color="auto"/>
                <w:left w:val="none" w:sz="0" w:space="0" w:color="auto"/>
                <w:bottom w:val="none" w:sz="0" w:space="0" w:color="auto"/>
                <w:right w:val="none" w:sz="0" w:space="0" w:color="auto"/>
              </w:divBdr>
            </w:div>
          </w:divsChild>
        </w:div>
        <w:div w:id="750153093">
          <w:marLeft w:val="0"/>
          <w:marRight w:val="0"/>
          <w:marTop w:val="0"/>
          <w:marBottom w:val="0"/>
          <w:divBdr>
            <w:top w:val="none" w:sz="0" w:space="0" w:color="auto"/>
            <w:left w:val="none" w:sz="0" w:space="0" w:color="auto"/>
            <w:bottom w:val="none" w:sz="0" w:space="0" w:color="auto"/>
            <w:right w:val="none" w:sz="0" w:space="0" w:color="auto"/>
          </w:divBdr>
          <w:divsChild>
            <w:div w:id="1032732077">
              <w:marLeft w:val="0"/>
              <w:marRight w:val="0"/>
              <w:marTop w:val="0"/>
              <w:marBottom w:val="0"/>
              <w:divBdr>
                <w:top w:val="none" w:sz="0" w:space="0" w:color="auto"/>
                <w:left w:val="none" w:sz="0" w:space="0" w:color="auto"/>
                <w:bottom w:val="none" w:sz="0" w:space="0" w:color="auto"/>
                <w:right w:val="none" w:sz="0" w:space="0" w:color="auto"/>
              </w:divBdr>
            </w:div>
          </w:divsChild>
        </w:div>
        <w:div w:id="1030837783">
          <w:marLeft w:val="0"/>
          <w:marRight w:val="0"/>
          <w:marTop w:val="0"/>
          <w:marBottom w:val="0"/>
          <w:divBdr>
            <w:top w:val="none" w:sz="0" w:space="0" w:color="auto"/>
            <w:left w:val="none" w:sz="0" w:space="0" w:color="auto"/>
            <w:bottom w:val="none" w:sz="0" w:space="0" w:color="auto"/>
            <w:right w:val="none" w:sz="0" w:space="0" w:color="auto"/>
          </w:divBdr>
          <w:divsChild>
            <w:div w:id="508452265">
              <w:marLeft w:val="0"/>
              <w:marRight w:val="0"/>
              <w:marTop w:val="0"/>
              <w:marBottom w:val="0"/>
              <w:divBdr>
                <w:top w:val="none" w:sz="0" w:space="0" w:color="auto"/>
                <w:left w:val="none" w:sz="0" w:space="0" w:color="auto"/>
                <w:bottom w:val="none" w:sz="0" w:space="0" w:color="auto"/>
                <w:right w:val="none" w:sz="0" w:space="0" w:color="auto"/>
              </w:divBdr>
            </w:div>
          </w:divsChild>
        </w:div>
        <w:div w:id="1640695147">
          <w:marLeft w:val="0"/>
          <w:marRight w:val="0"/>
          <w:marTop w:val="0"/>
          <w:marBottom w:val="0"/>
          <w:divBdr>
            <w:top w:val="none" w:sz="0" w:space="0" w:color="auto"/>
            <w:left w:val="none" w:sz="0" w:space="0" w:color="auto"/>
            <w:bottom w:val="none" w:sz="0" w:space="0" w:color="auto"/>
            <w:right w:val="none" w:sz="0" w:space="0" w:color="auto"/>
          </w:divBdr>
          <w:divsChild>
            <w:div w:id="883754474">
              <w:marLeft w:val="0"/>
              <w:marRight w:val="0"/>
              <w:marTop w:val="0"/>
              <w:marBottom w:val="0"/>
              <w:divBdr>
                <w:top w:val="none" w:sz="0" w:space="0" w:color="auto"/>
                <w:left w:val="none" w:sz="0" w:space="0" w:color="auto"/>
                <w:bottom w:val="none" w:sz="0" w:space="0" w:color="auto"/>
                <w:right w:val="none" w:sz="0" w:space="0" w:color="auto"/>
              </w:divBdr>
            </w:div>
          </w:divsChild>
        </w:div>
        <w:div w:id="1756243129">
          <w:marLeft w:val="0"/>
          <w:marRight w:val="0"/>
          <w:marTop w:val="0"/>
          <w:marBottom w:val="0"/>
          <w:divBdr>
            <w:top w:val="none" w:sz="0" w:space="0" w:color="auto"/>
            <w:left w:val="none" w:sz="0" w:space="0" w:color="auto"/>
            <w:bottom w:val="none" w:sz="0" w:space="0" w:color="auto"/>
            <w:right w:val="none" w:sz="0" w:space="0" w:color="auto"/>
          </w:divBdr>
          <w:divsChild>
            <w:div w:id="1764648333">
              <w:marLeft w:val="0"/>
              <w:marRight w:val="0"/>
              <w:marTop w:val="0"/>
              <w:marBottom w:val="0"/>
              <w:divBdr>
                <w:top w:val="none" w:sz="0" w:space="0" w:color="auto"/>
                <w:left w:val="none" w:sz="0" w:space="0" w:color="auto"/>
                <w:bottom w:val="none" w:sz="0" w:space="0" w:color="auto"/>
                <w:right w:val="none" w:sz="0" w:space="0" w:color="auto"/>
              </w:divBdr>
            </w:div>
          </w:divsChild>
        </w:div>
        <w:div w:id="1831363563">
          <w:marLeft w:val="0"/>
          <w:marRight w:val="0"/>
          <w:marTop w:val="0"/>
          <w:marBottom w:val="0"/>
          <w:divBdr>
            <w:top w:val="none" w:sz="0" w:space="0" w:color="auto"/>
            <w:left w:val="none" w:sz="0" w:space="0" w:color="auto"/>
            <w:bottom w:val="none" w:sz="0" w:space="0" w:color="auto"/>
            <w:right w:val="none" w:sz="0" w:space="0" w:color="auto"/>
          </w:divBdr>
          <w:divsChild>
            <w:div w:id="840698106">
              <w:marLeft w:val="0"/>
              <w:marRight w:val="0"/>
              <w:marTop w:val="0"/>
              <w:marBottom w:val="0"/>
              <w:divBdr>
                <w:top w:val="none" w:sz="0" w:space="0" w:color="auto"/>
                <w:left w:val="none" w:sz="0" w:space="0" w:color="auto"/>
                <w:bottom w:val="none" w:sz="0" w:space="0" w:color="auto"/>
                <w:right w:val="none" w:sz="0" w:space="0" w:color="auto"/>
              </w:divBdr>
            </w:div>
          </w:divsChild>
        </w:div>
        <w:div w:id="2089039130">
          <w:marLeft w:val="0"/>
          <w:marRight w:val="0"/>
          <w:marTop w:val="0"/>
          <w:marBottom w:val="0"/>
          <w:divBdr>
            <w:top w:val="none" w:sz="0" w:space="0" w:color="auto"/>
            <w:left w:val="none" w:sz="0" w:space="0" w:color="auto"/>
            <w:bottom w:val="none" w:sz="0" w:space="0" w:color="auto"/>
            <w:right w:val="none" w:sz="0" w:space="0" w:color="auto"/>
          </w:divBdr>
          <w:divsChild>
            <w:div w:id="67326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6993">
      <w:bodyDiv w:val="1"/>
      <w:marLeft w:val="0"/>
      <w:marRight w:val="0"/>
      <w:marTop w:val="0"/>
      <w:marBottom w:val="0"/>
      <w:divBdr>
        <w:top w:val="none" w:sz="0" w:space="0" w:color="auto"/>
        <w:left w:val="none" w:sz="0" w:space="0" w:color="auto"/>
        <w:bottom w:val="none" w:sz="0" w:space="0" w:color="auto"/>
        <w:right w:val="none" w:sz="0" w:space="0" w:color="auto"/>
      </w:divBdr>
    </w:div>
    <w:div w:id="1068578063">
      <w:bodyDiv w:val="1"/>
      <w:marLeft w:val="0"/>
      <w:marRight w:val="0"/>
      <w:marTop w:val="0"/>
      <w:marBottom w:val="0"/>
      <w:divBdr>
        <w:top w:val="none" w:sz="0" w:space="0" w:color="auto"/>
        <w:left w:val="none" w:sz="0" w:space="0" w:color="auto"/>
        <w:bottom w:val="none" w:sz="0" w:space="0" w:color="auto"/>
        <w:right w:val="none" w:sz="0" w:space="0" w:color="auto"/>
      </w:divBdr>
    </w:div>
    <w:div w:id="1068579655">
      <w:bodyDiv w:val="1"/>
      <w:marLeft w:val="0"/>
      <w:marRight w:val="0"/>
      <w:marTop w:val="0"/>
      <w:marBottom w:val="0"/>
      <w:divBdr>
        <w:top w:val="none" w:sz="0" w:space="0" w:color="auto"/>
        <w:left w:val="none" w:sz="0" w:space="0" w:color="auto"/>
        <w:bottom w:val="none" w:sz="0" w:space="0" w:color="auto"/>
        <w:right w:val="none" w:sz="0" w:space="0" w:color="auto"/>
      </w:divBdr>
    </w:div>
    <w:div w:id="1068696883">
      <w:bodyDiv w:val="1"/>
      <w:marLeft w:val="0"/>
      <w:marRight w:val="0"/>
      <w:marTop w:val="0"/>
      <w:marBottom w:val="0"/>
      <w:divBdr>
        <w:top w:val="none" w:sz="0" w:space="0" w:color="auto"/>
        <w:left w:val="none" w:sz="0" w:space="0" w:color="auto"/>
        <w:bottom w:val="none" w:sz="0" w:space="0" w:color="auto"/>
        <w:right w:val="none" w:sz="0" w:space="0" w:color="auto"/>
      </w:divBdr>
    </w:div>
    <w:div w:id="1069184485">
      <w:bodyDiv w:val="1"/>
      <w:marLeft w:val="0"/>
      <w:marRight w:val="0"/>
      <w:marTop w:val="0"/>
      <w:marBottom w:val="0"/>
      <w:divBdr>
        <w:top w:val="none" w:sz="0" w:space="0" w:color="auto"/>
        <w:left w:val="none" w:sz="0" w:space="0" w:color="auto"/>
        <w:bottom w:val="none" w:sz="0" w:space="0" w:color="auto"/>
        <w:right w:val="none" w:sz="0" w:space="0" w:color="auto"/>
      </w:divBdr>
    </w:div>
    <w:div w:id="1069498509">
      <w:bodyDiv w:val="1"/>
      <w:marLeft w:val="0"/>
      <w:marRight w:val="0"/>
      <w:marTop w:val="0"/>
      <w:marBottom w:val="0"/>
      <w:divBdr>
        <w:top w:val="none" w:sz="0" w:space="0" w:color="auto"/>
        <w:left w:val="none" w:sz="0" w:space="0" w:color="auto"/>
        <w:bottom w:val="none" w:sz="0" w:space="0" w:color="auto"/>
        <w:right w:val="none" w:sz="0" w:space="0" w:color="auto"/>
      </w:divBdr>
    </w:div>
    <w:div w:id="1069502694">
      <w:bodyDiv w:val="1"/>
      <w:marLeft w:val="0"/>
      <w:marRight w:val="0"/>
      <w:marTop w:val="0"/>
      <w:marBottom w:val="0"/>
      <w:divBdr>
        <w:top w:val="none" w:sz="0" w:space="0" w:color="auto"/>
        <w:left w:val="none" w:sz="0" w:space="0" w:color="auto"/>
        <w:bottom w:val="none" w:sz="0" w:space="0" w:color="auto"/>
        <w:right w:val="none" w:sz="0" w:space="0" w:color="auto"/>
      </w:divBdr>
    </w:div>
    <w:div w:id="1070349425">
      <w:bodyDiv w:val="1"/>
      <w:marLeft w:val="0"/>
      <w:marRight w:val="0"/>
      <w:marTop w:val="0"/>
      <w:marBottom w:val="0"/>
      <w:divBdr>
        <w:top w:val="none" w:sz="0" w:space="0" w:color="auto"/>
        <w:left w:val="none" w:sz="0" w:space="0" w:color="auto"/>
        <w:bottom w:val="none" w:sz="0" w:space="0" w:color="auto"/>
        <w:right w:val="none" w:sz="0" w:space="0" w:color="auto"/>
      </w:divBdr>
    </w:div>
    <w:div w:id="1070809540">
      <w:bodyDiv w:val="1"/>
      <w:marLeft w:val="0"/>
      <w:marRight w:val="0"/>
      <w:marTop w:val="0"/>
      <w:marBottom w:val="0"/>
      <w:divBdr>
        <w:top w:val="none" w:sz="0" w:space="0" w:color="auto"/>
        <w:left w:val="none" w:sz="0" w:space="0" w:color="auto"/>
        <w:bottom w:val="none" w:sz="0" w:space="0" w:color="auto"/>
        <w:right w:val="none" w:sz="0" w:space="0" w:color="auto"/>
      </w:divBdr>
    </w:div>
    <w:div w:id="1070998754">
      <w:bodyDiv w:val="1"/>
      <w:marLeft w:val="0"/>
      <w:marRight w:val="0"/>
      <w:marTop w:val="0"/>
      <w:marBottom w:val="0"/>
      <w:divBdr>
        <w:top w:val="none" w:sz="0" w:space="0" w:color="auto"/>
        <w:left w:val="none" w:sz="0" w:space="0" w:color="auto"/>
        <w:bottom w:val="none" w:sz="0" w:space="0" w:color="auto"/>
        <w:right w:val="none" w:sz="0" w:space="0" w:color="auto"/>
      </w:divBdr>
    </w:div>
    <w:div w:id="1072122496">
      <w:bodyDiv w:val="1"/>
      <w:marLeft w:val="0"/>
      <w:marRight w:val="0"/>
      <w:marTop w:val="0"/>
      <w:marBottom w:val="0"/>
      <w:divBdr>
        <w:top w:val="none" w:sz="0" w:space="0" w:color="auto"/>
        <w:left w:val="none" w:sz="0" w:space="0" w:color="auto"/>
        <w:bottom w:val="none" w:sz="0" w:space="0" w:color="auto"/>
        <w:right w:val="none" w:sz="0" w:space="0" w:color="auto"/>
      </w:divBdr>
    </w:div>
    <w:div w:id="1072969303">
      <w:bodyDiv w:val="1"/>
      <w:marLeft w:val="0"/>
      <w:marRight w:val="0"/>
      <w:marTop w:val="0"/>
      <w:marBottom w:val="0"/>
      <w:divBdr>
        <w:top w:val="none" w:sz="0" w:space="0" w:color="auto"/>
        <w:left w:val="none" w:sz="0" w:space="0" w:color="auto"/>
        <w:bottom w:val="none" w:sz="0" w:space="0" w:color="auto"/>
        <w:right w:val="none" w:sz="0" w:space="0" w:color="auto"/>
      </w:divBdr>
    </w:div>
    <w:div w:id="1073116589">
      <w:bodyDiv w:val="1"/>
      <w:marLeft w:val="0"/>
      <w:marRight w:val="0"/>
      <w:marTop w:val="0"/>
      <w:marBottom w:val="0"/>
      <w:divBdr>
        <w:top w:val="none" w:sz="0" w:space="0" w:color="auto"/>
        <w:left w:val="none" w:sz="0" w:space="0" w:color="auto"/>
        <w:bottom w:val="none" w:sz="0" w:space="0" w:color="auto"/>
        <w:right w:val="none" w:sz="0" w:space="0" w:color="auto"/>
      </w:divBdr>
    </w:div>
    <w:div w:id="1073623584">
      <w:bodyDiv w:val="1"/>
      <w:marLeft w:val="0"/>
      <w:marRight w:val="0"/>
      <w:marTop w:val="0"/>
      <w:marBottom w:val="0"/>
      <w:divBdr>
        <w:top w:val="none" w:sz="0" w:space="0" w:color="auto"/>
        <w:left w:val="none" w:sz="0" w:space="0" w:color="auto"/>
        <w:bottom w:val="none" w:sz="0" w:space="0" w:color="auto"/>
        <w:right w:val="none" w:sz="0" w:space="0" w:color="auto"/>
      </w:divBdr>
    </w:div>
    <w:div w:id="1073822244">
      <w:bodyDiv w:val="1"/>
      <w:marLeft w:val="0"/>
      <w:marRight w:val="0"/>
      <w:marTop w:val="0"/>
      <w:marBottom w:val="0"/>
      <w:divBdr>
        <w:top w:val="none" w:sz="0" w:space="0" w:color="auto"/>
        <w:left w:val="none" w:sz="0" w:space="0" w:color="auto"/>
        <w:bottom w:val="none" w:sz="0" w:space="0" w:color="auto"/>
        <w:right w:val="none" w:sz="0" w:space="0" w:color="auto"/>
      </w:divBdr>
    </w:div>
    <w:div w:id="1074357855">
      <w:bodyDiv w:val="1"/>
      <w:marLeft w:val="0"/>
      <w:marRight w:val="0"/>
      <w:marTop w:val="0"/>
      <w:marBottom w:val="0"/>
      <w:divBdr>
        <w:top w:val="none" w:sz="0" w:space="0" w:color="auto"/>
        <w:left w:val="none" w:sz="0" w:space="0" w:color="auto"/>
        <w:bottom w:val="none" w:sz="0" w:space="0" w:color="auto"/>
        <w:right w:val="none" w:sz="0" w:space="0" w:color="auto"/>
      </w:divBdr>
    </w:div>
    <w:div w:id="1074551167">
      <w:bodyDiv w:val="1"/>
      <w:marLeft w:val="0"/>
      <w:marRight w:val="0"/>
      <w:marTop w:val="0"/>
      <w:marBottom w:val="0"/>
      <w:divBdr>
        <w:top w:val="none" w:sz="0" w:space="0" w:color="auto"/>
        <w:left w:val="none" w:sz="0" w:space="0" w:color="auto"/>
        <w:bottom w:val="none" w:sz="0" w:space="0" w:color="auto"/>
        <w:right w:val="none" w:sz="0" w:space="0" w:color="auto"/>
      </w:divBdr>
    </w:div>
    <w:div w:id="1074935328">
      <w:bodyDiv w:val="1"/>
      <w:marLeft w:val="0"/>
      <w:marRight w:val="0"/>
      <w:marTop w:val="0"/>
      <w:marBottom w:val="0"/>
      <w:divBdr>
        <w:top w:val="none" w:sz="0" w:space="0" w:color="auto"/>
        <w:left w:val="none" w:sz="0" w:space="0" w:color="auto"/>
        <w:bottom w:val="none" w:sz="0" w:space="0" w:color="auto"/>
        <w:right w:val="none" w:sz="0" w:space="0" w:color="auto"/>
      </w:divBdr>
    </w:div>
    <w:div w:id="1075905986">
      <w:bodyDiv w:val="1"/>
      <w:marLeft w:val="0"/>
      <w:marRight w:val="0"/>
      <w:marTop w:val="0"/>
      <w:marBottom w:val="0"/>
      <w:divBdr>
        <w:top w:val="none" w:sz="0" w:space="0" w:color="auto"/>
        <w:left w:val="none" w:sz="0" w:space="0" w:color="auto"/>
        <w:bottom w:val="none" w:sz="0" w:space="0" w:color="auto"/>
        <w:right w:val="none" w:sz="0" w:space="0" w:color="auto"/>
      </w:divBdr>
    </w:div>
    <w:div w:id="1077094532">
      <w:bodyDiv w:val="1"/>
      <w:marLeft w:val="0"/>
      <w:marRight w:val="0"/>
      <w:marTop w:val="0"/>
      <w:marBottom w:val="0"/>
      <w:divBdr>
        <w:top w:val="none" w:sz="0" w:space="0" w:color="auto"/>
        <w:left w:val="none" w:sz="0" w:space="0" w:color="auto"/>
        <w:bottom w:val="none" w:sz="0" w:space="0" w:color="auto"/>
        <w:right w:val="none" w:sz="0" w:space="0" w:color="auto"/>
      </w:divBdr>
    </w:div>
    <w:div w:id="1077241714">
      <w:bodyDiv w:val="1"/>
      <w:marLeft w:val="0"/>
      <w:marRight w:val="0"/>
      <w:marTop w:val="0"/>
      <w:marBottom w:val="0"/>
      <w:divBdr>
        <w:top w:val="none" w:sz="0" w:space="0" w:color="auto"/>
        <w:left w:val="none" w:sz="0" w:space="0" w:color="auto"/>
        <w:bottom w:val="none" w:sz="0" w:space="0" w:color="auto"/>
        <w:right w:val="none" w:sz="0" w:space="0" w:color="auto"/>
      </w:divBdr>
    </w:div>
    <w:div w:id="1078483280">
      <w:bodyDiv w:val="1"/>
      <w:marLeft w:val="0"/>
      <w:marRight w:val="0"/>
      <w:marTop w:val="0"/>
      <w:marBottom w:val="0"/>
      <w:divBdr>
        <w:top w:val="none" w:sz="0" w:space="0" w:color="auto"/>
        <w:left w:val="none" w:sz="0" w:space="0" w:color="auto"/>
        <w:bottom w:val="none" w:sz="0" w:space="0" w:color="auto"/>
        <w:right w:val="none" w:sz="0" w:space="0" w:color="auto"/>
      </w:divBdr>
    </w:div>
    <w:div w:id="1078674948">
      <w:bodyDiv w:val="1"/>
      <w:marLeft w:val="0"/>
      <w:marRight w:val="0"/>
      <w:marTop w:val="0"/>
      <w:marBottom w:val="0"/>
      <w:divBdr>
        <w:top w:val="none" w:sz="0" w:space="0" w:color="auto"/>
        <w:left w:val="none" w:sz="0" w:space="0" w:color="auto"/>
        <w:bottom w:val="none" w:sz="0" w:space="0" w:color="auto"/>
        <w:right w:val="none" w:sz="0" w:space="0" w:color="auto"/>
      </w:divBdr>
    </w:div>
    <w:div w:id="1078793849">
      <w:bodyDiv w:val="1"/>
      <w:marLeft w:val="0"/>
      <w:marRight w:val="0"/>
      <w:marTop w:val="0"/>
      <w:marBottom w:val="0"/>
      <w:divBdr>
        <w:top w:val="none" w:sz="0" w:space="0" w:color="auto"/>
        <w:left w:val="none" w:sz="0" w:space="0" w:color="auto"/>
        <w:bottom w:val="none" w:sz="0" w:space="0" w:color="auto"/>
        <w:right w:val="none" w:sz="0" w:space="0" w:color="auto"/>
      </w:divBdr>
    </w:div>
    <w:div w:id="1078820048">
      <w:bodyDiv w:val="1"/>
      <w:marLeft w:val="0"/>
      <w:marRight w:val="0"/>
      <w:marTop w:val="0"/>
      <w:marBottom w:val="0"/>
      <w:divBdr>
        <w:top w:val="none" w:sz="0" w:space="0" w:color="auto"/>
        <w:left w:val="none" w:sz="0" w:space="0" w:color="auto"/>
        <w:bottom w:val="none" w:sz="0" w:space="0" w:color="auto"/>
        <w:right w:val="none" w:sz="0" w:space="0" w:color="auto"/>
      </w:divBdr>
    </w:div>
    <w:div w:id="1079058756">
      <w:bodyDiv w:val="1"/>
      <w:marLeft w:val="0"/>
      <w:marRight w:val="0"/>
      <w:marTop w:val="0"/>
      <w:marBottom w:val="0"/>
      <w:divBdr>
        <w:top w:val="none" w:sz="0" w:space="0" w:color="auto"/>
        <w:left w:val="none" w:sz="0" w:space="0" w:color="auto"/>
        <w:bottom w:val="none" w:sz="0" w:space="0" w:color="auto"/>
        <w:right w:val="none" w:sz="0" w:space="0" w:color="auto"/>
      </w:divBdr>
    </w:div>
    <w:div w:id="1079333157">
      <w:bodyDiv w:val="1"/>
      <w:marLeft w:val="0"/>
      <w:marRight w:val="0"/>
      <w:marTop w:val="0"/>
      <w:marBottom w:val="0"/>
      <w:divBdr>
        <w:top w:val="none" w:sz="0" w:space="0" w:color="auto"/>
        <w:left w:val="none" w:sz="0" w:space="0" w:color="auto"/>
        <w:bottom w:val="none" w:sz="0" w:space="0" w:color="auto"/>
        <w:right w:val="none" w:sz="0" w:space="0" w:color="auto"/>
      </w:divBdr>
    </w:div>
    <w:div w:id="1079405663">
      <w:bodyDiv w:val="1"/>
      <w:marLeft w:val="0"/>
      <w:marRight w:val="0"/>
      <w:marTop w:val="0"/>
      <w:marBottom w:val="0"/>
      <w:divBdr>
        <w:top w:val="none" w:sz="0" w:space="0" w:color="auto"/>
        <w:left w:val="none" w:sz="0" w:space="0" w:color="auto"/>
        <w:bottom w:val="none" w:sz="0" w:space="0" w:color="auto"/>
        <w:right w:val="none" w:sz="0" w:space="0" w:color="auto"/>
      </w:divBdr>
    </w:div>
    <w:div w:id="1079450812">
      <w:bodyDiv w:val="1"/>
      <w:marLeft w:val="0"/>
      <w:marRight w:val="0"/>
      <w:marTop w:val="0"/>
      <w:marBottom w:val="0"/>
      <w:divBdr>
        <w:top w:val="none" w:sz="0" w:space="0" w:color="auto"/>
        <w:left w:val="none" w:sz="0" w:space="0" w:color="auto"/>
        <w:bottom w:val="none" w:sz="0" w:space="0" w:color="auto"/>
        <w:right w:val="none" w:sz="0" w:space="0" w:color="auto"/>
      </w:divBdr>
    </w:div>
    <w:div w:id="1079668385">
      <w:bodyDiv w:val="1"/>
      <w:marLeft w:val="0"/>
      <w:marRight w:val="0"/>
      <w:marTop w:val="0"/>
      <w:marBottom w:val="0"/>
      <w:divBdr>
        <w:top w:val="none" w:sz="0" w:space="0" w:color="auto"/>
        <w:left w:val="none" w:sz="0" w:space="0" w:color="auto"/>
        <w:bottom w:val="none" w:sz="0" w:space="0" w:color="auto"/>
        <w:right w:val="none" w:sz="0" w:space="0" w:color="auto"/>
      </w:divBdr>
    </w:div>
    <w:div w:id="1079837472">
      <w:bodyDiv w:val="1"/>
      <w:marLeft w:val="0"/>
      <w:marRight w:val="0"/>
      <w:marTop w:val="0"/>
      <w:marBottom w:val="0"/>
      <w:divBdr>
        <w:top w:val="none" w:sz="0" w:space="0" w:color="auto"/>
        <w:left w:val="none" w:sz="0" w:space="0" w:color="auto"/>
        <w:bottom w:val="none" w:sz="0" w:space="0" w:color="auto"/>
        <w:right w:val="none" w:sz="0" w:space="0" w:color="auto"/>
      </w:divBdr>
    </w:div>
    <w:div w:id="1079867956">
      <w:bodyDiv w:val="1"/>
      <w:marLeft w:val="0"/>
      <w:marRight w:val="0"/>
      <w:marTop w:val="0"/>
      <w:marBottom w:val="0"/>
      <w:divBdr>
        <w:top w:val="none" w:sz="0" w:space="0" w:color="auto"/>
        <w:left w:val="none" w:sz="0" w:space="0" w:color="auto"/>
        <w:bottom w:val="none" w:sz="0" w:space="0" w:color="auto"/>
        <w:right w:val="none" w:sz="0" w:space="0" w:color="auto"/>
      </w:divBdr>
    </w:div>
    <w:div w:id="1080058438">
      <w:bodyDiv w:val="1"/>
      <w:marLeft w:val="0"/>
      <w:marRight w:val="0"/>
      <w:marTop w:val="0"/>
      <w:marBottom w:val="0"/>
      <w:divBdr>
        <w:top w:val="none" w:sz="0" w:space="0" w:color="auto"/>
        <w:left w:val="none" w:sz="0" w:space="0" w:color="auto"/>
        <w:bottom w:val="none" w:sz="0" w:space="0" w:color="auto"/>
        <w:right w:val="none" w:sz="0" w:space="0" w:color="auto"/>
      </w:divBdr>
    </w:div>
    <w:div w:id="1080560506">
      <w:bodyDiv w:val="1"/>
      <w:marLeft w:val="0"/>
      <w:marRight w:val="0"/>
      <w:marTop w:val="0"/>
      <w:marBottom w:val="0"/>
      <w:divBdr>
        <w:top w:val="none" w:sz="0" w:space="0" w:color="auto"/>
        <w:left w:val="none" w:sz="0" w:space="0" w:color="auto"/>
        <w:bottom w:val="none" w:sz="0" w:space="0" w:color="auto"/>
        <w:right w:val="none" w:sz="0" w:space="0" w:color="auto"/>
      </w:divBdr>
    </w:div>
    <w:div w:id="1080719084">
      <w:bodyDiv w:val="1"/>
      <w:marLeft w:val="0"/>
      <w:marRight w:val="0"/>
      <w:marTop w:val="0"/>
      <w:marBottom w:val="0"/>
      <w:divBdr>
        <w:top w:val="none" w:sz="0" w:space="0" w:color="auto"/>
        <w:left w:val="none" w:sz="0" w:space="0" w:color="auto"/>
        <w:bottom w:val="none" w:sz="0" w:space="0" w:color="auto"/>
        <w:right w:val="none" w:sz="0" w:space="0" w:color="auto"/>
      </w:divBdr>
    </w:div>
    <w:div w:id="1080979262">
      <w:bodyDiv w:val="1"/>
      <w:marLeft w:val="0"/>
      <w:marRight w:val="0"/>
      <w:marTop w:val="0"/>
      <w:marBottom w:val="0"/>
      <w:divBdr>
        <w:top w:val="none" w:sz="0" w:space="0" w:color="auto"/>
        <w:left w:val="none" w:sz="0" w:space="0" w:color="auto"/>
        <w:bottom w:val="none" w:sz="0" w:space="0" w:color="auto"/>
        <w:right w:val="none" w:sz="0" w:space="0" w:color="auto"/>
      </w:divBdr>
    </w:div>
    <w:div w:id="1081022147">
      <w:bodyDiv w:val="1"/>
      <w:marLeft w:val="0"/>
      <w:marRight w:val="0"/>
      <w:marTop w:val="0"/>
      <w:marBottom w:val="0"/>
      <w:divBdr>
        <w:top w:val="none" w:sz="0" w:space="0" w:color="auto"/>
        <w:left w:val="none" w:sz="0" w:space="0" w:color="auto"/>
        <w:bottom w:val="none" w:sz="0" w:space="0" w:color="auto"/>
        <w:right w:val="none" w:sz="0" w:space="0" w:color="auto"/>
      </w:divBdr>
    </w:div>
    <w:div w:id="1081484649">
      <w:bodyDiv w:val="1"/>
      <w:marLeft w:val="0"/>
      <w:marRight w:val="0"/>
      <w:marTop w:val="0"/>
      <w:marBottom w:val="0"/>
      <w:divBdr>
        <w:top w:val="none" w:sz="0" w:space="0" w:color="auto"/>
        <w:left w:val="none" w:sz="0" w:space="0" w:color="auto"/>
        <w:bottom w:val="none" w:sz="0" w:space="0" w:color="auto"/>
        <w:right w:val="none" w:sz="0" w:space="0" w:color="auto"/>
      </w:divBdr>
    </w:div>
    <w:div w:id="1081637556">
      <w:bodyDiv w:val="1"/>
      <w:marLeft w:val="0"/>
      <w:marRight w:val="0"/>
      <w:marTop w:val="0"/>
      <w:marBottom w:val="0"/>
      <w:divBdr>
        <w:top w:val="none" w:sz="0" w:space="0" w:color="auto"/>
        <w:left w:val="none" w:sz="0" w:space="0" w:color="auto"/>
        <w:bottom w:val="none" w:sz="0" w:space="0" w:color="auto"/>
        <w:right w:val="none" w:sz="0" w:space="0" w:color="auto"/>
      </w:divBdr>
      <w:divsChild>
        <w:div w:id="1865821135">
          <w:marLeft w:val="0"/>
          <w:marRight w:val="0"/>
          <w:marTop w:val="0"/>
          <w:marBottom w:val="0"/>
          <w:divBdr>
            <w:top w:val="none" w:sz="0" w:space="0" w:color="auto"/>
            <w:left w:val="none" w:sz="0" w:space="0" w:color="auto"/>
            <w:bottom w:val="none" w:sz="0" w:space="0" w:color="auto"/>
            <w:right w:val="none" w:sz="0" w:space="0" w:color="auto"/>
          </w:divBdr>
          <w:divsChild>
            <w:div w:id="26952155">
              <w:marLeft w:val="0"/>
              <w:marRight w:val="0"/>
              <w:marTop w:val="0"/>
              <w:marBottom w:val="0"/>
              <w:divBdr>
                <w:top w:val="none" w:sz="0" w:space="0" w:color="auto"/>
                <w:left w:val="none" w:sz="0" w:space="0" w:color="auto"/>
                <w:bottom w:val="none" w:sz="0" w:space="0" w:color="auto"/>
                <w:right w:val="none" w:sz="0" w:space="0" w:color="auto"/>
              </w:divBdr>
            </w:div>
            <w:div w:id="167406749">
              <w:marLeft w:val="0"/>
              <w:marRight w:val="0"/>
              <w:marTop w:val="0"/>
              <w:marBottom w:val="0"/>
              <w:divBdr>
                <w:top w:val="none" w:sz="0" w:space="0" w:color="auto"/>
                <w:left w:val="none" w:sz="0" w:space="0" w:color="auto"/>
                <w:bottom w:val="none" w:sz="0" w:space="0" w:color="auto"/>
                <w:right w:val="none" w:sz="0" w:space="0" w:color="auto"/>
              </w:divBdr>
            </w:div>
            <w:div w:id="187525294">
              <w:marLeft w:val="0"/>
              <w:marRight w:val="0"/>
              <w:marTop w:val="0"/>
              <w:marBottom w:val="0"/>
              <w:divBdr>
                <w:top w:val="none" w:sz="0" w:space="0" w:color="auto"/>
                <w:left w:val="none" w:sz="0" w:space="0" w:color="auto"/>
                <w:bottom w:val="none" w:sz="0" w:space="0" w:color="auto"/>
                <w:right w:val="none" w:sz="0" w:space="0" w:color="auto"/>
              </w:divBdr>
            </w:div>
            <w:div w:id="326370499">
              <w:marLeft w:val="0"/>
              <w:marRight w:val="0"/>
              <w:marTop w:val="0"/>
              <w:marBottom w:val="0"/>
              <w:divBdr>
                <w:top w:val="none" w:sz="0" w:space="0" w:color="auto"/>
                <w:left w:val="none" w:sz="0" w:space="0" w:color="auto"/>
                <w:bottom w:val="none" w:sz="0" w:space="0" w:color="auto"/>
                <w:right w:val="none" w:sz="0" w:space="0" w:color="auto"/>
              </w:divBdr>
            </w:div>
            <w:div w:id="364136044">
              <w:marLeft w:val="0"/>
              <w:marRight w:val="0"/>
              <w:marTop w:val="0"/>
              <w:marBottom w:val="0"/>
              <w:divBdr>
                <w:top w:val="none" w:sz="0" w:space="0" w:color="auto"/>
                <w:left w:val="none" w:sz="0" w:space="0" w:color="auto"/>
                <w:bottom w:val="none" w:sz="0" w:space="0" w:color="auto"/>
                <w:right w:val="none" w:sz="0" w:space="0" w:color="auto"/>
              </w:divBdr>
            </w:div>
            <w:div w:id="367876242">
              <w:marLeft w:val="0"/>
              <w:marRight w:val="0"/>
              <w:marTop w:val="0"/>
              <w:marBottom w:val="0"/>
              <w:divBdr>
                <w:top w:val="none" w:sz="0" w:space="0" w:color="auto"/>
                <w:left w:val="none" w:sz="0" w:space="0" w:color="auto"/>
                <w:bottom w:val="none" w:sz="0" w:space="0" w:color="auto"/>
                <w:right w:val="none" w:sz="0" w:space="0" w:color="auto"/>
              </w:divBdr>
            </w:div>
            <w:div w:id="483161348">
              <w:marLeft w:val="0"/>
              <w:marRight w:val="0"/>
              <w:marTop w:val="0"/>
              <w:marBottom w:val="0"/>
              <w:divBdr>
                <w:top w:val="none" w:sz="0" w:space="0" w:color="auto"/>
                <w:left w:val="none" w:sz="0" w:space="0" w:color="auto"/>
                <w:bottom w:val="none" w:sz="0" w:space="0" w:color="auto"/>
                <w:right w:val="none" w:sz="0" w:space="0" w:color="auto"/>
              </w:divBdr>
            </w:div>
            <w:div w:id="485823631">
              <w:marLeft w:val="0"/>
              <w:marRight w:val="0"/>
              <w:marTop w:val="0"/>
              <w:marBottom w:val="0"/>
              <w:divBdr>
                <w:top w:val="none" w:sz="0" w:space="0" w:color="auto"/>
                <w:left w:val="none" w:sz="0" w:space="0" w:color="auto"/>
                <w:bottom w:val="none" w:sz="0" w:space="0" w:color="auto"/>
                <w:right w:val="none" w:sz="0" w:space="0" w:color="auto"/>
              </w:divBdr>
            </w:div>
            <w:div w:id="773938586">
              <w:marLeft w:val="0"/>
              <w:marRight w:val="0"/>
              <w:marTop w:val="0"/>
              <w:marBottom w:val="0"/>
              <w:divBdr>
                <w:top w:val="none" w:sz="0" w:space="0" w:color="auto"/>
                <w:left w:val="none" w:sz="0" w:space="0" w:color="auto"/>
                <w:bottom w:val="none" w:sz="0" w:space="0" w:color="auto"/>
                <w:right w:val="none" w:sz="0" w:space="0" w:color="auto"/>
              </w:divBdr>
            </w:div>
            <w:div w:id="804129428">
              <w:marLeft w:val="0"/>
              <w:marRight w:val="0"/>
              <w:marTop w:val="0"/>
              <w:marBottom w:val="0"/>
              <w:divBdr>
                <w:top w:val="none" w:sz="0" w:space="0" w:color="auto"/>
                <w:left w:val="none" w:sz="0" w:space="0" w:color="auto"/>
                <w:bottom w:val="none" w:sz="0" w:space="0" w:color="auto"/>
                <w:right w:val="none" w:sz="0" w:space="0" w:color="auto"/>
              </w:divBdr>
            </w:div>
            <w:div w:id="854883854">
              <w:marLeft w:val="0"/>
              <w:marRight w:val="0"/>
              <w:marTop w:val="0"/>
              <w:marBottom w:val="0"/>
              <w:divBdr>
                <w:top w:val="none" w:sz="0" w:space="0" w:color="auto"/>
                <w:left w:val="none" w:sz="0" w:space="0" w:color="auto"/>
                <w:bottom w:val="none" w:sz="0" w:space="0" w:color="auto"/>
                <w:right w:val="none" w:sz="0" w:space="0" w:color="auto"/>
              </w:divBdr>
            </w:div>
            <w:div w:id="859246766">
              <w:marLeft w:val="0"/>
              <w:marRight w:val="0"/>
              <w:marTop w:val="0"/>
              <w:marBottom w:val="0"/>
              <w:divBdr>
                <w:top w:val="none" w:sz="0" w:space="0" w:color="auto"/>
                <w:left w:val="none" w:sz="0" w:space="0" w:color="auto"/>
                <w:bottom w:val="none" w:sz="0" w:space="0" w:color="auto"/>
                <w:right w:val="none" w:sz="0" w:space="0" w:color="auto"/>
              </w:divBdr>
            </w:div>
            <w:div w:id="872156723">
              <w:marLeft w:val="0"/>
              <w:marRight w:val="0"/>
              <w:marTop w:val="0"/>
              <w:marBottom w:val="0"/>
              <w:divBdr>
                <w:top w:val="none" w:sz="0" w:space="0" w:color="auto"/>
                <w:left w:val="none" w:sz="0" w:space="0" w:color="auto"/>
                <w:bottom w:val="none" w:sz="0" w:space="0" w:color="auto"/>
                <w:right w:val="none" w:sz="0" w:space="0" w:color="auto"/>
              </w:divBdr>
            </w:div>
            <w:div w:id="893352967">
              <w:marLeft w:val="0"/>
              <w:marRight w:val="0"/>
              <w:marTop w:val="0"/>
              <w:marBottom w:val="0"/>
              <w:divBdr>
                <w:top w:val="none" w:sz="0" w:space="0" w:color="auto"/>
                <w:left w:val="none" w:sz="0" w:space="0" w:color="auto"/>
                <w:bottom w:val="none" w:sz="0" w:space="0" w:color="auto"/>
                <w:right w:val="none" w:sz="0" w:space="0" w:color="auto"/>
              </w:divBdr>
            </w:div>
            <w:div w:id="1138886353">
              <w:marLeft w:val="0"/>
              <w:marRight w:val="0"/>
              <w:marTop w:val="0"/>
              <w:marBottom w:val="0"/>
              <w:divBdr>
                <w:top w:val="none" w:sz="0" w:space="0" w:color="auto"/>
                <w:left w:val="none" w:sz="0" w:space="0" w:color="auto"/>
                <w:bottom w:val="none" w:sz="0" w:space="0" w:color="auto"/>
                <w:right w:val="none" w:sz="0" w:space="0" w:color="auto"/>
              </w:divBdr>
            </w:div>
            <w:div w:id="1167669239">
              <w:marLeft w:val="0"/>
              <w:marRight w:val="0"/>
              <w:marTop w:val="0"/>
              <w:marBottom w:val="0"/>
              <w:divBdr>
                <w:top w:val="none" w:sz="0" w:space="0" w:color="auto"/>
                <w:left w:val="none" w:sz="0" w:space="0" w:color="auto"/>
                <w:bottom w:val="none" w:sz="0" w:space="0" w:color="auto"/>
                <w:right w:val="none" w:sz="0" w:space="0" w:color="auto"/>
              </w:divBdr>
            </w:div>
            <w:div w:id="1182086388">
              <w:marLeft w:val="0"/>
              <w:marRight w:val="0"/>
              <w:marTop w:val="0"/>
              <w:marBottom w:val="0"/>
              <w:divBdr>
                <w:top w:val="none" w:sz="0" w:space="0" w:color="auto"/>
                <w:left w:val="none" w:sz="0" w:space="0" w:color="auto"/>
                <w:bottom w:val="none" w:sz="0" w:space="0" w:color="auto"/>
                <w:right w:val="none" w:sz="0" w:space="0" w:color="auto"/>
              </w:divBdr>
            </w:div>
            <w:div w:id="1210067812">
              <w:marLeft w:val="0"/>
              <w:marRight w:val="0"/>
              <w:marTop w:val="0"/>
              <w:marBottom w:val="0"/>
              <w:divBdr>
                <w:top w:val="none" w:sz="0" w:space="0" w:color="auto"/>
                <w:left w:val="none" w:sz="0" w:space="0" w:color="auto"/>
                <w:bottom w:val="none" w:sz="0" w:space="0" w:color="auto"/>
                <w:right w:val="none" w:sz="0" w:space="0" w:color="auto"/>
              </w:divBdr>
            </w:div>
            <w:div w:id="1217886668">
              <w:marLeft w:val="0"/>
              <w:marRight w:val="0"/>
              <w:marTop w:val="0"/>
              <w:marBottom w:val="0"/>
              <w:divBdr>
                <w:top w:val="none" w:sz="0" w:space="0" w:color="auto"/>
                <w:left w:val="none" w:sz="0" w:space="0" w:color="auto"/>
                <w:bottom w:val="none" w:sz="0" w:space="0" w:color="auto"/>
                <w:right w:val="none" w:sz="0" w:space="0" w:color="auto"/>
              </w:divBdr>
            </w:div>
            <w:div w:id="1261645298">
              <w:marLeft w:val="0"/>
              <w:marRight w:val="0"/>
              <w:marTop w:val="0"/>
              <w:marBottom w:val="0"/>
              <w:divBdr>
                <w:top w:val="none" w:sz="0" w:space="0" w:color="auto"/>
                <w:left w:val="none" w:sz="0" w:space="0" w:color="auto"/>
                <w:bottom w:val="none" w:sz="0" w:space="0" w:color="auto"/>
                <w:right w:val="none" w:sz="0" w:space="0" w:color="auto"/>
              </w:divBdr>
            </w:div>
            <w:div w:id="1396392329">
              <w:marLeft w:val="0"/>
              <w:marRight w:val="0"/>
              <w:marTop w:val="0"/>
              <w:marBottom w:val="0"/>
              <w:divBdr>
                <w:top w:val="none" w:sz="0" w:space="0" w:color="auto"/>
                <w:left w:val="none" w:sz="0" w:space="0" w:color="auto"/>
                <w:bottom w:val="none" w:sz="0" w:space="0" w:color="auto"/>
                <w:right w:val="none" w:sz="0" w:space="0" w:color="auto"/>
              </w:divBdr>
            </w:div>
            <w:div w:id="1457525202">
              <w:marLeft w:val="0"/>
              <w:marRight w:val="0"/>
              <w:marTop w:val="0"/>
              <w:marBottom w:val="0"/>
              <w:divBdr>
                <w:top w:val="none" w:sz="0" w:space="0" w:color="auto"/>
                <w:left w:val="none" w:sz="0" w:space="0" w:color="auto"/>
                <w:bottom w:val="none" w:sz="0" w:space="0" w:color="auto"/>
                <w:right w:val="none" w:sz="0" w:space="0" w:color="auto"/>
              </w:divBdr>
            </w:div>
            <w:div w:id="1506240716">
              <w:marLeft w:val="0"/>
              <w:marRight w:val="0"/>
              <w:marTop w:val="0"/>
              <w:marBottom w:val="0"/>
              <w:divBdr>
                <w:top w:val="none" w:sz="0" w:space="0" w:color="auto"/>
                <w:left w:val="none" w:sz="0" w:space="0" w:color="auto"/>
                <w:bottom w:val="none" w:sz="0" w:space="0" w:color="auto"/>
                <w:right w:val="none" w:sz="0" w:space="0" w:color="auto"/>
              </w:divBdr>
            </w:div>
            <w:div w:id="1627396584">
              <w:marLeft w:val="0"/>
              <w:marRight w:val="0"/>
              <w:marTop w:val="0"/>
              <w:marBottom w:val="0"/>
              <w:divBdr>
                <w:top w:val="none" w:sz="0" w:space="0" w:color="auto"/>
                <w:left w:val="none" w:sz="0" w:space="0" w:color="auto"/>
                <w:bottom w:val="none" w:sz="0" w:space="0" w:color="auto"/>
                <w:right w:val="none" w:sz="0" w:space="0" w:color="auto"/>
              </w:divBdr>
            </w:div>
            <w:div w:id="1771315002">
              <w:marLeft w:val="0"/>
              <w:marRight w:val="0"/>
              <w:marTop w:val="0"/>
              <w:marBottom w:val="0"/>
              <w:divBdr>
                <w:top w:val="none" w:sz="0" w:space="0" w:color="auto"/>
                <w:left w:val="none" w:sz="0" w:space="0" w:color="auto"/>
                <w:bottom w:val="none" w:sz="0" w:space="0" w:color="auto"/>
                <w:right w:val="none" w:sz="0" w:space="0" w:color="auto"/>
              </w:divBdr>
            </w:div>
            <w:div w:id="1913347919">
              <w:marLeft w:val="0"/>
              <w:marRight w:val="0"/>
              <w:marTop w:val="0"/>
              <w:marBottom w:val="0"/>
              <w:divBdr>
                <w:top w:val="none" w:sz="0" w:space="0" w:color="auto"/>
                <w:left w:val="none" w:sz="0" w:space="0" w:color="auto"/>
                <w:bottom w:val="none" w:sz="0" w:space="0" w:color="auto"/>
                <w:right w:val="none" w:sz="0" w:space="0" w:color="auto"/>
              </w:divBdr>
            </w:div>
            <w:div w:id="1946306785">
              <w:marLeft w:val="0"/>
              <w:marRight w:val="0"/>
              <w:marTop w:val="0"/>
              <w:marBottom w:val="0"/>
              <w:divBdr>
                <w:top w:val="none" w:sz="0" w:space="0" w:color="auto"/>
                <w:left w:val="none" w:sz="0" w:space="0" w:color="auto"/>
                <w:bottom w:val="none" w:sz="0" w:space="0" w:color="auto"/>
                <w:right w:val="none" w:sz="0" w:space="0" w:color="auto"/>
              </w:divBdr>
            </w:div>
            <w:div w:id="205831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38750">
      <w:bodyDiv w:val="1"/>
      <w:marLeft w:val="0"/>
      <w:marRight w:val="0"/>
      <w:marTop w:val="0"/>
      <w:marBottom w:val="0"/>
      <w:divBdr>
        <w:top w:val="none" w:sz="0" w:space="0" w:color="auto"/>
        <w:left w:val="none" w:sz="0" w:space="0" w:color="auto"/>
        <w:bottom w:val="none" w:sz="0" w:space="0" w:color="auto"/>
        <w:right w:val="none" w:sz="0" w:space="0" w:color="auto"/>
      </w:divBdr>
    </w:div>
    <w:div w:id="1081945020">
      <w:bodyDiv w:val="1"/>
      <w:marLeft w:val="0"/>
      <w:marRight w:val="0"/>
      <w:marTop w:val="0"/>
      <w:marBottom w:val="0"/>
      <w:divBdr>
        <w:top w:val="none" w:sz="0" w:space="0" w:color="auto"/>
        <w:left w:val="none" w:sz="0" w:space="0" w:color="auto"/>
        <w:bottom w:val="none" w:sz="0" w:space="0" w:color="auto"/>
        <w:right w:val="none" w:sz="0" w:space="0" w:color="auto"/>
      </w:divBdr>
    </w:div>
    <w:div w:id="1082020778">
      <w:bodyDiv w:val="1"/>
      <w:marLeft w:val="0"/>
      <w:marRight w:val="0"/>
      <w:marTop w:val="0"/>
      <w:marBottom w:val="0"/>
      <w:divBdr>
        <w:top w:val="none" w:sz="0" w:space="0" w:color="auto"/>
        <w:left w:val="none" w:sz="0" w:space="0" w:color="auto"/>
        <w:bottom w:val="none" w:sz="0" w:space="0" w:color="auto"/>
        <w:right w:val="none" w:sz="0" w:space="0" w:color="auto"/>
      </w:divBdr>
    </w:div>
    <w:div w:id="1082095618">
      <w:bodyDiv w:val="1"/>
      <w:marLeft w:val="0"/>
      <w:marRight w:val="0"/>
      <w:marTop w:val="0"/>
      <w:marBottom w:val="0"/>
      <w:divBdr>
        <w:top w:val="none" w:sz="0" w:space="0" w:color="auto"/>
        <w:left w:val="none" w:sz="0" w:space="0" w:color="auto"/>
        <w:bottom w:val="none" w:sz="0" w:space="0" w:color="auto"/>
        <w:right w:val="none" w:sz="0" w:space="0" w:color="auto"/>
      </w:divBdr>
    </w:div>
    <w:div w:id="1082530152">
      <w:bodyDiv w:val="1"/>
      <w:marLeft w:val="0"/>
      <w:marRight w:val="0"/>
      <w:marTop w:val="0"/>
      <w:marBottom w:val="0"/>
      <w:divBdr>
        <w:top w:val="none" w:sz="0" w:space="0" w:color="auto"/>
        <w:left w:val="none" w:sz="0" w:space="0" w:color="auto"/>
        <w:bottom w:val="none" w:sz="0" w:space="0" w:color="auto"/>
        <w:right w:val="none" w:sz="0" w:space="0" w:color="auto"/>
      </w:divBdr>
    </w:div>
    <w:div w:id="1082794648">
      <w:bodyDiv w:val="1"/>
      <w:marLeft w:val="0"/>
      <w:marRight w:val="0"/>
      <w:marTop w:val="0"/>
      <w:marBottom w:val="0"/>
      <w:divBdr>
        <w:top w:val="none" w:sz="0" w:space="0" w:color="auto"/>
        <w:left w:val="none" w:sz="0" w:space="0" w:color="auto"/>
        <w:bottom w:val="none" w:sz="0" w:space="0" w:color="auto"/>
        <w:right w:val="none" w:sz="0" w:space="0" w:color="auto"/>
      </w:divBdr>
    </w:div>
    <w:div w:id="1083260444">
      <w:bodyDiv w:val="1"/>
      <w:marLeft w:val="0"/>
      <w:marRight w:val="0"/>
      <w:marTop w:val="0"/>
      <w:marBottom w:val="0"/>
      <w:divBdr>
        <w:top w:val="none" w:sz="0" w:space="0" w:color="auto"/>
        <w:left w:val="none" w:sz="0" w:space="0" w:color="auto"/>
        <w:bottom w:val="none" w:sz="0" w:space="0" w:color="auto"/>
        <w:right w:val="none" w:sz="0" w:space="0" w:color="auto"/>
      </w:divBdr>
    </w:div>
    <w:div w:id="1083331338">
      <w:bodyDiv w:val="1"/>
      <w:marLeft w:val="0"/>
      <w:marRight w:val="0"/>
      <w:marTop w:val="0"/>
      <w:marBottom w:val="0"/>
      <w:divBdr>
        <w:top w:val="none" w:sz="0" w:space="0" w:color="auto"/>
        <w:left w:val="none" w:sz="0" w:space="0" w:color="auto"/>
        <w:bottom w:val="none" w:sz="0" w:space="0" w:color="auto"/>
        <w:right w:val="none" w:sz="0" w:space="0" w:color="auto"/>
      </w:divBdr>
    </w:div>
    <w:div w:id="1085568686">
      <w:bodyDiv w:val="1"/>
      <w:marLeft w:val="0"/>
      <w:marRight w:val="0"/>
      <w:marTop w:val="0"/>
      <w:marBottom w:val="0"/>
      <w:divBdr>
        <w:top w:val="none" w:sz="0" w:space="0" w:color="auto"/>
        <w:left w:val="none" w:sz="0" w:space="0" w:color="auto"/>
        <w:bottom w:val="none" w:sz="0" w:space="0" w:color="auto"/>
        <w:right w:val="none" w:sz="0" w:space="0" w:color="auto"/>
      </w:divBdr>
    </w:div>
    <w:div w:id="1086683196">
      <w:bodyDiv w:val="1"/>
      <w:marLeft w:val="0"/>
      <w:marRight w:val="0"/>
      <w:marTop w:val="0"/>
      <w:marBottom w:val="0"/>
      <w:divBdr>
        <w:top w:val="none" w:sz="0" w:space="0" w:color="auto"/>
        <w:left w:val="none" w:sz="0" w:space="0" w:color="auto"/>
        <w:bottom w:val="none" w:sz="0" w:space="0" w:color="auto"/>
        <w:right w:val="none" w:sz="0" w:space="0" w:color="auto"/>
      </w:divBdr>
    </w:div>
    <w:div w:id="1086729052">
      <w:bodyDiv w:val="1"/>
      <w:marLeft w:val="0"/>
      <w:marRight w:val="0"/>
      <w:marTop w:val="0"/>
      <w:marBottom w:val="0"/>
      <w:divBdr>
        <w:top w:val="none" w:sz="0" w:space="0" w:color="auto"/>
        <w:left w:val="none" w:sz="0" w:space="0" w:color="auto"/>
        <w:bottom w:val="none" w:sz="0" w:space="0" w:color="auto"/>
        <w:right w:val="none" w:sz="0" w:space="0" w:color="auto"/>
      </w:divBdr>
    </w:div>
    <w:div w:id="1087730835">
      <w:bodyDiv w:val="1"/>
      <w:marLeft w:val="0"/>
      <w:marRight w:val="0"/>
      <w:marTop w:val="0"/>
      <w:marBottom w:val="0"/>
      <w:divBdr>
        <w:top w:val="none" w:sz="0" w:space="0" w:color="auto"/>
        <w:left w:val="none" w:sz="0" w:space="0" w:color="auto"/>
        <w:bottom w:val="none" w:sz="0" w:space="0" w:color="auto"/>
        <w:right w:val="none" w:sz="0" w:space="0" w:color="auto"/>
      </w:divBdr>
    </w:div>
    <w:div w:id="1088233272">
      <w:bodyDiv w:val="1"/>
      <w:marLeft w:val="0"/>
      <w:marRight w:val="0"/>
      <w:marTop w:val="0"/>
      <w:marBottom w:val="0"/>
      <w:divBdr>
        <w:top w:val="none" w:sz="0" w:space="0" w:color="auto"/>
        <w:left w:val="none" w:sz="0" w:space="0" w:color="auto"/>
        <w:bottom w:val="none" w:sz="0" w:space="0" w:color="auto"/>
        <w:right w:val="none" w:sz="0" w:space="0" w:color="auto"/>
      </w:divBdr>
    </w:div>
    <w:div w:id="1089079780">
      <w:bodyDiv w:val="1"/>
      <w:marLeft w:val="0"/>
      <w:marRight w:val="0"/>
      <w:marTop w:val="0"/>
      <w:marBottom w:val="0"/>
      <w:divBdr>
        <w:top w:val="none" w:sz="0" w:space="0" w:color="auto"/>
        <w:left w:val="none" w:sz="0" w:space="0" w:color="auto"/>
        <w:bottom w:val="none" w:sz="0" w:space="0" w:color="auto"/>
        <w:right w:val="none" w:sz="0" w:space="0" w:color="auto"/>
      </w:divBdr>
    </w:div>
    <w:div w:id="1089544613">
      <w:bodyDiv w:val="1"/>
      <w:marLeft w:val="0"/>
      <w:marRight w:val="0"/>
      <w:marTop w:val="0"/>
      <w:marBottom w:val="0"/>
      <w:divBdr>
        <w:top w:val="none" w:sz="0" w:space="0" w:color="auto"/>
        <w:left w:val="none" w:sz="0" w:space="0" w:color="auto"/>
        <w:bottom w:val="none" w:sz="0" w:space="0" w:color="auto"/>
        <w:right w:val="none" w:sz="0" w:space="0" w:color="auto"/>
      </w:divBdr>
    </w:div>
    <w:div w:id="1089619209">
      <w:bodyDiv w:val="1"/>
      <w:marLeft w:val="0"/>
      <w:marRight w:val="0"/>
      <w:marTop w:val="0"/>
      <w:marBottom w:val="0"/>
      <w:divBdr>
        <w:top w:val="none" w:sz="0" w:space="0" w:color="auto"/>
        <w:left w:val="none" w:sz="0" w:space="0" w:color="auto"/>
        <w:bottom w:val="none" w:sz="0" w:space="0" w:color="auto"/>
        <w:right w:val="none" w:sz="0" w:space="0" w:color="auto"/>
      </w:divBdr>
    </w:div>
    <w:div w:id="1090152824">
      <w:bodyDiv w:val="1"/>
      <w:marLeft w:val="0"/>
      <w:marRight w:val="0"/>
      <w:marTop w:val="0"/>
      <w:marBottom w:val="0"/>
      <w:divBdr>
        <w:top w:val="none" w:sz="0" w:space="0" w:color="auto"/>
        <w:left w:val="none" w:sz="0" w:space="0" w:color="auto"/>
        <w:bottom w:val="none" w:sz="0" w:space="0" w:color="auto"/>
        <w:right w:val="none" w:sz="0" w:space="0" w:color="auto"/>
      </w:divBdr>
    </w:div>
    <w:div w:id="1090156214">
      <w:bodyDiv w:val="1"/>
      <w:marLeft w:val="0"/>
      <w:marRight w:val="0"/>
      <w:marTop w:val="0"/>
      <w:marBottom w:val="0"/>
      <w:divBdr>
        <w:top w:val="none" w:sz="0" w:space="0" w:color="auto"/>
        <w:left w:val="none" w:sz="0" w:space="0" w:color="auto"/>
        <w:bottom w:val="none" w:sz="0" w:space="0" w:color="auto"/>
        <w:right w:val="none" w:sz="0" w:space="0" w:color="auto"/>
      </w:divBdr>
    </w:div>
    <w:div w:id="1091975175">
      <w:bodyDiv w:val="1"/>
      <w:marLeft w:val="0"/>
      <w:marRight w:val="0"/>
      <w:marTop w:val="0"/>
      <w:marBottom w:val="0"/>
      <w:divBdr>
        <w:top w:val="none" w:sz="0" w:space="0" w:color="auto"/>
        <w:left w:val="none" w:sz="0" w:space="0" w:color="auto"/>
        <w:bottom w:val="none" w:sz="0" w:space="0" w:color="auto"/>
        <w:right w:val="none" w:sz="0" w:space="0" w:color="auto"/>
      </w:divBdr>
    </w:div>
    <w:div w:id="1092045382">
      <w:bodyDiv w:val="1"/>
      <w:marLeft w:val="0"/>
      <w:marRight w:val="0"/>
      <w:marTop w:val="0"/>
      <w:marBottom w:val="0"/>
      <w:divBdr>
        <w:top w:val="none" w:sz="0" w:space="0" w:color="auto"/>
        <w:left w:val="none" w:sz="0" w:space="0" w:color="auto"/>
        <w:bottom w:val="none" w:sz="0" w:space="0" w:color="auto"/>
        <w:right w:val="none" w:sz="0" w:space="0" w:color="auto"/>
      </w:divBdr>
    </w:div>
    <w:div w:id="1092049729">
      <w:bodyDiv w:val="1"/>
      <w:marLeft w:val="0"/>
      <w:marRight w:val="0"/>
      <w:marTop w:val="0"/>
      <w:marBottom w:val="0"/>
      <w:divBdr>
        <w:top w:val="none" w:sz="0" w:space="0" w:color="auto"/>
        <w:left w:val="none" w:sz="0" w:space="0" w:color="auto"/>
        <w:bottom w:val="none" w:sz="0" w:space="0" w:color="auto"/>
        <w:right w:val="none" w:sz="0" w:space="0" w:color="auto"/>
      </w:divBdr>
    </w:div>
    <w:div w:id="1092235751">
      <w:bodyDiv w:val="1"/>
      <w:marLeft w:val="0"/>
      <w:marRight w:val="0"/>
      <w:marTop w:val="0"/>
      <w:marBottom w:val="0"/>
      <w:divBdr>
        <w:top w:val="none" w:sz="0" w:space="0" w:color="auto"/>
        <w:left w:val="none" w:sz="0" w:space="0" w:color="auto"/>
        <w:bottom w:val="none" w:sz="0" w:space="0" w:color="auto"/>
        <w:right w:val="none" w:sz="0" w:space="0" w:color="auto"/>
      </w:divBdr>
    </w:div>
    <w:div w:id="1092968732">
      <w:bodyDiv w:val="1"/>
      <w:marLeft w:val="0"/>
      <w:marRight w:val="0"/>
      <w:marTop w:val="0"/>
      <w:marBottom w:val="0"/>
      <w:divBdr>
        <w:top w:val="none" w:sz="0" w:space="0" w:color="auto"/>
        <w:left w:val="none" w:sz="0" w:space="0" w:color="auto"/>
        <w:bottom w:val="none" w:sz="0" w:space="0" w:color="auto"/>
        <w:right w:val="none" w:sz="0" w:space="0" w:color="auto"/>
      </w:divBdr>
    </w:div>
    <w:div w:id="1093084103">
      <w:bodyDiv w:val="1"/>
      <w:marLeft w:val="0"/>
      <w:marRight w:val="0"/>
      <w:marTop w:val="0"/>
      <w:marBottom w:val="0"/>
      <w:divBdr>
        <w:top w:val="none" w:sz="0" w:space="0" w:color="auto"/>
        <w:left w:val="none" w:sz="0" w:space="0" w:color="auto"/>
        <w:bottom w:val="none" w:sz="0" w:space="0" w:color="auto"/>
        <w:right w:val="none" w:sz="0" w:space="0" w:color="auto"/>
      </w:divBdr>
    </w:div>
    <w:div w:id="1093206810">
      <w:bodyDiv w:val="1"/>
      <w:marLeft w:val="0"/>
      <w:marRight w:val="0"/>
      <w:marTop w:val="0"/>
      <w:marBottom w:val="0"/>
      <w:divBdr>
        <w:top w:val="none" w:sz="0" w:space="0" w:color="auto"/>
        <w:left w:val="none" w:sz="0" w:space="0" w:color="auto"/>
        <w:bottom w:val="none" w:sz="0" w:space="0" w:color="auto"/>
        <w:right w:val="none" w:sz="0" w:space="0" w:color="auto"/>
      </w:divBdr>
    </w:div>
    <w:div w:id="1093434069">
      <w:bodyDiv w:val="1"/>
      <w:marLeft w:val="0"/>
      <w:marRight w:val="0"/>
      <w:marTop w:val="0"/>
      <w:marBottom w:val="0"/>
      <w:divBdr>
        <w:top w:val="none" w:sz="0" w:space="0" w:color="auto"/>
        <w:left w:val="none" w:sz="0" w:space="0" w:color="auto"/>
        <w:bottom w:val="none" w:sz="0" w:space="0" w:color="auto"/>
        <w:right w:val="none" w:sz="0" w:space="0" w:color="auto"/>
      </w:divBdr>
    </w:div>
    <w:div w:id="1094127533">
      <w:bodyDiv w:val="1"/>
      <w:marLeft w:val="0"/>
      <w:marRight w:val="0"/>
      <w:marTop w:val="0"/>
      <w:marBottom w:val="0"/>
      <w:divBdr>
        <w:top w:val="none" w:sz="0" w:space="0" w:color="auto"/>
        <w:left w:val="none" w:sz="0" w:space="0" w:color="auto"/>
        <w:bottom w:val="none" w:sz="0" w:space="0" w:color="auto"/>
        <w:right w:val="none" w:sz="0" w:space="0" w:color="auto"/>
      </w:divBdr>
    </w:div>
    <w:div w:id="1094472297">
      <w:bodyDiv w:val="1"/>
      <w:marLeft w:val="0"/>
      <w:marRight w:val="0"/>
      <w:marTop w:val="0"/>
      <w:marBottom w:val="0"/>
      <w:divBdr>
        <w:top w:val="none" w:sz="0" w:space="0" w:color="auto"/>
        <w:left w:val="none" w:sz="0" w:space="0" w:color="auto"/>
        <w:bottom w:val="none" w:sz="0" w:space="0" w:color="auto"/>
        <w:right w:val="none" w:sz="0" w:space="0" w:color="auto"/>
      </w:divBdr>
    </w:div>
    <w:div w:id="1094548294">
      <w:bodyDiv w:val="1"/>
      <w:marLeft w:val="0"/>
      <w:marRight w:val="0"/>
      <w:marTop w:val="0"/>
      <w:marBottom w:val="0"/>
      <w:divBdr>
        <w:top w:val="none" w:sz="0" w:space="0" w:color="auto"/>
        <w:left w:val="none" w:sz="0" w:space="0" w:color="auto"/>
        <w:bottom w:val="none" w:sz="0" w:space="0" w:color="auto"/>
        <w:right w:val="none" w:sz="0" w:space="0" w:color="auto"/>
      </w:divBdr>
    </w:div>
    <w:div w:id="1095631199">
      <w:bodyDiv w:val="1"/>
      <w:marLeft w:val="0"/>
      <w:marRight w:val="0"/>
      <w:marTop w:val="0"/>
      <w:marBottom w:val="0"/>
      <w:divBdr>
        <w:top w:val="none" w:sz="0" w:space="0" w:color="auto"/>
        <w:left w:val="none" w:sz="0" w:space="0" w:color="auto"/>
        <w:bottom w:val="none" w:sz="0" w:space="0" w:color="auto"/>
        <w:right w:val="none" w:sz="0" w:space="0" w:color="auto"/>
      </w:divBdr>
    </w:div>
    <w:div w:id="1095977272">
      <w:bodyDiv w:val="1"/>
      <w:marLeft w:val="0"/>
      <w:marRight w:val="0"/>
      <w:marTop w:val="0"/>
      <w:marBottom w:val="0"/>
      <w:divBdr>
        <w:top w:val="none" w:sz="0" w:space="0" w:color="auto"/>
        <w:left w:val="none" w:sz="0" w:space="0" w:color="auto"/>
        <w:bottom w:val="none" w:sz="0" w:space="0" w:color="auto"/>
        <w:right w:val="none" w:sz="0" w:space="0" w:color="auto"/>
      </w:divBdr>
    </w:div>
    <w:div w:id="1096050091">
      <w:bodyDiv w:val="1"/>
      <w:marLeft w:val="0"/>
      <w:marRight w:val="0"/>
      <w:marTop w:val="0"/>
      <w:marBottom w:val="0"/>
      <w:divBdr>
        <w:top w:val="none" w:sz="0" w:space="0" w:color="auto"/>
        <w:left w:val="none" w:sz="0" w:space="0" w:color="auto"/>
        <w:bottom w:val="none" w:sz="0" w:space="0" w:color="auto"/>
        <w:right w:val="none" w:sz="0" w:space="0" w:color="auto"/>
      </w:divBdr>
    </w:div>
    <w:div w:id="1096948160">
      <w:bodyDiv w:val="1"/>
      <w:marLeft w:val="0"/>
      <w:marRight w:val="0"/>
      <w:marTop w:val="0"/>
      <w:marBottom w:val="0"/>
      <w:divBdr>
        <w:top w:val="none" w:sz="0" w:space="0" w:color="auto"/>
        <w:left w:val="none" w:sz="0" w:space="0" w:color="auto"/>
        <w:bottom w:val="none" w:sz="0" w:space="0" w:color="auto"/>
        <w:right w:val="none" w:sz="0" w:space="0" w:color="auto"/>
      </w:divBdr>
    </w:div>
    <w:div w:id="1097142470">
      <w:bodyDiv w:val="1"/>
      <w:marLeft w:val="0"/>
      <w:marRight w:val="0"/>
      <w:marTop w:val="0"/>
      <w:marBottom w:val="0"/>
      <w:divBdr>
        <w:top w:val="none" w:sz="0" w:space="0" w:color="auto"/>
        <w:left w:val="none" w:sz="0" w:space="0" w:color="auto"/>
        <w:bottom w:val="none" w:sz="0" w:space="0" w:color="auto"/>
        <w:right w:val="none" w:sz="0" w:space="0" w:color="auto"/>
      </w:divBdr>
    </w:div>
    <w:div w:id="1097752916">
      <w:bodyDiv w:val="1"/>
      <w:marLeft w:val="0"/>
      <w:marRight w:val="0"/>
      <w:marTop w:val="0"/>
      <w:marBottom w:val="0"/>
      <w:divBdr>
        <w:top w:val="none" w:sz="0" w:space="0" w:color="auto"/>
        <w:left w:val="none" w:sz="0" w:space="0" w:color="auto"/>
        <w:bottom w:val="none" w:sz="0" w:space="0" w:color="auto"/>
        <w:right w:val="none" w:sz="0" w:space="0" w:color="auto"/>
      </w:divBdr>
    </w:div>
    <w:div w:id="1098256631">
      <w:bodyDiv w:val="1"/>
      <w:marLeft w:val="0"/>
      <w:marRight w:val="0"/>
      <w:marTop w:val="0"/>
      <w:marBottom w:val="0"/>
      <w:divBdr>
        <w:top w:val="none" w:sz="0" w:space="0" w:color="auto"/>
        <w:left w:val="none" w:sz="0" w:space="0" w:color="auto"/>
        <w:bottom w:val="none" w:sz="0" w:space="0" w:color="auto"/>
        <w:right w:val="none" w:sz="0" w:space="0" w:color="auto"/>
      </w:divBdr>
    </w:div>
    <w:div w:id="1098478919">
      <w:bodyDiv w:val="1"/>
      <w:marLeft w:val="0"/>
      <w:marRight w:val="0"/>
      <w:marTop w:val="0"/>
      <w:marBottom w:val="0"/>
      <w:divBdr>
        <w:top w:val="none" w:sz="0" w:space="0" w:color="auto"/>
        <w:left w:val="none" w:sz="0" w:space="0" w:color="auto"/>
        <w:bottom w:val="none" w:sz="0" w:space="0" w:color="auto"/>
        <w:right w:val="none" w:sz="0" w:space="0" w:color="auto"/>
      </w:divBdr>
    </w:div>
    <w:div w:id="1099060389">
      <w:bodyDiv w:val="1"/>
      <w:marLeft w:val="0"/>
      <w:marRight w:val="0"/>
      <w:marTop w:val="0"/>
      <w:marBottom w:val="0"/>
      <w:divBdr>
        <w:top w:val="none" w:sz="0" w:space="0" w:color="auto"/>
        <w:left w:val="none" w:sz="0" w:space="0" w:color="auto"/>
        <w:bottom w:val="none" w:sz="0" w:space="0" w:color="auto"/>
        <w:right w:val="none" w:sz="0" w:space="0" w:color="auto"/>
      </w:divBdr>
    </w:div>
    <w:div w:id="1099570360">
      <w:bodyDiv w:val="1"/>
      <w:marLeft w:val="0"/>
      <w:marRight w:val="0"/>
      <w:marTop w:val="0"/>
      <w:marBottom w:val="0"/>
      <w:divBdr>
        <w:top w:val="none" w:sz="0" w:space="0" w:color="auto"/>
        <w:left w:val="none" w:sz="0" w:space="0" w:color="auto"/>
        <w:bottom w:val="none" w:sz="0" w:space="0" w:color="auto"/>
        <w:right w:val="none" w:sz="0" w:space="0" w:color="auto"/>
      </w:divBdr>
    </w:div>
    <w:div w:id="1099714984">
      <w:bodyDiv w:val="1"/>
      <w:marLeft w:val="0"/>
      <w:marRight w:val="0"/>
      <w:marTop w:val="0"/>
      <w:marBottom w:val="0"/>
      <w:divBdr>
        <w:top w:val="none" w:sz="0" w:space="0" w:color="auto"/>
        <w:left w:val="none" w:sz="0" w:space="0" w:color="auto"/>
        <w:bottom w:val="none" w:sz="0" w:space="0" w:color="auto"/>
        <w:right w:val="none" w:sz="0" w:space="0" w:color="auto"/>
      </w:divBdr>
    </w:div>
    <w:div w:id="1099911514">
      <w:bodyDiv w:val="1"/>
      <w:marLeft w:val="0"/>
      <w:marRight w:val="0"/>
      <w:marTop w:val="0"/>
      <w:marBottom w:val="0"/>
      <w:divBdr>
        <w:top w:val="none" w:sz="0" w:space="0" w:color="auto"/>
        <w:left w:val="none" w:sz="0" w:space="0" w:color="auto"/>
        <w:bottom w:val="none" w:sz="0" w:space="0" w:color="auto"/>
        <w:right w:val="none" w:sz="0" w:space="0" w:color="auto"/>
      </w:divBdr>
    </w:div>
    <w:div w:id="1100567286">
      <w:bodyDiv w:val="1"/>
      <w:marLeft w:val="0"/>
      <w:marRight w:val="0"/>
      <w:marTop w:val="0"/>
      <w:marBottom w:val="0"/>
      <w:divBdr>
        <w:top w:val="none" w:sz="0" w:space="0" w:color="auto"/>
        <w:left w:val="none" w:sz="0" w:space="0" w:color="auto"/>
        <w:bottom w:val="none" w:sz="0" w:space="0" w:color="auto"/>
        <w:right w:val="none" w:sz="0" w:space="0" w:color="auto"/>
      </w:divBdr>
    </w:div>
    <w:div w:id="1100638403">
      <w:bodyDiv w:val="1"/>
      <w:marLeft w:val="0"/>
      <w:marRight w:val="0"/>
      <w:marTop w:val="0"/>
      <w:marBottom w:val="0"/>
      <w:divBdr>
        <w:top w:val="none" w:sz="0" w:space="0" w:color="auto"/>
        <w:left w:val="none" w:sz="0" w:space="0" w:color="auto"/>
        <w:bottom w:val="none" w:sz="0" w:space="0" w:color="auto"/>
        <w:right w:val="none" w:sz="0" w:space="0" w:color="auto"/>
      </w:divBdr>
    </w:div>
    <w:div w:id="1101292305">
      <w:bodyDiv w:val="1"/>
      <w:marLeft w:val="0"/>
      <w:marRight w:val="0"/>
      <w:marTop w:val="0"/>
      <w:marBottom w:val="0"/>
      <w:divBdr>
        <w:top w:val="none" w:sz="0" w:space="0" w:color="auto"/>
        <w:left w:val="none" w:sz="0" w:space="0" w:color="auto"/>
        <w:bottom w:val="none" w:sz="0" w:space="0" w:color="auto"/>
        <w:right w:val="none" w:sz="0" w:space="0" w:color="auto"/>
      </w:divBdr>
    </w:div>
    <w:div w:id="1101532399">
      <w:bodyDiv w:val="1"/>
      <w:marLeft w:val="0"/>
      <w:marRight w:val="0"/>
      <w:marTop w:val="0"/>
      <w:marBottom w:val="0"/>
      <w:divBdr>
        <w:top w:val="none" w:sz="0" w:space="0" w:color="auto"/>
        <w:left w:val="none" w:sz="0" w:space="0" w:color="auto"/>
        <w:bottom w:val="none" w:sz="0" w:space="0" w:color="auto"/>
        <w:right w:val="none" w:sz="0" w:space="0" w:color="auto"/>
      </w:divBdr>
    </w:div>
    <w:div w:id="1101871708">
      <w:bodyDiv w:val="1"/>
      <w:marLeft w:val="0"/>
      <w:marRight w:val="0"/>
      <w:marTop w:val="0"/>
      <w:marBottom w:val="0"/>
      <w:divBdr>
        <w:top w:val="none" w:sz="0" w:space="0" w:color="auto"/>
        <w:left w:val="none" w:sz="0" w:space="0" w:color="auto"/>
        <w:bottom w:val="none" w:sz="0" w:space="0" w:color="auto"/>
        <w:right w:val="none" w:sz="0" w:space="0" w:color="auto"/>
      </w:divBdr>
    </w:div>
    <w:div w:id="1101952660">
      <w:bodyDiv w:val="1"/>
      <w:marLeft w:val="0"/>
      <w:marRight w:val="0"/>
      <w:marTop w:val="0"/>
      <w:marBottom w:val="0"/>
      <w:divBdr>
        <w:top w:val="none" w:sz="0" w:space="0" w:color="auto"/>
        <w:left w:val="none" w:sz="0" w:space="0" w:color="auto"/>
        <w:bottom w:val="none" w:sz="0" w:space="0" w:color="auto"/>
        <w:right w:val="none" w:sz="0" w:space="0" w:color="auto"/>
      </w:divBdr>
    </w:div>
    <w:div w:id="1102264806">
      <w:bodyDiv w:val="1"/>
      <w:marLeft w:val="0"/>
      <w:marRight w:val="0"/>
      <w:marTop w:val="0"/>
      <w:marBottom w:val="0"/>
      <w:divBdr>
        <w:top w:val="none" w:sz="0" w:space="0" w:color="auto"/>
        <w:left w:val="none" w:sz="0" w:space="0" w:color="auto"/>
        <w:bottom w:val="none" w:sz="0" w:space="0" w:color="auto"/>
        <w:right w:val="none" w:sz="0" w:space="0" w:color="auto"/>
      </w:divBdr>
    </w:div>
    <w:div w:id="1102341574">
      <w:bodyDiv w:val="1"/>
      <w:marLeft w:val="0"/>
      <w:marRight w:val="0"/>
      <w:marTop w:val="0"/>
      <w:marBottom w:val="0"/>
      <w:divBdr>
        <w:top w:val="none" w:sz="0" w:space="0" w:color="auto"/>
        <w:left w:val="none" w:sz="0" w:space="0" w:color="auto"/>
        <w:bottom w:val="none" w:sz="0" w:space="0" w:color="auto"/>
        <w:right w:val="none" w:sz="0" w:space="0" w:color="auto"/>
      </w:divBdr>
    </w:div>
    <w:div w:id="1102530830">
      <w:bodyDiv w:val="1"/>
      <w:marLeft w:val="0"/>
      <w:marRight w:val="0"/>
      <w:marTop w:val="0"/>
      <w:marBottom w:val="0"/>
      <w:divBdr>
        <w:top w:val="none" w:sz="0" w:space="0" w:color="auto"/>
        <w:left w:val="none" w:sz="0" w:space="0" w:color="auto"/>
        <w:bottom w:val="none" w:sz="0" w:space="0" w:color="auto"/>
        <w:right w:val="none" w:sz="0" w:space="0" w:color="auto"/>
      </w:divBdr>
    </w:div>
    <w:div w:id="1102649832">
      <w:bodyDiv w:val="1"/>
      <w:marLeft w:val="0"/>
      <w:marRight w:val="0"/>
      <w:marTop w:val="0"/>
      <w:marBottom w:val="0"/>
      <w:divBdr>
        <w:top w:val="none" w:sz="0" w:space="0" w:color="auto"/>
        <w:left w:val="none" w:sz="0" w:space="0" w:color="auto"/>
        <w:bottom w:val="none" w:sz="0" w:space="0" w:color="auto"/>
        <w:right w:val="none" w:sz="0" w:space="0" w:color="auto"/>
      </w:divBdr>
    </w:div>
    <w:div w:id="1102840690">
      <w:bodyDiv w:val="1"/>
      <w:marLeft w:val="0"/>
      <w:marRight w:val="0"/>
      <w:marTop w:val="0"/>
      <w:marBottom w:val="0"/>
      <w:divBdr>
        <w:top w:val="none" w:sz="0" w:space="0" w:color="auto"/>
        <w:left w:val="none" w:sz="0" w:space="0" w:color="auto"/>
        <w:bottom w:val="none" w:sz="0" w:space="0" w:color="auto"/>
        <w:right w:val="none" w:sz="0" w:space="0" w:color="auto"/>
      </w:divBdr>
    </w:div>
    <w:div w:id="1103839417">
      <w:bodyDiv w:val="1"/>
      <w:marLeft w:val="0"/>
      <w:marRight w:val="0"/>
      <w:marTop w:val="0"/>
      <w:marBottom w:val="0"/>
      <w:divBdr>
        <w:top w:val="none" w:sz="0" w:space="0" w:color="auto"/>
        <w:left w:val="none" w:sz="0" w:space="0" w:color="auto"/>
        <w:bottom w:val="none" w:sz="0" w:space="0" w:color="auto"/>
        <w:right w:val="none" w:sz="0" w:space="0" w:color="auto"/>
      </w:divBdr>
    </w:div>
    <w:div w:id="1104233453">
      <w:bodyDiv w:val="1"/>
      <w:marLeft w:val="0"/>
      <w:marRight w:val="0"/>
      <w:marTop w:val="0"/>
      <w:marBottom w:val="0"/>
      <w:divBdr>
        <w:top w:val="none" w:sz="0" w:space="0" w:color="auto"/>
        <w:left w:val="none" w:sz="0" w:space="0" w:color="auto"/>
        <w:bottom w:val="none" w:sz="0" w:space="0" w:color="auto"/>
        <w:right w:val="none" w:sz="0" w:space="0" w:color="auto"/>
      </w:divBdr>
    </w:div>
    <w:div w:id="1104567940">
      <w:bodyDiv w:val="1"/>
      <w:marLeft w:val="0"/>
      <w:marRight w:val="0"/>
      <w:marTop w:val="0"/>
      <w:marBottom w:val="0"/>
      <w:divBdr>
        <w:top w:val="none" w:sz="0" w:space="0" w:color="auto"/>
        <w:left w:val="none" w:sz="0" w:space="0" w:color="auto"/>
        <w:bottom w:val="none" w:sz="0" w:space="0" w:color="auto"/>
        <w:right w:val="none" w:sz="0" w:space="0" w:color="auto"/>
      </w:divBdr>
    </w:div>
    <w:div w:id="1105226220">
      <w:bodyDiv w:val="1"/>
      <w:marLeft w:val="0"/>
      <w:marRight w:val="0"/>
      <w:marTop w:val="0"/>
      <w:marBottom w:val="0"/>
      <w:divBdr>
        <w:top w:val="none" w:sz="0" w:space="0" w:color="auto"/>
        <w:left w:val="none" w:sz="0" w:space="0" w:color="auto"/>
        <w:bottom w:val="none" w:sz="0" w:space="0" w:color="auto"/>
        <w:right w:val="none" w:sz="0" w:space="0" w:color="auto"/>
      </w:divBdr>
    </w:div>
    <w:div w:id="1105341118">
      <w:bodyDiv w:val="1"/>
      <w:marLeft w:val="0"/>
      <w:marRight w:val="0"/>
      <w:marTop w:val="0"/>
      <w:marBottom w:val="0"/>
      <w:divBdr>
        <w:top w:val="none" w:sz="0" w:space="0" w:color="auto"/>
        <w:left w:val="none" w:sz="0" w:space="0" w:color="auto"/>
        <w:bottom w:val="none" w:sz="0" w:space="0" w:color="auto"/>
        <w:right w:val="none" w:sz="0" w:space="0" w:color="auto"/>
      </w:divBdr>
    </w:div>
    <w:div w:id="1105350699">
      <w:bodyDiv w:val="1"/>
      <w:marLeft w:val="0"/>
      <w:marRight w:val="0"/>
      <w:marTop w:val="0"/>
      <w:marBottom w:val="0"/>
      <w:divBdr>
        <w:top w:val="none" w:sz="0" w:space="0" w:color="auto"/>
        <w:left w:val="none" w:sz="0" w:space="0" w:color="auto"/>
        <w:bottom w:val="none" w:sz="0" w:space="0" w:color="auto"/>
        <w:right w:val="none" w:sz="0" w:space="0" w:color="auto"/>
      </w:divBdr>
    </w:div>
    <w:div w:id="1105728396">
      <w:bodyDiv w:val="1"/>
      <w:marLeft w:val="0"/>
      <w:marRight w:val="0"/>
      <w:marTop w:val="0"/>
      <w:marBottom w:val="0"/>
      <w:divBdr>
        <w:top w:val="none" w:sz="0" w:space="0" w:color="auto"/>
        <w:left w:val="none" w:sz="0" w:space="0" w:color="auto"/>
        <w:bottom w:val="none" w:sz="0" w:space="0" w:color="auto"/>
        <w:right w:val="none" w:sz="0" w:space="0" w:color="auto"/>
      </w:divBdr>
    </w:div>
    <w:div w:id="1106120726">
      <w:bodyDiv w:val="1"/>
      <w:marLeft w:val="0"/>
      <w:marRight w:val="0"/>
      <w:marTop w:val="0"/>
      <w:marBottom w:val="0"/>
      <w:divBdr>
        <w:top w:val="none" w:sz="0" w:space="0" w:color="auto"/>
        <w:left w:val="none" w:sz="0" w:space="0" w:color="auto"/>
        <w:bottom w:val="none" w:sz="0" w:space="0" w:color="auto"/>
        <w:right w:val="none" w:sz="0" w:space="0" w:color="auto"/>
      </w:divBdr>
    </w:div>
    <w:div w:id="1106464301">
      <w:bodyDiv w:val="1"/>
      <w:marLeft w:val="0"/>
      <w:marRight w:val="0"/>
      <w:marTop w:val="0"/>
      <w:marBottom w:val="0"/>
      <w:divBdr>
        <w:top w:val="none" w:sz="0" w:space="0" w:color="auto"/>
        <w:left w:val="none" w:sz="0" w:space="0" w:color="auto"/>
        <w:bottom w:val="none" w:sz="0" w:space="0" w:color="auto"/>
        <w:right w:val="none" w:sz="0" w:space="0" w:color="auto"/>
      </w:divBdr>
    </w:div>
    <w:div w:id="1107307895">
      <w:bodyDiv w:val="1"/>
      <w:marLeft w:val="0"/>
      <w:marRight w:val="0"/>
      <w:marTop w:val="0"/>
      <w:marBottom w:val="0"/>
      <w:divBdr>
        <w:top w:val="none" w:sz="0" w:space="0" w:color="auto"/>
        <w:left w:val="none" w:sz="0" w:space="0" w:color="auto"/>
        <w:bottom w:val="none" w:sz="0" w:space="0" w:color="auto"/>
        <w:right w:val="none" w:sz="0" w:space="0" w:color="auto"/>
      </w:divBdr>
    </w:div>
    <w:div w:id="1109541221">
      <w:bodyDiv w:val="1"/>
      <w:marLeft w:val="0"/>
      <w:marRight w:val="0"/>
      <w:marTop w:val="0"/>
      <w:marBottom w:val="0"/>
      <w:divBdr>
        <w:top w:val="none" w:sz="0" w:space="0" w:color="auto"/>
        <w:left w:val="none" w:sz="0" w:space="0" w:color="auto"/>
        <w:bottom w:val="none" w:sz="0" w:space="0" w:color="auto"/>
        <w:right w:val="none" w:sz="0" w:space="0" w:color="auto"/>
      </w:divBdr>
    </w:div>
    <w:div w:id="1109734861">
      <w:bodyDiv w:val="1"/>
      <w:marLeft w:val="0"/>
      <w:marRight w:val="0"/>
      <w:marTop w:val="0"/>
      <w:marBottom w:val="0"/>
      <w:divBdr>
        <w:top w:val="none" w:sz="0" w:space="0" w:color="auto"/>
        <w:left w:val="none" w:sz="0" w:space="0" w:color="auto"/>
        <w:bottom w:val="none" w:sz="0" w:space="0" w:color="auto"/>
        <w:right w:val="none" w:sz="0" w:space="0" w:color="auto"/>
      </w:divBdr>
    </w:div>
    <w:div w:id="1109818888">
      <w:bodyDiv w:val="1"/>
      <w:marLeft w:val="0"/>
      <w:marRight w:val="0"/>
      <w:marTop w:val="0"/>
      <w:marBottom w:val="0"/>
      <w:divBdr>
        <w:top w:val="none" w:sz="0" w:space="0" w:color="auto"/>
        <w:left w:val="none" w:sz="0" w:space="0" w:color="auto"/>
        <w:bottom w:val="none" w:sz="0" w:space="0" w:color="auto"/>
        <w:right w:val="none" w:sz="0" w:space="0" w:color="auto"/>
      </w:divBdr>
    </w:div>
    <w:div w:id="1109928949">
      <w:bodyDiv w:val="1"/>
      <w:marLeft w:val="0"/>
      <w:marRight w:val="0"/>
      <w:marTop w:val="0"/>
      <w:marBottom w:val="0"/>
      <w:divBdr>
        <w:top w:val="none" w:sz="0" w:space="0" w:color="auto"/>
        <w:left w:val="none" w:sz="0" w:space="0" w:color="auto"/>
        <w:bottom w:val="none" w:sz="0" w:space="0" w:color="auto"/>
        <w:right w:val="none" w:sz="0" w:space="0" w:color="auto"/>
      </w:divBdr>
    </w:div>
    <w:div w:id="1111121141">
      <w:bodyDiv w:val="1"/>
      <w:marLeft w:val="0"/>
      <w:marRight w:val="0"/>
      <w:marTop w:val="0"/>
      <w:marBottom w:val="0"/>
      <w:divBdr>
        <w:top w:val="none" w:sz="0" w:space="0" w:color="auto"/>
        <w:left w:val="none" w:sz="0" w:space="0" w:color="auto"/>
        <w:bottom w:val="none" w:sz="0" w:space="0" w:color="auto"/>
        <w:right w:val="none" w:sz="0" w:space="0" w:color="auto"/>
      </w:divBdr>
    </w:div>
    <w:div w:id="1111240005">
      <w:bodyDiv w:val="1"/>
      <w:marLeft w:val="0"/>
      <w:marRight w:val="0"/>
      <w:marTop w:val="0"/>
      <w:marBottom w:val="0"/>
      <w:divBdr>
        <w:top w:val="none" w:sz="0" w:space="0" w:color="auto"/>
        <w:left w:val="none" w:sz="0" w:space="0" w:color="auto"/>
        <w:bottom w:val="none" w:sz="0" w:space="0" w:color="auto"/>
        <w:right w:val="none" w:sz="0" w:space="0" w:color="auto"/>
      </w:divBdr>
    </w:div>
    <w:div w:id="1111243796">
      <w:bodyDiv w:val="1"/>
      <w:marLeft w:val="0"/>
      <w:marRight w:val="0"/>
      <w:marTop w:val="0"/>
      <w:marBottom w:val="0"/>
      <w:divBdr>
        <w:top w:val="none" w:sz="0" w:space="0" w:color="auto"/>
        <w:left w:val="none" w:sz="0" w:space="0" w:color="auto"/>
        <w:bottom w:val="none" w:sz="0" w:space="0" w:color="auto"/>
        <w:right w:val="none" w:sz="0" w:space="0" w:color="auto"/>
      </w:divBdr>
    </w:div>
    <w:div w:id="1111586379">
      <w:bodyDiv w:val="1"/>
      <w:marLeft w:val="0"/>
      <w:marRight w:val="0"/>
      <w:marTop w:val="0"/>
      <w:marBottom w:val="0"/>
      <w:divBdr>
        <w:top w:val="none" w:sz="0" w:space="0" w:color="auto"/>
        <w:left w:val="none" w:sz="0" w:space="0" w:color="auto"/>
        <w:bottom w:val="none" w:sz="0" w:space="0" w:color="auto"/>
        <w:right w:val="none" w:sz="0" w:space="0" w:color="auto"/>
      </w:divBdr>
    </w:div>
    <w:div w:id="1111779613">
      <w:bodyDiv w:val="1"/>
      <w:marLeft w:val="0"/>
      <w:marRight w:val="0"/>
      <w:marTop w:val="0"/>
      <w:marBottom w:val="0"/>
      <w:divBdr>
        <w:top w:val="none" w:sz="0" w:space="0" w:color="auto"/>
        <w:left w:val="none" w:sz="0" w:space="0" w:color="auto"/>
        <w:bottom w:val="none" w:sz="0" w:space="0" w:color="auto"/>
        <w:right w:val="none" w:sz="0" w:space="0" w:color="auto"/>
      </w:divBdr>
    </w:div>
    <w:div w:id="1112164104">
      <w:bodyDiv w:val="1"/>
      <w:marLeft w:val="0"/>
      <w:marRight w:val="0"/>
      <w:marTop w:val="0"/>
      <w:marBottom w:val="0"/>
      <w:divBdr>
        <w:top w:val="none" w:sz="0" w:space="0" w:color="auto"/>
        <w:left w:val="none" w:sz="0" w:space="0" w:color="auto"/>
        <w:bottom w:val="none" w:sz="0" w:space="0" w:color="auto"/>
        <w:right w:val="none" w:sz="0" w:space="0" w:color="auto"/>
      </w:divBdr>
    </w:div>
    <w:div w:id="1112358952">
      <w:bodyDiv w:val="1"/>
      <w:marLeft w:val="0"/>
      <w:marRight w:val="0"/>
      <w:marTop w:val="0"/>
      <w:marBottom w:val="0"/>
      <w:divBdr>
        <w:top w:val="none" w:sz="0" w:space="0" w:color="auto"/>
        <w:left w:val="none" w:sz="0" w:space="0" w:color="auto"/>
        <w:bottom w:val="none" w:sz="0" w:space="0" w:color="auto"/>
        <w:right w:val="none" w:sz="0" w:space="0" w:color="auto"/>
      </w:divBdr>
    </w:div>
    <w:div w:id="1112558074">
      <w:bodyDiv w:val="1"/>
      <w:marLeft w:val="0"/>
      <w:marRight w:val="0"/>
      <w:marTop w:val="0"/>
      <w:marBottom w:val="0"/>
      <w:divBdr>
        <w:top w:val="none" w:sz="0" w:space="0" w:color="auto"/>
        <w:left w:val="none" w:sz="0" w:space="0" w:color="auto"/>
        <w:bottom w:val="none" w:sz="0" w:space="0" w:color="auto"/>
        <w:right w:val="none" w:sz="0" w:space="0" w:color="auto"/>
      </w:divBdr>
    </w:div>
    <w:div w:id="1113017957">
      <w:bodyDiv w:val="1"/>
      <w:marLeft w:val="0"/>
      <w:marRight w:val="0"/>
      <w:marTop w:val="0"/>
      <w:marBottom w:val="0"/>
      <w:divBdr>
        <w:top w:val="none" w:sz="0" w:space="0" w:color="auto"/>
        <w:left w:val="none" w:sz="0" w:space="0" w:color="auto"/>
        <w:bottom w:val="none" w:sz="0" w:space="0" w:color="auto"/>
        <w:right w:val="none" w:sz="0" w:space="0" w:color="auto"/>
      </w:divBdr>
    </w:div>
    <w:div w:id="1113211170">
      <w:bodyDiv w:val="1"/>
      <w:marLeft w:val="0"/>
      <w:marRight w:val="0"/>
      <w:marTop w:val="0"/>
      <w:marBottom w:val="0"/>
      <w:divBdr>
        <w:top w:val="none" w:sz="0" w:space="0" w:color="auto"/>
        <w:left w:val="none" w:sz="0" w:space="0" w:color="auto"/>
        <w:bottom w:val="none" w:sz="0" w:space="0" w:color="auto"/>
        <w:right w:val="none" w:sz="0" w:space="0" w:color="auto"/>
      </w:divBdr>
    </w:div>
    <w:div w:id="1113407182">
      <w:bodyDiv w:val="1"/>
      <w:marLeft w:val="0"/>
      <w:marRight w:val="0"/>
      <w:marTop w:val="0"/>
      <w:marBottom w:val="0"/>
      <w:divBdr>
        <w:top w:val="none" w:sz="0" w:space="0" w:color="auto"/>
        <w:left w:val="none" w:sz="0" w:space="0" w:color="auto"/>
        <w:bottom w:val="none" w:sz="0" w:space="0" w:color="auto"/>
        <w:right w:val="none" w:sz="0" w:space="0" w:color="auto"/>
      </w:divBdr>
    </w:div>
    <w:div w:id="1113746311">
      <w:bodyDiv w:val="1"/>
      <w:marLeft w:val="0"/>
      <w:marRight w:val="0"/>
      <w:marTop w:val="0"/>
      <w:marBottom w:val="0"/>
      <w:divBdr>
        <w:top w:val="none" w:sz="0" w:space="0" w:color="auto"/>
        <w:left w:val="none" w:sz="0" w:space="0" w:color="auto"/>
        <w:bottom w:val="none" w:sz="0" w:space="0" w:color="auto"/>
        <w:right w:val="none" w:sz="0" w:space="0" w:color="auto"/>
      </w:divBdr>
    </w:div>
    <w:div w:id="1113793079">
      <w:bodyDiv w:val="1"/>
      <w:marLeft w:val="0"/>
      <w:marRight w:val="0"/>
      <w:marTop w:val="0"/>
      <w:marBottom w:val="0"/>
      <w:divBdr>
        <w:top w:val="none" w:sz="0" w:space="0" w:color="auto"/>
        <w:left w:val="none" w:sz="0" w:space="0" w:color="auto"/>
        <w:bottom w:val="none" w:sz="0" w:space="0" w:color="auto"/>
        <w:right w:val="none" w:sz="0" w:space="0" w:color="auto"/>
      </w:divBdr>
    </w:div>
    <w:div w:id="1114012530">
      <w:bodyDiv w:val="1"/>
      <w:marLeft w:val="0"/>
      <w:marRight w:val="0"/>
      <w:marTop w:val="0"/>
      <w:marBottom w:val="0"/>
      <w:divBdr>
        <w:top w:val="none" w:sz="0" w:space="0" w:color="auto"/>
        <w:left w:val="none" w:sz="0" w:space="0" w:color="auto"/>
        <w:bottom w:val="none" w:sz="0" w:space="0" w:color="auto"/>
        <w:right w:val="none" w:sz="0" w:space="0" w:color="auto"/>
      </w:divBdr>
    </w:div>
    <w:div w:id="1114137757">
      <w:bodyDiv w:val="1"/>
      <w:marLeft w:val="0"/>
      <w:marRight w:val="0"/>
      <w:marTop w:val="0"/>
      <w:marBottom w:val="0"/>
      <w:divBdr>
        <w:top w:val="none" w:sz="0" w:space="0" w:color="auto"/>
        <w:left w:val="none" w:sz="0" w:space="0" w:color="auto"/>
        <w:bottom w:val="none" w:sz="0" w:space="0" w:color="auto"/>
        <w:right w:val="none" w:sz="0" w:space="0" w:color="auto"/>
      </w:divBdr>
    </w:div>
    <w:div w:id="1114638582">
      <w:bodyDiv w:val="1"/>
      <w:marLeft w:val="0"/>
      <w:marRight w:val="0"/>
      <w:marTop w:val="0"/>
      <w:marBottom w:val="0"/>
      <w:divBdr>
        <w:top w:val="none" w:sz="0" w:space="0" w:color="auto"/>
        <w:left w:val="none" w:sz="0" w:space="0" w:color="auto"/>
        <w:bottom w:val="none" w:sz="0" w:space="0" w:color="auto"/>
        <w:right w:val="none" w:sz="0" w:space="0" w:color="auto"/>
      </w:divBdr>
    </w:div>
    <w:div w:id="1114909789">
      <w:bodyDiv w:val="1"/>
      <w:marLeft w:val="0"/>
      <w:marRight w:val="0"/>
      <w:marTop w:val="0"/>
      <w:marBottom w:val="0"/>
      <w:divBdr>
        <w:top w:val="none" w:sz="0" w:space="0" w:color="auto"/>
        <w:left w:val="none" w:sz="0" w:space="0" w:color="auto"/>
        <w:bottom w:val="none" w:sz="0" w:space="0" w:color="auto"/>
        <w:right w:val="none" w:sz="0" w:space="0" w:color="auto"/>
      </w:divBdr>
    </w:div>
    <w:div w:id="1115369871">
      <w:bodyDiv w:val="1"/>
      <w:marLeft w:val="0"/>
      <w:marRight w:val="0"/>
      <w:marTop w:val="0"/>
      <w:marBottom w:val="0"/>
      <w:divBdr>
        <w:top w:val="none" w:sz="0" w:space="0" w:color="auto"/>
        <w:left w:val="none" w:sz="0" w:space="0" w:color="auto"/>
        <w:bottom w:val="none" w:sz="0" w:space="0" w:color="auto"/>
        <w:right w:val="none" w:sz="0" w:space="0" w:color="auto"/>
      </w:divBdr>
    </w:div>
    <w:div w:id="1115370287">
      <w:bodyDiv w:val="1"/>
      <w:marLeft w:val="0"/>
      <w:marRight w:val="0"/>
      <w:marTop w:val="0"/>
      <w:marBottom w:val="0"/>
      <w:divBdr>
        <w:top w:val="none" w:sz="0" w:space="0" w:color="auto"/>
        <w:left w:val="none" w:sz="0" w:space="0" w:color="auto"/>
        <w:bottom w:val="none" w:sz="0" w:space="0" w:color="auto"/>
        <w:right w:val="none" w:sz="0" w:space="0" w:color="auto"/>
      </w:divBdr>
    </w:div>
    <w:div w:id="1116022524">
      <w:bodyDiv w:val="1"/>
      <w:marLeft w:val="0"/>
      <w:marRight w:val="0"/>
      <w:marTop w:val="0"/>
      <w:marBottom w:val="0"/>
      <w:divBdr>
        <w:top w:val="none" w:sz="0" w:space="0" w:color="auto"/>
        <w:left w:val="none" w:sz="0" w:space="0" w:color="auto"/>
        <w:bottom w:val="none" w:sz="0" w:space="0" w:color="auto"/>
        <w:right w:val="none" w:sz="0" w:space="0" w:color="auto"/>
      </w:divBdr>
    </w:div>
    <w:div w:id="1116414645">
      <w:bodyDiv w:val="1"/>
      <w:marLeft w:val="0"/>
      <w:marRight w:val="0"/>
      <w:marTop w:val="0"/>
      <w:marBottom w:val="0"/>
      <w:divBdr>
        <w:top w:val="none" w:sz="0" w:space="0" w:color="auto"/>
        <w:left w:val="none" w:sz="0" w:space="0" w:color="auto"/>
        <w:bottom w:val="none" w:sz="0" w:space="0" w:color="auto"/>
        <w:right w:val="none" w:sz="0" w:space="0" w:color="auto"/>
      </w:divBdr>
    </w:div>
    <w:div w:id="1117481144">
      <w:bodyDiv w:val="1"/>
      <w:marLeft w:val="0"/>
      <w:marRight w:val="0"/>
      <w:marTop w:val="0"/>
      <w:marBottom w:val="0"/>
      <w:divBdr>
        <w:top w:val="none" w:sz="0" w:space="0" w:color="auto"/>
        <w:left w:val="none" w:sz="0" w:space="0" w:color="auto"/>
        <w:bottom w:val="none" w:sz="0" w:space="0" w:color="auto"/>
        <w:right w:val="none" w:sz="0" w:space="0" w:color="auto"/>
      </w:divBdr>
    </w:div>
    <w:div w:id="1117604630">
      <w:bodyDiv w:val="1"/>
      <w:marLeft w:val="0"/>
      <w:marRight w:val="0"/>
      <w:marTop w:val="0"/>
      <w:marBottom w:val="0"/>
      <w:divBdr>
        <w:top w:val="none" w:sz="0" w:space="0" w:color="auto"/>
        <w:left w:val="none" w:sz="0" w:space="0" w:color="auto"/>
        <w:bottom w:val="none" w:sz="0" w:space="0" w:color="auto"/>
        <w:right w:val="none" w:sz="0" w:space="0" w:color="auto"/>
      </w:divBdr>
    </w:div>
    <w:div w:id="1118181108">
      <w:bodyDiv w:val="1"/>
      <w:marLeft w:val="0"/>
      <w:marRight w:val="0"/>
      <w:marTop w:val="0"/>
      <w:marBottom w:val="0"/>
      <w:divBdr>
        <w:top w:val="none" w:sz="0" w:space="0" w:color="auto"/>
        <w:left w:val="none" w:sz="0" w:space="0" w:color="auto"/>
        <w:bottom w:val="none" w:sz="0" w:space="0" w:color="auto"/>
        <w:right w:val="none" w:sz="0" w:space="0" w:color="auto"/>
      </w:divBdr>
    </w:div>
    <w:div w:id="1118260862">
      <w:bodyDiv w:val="1"/>
      <w:marLeft w:val="0"/>
      <w:marRight w:val="0"/>
      <w:marTop w:val="0"/>
      <w:marBottom w:val="0"/>
      <w:divBdr>
        <w:top w:val="none" w:sz="0" w:space="0" w:color="auto"/>
        <w:left w:val="none" w:sz="0" w:space="0" w:color="auto"/>
        <w:bottom w:val="none" w:sz="0" w:space="0" w:color="auto"/>
        <w:right w:val="none" w:sz="0" w:space="0" w:color="auto"/>
      </w:divBdr>
    </w:div>
    <w:div w:id="1118523757">
      <w:bodyDiv w:val="1"/>
      <w:marLeft w:val="0"/>
      <w:marRight w:val="0"/>
      <w:marTop w:val="0"/>
      <w:marBottom w:val="0"/>
      <w:divBdr>
        <w:top w:val="none" w:sz="0" w:space="0" w:color="auto"/>
        <w:left w:val="none" w:sz="0" w:space="0" w:color="auto"/>
        <w:bottom w:val="none" w:sz="0" w:space="0" w:color="auto"/>
        <w:right w:val="none" w:sz="0" w:space="0" w:color="auto"/>
      </w:divBdr>
    </w:div>
    <w:div w:id="1118572691">
      <w:bodyDiv w:val="1"/>
      <w:marLeft w:val="0"/>
      <w:marRight w:val="0"/>
      <w:marTop w:val="0"/>
      <w:marBottom w:val="0"/>
      <w:divBdr>
        <w:top w:val="none" w:sz="0" w:space="0" w:color="auto"/>
        <w:left w:val="none" w:sz="0" w:space="0" w:color="auto"/>
        <w:bottom w:val="none" w:sz="0" w:space="0" w:color="auto"/>
        <w:right w:val="none" w:sz="0" w:space="0" w:color="auto"/>
      </w:divBdr>
    </w:div>
    <w:div w:id="1118983799">
      <w:bodyDiv w:val="1"/>
      <w:marLeft w:val="0"/>
      <w:marRight w:val="0"/>
      <w:marTop w:val="0"/>
      <w:marBottom w:val="0"/>
      <w:divBdr>
        <w:top w:val="none" w:sz="0" w:space="0" w:color="auto"/>
        <w:left w:val="none" w:sz="0" w:space="0" w:color="auto"/>
        <w:bottom w:val="none" w:sz="0" w:space="0" w:color="auto"/>
        <w:right w:val="none" w:sz="0" w:space="0" w:color="auto"/>
      </w:divBdr>
    </w:div>
    <w:div w:id="1119254892">
      <w:bodyDiv w:val="1"/>
      <w:marLeft w:val="0"/>
      <w:marRight w:val="0"/>
      <w:marTop w:val="0"/>
      <w:marBottom w:val="0"/>
      <w:divBdr>
        <w:top w:val="none" w:sz="0" w:space="0" w:color="auto"/>
        <w:left w:val="none" w:sz="0" w:space="0" w:color="auto"/>
        <w:bottom w:val="none" w:sz="0" w:space="0" w:color="auto"/>
        <w:right w:val="none" w:sz="0" w:space="0" w:color="auto"/>
      </w:divBdr>
    </w:div>
    <w:div w:id="1120077342">
      <w:bodyDiv w:val="1"/>
      <w:marLeft w:val="0"/>
      <w:marRight w:val="0"/>
      <w:marTop w:val="0"/>
      <w:marBottom w:val="0"/>
      <w:divBdr>
        <w:top w:val="none" w:sz="0" w:space="0" w:color="auto"/>
        <w:left w:val="none" w:sz="0" w:space="0" w:color="auto"/>
        <w:bottom w:val="none" w:sz="0" w:space="0" w:color="auto"/>
        <w:right w:val="none" w:sz="0" w:space="0" w:color="auto"/>
      </w:divBdr>
    </w:div>
    <w:div w:id="1120148337">
      <w:bodyDiv w:val="1"/>
      <w:marLeft w:val="0"/>
      <w:marRight w:val="0"/>
      <w:marTop w:val="0"/>
      <w:marBottom w:val="0"/>
      <w:divBdr>
        <w:top w:val="none" w:sz="0" w:space="0" w:color="auto"/>
        <w:left w:val="none" w:sz="0" w:space="0" w:color="auto"/>
        <w:bottom w:val="none" w:sz="0" w:space="0" w:color="auto"/>
        <w:right w:val="none" w:sz="0" w:space="0" w:color="auto"/>
      </w:divBdr>
    </w:div>
    <w:div w:id="1120228159">
      <w:bodyDiv w:val="1"/>
      <w:marLeft w:val="0"/>
      <w:marRight w:val="0"/>
      <w:marTop w:val="0"/>
      <w:marBottom w:val="0"/>
      <w:divBdr>
        <w:top w:val="none" w:sz="0" w:space="0" w:color="auto"/>
        <w:left w:val="none" w:sz="0" w:space="0" w:color="auto"/>
        <w:bottom w:val="none" w:sz="0" w:space="0" w:color="auto"/>
        <w:right w:val="none" w:sz="0" w:space="0" w:color="auto"/>
      </w:divBdr>
    </w:div>
    <w:div w:id="1120228448">
      <w:bodyDiv w:val="1"/>
      <w:marLeft w:val="0"/>
      <w:marRight w:val="0"/>
      <w:marTop w:val="0"/>
      <w:marBottom w:val="0"/>
      <w:divBdr>
        <w:top w:val="none" w:sz="0" w:space="0" w:color="auto"/>
        <w:left w:val="none" w:sz="0" w:space="0" w:color="auto"/>
        <w:bottom w:val="none" w:sz="0" w:space="0" w:color="auto"/>
        <w:right w:val="none" w:sz="0" w:space="0" w:color="auto"/>
      </w:divBdr>
    </w:div>
    <w:div w:id="1120954161">
      <w:bodyDiv w:val="1"/>
      <w:marLeft w:val="0"/>
      <w:marRight w:val="0"/>
      <w:marTop w:val="0"/>
      <w:marBottom w:val="0"/>
      <w:divBdr>
        <w:top w:val="none" w:sz="0" w:space="0" w:color="auto"/>
        <w:left w:val="none" w:sz="0" w:space="0" w:color="auto"/>
        <w:bottom w:val="none" w:sz="0" w:space="0" w:color="auto"/>
        <w:right w:val="none" w:sz="0" w:space="0" w:color="auto"/>
      </w:divBdr>
    </w:div>
    <w:div w:id="1121413208">
      <w:bodyDiv w:val="1"/>
      <w:marLeft w:val="0"/>
      <w:marRight w:val="0"/>
      <w:marTop w:val="0"/>
      <w:marBottom w:val="0"/>
      <w:divBdr>
        <w:top w:val="none" w:sz="0" w:space="0" w:color="auto"/>
        <w:left w:val="none" w:sz="0" w:space="0" w:color="auto"/>
        <w:bottom w:val="none" w:sz="0" w:space="0" w:color="auto"/>
        <w:right w:val="none" w:sz="0" w:space="0" w:color="auto"/>
      </w:divBdr>
    </w:div>
    <w:div w:id="1121654349">
      <w:bodyDiv w:val="1"/>
      <w:marLeft w:val="0"/>
      <w:marRight w:val="0"/>
      <w:marTop w:val="0"/>
      <w:marBottom w:val="0"/>
      <w:divBdr>
        <w:top w:val="none" w:sz="0" w:space="0" w:color="auto"/>
        <w:left w:val="none" w:sz="0" w:space="0" w:color="auto"/>
        <w:bottom w:val="none" w:sz="0" w:space="0" w:color="auto"/>
        <w:right w:val="none" w:sz="0" w:space="0" w:color="auto"/>
      </w:divBdr>
    </w:div>
    <w:div w:id="1121917195">
      <w:bodyDiv w:val="1"/>
      <w:marLeft w:val="0"/>
      <w:marRight w:val="0"/>
      <w:marTop w:val="0"/>
      <w:marBottom w:val="0"/>
      <w:divBdr>
        <w:top w:val="none" w:sz="0" w:space="0" w:color="auto"/>
        <w:left w:val="none" w:sz="0" w:space="0" w:color="auto"/>
        <w:bottom w:val="none" w:sz="0" w:space="0" w:color="auto"/>
        <w:right w:val="none" w:sz="0" w:space="0" w:color="auto"/>
      </w:divBdr>
    </w:div>
    <w:div w:id="1122922647">
      <w:bodyDiv w:val="1"/>
      <w:marLeft w:val="0"/>
      <w:marRight w:val="0"/>
      <w:marTop w:val="0"/>
      <w:marBottom w:val="0"/>
      <w:divBdr>
        <w:top w:val="none" w:sz="0" w:space="0" w:color="auto"/>
        <w:left w:val="none" w:sz="0" w:space="0" w:color="auto"/>
        <w:bottom w:val="none" w:sz="0" w:space="0" w:color="auto"/>
        <w:right w:val="none" w:sz="0" w:space="0" w:color="auto"/>
      </w:divBdr>
    </w:div>
    <w:div w:id="1123379262">
      <w:bodyDiv w:val="1"/>
      <w:marLeft w:val="0"/>
      <w:marRight w:val="0"/>
      <w:marTop w:val="0"/>
      <w:marBottom w:val="0"/>
      <w:divBdr>
        <w:top w:val="none" w:sz="0" w:space="0" w:color="auto"/>
        <w:left w:val="none" w:sz="0" w:space="0" w:color="auto"/>
        <w:bottom w:val="none" w:sz="0" w:space="0" w:color="auto"/>
        <w:right w:val="none" w:sz="0" w:space="0" w:color="auto"/>
      </w:divBdr>
    </w:div>
    <w:div w:id="1123691381">
      <w:bodyDiv w:val="1"/>
      <w:marLeft w:val="0"/>
      <w:marRight w:val="0"/>
      <w:marTop w:val="0"/>
      <w:marBottom w:val="0"/>
      <w:divBdr>
        <w:top w:val="none" w:sz="0" w:space="0" w:color="auto"/>
        <w:left w:val="none" w:sz="0" w:space="0" w:color="auto"/>
        <w:bottom w:val="none" w:sz="0" w:space="0" w:color="auto"/>
        <w:right w:val="none" w:sz="0" w:space="0" w:color="auto"/>
      </w:divBdr>
    </w:div>
    <w:div w:id="1123884648">
      <w:bodyDiv w:val="1"/>
      <w:marLeft w:val="0"/>
      <w:marRight w:val="0"/>
      <w:marTop w:val="0"/>
      <w:marBottom w:val="0"/>
      <w:divBdr>
        <w:top w:val="none" w:sz="0" w:space="0" w:color="auto"/>
        <w:left w:val="none" w:sz="0" w:space="0" w:color="auto"/>
        <w:bottom w:val="none" w:sz="0" w:space="0" w:color="auto"/>
        <w:right w:val="none" w:sz="0" w:space="0" w:color="auto"/>
      </w:divBdr>
    </w:div>
    <w:div w:id="1124076482">
      <w:bodyDiv w:val="1"/>
      <w:marLeft w:val="0"/>
      <w:marRight w:val="0"/>
      <w:marTop w:val="0"/>
      <w:marBottom w:val="0"/>
      <w:divBdr>
        <w:top w:val="none" w:sz="0" w:space="0" w:color="auto"/>
        <w:left w:val="none" w:sz="0" w:space="0" w:color="auto"/>
        <w:bottom w:val="none" w:sz="0" w:space="0" w:color="auto"/>
        <w:right w:val="none" w:sz="0" w:space="0" w:color="auto"/>
      </w:divBdr>
    </w:div>
    <w:div w:id="1124231800">
      <w:bodyDiv w:val="1"/>
      <w:marLeft w:val="0"/>
      <w:marRight w:val="0"/>
      <w:marTop w:val="0"/>
      <w:marBottom w:val="0"/>
      <w:divBdr>
        <w:top w:val="none" w:sz="0" w:space="0" w:color="auto"/>
        <w:left w:val="none" w:sz="0" w:space="0" w:color="auto"/>
        <w:bottom w:val="none" w:sz="0" w:space="0" w:color="auto"/>
        <w:right w:val="none" w:sz="0" w:space="0" w:color="auto"/>
      </w:divBdr>
    </w:div>
    <w:div w:id="1124545779">
      <w:bodyDiv w:val="1"/>
      <w:marLeft w:val="0"/>
      <w:marRight w:val="0"/>
      <w:marTop w:val="0"/>
      <w:marBottom w:val="0"/>
      <w:divBdr>
        <w:top w:val="none" w:sz="0" w:space="0" w:color="auto"/>
        <w:left w:val="none" w:sz="0" w:space="0" w:color="auto"/>
        <w:bottom w:val="none" w:sz="0" w:space="0" w:color="auto"/>
        <w:right w:val="none" w:sz="0" w:space="0" w:color="auto"/>
      </w:divBdr>
    </w:div>
    <w:div w:id="1124810412">
      <w:bodyDiv w:val="1"/>
      <w:marLeft w:val="0"/>
      <w:marRight w:val="0"/>
      <w:marTop w:val="0"/>
      <w:marBottom w:val="0"/>
      <w:divBdr>
        <w:top w:val="none" w:sz="0" w:space="0" w:color="auto"/>
        <w:left w:val="none" w:sz="0" w:space="0" w:color="auto"/>
        <w:bottom w:val="none" w:sz="0" w:space="0" w:color="auto"/>
        <w:right w:val="none" w:sz="0" w:space="0" w:color="auto"/>
      </w:divBdr>
    </w:div>
    <w:div w:id="1125151774">
      <w:bodyDiv w:val="1"/>
      <w:marLeft w:val="0"/>
      <w:marRight w:val="0"/>
      <w:marTop w:val="0"/>
      <w:marBottom w:val="0"/>
      <w:divBdr>
        <w:top w:val="none" w:sz="0" w:space="0" w:color="auto"/>
        <w:left w:val="none" w:sz="0" w:space="0" w:color="auto"/>
        <w:bottom w:val="none" w:sz="0" w:space="0" w:color="auto"/>
        <w:right w:val="none" w:sz="0" w:space="0" w:color="auto"/>
      </w:divBdr>
    </w:div>
    <w:div w:id="1125271412">
      <w:bodyDiv w:val="1"/>
      <w:marLeft w:val="0"/>
      <w:marRight w:val="0"/>
      <w:marTop w:val="0"/>
      <w:marBottom w:val="0"/>
      <w:divBdr>
        <w:top w:val="none" w:sz="0" w:space="0" w:color="auto"/>
        <w:left w:val="none" w:sz="0" w:space="0" w:color="auto"/>
        <w:bottom w:val="none" w:sz="0" w:space="0" w:color="auto"/>
        <w:right w:val="none" w:sz="0" w:space="0" w:color="auto"/>
      </w:divBdr>
    </w:div>
    <w:div w:id="1127503851">
      <w:bodyDiv w:val="1"/>
      <w:marLeft w:val="0"/>
      <w:marRight w:val="0"/>
      <w:marTop w:val="0"/>
      <w:marBottom w:val="0"/>
      <w:divBdr>
        <w:top w:val="none" w:sz="0" w:space="0" w:color="auto"/>
        <w:left w:val="none" w:sz="0" w:space="0" w:color="auto"/>
        <w:bottom w:val="none" w:sz="0" w:space="0" w:color="auto"/>
        <w:right w:val="none" w:sz="0" w:space="0" w:color="auto"/>
      </w:divBdr>
    </w:div>
    <w:div w:id="1128159081">
      <w:bodyDiv w:val="1"/>
      <w:marLeft w:val="0"/>
      <w:marRight w:val="0"/>
      <w:marTop w:val="0"/>
      <w:marBottom w:val="0"/>
      <w:divBdr>
        <w:top w:val="none" w:sz="0" w:space="0" w:color="auto"/>
        <w:left w:val="none" w:sz="0" w:space="0" w:color="auto"/>
        <w:bottom w:val="none" w:sz="0" w:space="0" w:color="auto"/>
        <w:right w:val="none" w:sz="0" w:space="0" w:color="auto"/>
      </w:divBdr>
    </w:div>
    <w:div w:id="1128426844">
      <w:bodyDiv w:val="1"/>
      <w:marLeft w:val="0"/>
      <w:marRight w:val="0"/>
      <w:marTop w:val="0"/>
      <w:marBottom w:val="0"/>
      <w:divBdr>
        <w:top w:val="none" w:sz="0" w:space="0" w:color="auto"/>
        <w:left w:val="none" w:sz="0" w:space="0" w:color="auto"/>
        <w:bottom w:val="none" w:sz="0" w:space="0" w:color="auto"/>
        <w:right w:val="none" w:sz="0" w:space="0" w:color="auto"/>
      </w:divBdr>
    </w:div>
    <w:div w:id="1128815832">
      <w:bodyDiv w:val="1"/>
      <w:marLeft w:val="0"/>
      <w:marRight w:val="0"/>
      <w:marTop w:val="0"/>
      <w:marBottom w:val="0"/>
      <w:divBdr>
        <w:top w:val="none" w:sz="0" w:space="0" w:color="auto"/>
        <w:left w:val="none" w:sz="0" w:space="0" w:color="auto"/>
        <w:bottom w:val="none" w:sz="0" w:space="0" w:color="auto"/>
        <w:right w:val="none" w:sz="0" w:space="0" w:color="auto"/>
      </w:divBdr>
    </w:div>
    <w:div w:id="1129710175">
      <w:bodyDiv w:val="1"/>
      <w:marLeft w:val="0"/>
      <w:marRight w:val="0"/>
      <w:marTop w:val="0"/>
      <w:marBottom w:val="0"/>
      <w:divBdr>
        <w:top w:val="none" w:sz="0" w:space="0" w:color="auto"/>
        <w:left w:val="none" w:sz="0" w:space="0" w:color="auto"/>
        <w:bottom w:val="none" w:sz="0" w:space="0" w:color="auto"/>
        <w:right w:val="none" w:sz="0" w:space="0" w:color="auto"/>
      </w:divBdr>
    </w:div>
    <w:div w:id="1130053369">
      <w:bodyDiv w:val="1"/>
      <w:marLeft w:val="0"/>
      <w:marRight w:val="0"/>
      <w:marTop w:val="0"/>
      <w:marBottom w:val="0"/>
      <w:divBdr>
        <w:top w:val="none" w:sz="0" w:space="0" w:color="auto"/>
        <w:left w:val="none" w:sz="0" w:space="0" w:color="auto"/>
        <w:bottom w:val="none" w:sz="0" w:space="0" w:color="auto"/>
        <w:right w:val="none" w:sz="0" w:space="0" w:color="auto"/>
      </w:divBdr>
    </w:div>
    <w:div w:id="1130393524">
      <w:bodyDiv w:val="1"/>
      <w:marLeft w:val="0"/>
      <w:marRight w:val="0"/>
      <w:marTop w:val="0"/>
      <w:marBottom w:val="0"/>
      <w:divBdr>
        <w:top w:val="none" w:sz="0" w:space="0" w:color="auto"/>
        <w:left w:val="none" w:sz="0" w:space="0" w:color="auto"/>
        <w:bottom w:val="none" w:sz="0" w:space="0" w:color="auto"/>
        <w:right w:val="none" w:sz="0" w:space="0" w:color="auto"/>
      </w:divBdr>
    </w:div>
    <w:div w:id="1130511326">
      <w:bodyDiv w:val="1"/>
      <w:marLeft w:val="0"/>
      <w:marRight w:val="0"/>
      <w:marTop w:val="0"/>
      <w:marBottom w:val="0"/>
      <w:divBdr>
        <w:top w:val="none" w:sz="0" w:space="0" w:color="auto"/>
        <w:left w:val="none" w:sz="0" w:space="0" w:color="auto"/>
        <w:bottom w:val="none" w:sz="0" w:space="0" w:color="auto"/>
        <w:right w:val="none" w:sz="0" w:space="0" w:color="auto"/>
      </w:divBdr>
    </w:div>
    <w:div w:id="1130704562">
      <w:bodyDiv w:val="1"/>
      <w:marLeft w:val="0"/>
      <w:marRight w:val="0"/>
      <w:marTop w:val="0"/>
      <w:marBottom w:val="0"/>
      <w:divBdr>
        <w:top w:val="none" w:sz="0" w:space="0" w:color="auto"/>
        <w:left w:val="none" w:sz="0" w:space="0" w:color="auto"/>
        <w:bottom w:val="none" w:sz="0" w:space="0" w:color="auto"/>
        <w:right w:val="none" w:sz="0" w:space="0" w:color="auto"/>
      </w:divBdr>
    </w:div>
    <w:div w:id="1130825880">
      <w:bodyDiv w:val="1"/>
      <w:marLeft w:val="0"/>
      <w:marRight w:val="0"/>
      <w:marTop w:val="0"/>
      <w:marBottom w:val="0"/>
      <w:divBdr>
        <w:top w:val="none" w:sz="0" w:space="0" w:color="auto"/>
        <w:left w:val="none" w:sz="0" w:space="0" w:color="auto"/>
        <w:bottom w:val="none" w:sz="0" w:space="0" w:color="auto"/>
        <w:right w:val="none" w:sz="0" w:space="0" w:color="auto"/>
      </w:divBdr>
    </w:div>
    <w:div w:id="1130830144">
      <w:bodyDiv w:val="1"/>
      <w:marLeft w:val="0"/>
      <w:marRight w:val="0"/>
      <w:marTop w:val="0"/>
      <w:marBottom w:val="0"/>
      <w:divBdr>
        <w:top w:val="none" w:sz="0" w:space="0" w:color="auto"/>
        <w:left w:val="none" w:sz="0" w:space="0" w:color="auto"/>
        <w:bottom w:val="none" w:sz="0" w:space="0" w:color="auto"/>
        <w:right w:val="none" w:sz="0" w:space="0" w:color="auto"/>
      </w:divBdr>
    </w:div>
    <w:div w:id="1131172995">
      <w:bodyDiv w:val="1"/>
      <w:marLeft w:val="0"/>
      <w:marRight w:val="0"/>
      <w:marTop w:val="0"/>
      <w:marBottom w:val="0"/>
      <w:divBdr>
        <w:top w:val="none" w:sz="0" w:space="0" w:color="auto"/>
        <w:left w:val="none" w:sz="0" w:space="0" w:color="auto"/>
        <w:bottom w:val="none" w:sz="0" w:space="0" w:color="auto"/>
        <w:right w:val="none" w:sz="0" w:space="0" w:color="auto"/>
      </w:divBdr>
    </w:div>
    <w:div w:id="1131434885">
      <w:bodyDiv w:val="1"/>
      <w:marLeft w:val="0"/>
      <w:marRight w:val="0"/>
      <w:marTop w:val="0"/>
      <w:marBottom w:val="0"/>
      <w:divBdr>
        <w:top w:val="none" w:sz="0" w:space="0" w:color="auto"/>
        <w:left w:val="none" w:sz="0" w:space="0" w:color="auto"/>
        <w:bottom w:val="none" w:sz="0" w:space="0" w:color="auto"/>
        <w:right w:val="none" w:sz="0" w:space="0" w:color="auto"/>
      </w:divBdr>
    </w:div>
    <w:div w:id="1131440800">
      <w:bodyDiv w:val="1"/>
      <w:marLeft w:val="0"/>
      <w:marRight w:val="0"/>
      <w:marTop w:val="0"/>
      <w:marBottom w:val="0"/>
      <w:divBdr>
        <w:top w:val="none" w:sz="0" w:space="0" w:color="auto"/>
        <w:left w:val="none" w:sz="0" w:space="0" w:color="auto"/>
        <w:bottom w:val="none" w:sz="0" w:space="0" w:color="auto"/>
        <w:right w:val="none" w:sz="0" w:space="0" w:color="auto"/>
      </w:divBdr>
    </w:div>
    <w:div w:id="1131946382">
      <w:bodyDiv w:val="1"/>
      <w:marLeft w:val="0"/>
      <w:marRight w:val="0"/>
      <w:marTop w:val="0"/>
      <w:marBottom w:val="0"/>
      <w:divBdr>
        <w:top w:val="none" w:sz="0" w:space="0" w:color="auto"/>
        <w:left w:val="none" w:sz="0" w:space="0" w:color="auto"/>
        <w:bottom w:val="none" w:sz="0" w:space="0" w:color="auto"/>
        <w:right w:val="none" w:sz="0" w:space="0" w:color="auto"/>
      </w:divBdr>
    </w:div>
    <w:div w:id="1131948058">
      <w:bodyDiv w:val="1"/>
      <w:marLeft w:val="0"/>
      <w:marRight w:val="0"/>
      <w:marTop w:val="0"/>
      <w:marBottom w:val="0"/>
      <w:divBdr>
        <w:top w:val="none" w:sz="0" w:space="0" w:color="auto"/>
        <w:left w:val="none" w:sz="0" w:space="0" w:color="auto"/>
        <w:bottom w:val="none" w:sz="0" w:space="0" w:color="auto"/>
        <w:right w:val="none" w:sz="0" w:space="0" w:color="auto"/>
      </w:divBdr>
    </w:div>
    <w:div w:id="1132137827">
      <w:bodyDiv w:val="1"/>
      <w:marLeft w:val="0"/>
      <w:marRight w:val="0"/>
      <w:marTop w:val="0"/>
      <w:marBottom w:val="0"/>
      <w:divBdr>
        <w:top w:val="none" w:sz="0" w:space="0" w:color="auto"/>
        <w:left w:val="none" w:sz="0" w:space="0" w:color="auto"/>
        <w:bottom w:val="none" w:sz="0" w:space="0" w:color="auto"/>
        <w:right w:val="none" w:sz="0" w:space="0" w:color="auto"/>
      </w:divBdr>
    </w:div>
    <w:div w:id="1132527621">
      <w:bodyDiv w:val="1"/>
      <w:marLeft w:val="0"/>
      <w:marRight w:val="0"/>
      <w:marTop w:val="0"/>
      <w:marBottom w:val="0"/>
      <w:divBdr>
        <w:top w:val="none" w:sz="0" w:space="0" w:color="auto"/>
        <w:left w:val="none" w:sz="0" w:space="0" w:color="auto"/>
        <w:bottom w:val="none" w:sz="0" w:space="0" w:color="auto"/>
        <w:right w:val="none" w:sz="0" w:space="0" w:color="auto"/>
      </w:divBdr>
    </w:div>
    <w:div w:id="1132821093">
      <w:bodyDiv w:val="1"/>
      <w:marLeft w:val="0"/>
      <w:marRight w:val="0"/>
      <w:marTop w:val="0"/>
      <w:marBottom w:val="0"/>
      <w:divBdr>
        <w:top w:val="none" w:sz="0" w:space="0" w:color="auto"/>
        <w:left w:val="none" w:sz="0" w:space="0" w:color="auto"/>
        <w:bottom w:val="none" w:sz="0" w:space="0" w:color="auto"/>
        <w:right w:val="none" w:sz="0" w:space="0" w:color="auto"/>
      </w:divBdr>
    </w:div>
    <w:div w:id="1132866793">
      <w:bodyDiv w:val="1"/>
      <w:marLeft w:val="0"/>
      <w:marRight w:val="0"/>
      <w:marTop w:val="0"/>
      <w:marBottom w:val="0"/>
      <w:divBdr>
        <w:top w:val="none" w:sz="0" w:space="0" w:color="auto"/>
        <w:left w:val="none" w:sz="0" w:space="0" w:color="auto"/>
        <w:bottom w:val="none" w:sz="0" w:space="0" w:color="auto"/>
        <w:right w:val="none" w:sz="0" w:space="0" w:color="auto"/>
      </w:divBdr>
    </w:div>
    <w:div w:id="1132988536">
      <w:bodyDiv w:val="1"/>
      <w:marLeft w:val="0"/>
      <w:marRight w:val="0"/>
      <w:marTop w:val="0"/>
      <w:marBottom w:val="0"/>
      <w:divBdr>
        <w:top w:val="none" w:sz="0" w:space="0" w:color="auto"/>
        <w:left w:val="none" w:sz="0" w:space="0" w:color="auto"/>
        <w:bottom w:val="none" w:sz="0" w:space="0" w:color="auto"/>
        <w:right w:val="none" w:sz="0" w:space="0" w:color="auto"/>
      </w:divBdr>
    </w:div>
    <w:div w:id="1134056372">
      <w:bodyDiv w:val="1"/>
      <w:marLeft w:val="0"/>
      <w:marRight w:val="0"/>
      <w:marTop w:val="0"/>
      <w:marBottom w:val="0"/>
      <w:divBdr>
        <w:top w:val="none" w:sz="0" w:space="0" w:color="auto"/>
        <w:left w:val="none" w:sz="0" w:space="0" w:color="auto"/>
        <w:bottom w:val="none" w:sz="0" w:space="0" w:color="auto"/>
        <w:right w:val="none" w:sz="0" w:space="0" w:color="auto"/>
      </w:divBdr>
    </w:div>
    <w:div w:id="1134328627">
      <w:bodyDiv w:val="1"/>
      <w:marLeft w:val="0"/>
      <w:marRight w:val="0"/>
      <w:marTop w:val="0"/>
      <w:marBottom w:val="0"/>
      <w:divBdr>
        <w:top w:val="none" w:sz="0" w:space="0" w:color="auto"/>
        <w:left w:val="none" w:sz="0" w:space="0" w:color="auto"/>
        <w:bottom w:val="none" w:sz="0" w:space="0" w:color="auto"/>
        <w:right w:val="none" w:sz="0" w:space="0" w:color="auto"/>
      </w:divBdr>
    </w:div>
    <w:div w:id="1134913148">
      <w:bodyDiv w:val="1"/>
      <w:marLeft w:val="0"/>
      <w:marRight w:val="0"/>
      <w:marTop w:val="0"/>
      <w:marBottom w:val="0"/>
      <w:divBdr>
        <w:top w:val="none" w:sz="0" w:space="0" w:color="auto"/>
        <w:left w:val="none" w:sz="0" w:space="0" w:color="auto"/>
        <w:bottom w:val="none" w:sz="0" w:space="0" w:color="auto"/>
        <w:right w:val="none" w:sz="0" w:space="0" w:color="auto"/>
      </w:divBdr>
    </w:div>
    <w:div w:id="1135291038">
      <w:bodyDiv w:val="1"/>
      <w:marLeft w:val="0"/>
      <w:marRight w:val="0"/>
      <w:marTop w:val="0"/>
      <w:marBottom w:val="0"/>
      <w:divBdr>
        <w:top w:val="none" w:sz="0" w:space="0" w:color="auto"/>
        <w:left w:val="none" w:sz="0" w:space="0" w:color="auto"/>
        <w:bottom w:val="none" w:sz="0" w:space="0" w:color="auto"/>
        <w:right w:val="none" w:sz="0" w:space="0" w:color="auto"/>
      </w:divBdr>
    </w:div>
    <w:div w:id="1135291891">
      <w:bodyDiv w:val="1"/>
      <w:marLeft w:val="0"/>
      <w:marRight w:val="0"/>
      <w:marTop w:val="0"/>
      <w:marBottom w:val="0"/>
      <w:divBdr>
        <w:top w:val="none" w:sz="0" w:space="0" w:color="auto"/>
        <w:left w:val="none" w:sz="0" w:space="0" w:color="auto"/>
        <w:bottom w:val="none" w:sz="0" w:space="0" w:color="auto"/>
        <w:right w:val="none" w:sz="0" w:space="0" w:color="auto"/>
      </w:divBdr>
    </w:div>
    <w:div w:id="1135414347">
      <w:bodyDiv w:val="1"/>
      <w:marLeft w:val="0"/>
      <w:marRight w:val="0"/>
      <w:marTop w:val="0"/>
      <w:marBottom w:val="0"/>
      <w:divBdr>
        <w:top w:val="none" w:sz="0" w:space="0" w:color="auto"/>
        <w:left w:val="none" w:sz="0" w:space="0" w:color="auto"/>
        <w:bottom w:val="none" w:sz="0" w:space="0" w:color="auto"/>
        <w:right w:val="none" w:sz="0" w:space="0" w:color="auto"/>
      </w:divBdr>
    </w:div>
    <w:div w:id="1135635650">
      <w:bodyDiv w:val="1"/>
      <w:marLeft w:val="0"/>
      <w:marRight w:val="0"/>
      <w:marTop w:val="0"/>
      <w:marBottom w:val="0"/>
      <w:divBdr>
        <w:top w:val="none" w:sz="0" w:space="0" w:color="auto"/>
        <w:left w:val="none" w:sz="0" w:space="0" w:color="auto"/>
        <w:bottom w:val="none" w:sz="0" w:space="0" w:color="auto"/>
        <w:right w:val="none" w:sz="0" w:space="0" w:color="auto"/>
      </w:divBdr>
    </w:div>
    <w:div w:id="1136146207">
      <w:bodyDiv w:val="1"/>
      <w:marLeft w:val="0"/>
      <w:marRight w:val="0"/>
      <w:marTop w:val="0"/>
      <w:marBottom w:val="0"/>
      <w:divBdr>
        <w:top w:val="none" w:sz="0" w:space="0" w:color="auto"/>
        <w:left w:val="none" w:sz="0" w:space="0" w:color="auto"/>
        <w:bottom w:val="none" w:sz="0" w:space="0" w:color="auto"/>
        <w:right w:val="none" w:sz="0" w:space="0" w:color="auto"/>
      </w:divBdr>
    </w:div>
    <w:div w:id="1136683212">
      <w:bodyDiv w:val="1"/>
      <w:marLeft w:val="0"/>
      <w:marRight w:val="0"/>
      <w:marTop w:val="0"/>
      <w:marBottom w:val="0"/>
      <w:divBdr>
        <w:top w:val="none" w:sz="0" w:space="0" w:color="auto"/>
        <w:left w:val="none" w:sz="0" w:space="0" w:color="auto"/>
        <w:bottom w:val="none" w:sz="0" w:space="0" w:color="auto"/>
        <w:right w:val="none" w:sz="0" w:space="0" w:color="auto"/>
      </w:divBdr>
    </w:div>
    <w:div w:id="1137455170">
      <w:bodyDiv w:val="1"/>
      <w:marLeft w:val="0"/>
      <w:marRight w:val="0"/>
      <w:marTop w:val="0"/>
      <w:marBottom w:val="0"/>
      <w:divBdr>
        <w:top w:val="none" w:sz="0" w:space="0" w:color="auto"/>
        <w:left w:val="none" w:sz="0" w:space="0" w:color="auto"/>
        <w:bottom w:val="none" w:sz="0" w:space="0" w:color="auto"/>
        <w:right w:val="none" w:sz="0" w:space="0" w:color="auto"/>
      </w:divBdr>
    </w:div>
    <w:div w:id="1139030589">
      <w:bodyDiv w:val="1"/>
      <w:marLeft w:val="0"/>
      <w:marRight w:val="0"/>
      <w:marTop w:val="0"/>
      <w:marBottom w:val="0"/>
      <w:divBdr>
        <w:top w:val="none" w:sz="0" w:space="0" w:color="auto"/>
        <w:left w:val="none" w:sz="0" w:space="0" w:color="auto"/>
        <w:bottom w:val="none" w:sz="0" w:space="0" w:color="auto"/>
        <w:right w:val="none" w:sz="0" w:space="0" w:color="auto"/>
      </w:divBdr>
    </w:div>
    <w:div w:id="1139608589">
      <w:bodyDiv w:val="1"/>
      <w:marLeft w:val="0"/>
      <w:marRight w:val="0"/>
      <w:marTop w:val="0"/>
      <w:marBottom w:val="0"/>
      <w:divBdr>
        <w:top w:val="none" w:sz="0" w:space="0" w:color="auto"/>
        <w:left w:val="none" w:sz="0" w:space="0" w:color="auto"/>
        <w:bottom w:val="none" w:sz="0" w:space="0" w:color="auto"/>
        <w:right w:val="none" w:sz="0" w:space="0" w:color="auto"/>
      </w:divBdr>
    </w:div>
    <w:div w:id="1139959739">
      <w:bodyDiv w:val="1"/>
      <w:marLeft w:val="0"/>
      <w:marRight w:val="0"/>
      <w:marTop w:val="0"/>
      <w:marBottom w:val="0"/>
      <w:divBdr>
        <w:top w:val="none" w:sz="0" w:space="0" w:color="auto"/>
        <w:left w:val="none" w:sz="0" w:space="0" w:color="auto"/>
        <w:bottom w:val="none" w:sz="0" w:space="0" w:color="auto"/>
        <w:right w:val="none" w:sz="0" w:space="0" w:color="auto"/>
      </w:divBdr>
    </w:div>
    <w:div w:id="1140541284">
      <w:bodyDiv w:val="1"/>
      <w:marLeft w:val="0"/>
      <w:marRight w:val="0"/>
      <w:marTop w:val="0"/>
      <w:marBottom w:val="0"/>
      <w:divBdr>
        <w:top w:val="none" w:sz="0" w:space="0" w:color="auto"/>
        <w:left w:val="none" w:sz="0" w:space="0" w:color="auto"/>
        <w:bottom w:val="none" w:sz="0" w:space="0" w:color="auto"/>
        <w:right w:val="none" w:sz="0" w:space="0" w:color="auto"/>
      </w:divBdr>
    </w:div>
    <w:div w:id="1140655628">
      <w:bodyDiv w:val="1"/>
      <w:marLeft w:val="0"/>
      <w:marRight w:val="0"/>
      <w:marTop w:val="0"/>
      <w:marBottom w:val="0"/>
      <w:divBdr>
        <w:top w:val="none" w:sz="0" w:space="0" w:color="auto"/>
        <w:left w:val="none" w:sz="0" w:space="0" w:color="auto"/>
        <w:bottom w:val="none" w:sz="0" w:space="0" w:color="auto"/>
        <w:right w:val="none" w:sz="0" w:space="0" w:color="auto"/>
      </w:divBdr>
    </w:div>
    <w:div w:id="1141800344">
      <w:bodyDiv w:val="1"/>
      <w:marLeft w:val="0"/>
      <w:marRight w:val="0"/>
      <w:marTop w:val="0"/>
      <w:marBottom w:val="0"/>
      <w:divBdr>
        <w:top w:val="none" w:sz="0" w:space="0" w:color="auto"/>
        <w:left w:val="none" w:sz="0" w:space="0" w:color="auto"/>
        <w:bottom w:val="none" w:sz="0" w:space="0" w:color="auto"/>
        <w:right w:val="none" w:sz="0" w:space="0" w:color="auto"/>
      </w:divBdr>
    </w:div>
    <w:div w:id="1142314250">
      <w:bodyDiv w:val="1"/>
      <w:marLeft w:val="0"/>
      <w:marRight w:val="0"/>
      <w:marTop w:val="0"/>
      <w:marBottom w:val="0"/>
      <w:divBdr>
        <w:top w:val="none" w:sz="0" w:space="0" w:color="auto"/>
        <w:left w:val="none" w:sz="0" w:space="0" w:color="auto"/>
        <w:bottom w:val="none" w:sz="0" w:space="0" w:color="auto"/>
        <w:right w:val="none" w:sz="0" w:space="0" w:color="auto"/>
      </w:divBdr>
    </w:div>
    <w:div w:id="1142766615">
      <w:bodyDiv w:val="1"/>
      <w:marLeft w:val="0"/>
      <w:marRight w:val="0"/>
      <w:marTop w:val="0"/>
      <w:marBottom w:val="0"/>
      <w:divBdr>
        <w:top w:val="none" w:sz="0" w:space="0" w:color="auto"/>
        <w:left w:val="none" w:sz="0" w:space="0" w:color="auto"/>
        <w:bottom w:val="none" w:sz="0" w:space="0" w:color="auto"/>
        <w:right w:val="none" w:sz="0" w:space="0" w:color="auto"/>
      </w:divBdr>
    </w:div>
    <w:div w:id="1142886705">
      <w:bodyDiv w:val="1"/>
      <w:marLeft w:val="0"/>
      <w:marRight w:val="0"/>
      <w:marTop w:val="0"/>
      <w:marBottom w:val="0"/>
      <w:divBdr>
        <w:top w:val="none" w:sz="0" w:space="0" w:color="auto"/>
        <w:left w:val="none" w:sz="0" w:space="0" w:color="auto"/>
        <w:bottom w:val="none" w:sz="0" w:space="0" w:color="auto"/>
        <w:right w:val="none" w:sz="0" w:space="0" w:color="auto"/>
      </w:divBdr>
    </w:div>
    <w:div w:id="1143305684">
      <w:bodyDiv w:val="1"/>
      <w:marLeft w:val="0"/>
      <w:marRight w:val="0"/>
      <w:marTop w:val="0"/>
      <w:marBottom w:val="0"/>
      <w:divBdr>
        <w:top w:val="none" w:sz="0" w:space="0" w:color="auto"/>
        <w:left w:val="none" w:sz="0" w:space="0" w:color="auto"/>
        <w:bottom w:val="none" w:sz="0" w:space="0" w:color="auto"/>
        <w:right w:val="none" w:sz="0" w:space="0" w:color="auto"/>
      </w:divBdr>
    </w:div>
    <w:div w:id="1143426113">
      <w:bodyDiv w:val="1"/>
      <w:marLeft w:val="0"/>
      <w:marRight w:val="0"/>
      <w:marTop w:val="0"/>
      <w:marBottom w:val="0"/>
      <w:divBdr>
        <w:top w:val="none" w:sz="0" w:space="0" w:color="auto"/>
        <w:left w:val="none" w:sz="0" w:space="0" w:color="auto"/>
        <w:bottom w:val="none" w:sz="0" w:space="0" w:color="auto"/>
        <w:right w:val="none" w:sz="0" w:space="0" w:color="auto"/>
      </w:divBdr>
    </w:div>
    <w:div w:id="1143737206">
      <w:bodyDiv w:val="1"/>
      <w:marLeft w:val="0"/>
      <w:marRight w:val="0"/>
      <w:marTop w:val="0"/>
      <w:marBottom w:val="0"/>
      <w:divBdr>
        <w:top w:val="none" w:sz="0" w:space="0" w:color="auto"/>
        <w:left w:val="none" w:sz="0" w:space="0" w:color="auto"/>
        <w:bottom w:val="none" w:sz="0" w:space="0" w:color="auto"/>
        <w:right w:val="none" w:sz="0" w:space="0" w:color="auto"/>
      </w:divBdr>
    </w:div>
    <w:div w:id="1143739561">
      <w:bodyDiv w:val="1"/>
      <w:marLeft w:val="0"/>
      <w:marRight w:val="0"/>
      <w:marTop w:val="0"/>
      <w:marBottom w:val="0"/>
      <w:divBdr>
        <w:top w:val="none" w:sz="0" w:space="0" w:color="auto"/>
        <w:left w:val="none" w:sz="0" w:space="0" w:color="auto"/>
        <w:bottom w:val="none" w:sz="0" w:space="0" w:color="auto"/>
        <w:right w:val="none" w:sz="0" w:space="0" w:color="auto"/>
      </w:divBdr>
    </w:div>
    <w:div w:id="1143935045">
      <w:bodyDiv w:val="1"/>
      <w:marLeft w:val="0"/>
      <w:marRight w:val="0"/>
      <w:marTop w:val="0"/>
      <w:marBottom w:val="0"/>
      <w:divBdr>
        <w:top w:val="none" w:sz="0" w:space="0" w:color="auto"/>
        <w:left w:val="none" w:sz="0" w:space="0" w:color="auto"/>
        <w:bottom w:val="none" w:sz="0" w:space="0" w:color="auto"/>
        <w:right w:val="none" w:sz="0" w:space="0" w:color="auto"/>
      </w:divBdr>
    </w:div>
    <w:div w:id="1144081137">
      <w:bodyDiv w:val="1"/>
      <w:marLeft w:val="0"/>
      <w:marRight w:val="0"/>
      <w:marTop w:val="0"/>
      <w:marBottom w:val="0"/>
      <w:divBdr>
        <w:top w:val="none" w:sz="0" w:space="0" w:color="auto"/>
        <w:left w:val="none" w:sz="0" w:space="0" w:color="auto"/>
        <w:bottom w:val="none" w:sz="0" w:space="0" w:color="auto"/>
        <w:right w:val="none" w:sz="0" w:space="0" w:color="auto"/>
      </w:divBdr>
    </w:div>
    <w:div w:id="1144201093">
      <w:bodyDiv w:val="1"/>
      <w:marLeft w:val="0"/>
      <w:marRight w:val="0"/>
      <w:marTop w:val="0"/>
      <w:marBottom w:val="0"/>
      <w:divBdr>
        <w:top w:val="none" w:sz="0" w:space="0" w:color="auto"/>
        <w:left w:val="none" w:sz="0" w:space="0" w:color="auto"/>
        <w:bottom w:val="none" w:sz="0" w:space="0" w:color="auto"/>
        <w:right w:val="none" w:sz="0" w:space="0" w:color="auto"/>
      </w:divBdr>
    </w:div>
    <w:div w:id="1144738738">
      <w:bodyDiv w:val="1"/>
      <w:marLeft w:val="0"/>
      <w:marRight w:val="0"/>
      <w:marTop w:val="0"/>
      <w:marBottom w:val="0"/>
      <w:divBdr>
        <w:top w:val="none" w:sz="0" w:space="0" w:color="auto"/>
        <w:left w:val="none" w:sz="0" w:space="0" w:color="auto"/>
        <w:bottom w:val="none" w:sz="0" w:space="0" w:color="auto"/>
        <w:right w:val="none" w:sz="0" w:space="0" w:color="auto"/>
      </w:divBdr>
    </w:div>
    <w:div w:id="1144784295">
      <w:bodyDiv w:val="1"/>
      <w:marLeft w:val="0"/>
      <w:marRight w:val="0"/>
      <w:marTop w:val="0"/>
      <w:marBottom w:val="0"/>
      <w:divBdr>
        <w:top w:val="none" w:sz="0" w:space="0" w:color="auto"/>
        <w:left w:val="none" w:sz="0" w:space="0" w:color="auto"/>
        <w:bottom w:val="none" w:sz="0" w:space="0" w:color="auto"/>
        <w:right w:val="none" w:sz="0" w:space="0" w:color="auto"/>
      </w:divBdr>
    </w:div>
    <w:div w:id="1145315410">
      <w:bodyDiv w:val="1"/>
      <w:marLeft w:val="0"/>
      <w:marRight w:val="0"/>
      <w:marTop w:val="0"/>
      <w:marBottom w:val="0"/>
      <w:divBdr>
        <w:top w:val="none" w:sz="0" w:space="0" w:color="auto"/>
        <w:left w:val="none" w:sz="0" w:space="0" w:color="auto"/>
        <w:bottom w:val="none" w:sz="0" w:space="0" w:color="auto"/>
        <w:right w:val="none" w:sz="0" w:space="0" w:color="auto"/>
      </w:divBdr>
    </w:div>
    <w:div w:id="1145703982">
      <w:bodyDiv w:val="1"/>
      <w:marLeft w:val="0"/>
      <w:marRight w:val="0"/>
      <w:marTop w:val="0"/>
      <w:marBottom w:val="0"/>
      <w:divBdr>
        <w:top w:val="none" w:sz="0" w:space="0" w:color="auto"/>
        <w:left w:val="none" w:sz="0" w:space="0" w:color="auto"/>
        <w:bottom w:val="none" w:sz="0" w:space="0" w:color="auto"/>
        <w:right w:val="none" w:sz="0" w:space="0" w:color="auto"/>
      </w:divBdr>
    </w:div>
    <w:div w:id="1145857161">
      <w:bodyDiv w:val="1"/>
      <w:marLeft w:val="0"/>
      <w:marRight w:val="0"/>
      <w:marTop w:val="0"/>
      <w:marBottom w:val="0"/>
      <w:divBdr>
        <w:top w:val="none" w:sz="0" w:space="0" w:color="auto"/>
        <w:left w:val="none" w:sz="0" w:space="0" w:color="auto"/>
        <w:bottom w:val="none" w:sz="0" w:space="0" w:color="auto"/>
        <w:right w:val="none" w:sz="0" w:space="0" w:color="auto"/>
      </w:divBdr>
    </w:div>
    <w:div w:id="1146239308">
      <w:bodyDiv w:val="1"/>
      <w:marLeft w:val="0"/>
      <w:marRight w:val="0"/>
      <w:marTop w:val="0"/>
      <w:marBottom w:val="0"/>
      <w:divBdr>
        <w:top w:val="none" w:sz="0" w:space="0" w:color="auto"/>
        <w:left w:val="none" w:sz="0" w:space="0" w:color="auto"/>
        <w:bottom w:val="none" w:sz="0" w:space="0" w:color="auto"/>
        <w:right w:val="none" w:sz="0" w:space="0" w:color="auto"/>
      </w:divBdr>
    </w:div>
    <w:div w:id="1146356159">
      <w:bodyDiv w:val="1"/>
      <w:marLeft w:val="0"/>
      <w:marRight w:val="0"/>
      <w:marTop w:val="0"/>
      <w:marBottom w:val="0"/>
      <w:divBdr>
        <w:top w:val="none" w:sz="0" w:space="0" w:color="auto"/>
        <w:left w:val="none" w:sz="0" w:space="0" w:color="auto"/>
        <w:bottom w:val="none" w:sz="0" w:space="0" w:color="auto"/>
        <w:right w:val="none" w:sz="0" w:space="0" w:color="auto"/>
      </w:divBdr>
    </w:div>
    <w:div w:id="1146774177">
      <w:bodyDiv w:val="1"/>
      <w:marLeft w:val="0"/>
      <w:marRight w:val="0"/>
      <w:marTop w:val="0"/>
      <w:marBottom w:val="0"/>
      <w:divBdr>
        <w:top w:val="none" w:sz="0" w:space="0" w:color="auto"/>
        <w:left w:val="none" w:sz="0" w:space="0" w:color="auto"/>
        <w:bottom w:val="none" w:sz="0" w:space="0" w:color="auto"/>
        <w:right w:val="none" w:sz="0" w:space="0" w:color="auto"/>
      </w:divBdr>
    </w:div>
    <w:div w:id="1147281150">
      <w:bodyDiv w:val="1"/>
      <w:marLeft w:val="0"/>
      <w:marRight w:val="0"/>
      <w:marTop w:val="0"/>
      <w:marBottom w:val="0"/>
      <w:divBdr>
        <w:top w:val="none" w:sz="0" w:space="0" w:color="auto"/>
        <w:left w:val="none" w:sz="0" w:space="0" w:color="auto"/>
        <w:bottom w:val="none" w:sz="0" w:space="0" w:color="auto"/>
        <w:right w:val="none" w:sz="0" w:space="0" w:color="auto"/>
      </w:divBdr>
    </w:div>
    <w:div w:id="1147478549">
      <w:bodyDiv w:val="1"/>
      <w:marLeft w:val="0"/>
      <w:marRight w:val="0"/>
      <w:marTop w:val="0"/>
      <w:marBottom w:val="0"/>
      <w:divBdr>
        <w:top w:val="none" w:sz="0" w:space="0" w:color="auto"/>
        <w:left w:val="none" w:sz="0" w:space="0" w:color="auto"/>
        <w:bottom w:val="none" w:sz="0" w:space="0" w:color="auto"/>
        <w:right w:val="none" w:sz="0" w:space="0" w:color="auto"/>
      </w:divBdr>
    </w:div>
    <w:div w:id="1147934662">
      <w:bodyDiv w:val="1"/>
      <w:marLeft w:val="0"/>
      <w:marRight w:val="0"/>
      <w:marTop w:val="0"/>
      <w:marBottom w:val="0"/>
      <w:divBdr>
        <w:top w:val="none" w:sz="0" w:space="0" w:color="auto"/>
        <w:left w:val="none" w:sz="0" w:space="0" w:color="auto"/>
        <w:bottom w:val="none" w:sz="0" w:space="0" w:color="auto"/>
        <w:right w:val="none" w:sz="0" w:space="0" w:color="auto"/>
      </w:divBdr>
    </w:div>
    <w:div w:id="1149009812">
      <w:bodyDiv w:val="1"/>
      <w:marLeft w:val="0"/>
      <w:marRight w:val="0"/>
      <w:marTop w:val="0"/>
      <w:marBottom w:val="0"/>
      <w:divBdr>
        <w:top w:val="none" w:sz="0" w:space="0" w:color="auto"/>
        <w:left w:val="none" w:sz="0" w:space="0" w:color="auto"/>
        <w:bottom w:val="none" w:sz="0" w:space="0" w:color="auto"/>
        <w:right w:val="none" w:sz="0" w:space="0" w:color="auto"/>
      </w:divBdr>
    </w:div>
    <w:div w:id="1149513625">
      <w:bodyDiv w:val="1"/>
      <w:marLeft w:val="0"/>
      <w:marRight w:val="0"/>
      <w:marTop w:val="0"/>
      <w:marBottom w:val="0"/>
      <w:divBdr>
        <w:top w:val="none" w:sz="0" w:space="0" w:color="auto"/>
        <w:left w:val="none" w:sz="0" w:space="0" w:color="auto"/>
        <w:bottom w:val="none" w:sz="0" w:space="0" w:color="auto"/>
        <w:right w:val="none" w:sz="0" w:space="0" w:color="auto"/>
      </w:divBdr>
    </w:div>
    <w:div w:id="1149589197">
      <w:bodyDiv w:val="1"/>
      <w:marLeft w:val="0"/>
      <w:marRight w:val="0"/>
      <w:marTop w:val="0"/>
      <w:marBottom w:val="0"/>
      <w:divBdr>
        <w:top w:val="none" w:sz="0" w:space="0" w:color="auto"/>
        <w:left w:val="none" w:sz="0" w:space="0" w:color="auto"/>
        <w:bottom w:val="none" w:sz="0" w:space="0" w:color="auto"/>
        <w:right w:val="none" w:sz="0" w:space="0" w:color="auto"/>
      </w:divBdr>
    </w:div>
    <w:div w:id="1149664275">
      <w:bodyDiv w:val="1"/>
      <w:marLeft w:val="0"/>
      <w:marRight w:val="0"/>
      <w:marTop w:val="0"/>
      <w:marBottom w:val="0"/>
      <w:divBdr>
        <w:top w:val="none" w:sz="0" w:space="0" w:color="auto"/>
        <w:left w:val="none" w:sz="0" w:space="0" w:color="auto"/>
        <w:bottom w:val="none" w:sz="0" w:space="0" w:color="auto"/>
        <w:right w:val="none" w:sz="0" w:space="0" w:color="auto"/>
      </w:divBdr>
    </w:div>
    <w:div w:id="1149833257">
      <w:bodyDiv w:val="1"/>
      <w:marLeft w:val="0"/>
      <w:marRight w:val="0"/>
      <w:marTop w:val="0"/>
      <w:marBottom w:val="0"/>
      <w:divBdr>
        <w:top w:val="none" w:sz="0" w:space="0" w:color="auto"/>
        <w:left w:val="none" w:sz="0" w:space="0" w:color="auto"/>
        <w:bottom w:val="none" w:sz="0" w:space="0" w:color="auto"/>
        <w:right w:val="none" w:sz="0" w:space="0" w:color="auto"/>
      </w:divBdr>
    </w:div>
    <w:div w:id="1150439391">
      <w:bodyDiv w:val="1"/>
      <w:marLeft w:val="0"/>
      <w:marRight w:val="0"/>
      <w:marTop w:val="0"/>
      <w:marBottom w:val="0"/>
      <w:divBdr>
        <w:top w:val="none" w:sz="0" w:space="0" w:color="auto"/>
        <w:left w:val="none" w:sz="0" w:space="0" w:color="auto"/>
        <w:bottom w:val="none" w:sz="0" w:space="0" w:color="auto"/>
        <w:right w:val="none" w:sz="0" w:space="0" w:color="auto"/>
      </w:divBdr>
    </w:div>
    <w:div w:id="1150708594">
      <w:bodyDiv w:val="1"/>
      <w:marLeft w:val="0"/>
      <w:marRight w:val="0"/>
      <w:marTop w:val="0"/>
      <w:marBottom w:val="0"/>
      <w:divBdr>
        <w:top w:val="none" w:sz="0" w:space="0" w:color="auto"/>
        <w:left w:val="none" w:sz="0" w:space="0" w:color="auto"/>
        <w:bottom w:val="none" w:sz="0" w:space="0" w:color="auto"/>
        <w:right w:val="none" w:sz="0" w:space="0" w:color="auto"/>
      </w:divBdr>
    </w:div>
    <w:div w:id="1151364705">
      <w:bodyDiv w:val="1"/>
      <w:marLeft w:val="0"/>
      <w:marRight w:val="0"/>
      <w:marTop w:val="0"/>
      <w:marBottom w:val="0"/>
      <w:divBdr>
        <w:top w:val="none" w:sz="0" w:space="0" w:color="auto"/>
        <w:left w:val="none" w:sz="0" w:space="0" w:color="auto"/>
        <w:bottom w:val="none" w:sz="0" w:space="0" w:color="auto"/>
        <w:right w:val="none" w:sz="0" w:space="0" w:color="auto"/>
      </w:divBdr>
    </w:div>
    <w:div w:id="1151483241">
      <w:bodyDiv w:val="1"/>
      <w:marLeft w:val="0"/>
      <w:marRight w:val="0"/>
      <w:marTop w:val="0"/>
      <w:marBottom w:val="0"/>
      <w:divBdr>
        <w:top w:val="none" w:sz="0" w:space="0" w:color="auto"/>
        <w:left w:val="none" w:sz="0" w:space="0" w:color="auto"/>
        <w:bottom w:val="none" w:sz="0" w:space="0" w:color="auto"/>
        <w:right w:val="none" w:sz="0" w:space="0" w:color="auto"/>
      </w:divBdr>
    </w:div>
    <w:div w:id="1151484548">
      <w:bodyDiv w:val="1"/>
      <w:marLeft w:val="0"/>
      <w:marRight w:val="0"/>
      <w:marTop w:val="0"/>
      <w:marBottom w:val="0"/>
      <w:divBdr>
        <w:top w:val="none" w:sz="0" w:space="0" w:color="auto"/>
        <w:left w:val="none" w:sz="0" w:space="0" w:color="auto"/>
        <w:bottom w:val="none" w:sz="0" w:space="0" w:color="auto"/>
        <w:right w:val="none" w:sz="0" w:space="0" w:color="auto"/>
      </w:divBdr>
    </w:div>
    <w:div w:id="1152067142">
      <w:bodyDiv w:val="1"/>
      <w:marLeft w:val="0"/>
      <w:marRight w:val="0"/>
      <w:marTop w:val="0"/>
      <w:marBottom w:val="0"/>
      <w:divBdr>
        <w:top w:val="none" w:sz="0" w:space="0" w:color="auto"/>
        <w:left w:val="none" w:sz="0" w:space="0" w:color="auto"/>
        <w:bottom w:val="none" w:sz="0" w:space="0" w:color="auto"/>
        <w:right w:val="none" w:sz="0" w:space="0" w:color="auto"/>
      </w:divBdr>
    </w:div>
    <w:div w:id="1152218033">
      <w:bodyDiv w:val="1"/>
      <w:marLeft w:val="0"/>
      <w:marRight w:val="0"/>
      <w:marTop w:val="0"/>
      <w:marBottom w:val="0"/>
      <w:divBdr>
        <w:top w:val="none" w:sz="0" w:space="0" w:color="auto"/>
        <w:left w:val="none" w:sz="0" w:space="0" w:color="auto"/>
        <w:bottom w:val="none" w:sz="0" w:space="0" w:color="auto"/>
        <w:right w:val="none" w:sz="0" w:space="0" w:color="auto"/>
      </w:divBdr>
    </w:div>
    <w:div w:id="1152868991">
      <w:bodyDiv w:val="1"/>
      <w:marLeft w:val="0"/>
      <w:marRight w:val="0"/>
      <w:marTop w:val="0"/>
      <w:marBottom w:val="0"/>
      <w:divBdr>
        <w:top w:val="none" w:sz="0" w:space="0" w:color="auto"/>
        <w:left w:val="none" w:sz="0" w:space="0" w:color="auto"/>
        <w:bottom w:val="none" w:sz="0" w:space="0" w:color="auto"/>
        <w:right w:val="none" w:sz="0" w:space="0" w:color="auto"/>
      </w:divBdr>
    </w:div>
    <w:div w:id="1152871578">
      <w:bodyDiv w:val="1"/>
      <w:marLeft w:val="0"/>
      <w:marRight w:val="0"/>
      <w:marTop w:val="0"/>
      <w:marBottom w:val="0"/>
      <w:divBdr>
        <w:top w:val="none" w:sz="0" w:space="0" w:color="auto"/>
        <w:left w:val="none" w:sz="0" w:space="0" w:color="auto"/>
        <w:bottom w:val="none" w:sz="0" w:space="0" w:color="auto"/>
        <w:right w:val="none" w:sz="0" w:space="0" w:color="auto"/>
      </w:divBdr>
    </w:div>
    <w:div w:id="1153059186">
      <w:bodyDiv w:val="1"/>
      <w:marLeft w:val="0"/>
      <w:marRight w:val="0"/>
      <w:marTop w:val="0"/>
      <w:marBottom w:val="0"/>
      <w:divBdr>
        <w:top w:val="none" w:sz="0" w:space="0" w:color="auto"/>
        <w:left w:val="none" w:sz="0" w:space="0" w:color="auto"/>
        <w:bottom w:val="none" w:sz="0" w:space="0" w:color="auto"/>
        <w:right w:val="none" w:sz="0" w:space="0" w:color="auto"/>
      </w:divBdr>
    </w:div>
    <w:div w:id="1153256396">
      <w:bodyDiv w:val="1"/>
      <w:marLeft w:val="0"/>
      <w:marRight w:val="0"/>
      <w:marTop w:val="0"/>
      <w:marBottom w:val="0"/>
      <w:divBdr>
        <w:top w:val="none" w:sz="0" w:space="0" w:color="auto"/>
        <w:left w:val="none" w:sz="0" w:space="0" w:color="auto"/>
        <w:bottom w:val="none" w:sz="0" w:space="0" w:color="auto"/>
        <w:right w:val="none" w:sz="0" w:space="0" w:color="auto"/>
      </w:divBdr>
    </w:div>
    <w:div w:id="1153639815">
      <w:bodyDiv w:val="1"/>
      <w:marLeft w:val="0"/>
      <w:marRight w:val="0"/>
      <w:marTop w:val="0"/>
      <w:marBottom w:val="0"/>
      <w:divBdr>
        <w:top w:val="none" w:sz="0" w:space="0" w:color="auto"/>
        <w:left w:val="none" w:sz="0" w:space="0" w:color="auto"/>
        <w:bottom w:val="none" w:sz="0" w:space="0" w:color="auto"/>
        <w:right w:val="none" w:sz="0" w:space="0" w:color="auto"/>
      </w:divBdr>
      <w:divsChild>
        <w:div w:id="240524545">
          <w:marLeft w:val="0"/>
          <w:marRight w:val="0"/>
          <w:marTop w:val="0"/>
          <w:marBottom w:val="0"/>
          <w:divBdr>
            <w:top w:val="none" w:sz="0" w:space="0" w:color="auto"/>
            <w:left w:val="none" w:sz="0" w:space="0" w:color="auto"/>
            <w:bottom w:val="none" w:sz="0" w:space="0" w:color="auto"/>
            <w:right w:val="none" w:sz="0" w:space="0" w:color="auto"/>
          </w:divBdr>
          <w:divsChild>
            <w:div w:id="422260211">
              <w:marLeft w:val="0"/>
              <w:marRight w:val="0"/>
              <w:marTop w:val="0"/>
              <w:marBottom w:val="0"/>
              <w:divBdr>
                <w:top w:val="none" w:sz="0" w:space="0" w:color="auto"/>
                <w:left w:val="none" w:sz="0" w:space="0" w:color="auto"/>
                <w:bottom w:val="none" w:sz="0" w:space="0" w:color="auto"/>
                <w:right w:val="none" w:sz="0" w:space="0" w:color="auto"/>
              </w:divBdr>
              <w:divsChild>
                <w:div w:id="3119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835157">
      <w:bodyDiv w:val="1"/>
      <w:marLeft w:val="0"/>
      <w:marRight w:val="0"/>
      <w:marTop w:val="0"/>
      <w:marBottom w:val="0"/>
      <w:divBdr>
        <w:top w:val="none" w:sz="0" w:space="0" w:color="auto"/>
        <w:left w:val="none" w:sz="0" w:space="0" w:color="auto"/>
        <w:bottom w:val="none" w:sz="0" w:space="0" w:color="auto"/>
        <w:right w:val="none" w:sz="0" w:space="0" w:color="auto"/>
      </w:divBdr>
    </w:div>
    <w:div w:id="1153984670">
      <w:bodyDiv w:val="1"/>
      <w:marLeft w:val="0"/>
      <w:marRight w:val="0"/>
      <w:marTop w:val="0"/>
      <w:marBottom w:val="0"/>
      <w:divBdr>
        <w:top w:val="none" w:sz="0" w:space="0" w:color="auto"/>
        <w:left w:val="none" w:sz="0" w:space="0" w:color="auto"/>
        <w:bottom w:val="none" w:sz="0" w:space="0" w:color="auto"/>
        <w:right w:val="none" w:sz="0" w:space="0" w:color="auto"/>
      </w:divBdr>
    </w:div>
    <w:div w:id="1154032611">
      <w:bodyDiv w:val="1"/>
      <w:marLeft w:val="0"/>
      <w:marRight w:val="0"/>
      <w:marTop w:val="0"/>
      <w:marBottom w:val="0"/>
      <w:divBdr>
        <w:top w:val="none" w:sz="0" w:space="0" w:color="auto"/>
        <w:left w:val="none" w:sz="0" w:space="0" w:color="auto"/>
        <w:bottom w:val="none" w:sz="0" w:space="0" w:color="auto"/>
        <w:right w:val="none" w:sz="0" w:space="0" w:color="auto"/>
      </w:divBdr>
    </w:div>
    <w:div w:id="1154184287">
      <w:bodyDiv w:val="1"/>
      <w:marLeft w:val="0"/>
      <w:marRight w:val="0"/>
      <w:marTop w:val="0"/>
      <w:marBottom w:val="0"/>
      <w:divBdr>
        <w:top w:val="none" w:sz="0" w:space="0" w:color="auto"/>
        <w:left w:val="none" w:sz="0" w:space="0" w:color="auto"/>
        <w:bottom w:val="none" w:sz="0" w:space="0" w:color="auto"/>
        <w:right w:val="none" w:sz="0" w:space="0" w:color="auto"/>
      </w:divBdr>
    </w:div>
    <w:div w:id="1154831603">
      <w:bodyDiv w:val="1"/>
      <w:marLeft w:val="0"/>
      <w:marRight w:val="0"/>
      <w:marTop w:val="0"/>
      <w:marBottom w:val="0"/>
      <w:divBdr>
        <w:top w:val="none" w:sz="0" w:space="0" w:color="auto"/>
        <w:left w:val="none" w:sz="0" w:space="0" w:color="auto"/>
        <w:bottom w:val="none" w:sz="0" w:space="0" w:color="auto"/>
        <w:right w:val="none" w:sz="0" w:space="0" w:color="auto"/>
      </w:divBdr>
    </w:div>
    <w:div w:id="1155335724">
      <w:bodyDiv w:val="1"/>
      <w:marLeft w:val="0"/>
      <w:marRight w:val="0"/>
      <w:marTop w:val="0"/>
      <w:marBottom w:val="0"/>
      <w:divBdr>
        <w:top w:val="none" w:sz="0" w:space="0" w:color="auto"/>
        <w:left w:val="none" w:sz="0" w:space="0" w:color="auto"/>
        <w:bottom w:val="none" w:sz="0" w:space="0" w:color="auto"/>
        <w:right w:val="none" w:sz="0" w:space="0" w:color="auto"/>
      </w:divBdr>
    </w:div>
    <w:div w:id="1155411032">
      <w:bodyDiv w:val="1"/>
      <w:marLeft w:val="0"/>
      <w:marRight w:val="0"/>
      <w:marTop w:val="0"/>
      <w:marBottom w:val="0"/>
      <w:divBdr>
        <w:top w:val="none" w:sz="0" w:space="0" w:color="auto"/>
        <w:left w:val="none" w:sz="0" w:space="0" w:color="auto"/>
        <w:bottom w:val="none" w:sz="0" w:space="0" w:color="auto"/>
        <w:right w:val="none" w:sz="0" w:space="0" w:color="auto"/>
      </w:divBdr>
    </w:div>
    <w:div w:id="1155537392">
      <w:bodyDiv w:val="1"/>
      <w:marLeft w:val="0"/>
      <w:marRight w:val="0"/>
      <w:marTop w:val="0"/>
      <w:marBottom w:val="0"/>
      <w:divBdr>
        <w:top w:val="none" w:sz="0" w:space="0" w:color="auto"/>
        <w:left w:val="none" w:sz="0" w:space="0" w:color="auto"/>
        <w:bottom w:val="none" w:sz="0" w:space="0" w:color="auto"/>
        <w:right w:val="none" w:sz="0" w:space="0" w:color="auto"/>
      </w:divBdr>
    </w:div>
    <w:div w:id="1155604429">
      <w:bodyDiv w:val="1"/>
      <w:marLeft w:val="0"/>
      <w:marRight w:val="0"/>
      <w:marTop w:val="0"/>
      <w:marBottom w:val="0"/>
      <w:divBdr>
        <w:top w:val="none" w:sz="0" w:space="0" w:color="auto"/>
        <w:left w:val="none" w:sz="0" w:space="0" w:color="auto"/>
        <w:bottom w:val="none" w:sz="0" w:space="0" w:color="auto"/>
        <w:right w:val="none" w:sz="0" w:space="0" w:color="auto"/>
      </w:divBdr>
    </w:div>
    <w:div w:id="1155678694">
      <w:bodyDiv w:val="1"/>
      <w:marLeft w:val="0"/>
      <w:marRight w:val="0"/>
      <w:marTop w:val="0"/>
      <w:marBottom w:val="0"/>
      <w:divBdr>
        <w:top w:val="none" w:sz="0" w:space="0" w:color="auto"/>
        <w:left w:val="none" w:sz="0" w:space="0" w:color="auto"/>
        <w:bottom w:val="none" w:sz="0" w:space="0" w:color="auto"/>
        <w:right w:val="none" w:sz="0" w:space="0" w:color="auto"/>
      </w:divBdr>
    </w:div>
    <w:div w:id="1155879058">
      <w:bodyDiv w:val="1"/>
      <w:marLeft w:val="0"/>
      <w:marRight w:val="0"/>
      <w:marTop w:val="0"/>
      <w:marBottom w:val="0"/>
      <w:divBdr>
        <w:top w:val="none" w:sz="0" w:space="0" w:color="auto"/>
        <w:left w:val="none" w:sz="0" w:space="0" w:color="auto"/>
        <w:bottom w:val="none" w:sz="0" w:space="0" w:color="auto"/>
        <w:right w:val="none" w:sz="0" w:space="0" w:color="auto"/>
      </w:divBdr>
    </w:div>
    <w:div w:id="1155995579">
      <w:bodyDiv w:val="1"/>
      <w:marLeft w:val="0"/>
      <w:marRight w:val="0"/>
      <w:marTop w:val="0"/>
      <w:marBottom w:val="0"/>
      <w:divBdr>
        <w:top w:val="none" w:sz="0" w:space="0" w:color="auto"/>
        <w:left w:val="none" w:sz="0" w:space="0" w:color="auto"/>
        <w:bottom w:val="none" w:sz="0" w:space="0" w:color="auto"/>
        <w:right w:val="none" w:sz="0" w:space="0" w:color="auto"/>
      </w:divBdr>
    </w:div>
    <w:div w:id="1155997934">
      <w:bodyDiv w:val="1"/>
      <w:marLeft w:val="0"/>
      <w:marRight w:val="0"/>
      <w:marTop w:val="0"/>
      <w:marBottom w:val="0"/>
      <w:divBdr>
        <w:top w:val="none" w:sz="0" w:space="0" w:color="auto"/>
        <w:left w:val="none" w:sz="0" w:space="0" w:color="auto"/>
        <w:bottom w:val="none" w:sz="0" w:space="0" w:color="auto"/>
        <w:right w:val="none" w:sz="0" w:space="0" w:color="auto"/>
      </w:divBdr>
    </w:div>
    <w:div w:id="1156455112">
      <w:bodyDiv w:val="1"/>
      <w:marLeft w:val="0"/>
      <w:marRight w:val="0"/>
      <w:marTop w:val="0"/>
      <w:marBottom w:val="0"/>
      <w:divBdr>
        <w:top w:val="none" w:sz="0" w:space="0" w:color="auto"/>
        <w:left w:val="none" w:sz="0" w:space="0" w:color="auto"/>
        <w:bottom w:val="none" w:sz="0" w:space="0" w:color="auto"/>
        <w:right w:val="none" w:sz="0" w:space="0" w:color="auto"/>
      </w:divBdr>
    </w:div>
    <w:div w:id="1156796898">
      <w:bodyDiv w:val="1"/>
      <w:marLeft w:val="0"/>
      <w:marRight w:val="0"/>
      <w:marTop w:val="0"/>
      <w:marBottom w:val="0"/>
      <w:divBdr>
        <w:top w:val="none" w:sz="0" w:space="0" w:color="auto"/>
        <w:left w:val="none" w:sz="0" w:space="0" w:color="auto"/>
        <w:bottom w:val="none" w:sz="0" w:space="0" w:color="auto"/>
        <w:right w:val="none" w:sz="0" w:space="0" w:color="auto"/>
      </w:divBdr>
    </w:div>
    <w:div w:id="1157115369">
      <w:bodyDiv w:val="1"/>
      <w:marLeft w:val="0"/>
      <w:marRight w:val="0"/>
      <w:marTop w:val="0"/>
      <w:marBottom w:val="0"/>
      <w:divBdr>
        <w:top w:val="none" w:sz="0" w:space="0" w:color="auto"/>
        <w:left w:val="none" w:sz="0" w:space="0" w:color="auto"/>
        <w:bottom w:val="none" w:sz="0" w:space="0" w:color="auto"/>
        <w:right w:val="none" w:sz="0" w:space="0" w:color="auto"/>
      </w:divBdr>
    </w:div>
    <w:div w:id="1157192306">
      <w:bodyDiv w:val="1"/>
      <w:marLeft w:val="0"/>
      <w:marRight w:val="0"/>
      <w:marTop w:val="0"/>
      <w:marBottom w:val="0"/>
      <w:divBdr>
        <w:top w:val="none" w:sz="0" w:space="0" w:color="auto"/>
        <w:left w:val="none" w:sz="0" w:space="0" w:color="auto"/>
        <w:bottom w:val="none" w:sz="0" w:space="0" w:color="auto"/>
        <w:right w:val="none" w:sz="0" w:space="0" w:color="auto"/>
      </w:divBdr>
    </w:div>
    <w:div w:id="1157576521">
      <w:bodyDiv w:val="1"/>
      <w:marLeft w:val="0"/>
      <w:marRight w:val="0"/>
      <w:marTop w:val="0"/>
      <w:marBottom w:val="0"/>
      <w:divBdr>
        <w:top w:val="none" w:sz="0" w:space="0" w:color="auto"/>
        <w:left w:val="none" w:sz="0" w:space="0" w:color="auto"/>
        <w:bottom w:val="none" w:sz="0" w:space="0" w:color="auto"/>
        <w:right w:val="none" w:sz="0" w:space="0" w:color="auto"/>
      </w:divBdr>
    </w:div>
    <w:div w:id="1157845625">
      <w:bodyDiv w:val="1"/>
      <w:marLeft w:val="0"/>
      <w:marRight w:val="0"/>
      <w:marTop w:val="0"/>
      <w:marBottom w:val="0"/>
      <w:divBdr>
        <w:top w:val="none" w:sz="0" w:space="0" w:color="auto"/>
        <w:left w:val="none" w:sz="0" w:space="0" w:color="auto"/>
        <w:bottom w:val="none" w:sz="0" w:space="0" w:color="auto"/>
        <w:right w:val="none" w:sz="0" w:space="0" w:color="auto"/>
      </w:divBdr>
    </w:div>
    <w:div w:id="1157916492">
      <w:bodyDiv w:val="1"/>
      <w:marLeft w:val="0"/>
      <w:marRight w:val="0"/>
      <w:marTop w:val="0"/>
      <w:marBottom w:val="0"/>
      <w:divBdr>
        <w:top w:val="none" w:sz="0" w:space="0" w:color="auto"/>
        <w:left w:val="none" w:sz="0" w:space="0" w:color="auto"/>
        <w:bottom w:val="none" w:sz="0" w:space="0" w:color="auto"/>
        <w:right w:val="none" w:sz="0" w:space="0" w:color="auto"/>
      </w:divBdr>
    </w:div>
    <w:div w:id="1158765181">
      <w:bodyDiv w:val="1"/>
      <w:marLeft w:val="0"/>
      <w:marRight w:val="0"/>
      <w:marTop w:val="0"/>
      <w:marBottom w:val="0"/>
      <w:divBdr>
        <w:top w:val="none" w:sz="0" w:space="0" w:color="auto"/>
        <w:left w:val="none" w:sz="0" w:space="0" w:color="auto"/>
        <w:bottom w:val="none" w:sz="0" w:space="0" w:color="auto"/>
        <w:right w:val="none" w:sz="0" w:space="0" w:color="auto"/>
      </w:divBdr>
    </w:div>
    <w:div w:id="1158840172">
      <w:bodyDiv w:val="1"/>
      <w:marLeft w:val="0"/>
      <w:marRight w:val="0"/>
      <w:marTop w:val="0"/>
      <w:marBottom w:val="0"/>
      <w:divBdr>
        <w:top w:val="none" w:sz="0" w:space="0" w:color="auto"/>
        <w:left w:val="none" w:sz="0" w:space="0" w:color="auto"/>
        <w:bottom w:val="none" w:sz="0" w:space="0" w:color="auto"/>
        <w:right w:val="none" w:sz="0" w:space="0" w:color="auto"/>
      </w:divBdr>
    </w:div>
    <w:div w:id="1159151599">
      <w:bodyDiv w:val="1"/>
      <w:marLeft w:val="0"/>
      <w:marRight w:val="0"/>
      <w:marTop w:val="0"/>
      <w:marBottom w:val="0"/>
      <w:divBdr>
        <w:top w:val="none" w:sz="0" w:space="0" w:color="auto"/>
        <w:left w:val="none" w:sz="0" w:space="0" w:color="auto"/>
        <w:bottom w:val="none" w:sz="0" w:space="0" w:color="auto"/>
        <w:right w:val="none" w:sz="0" w:space="0" w:color="auto"/>
      </w:divBdr>
    </w:div>
    <w:div w:id="1159536142">
      <w:bodyDiv w:val="1"/>
      <w:marLeft w:val="0"/>
      <w:marRight w:val="0"/>
      <w:marTop w:val="0"/>
      <w:marBottom w:val="0"/>
      <w:divBdr>
        <w:top w:val="none" w:sz="0" w:space="0" w:color="auto"/>
        <w:left w:val="none" w:sz="0" w:space="0" w:color="auto"/>
        <w:bottom w:val="none" w:sz="0" w:space="0" w:color="auto"/>
        <w:right w:val="none" w:sz="0" w:space="0" w:color="auto"/>
      </w:divBdr>
    </w:div>
    <w:div w:id="1159733857">
      <w:bodyDiv w:val="1"/>
      <w:marLeft w:val="0"/>
      <w:marRight w:val="0"/>
      <w:marTop w:val="0"/>
      <w:marBottom w:val="0"/>
      <w:divBdr>
        <w:top w:val="none" w:sz="0" w:space="0" w:color="auto"/>
        <w:left w:val="none" w:sz="0" w:space="0" w:color="auto"/>
        <w:bottom w:val="none" w:sz="0" w:space="0" w:color="auto"/>
        <w:right w:val="none" w:sz="0" w:space="0" w:color="auto"/>
      </w:divBdr>
    </w:div>
    <w:div w:id="1159879441">
      <w:bodyDiv w:val="1"/>
      <w:marLeft w:val="0"/>
      <w:marRight w:val="0"/>
      <w:marTop w:val="0"/>
      <w:marBottom w:val="0"/>
      <w:divBdr>
        <w:top w:val="none" w:sz="0" w:space="0" w:color="auto"/>
        <w:left w:val="none" w:sz="0" w:space="0" w:color="auto"/>
        <w:bottom w:val="none" w:sz="0" w:space="0" w:color="auto"/>
        <w:right w:val="none" w:sz="0" w:space="0" w:color="auto"/>
      </w:divBdr>
    </w:div>
    <w:div w:id="1160199053">
      <w:bodyDiv w:val="1"/>
      <w:marLeft w:val="0"/>
      <w:marRight w:val="0"/>
      <w:marTop w:val="0"/>
      <w:marBottom w:val="0"/>
      <w:divBdr>
        <w:top w:val="none" w:sz="0" w:space="0" w:color="auto"/>
        <w:left w:val="none" w:sz="0" w:space="0" w:color="auto"/>
        <w:bottom w:val="none" w:sz="0" w:space="0" w:color="auto"/>
        <w:right w:val="none" w:sz="0" w:space="0" w:color="auto"/>
      </w:divBdr>
    </w:div>
    <w:div w:id="1160971701">
      <w:bodyDiv w:val="1"/>
      <w:marLeft w:val="0"/>
      <w:marRight w:val="0"/>
      <w:marTop w:val="0"/>
      <w:marBottom w:val="0"/>
      <w:divBdr>
        <w:top w:val="none" w:sz="0" w:space="0" w:color="auto"/>
        <w:left w:val="none" w:sz="0" w:space="0" w:color="auto"/>
        <w:bottom w:val="none" w:sz="0" w:space="0" w:color="auto"/>
        <w:right w:val="none" w:sz="0" w:space="0" w:color="auto"/>
      </w:divBdr>
    </w:div>
    <w:div w:id="1161310219">
      <w:bodyDiv w:val="1"/>
      <w:marLeft w:val="0"/>
      <w:marRight w:val="0"/>
      <w:marTop w:val="0"/>
      <w:marBottom w:val="0"/>
      <w:divBdr>
        <w:top w:val="none" w:sz="0" w:space="0" w:color="auto"/>
        <w:left w:val="none" w:sz="0" w:space="0" w:color="auto"/>
        <w:bottom w:val="none" w:sz="0" w:space="0" w:color="auto"/>
        <w:right w:val="none" w:sz="0" w:space="0" w:color="auto"/>
      </w:divBdr>
    </w:div>
    <w:div w:id="1162625253">
      <w:bodyDiv w:val="1"/>
      <w:marLeft w:val="0"/>
      <w:marRight w:val="0"/>
      <w:marTop w:val="0"/>
      <w:marBottom w:val="0"/>
      <w:divBdr>
        <w:top w:val="none" w:sz="0" w:space="0" w:color="auto"/>
        <w:left w:val="none" w:sz="0" w:space="0" w:color="auto"/>
        <w:bottom w:val="none" w:sz="0" w:space="0" w:color="auto"/>
        <w:right w:val="none" w:sz="0" w:space="0" w:color="auto"/>
      </w:divBdr>
    </w:div>
    <w:div w:id="1162886914">
      <w:bodyDiv w:val="1"/>
      <w:marLeft w:val="0"/>
      <w:marRight w:val="0"/>
      <w:marTop w:val="0"/>
      <w:marBottom w:val="0"/>
      <w:divBdr>
        <w:top w:val="none" w:sz="0" w:space="0" w:color="auto"/>
        <w:left w:val="none" w:sz="0" w:space="0" w:color="auto"/>
        <w:bottom w:val="none" w:sz="0" w:space="0" w:color="auto"/>
        <w:right w:val="none" w:sz="0" w:space="0" w:color="auto"/>
      </w:divBdr>
    </w:div>
    <w:div w:id="1162887006">
      <w:bodyDiv w:val="1"/>
      <w:marLeft w:val="0"/>
      <w:marRight w:val="0"/>
      <w:marTop w:val="0"/>
      <w:marBottom w:val="0"/>
      <w:divBdr>
        <w:top w:val="none" w:sz="0" w:space="0" w:color="auto"/>
        <w:left w:val="none" w:sz="0" w:space="0" w:color="auto"/>
        <w:bottom w:val="none" w:sz="0" w:space="0" w:color="auto"/>
        <w:right w:val="none" w:sz="0" w:space="0" w:color="auto"/>
      </w:divBdr>
    </w:div>
    <w:div w:id="1163008694">
      <w:bodyDiv w:val="1"/>
      <w:marLeft w:val="0"/>
      <w:marRight w:val="0"/>
      <w:marTop w:val="0"/>
      <w:marBottom w:val="0"/>
      <w:divBdr>
        <w:top w:val="none" w:sz="0" w:space="0" w:color="auto"/>
        <w:left w:val="none" w:sz="0" w:space="0" w:color="auto"/>
        <w:bottom w:val="none" w:sz="0" w:space="0" w:color="auto"/>
        <w:right w:val="none" w:sz="0" w:space="0" w:color="auto"/>
      </w:divBdr>
    </w:div>
    <w:div w:id="1163621309">
      <w:bodyDiv w:val="1"/>
      <w:marLeft w:val="0"/>
      <w:marRight w:val="0"/>
      <w:marTop w:val="0"/>
      <w:marBottom w:val="0"/>
      <w:divBdr>
        <w:top w:val="none" w:sz="0" w:space="0" w:color="auto"/>
        <w:left w:val="none" w:sz="0" w:space="0" w:color="auto"/>
        <w:bottom w:val="none" w:sz="0" w:space="0" w:color="auto"/>
        <w:right w:val="none" w:sz="0" w:space="0" w:color="auto"/>
      </w:divBdr>
    </w:div>
    <w:div w:id="1163738803">
      <w:bodyDiv w:val="1"/>
      <w:marLeft w:val="0"/>
      <w:marRight w:val="0"/>
      <w:marTop w:val="0"/>
      <w:marBottom w:val="0"/>
      <w:divBdr>
        <w:top w:val="none" w:sz="0" w:space="0" w:color="auto"/>
        <w:left w:val="none" w:sz="0" w:space="0" w:color="auto"/>
        <w:bottom w:val="none" w:sz="0" w:space="0" w:color="auto"/>
        <w:right w:val="none" w:sz="0" w:space="0" w:color="auto"/>
      </w:divBdr>
    </w:div>
    <w:div w:id="1163854801">
      <w:bodyDiv w:val="1"/>
      <w:marLeft w:val="0"/>
      <w:marRight w:val="0"/>
      <w:marTop w:val="0"/>
      <w:marBottom w:val="0"/>
      <w:divBdr>
        <w:top w:val="none" w:sz="0" w:space="0" w:color="auto"/>
        <w:left w:val="none" w:sz="0" w:space="0" w:color="auto"/>
        <w:bottom w:val="none" w:sz="0" w:space="0" w:color="auto"/>
        <w:right w:val="none" w:sz="0" w:space="0" w:color="auto"/>
      </w:divBdr>
    </w:div>
    <w:div w:id="1164468552">
      <w:bodyDiv w:val="1"/>
      <w:marLeft w:val="0"/>
      <w:marRight w:val="0"/>
      <w:marTop w:val="0"/>
      <w:marBottom w:val="0"/>
      <w:divBdr>
        <w:top w:val="none" w:sz="0" w:space="0" w:color="auto"/>
        <w:left w:val="none" w:sz="0" w:space="0" w:color="auto"/>
        <w:bottom w:val="none" w:sz="0" w:space="0" w:color="auto"/>
        <w:right w:val="none" w:sz="0" w:space="0" w:color="auto"/>
      </w:divBdr>
    </w:div>
    <w:div w:id="1164591953">
      <w:bodyDiv w:val="1"/>
      <w:marLeft w:val="0"/>
      <w:marRight w:val="0"/>
      <w:marTop w:val="0"/>
      <w:marBottom w:val="0"/>
      <w:divBdr>
        <w:top w:val="none" w:sz="0" w:space="0" w:color="auto"/>
        <w:left w:val="none" w:sz="0" w:space="0" w:color="auto"/>
        <w:bottom w:val="none" w:sz="0" w:space="0" w:color="auto"/>
        <w:right w:val="none" w:sz="0" w:space="0" w:color="auto"/>
      </w:divBdr>
    </w:div>
    <w:div w:id="1164735430">
      <w:bodyDiv w:val="1"/>
      <w:marLeft w:val="0"/>
      <w:marRight w:val="0"/>
      <w:marTop w:val="0"/>
      <w:marBottom w:val="0"/>
      <w:divBdr>
        <w:top w:val="none" w:sz="0" w:space="0" w:color="auto"/>
        <w:left w:val="none" w:sz="0" w:space="0" w:color="auto"/>
        <w:bottom w:val="none" w:sz="0" w:space="0" w:color="auto"/>
        <w:right w:val="none" w:sz="0" w:space="0" w:color="auto"/>
      </w:divBdr>
    </w:div>
    <w:div w:id="1164974394">
      <w:bodyDiv w:val="1"/>
      <w:marLeft w:val="0"/>
      <w:marRight w:val="0"/>
      <w:marTop w:val="0"/>
      <w:marBottom w:val="0"/>
      <w:divBdr>
        <w:top w:val="none" w:sz="0" w:space="0" w:color="auto"/>
        <w:left w:val="none" w:sz="0" w:space="0" w:color="auto"/>
        <w:bottom w:val="none" w:sz="0" w:space="0" w:color="auto"/>
        <w:right w:val="none" w:sz="0" w:space="0" w:color="auto"/>
      </w:divBdr>
    </w:div>
    <w:div w:id="1166240734">
      <w:bodyDiv w:val="1"/>
      <w:marLeft w:val="0"/>
      <w:marRight w:val="0"/>
      <w:marTop w:val="0"/>
      <w:marBottom w:val="0"/>
      <w:divBdr>
        <w:top w:val="none" w:sz="0" w:space="0" w:color="auto"/>
        <w:left w:val="none" w:sz="0" w:space="0" w:color="auto"/>
        <w:bottom w:val="none" w:sz="0" w:space="0" w:color="auto"/>
        <w:right w:val="none" w:sz="0" w:space="0" w:color="auto"/>
      </w:divBdr>
    </w:div>
    <w:div w:id="1167549409">
      <w:bodyDiv w:val="1"/>
      <w:marLeft w:val="0"/>
      <w:marRight w:val="0"/>
      <w:marTop w:val="0"/>
      <w:marBottom w:val="0"/>
      <w:divBdr>
        <w:top w:val="none" w:sz="0" w:space="0" w:color="auto"/>
        <w:left w:val="none" w:sz="0" w:space="0" w:color="auto"/>
        <w:bottom w:val="none" w:sz="0" w:space="0" w:color="auto"/>
        <w:right w:val="none" w:sz="0" w:space="0" w:color="auto"/>
      </w:divBdr>
    </w:div>
    <w:div w:id="1168014059">
      <w:bodyDiv w:val="1"/>
      <w:marLeft w:val="0"/>
      <w:marRight w:val="0"/>
      <w:marTop w:val="0"/>
      <w:marBottom w:val="0"/>
      <w:divBdr>
        <w:top w:val="none" w:sz="0" w:space="0" w:color="auto"/>
        <w:left w:val="none" w:sz="0" w:space="0" w:color="auto"/>
        <w:bottom w:val="none" w:sz="0" w:space="0" w:color="auto"/>
        <w:right w:val="none" w:sz="0" w:space="0" w:color="auto"/>
      </w:divBdr>
    </w:div>
    <w:div w:id="1169177497">
      <w:bodyDiv w:val="1"/>
      <w:marLeft w:val="0"/>
      <w:marRight w:val="0"/>
      <w:marTop w:val="0"/>
      <w:marBottom w:val="0"/>
      <w:divBdr>
        <w:top w:val="none" w:sz="0" w:space="0" w:color="auto"/>
        <w:left w:val="none" w:sz="0" w:space="0" w:color="auto"/>
        <w:bottom w:val="none" w:sz="0" w:space="0" w:color="auto"/>
        <w:right w:val="none" w:sz="0" w:space="0" w:color="auto"/>
      </w:divBdr>
    </w:div>
    <w:div w:id="1169369081">
      <w:bodyDiv w:val="1"/>
      <w:marLeft w:val="0"/>
      <w:marRight w:val="0"/>
      <w:marTop w:val="0"/>
      <w:marBottom w:val="0"/>
      <w:divBdr>
        <w:top w:val="none" w:sz="0" w:space="0" w:color="auto"/>
        <w:left w:val="none" w:sz="0" w:space="0" w:color="auto"/>
        <w:bottom w:val="none" w:sz="0" w:space="0" w:color="auto"/>
        <w:right w:val="none" w:sz="0" w:space="0" w:color="auto"/>
      </w:divBdr>
    </w:div>
    <w:div w:id="1169518562">
      <w:bodyDiv w:val="1"/>
      <w:marLeft w:val="0"/>
      <w:marRight w:val="0"/>
      <w:marTop w:val="0"/>
      <w:marBottom w:val="0"/>
      <w:divBdr>
        <w:top w:val="none" w:sz="0" w:space="0" w:color="auto"/>
        <w:left w:val="none" w:sz="0" w:space="0" w:color="auto"/>
        <w:bottom w:val="none" w:sz="0" w:space="0" w:color="auto"/>
        <w:right w:val="none" w:sz="0" w:space="0" w:color="auto"/>
      </w:divBdr>
    </w:div>
    <w:div w:id="1169712583">
      <w:bodyDiv w:val="1"/>
      <w:marLeft w:val="0"/>
      <w:marRight w:val="0"/>
      <w:marTop w:val="0"/>
      <w:marBottom w:val="0"/>
      <w:divBdr>
        <w:top w:val="none" w:sz="0" w:space="0" w:color="auto"/>
        <w:left w:val="none" w:sz="0" w:space="0" w:color="auto"/>
        <w:bottom w:val="none" w:sz="0" w:space="0" w:color="auto"/>
        <w:right w:val="none" w:sz="0" w:space="0" w:color="auto"/>
      </w:divBdr>
    </w:div>
    <w:div w:id="1169715451">
      <w:bodyDiv w:val="1"/>
      <w:marLeft w:val="0"/>
      <w:marRight w:val="0"/>
      <w:marTop w:val="0"/>
      <w:marBottom w:val="0"/>
      <w:divBdr>
        <w:top w:val="none" w:sz="0" w:space="0" w:color="auto"/>
        <w:left w:val="none" w:sz="0" w:space="0" w:color="auto"/>
        <w:bottom w:val="none" w:sz="0" w:space="0" w:color="auto"/>
        <w:right w:val="none" w:sz="0" w:space="0" w:color="auto"/>
      </w:divBdr>
    </w:div>
    <w:div w:id="1169755928">
      <w:bodyDiv w:val="1"/>
      <w:marLeft w:val="0"/>
      <w:marRight w:val="0"/>
      <w:marTop w:val="0"/>
      <w:marBottom w:val="0"/>
      <w:divBdr>
        <w:top w:val="none" w:sz="0" w:space="0" w:color="auto"/>
        <w:left w:val="none" w:sz="0" w:space="0" w:color="auto"/>
        <w:bottom w:val="none" w:sz="0" w:space="0" w:color="auto"/>
        <w:right w:val="none" w:sz="0" w:space="0" w:color="auto"/>
      </w:divBdr>
    </w:div>
    <w:div w:id="1170295311">
      <w:bodyDiv w:val="1"/>
      <w:marLeft w:val="0"/>
      <w:marRight w:val="0"/>
      <w:marTop w:val="0"/>
      <w:marBottom w:val="0"/>
      <w:divBdr>
        <w:top w:val="none" w:sz="0" w:space="0" w:color="auto"/>
        <w:left w:val="none" w:sz="0" w:space="0" w:color="auto"/>
        <w:bottom w:val="none" w:sz="0" w:space="0" w:color="auto"/>
        <w:right w:val="none" w:sz="0" w:space="0" w:color="auto"/>
      </w:divBdr>
    </w:div>
    <w:div w:id="1170559915">
      <w:bodyDiv w:val="1"/>
      <w:marLeft w:val="0"/>
      <w:marRight w:val="0"/>
      <w:marTop w:val="0"/>
      <w:marBottom w:val="0"/>
      <w:divBdr>
        <w:top w:val="none" w:sz="0" w:space="0" w:color="auto"/>
        <w:left w:val="none" w:sz="0" w:space="0" w:color="auto"/>
        <w:bottom w:val="none" w:sz="0" w:space="0" w:color="auto"/>
        <w:right w:val="none" w:sz="0" w:space="0" w:color="auto"/>
      </w:divBdr>
    </w:div>
    <w:div w:id="1170870607">
      <w:bodyDiv w:val="1"/>
      <w:marLeft w:val="0"/>
      <w:marRight w:val="0"/>
      <w:marTop w:val="0"/>
      <w:marBottom w:val="0"/>
      <w:divBdr>
        <w:top w:val="none" w:sz="0" w:space="0" w:color="auto"/>
        <w:left w:val="none" w:sz="0" w:space="0" w:color="auto"/>
        <w:bottom w:val="none" w:sz="0" w:space="0" w:color="auto"/>
        <w:right w:val="none" w:sz="0" w:space="0" w:color="auto"/>
      </w:divBdr>
    </w:div>
    <w:div w:id="1171070553">
      <w:bodyDiv w:val="1"/>
      <w:marLeft w:val="0"/>
      <w:marRight w:val="0"/>
      <w:marTop w:val="0"/>
      <w:marBottom w:val="0"/>
      <w:divBdr>
        <w:top w:val="none" w:sz="0" w:space="0" w:color="auto"/>
        <w:left w:val="none" w:sz="0" w:space="0" w:color="auto"/>
        <w:bottom w:val="none" w:sz="0" w:space="0" w:color="auto"/>
        <w:right w:val="none" w:sz="0" w:space="0" w:color="auto"/>
      </w:divBdr>
    </w:div>
    <w:div w:id="1171406354">
      <w:bodyDiv w:val="1"/>
      <w:marLeft w:val="0"/>
      <w:marRight w:val="0"/>
      <w:marTop w:val="0"/>
      <w:marBottom w:val="0"/>
      <w:divBdr>
        <w:top w:val="none" w:sz="0" w:space="0" w:color="auto"/>
        <w:left w:val="none" w:sz="0" w:space="0" w:color="auto"/>
        <w:bottom w:val="none" w:sz="0" w:space="0" w:color="auto"/>
        <w:right w:val="none" w:sz="0" w:space="0" w:color="auto"/>
      </w:divBdr>
    </w:div>
    <w:div w:id="1171874421">
      <w:bodyDiv w:val="1"/>
      <w:marLeft w:val="0"/>
      <w:marRight w:val="0"/>
      <w:marTop w:val="0"/>
      <w:marBottom w:val="0"/>
      <w:divBdr>
        <w:top w:val="none" w:sz="0" w:space="0" w:color="auto"/>
        <w:left w:val="none" w:sz="0" w:space="0" w:color="auto"/>
        <w:bottom w:val="none" w:sz="0" w:space="0" w:color="auto"/>
        <w:right w:val="none" w:sz="0" w:space="0" w:color="auto"/>
      </w:divBdr>
    </w:div>
    <w:div w:id="1171876128">
      <w:bodyDiv w:val="1"/>
      <w:marLeft w:val="0"/>
      <w:marRight w:val="0"/>
      <w:marTop w:val="0"/>
      <w:marBottom w:val="0"/>
      <w:divBdr>
        <w:top w:val="none" w:sz="0" w:space="0" w:color="auto"/>
        <w:left w:val="none" w:sz="0" w:space="0" w:color="auto"/>
        <w:bottom w:val="none" w:sz="0" w:space="0" w:color="auto"/>
        <w:right w:val="none" w:sz="0" w:space="0" w:color="auto"/>
      </w:divBdr>
    </w:div>
    <w:div w:id="1173225835">
      <w:bodyDiv w:val="1"/>
      <w:marLeft w:val="0"/>
      <w:marRight w:val="0"/>
      <w:marTop w:val="0"/>
      <w:marBottom w:val="0"/>
      <w:divBdr>
        <w:top w:val="none" w:sz="0" w:space="0" w:color="auto"/>
        <w:left w:val="none" w:sz="0" w:space="0" w:color="auto"/>
        <w:bottom w:val="none" w:sz="0" w:space="0" w:color="auto"/>
        <w:right w:val="none" w:sz="0" w:space="0" w:color="auto"/>
      </w:divBdr>
    </w:div>
    <w:div w:id="1173254730">
      <w:bodyDiv w:val="1"/>
      <w:marLeft w:val="0"/>
      <w:marRight w:val="0"/>
      <w:marTop w:val="0"/>
      <w:marBottom w:val="0"/>
      <w:divBdr>
        <w:top w:val="none" w:sz="0" w:space="0" w:color="auto"/>
        <w:left w:val="none" w:sz="0" w:space="0" w:color="auto"/>
        <w:bottom w:val="none" w:sz="0" w:space="0" w:color="auto"/>
        <w:right w:val="none" w:sz="0" w:space="0" w:color="auto"/>
      </w:divBdr>
    </w:div>
    <w:div w:id="1173570796">
      <w:bodyDiv w:val="1"/>
      <w:marLeft w:val="0"/>
      <w:marRight w:val="0"/>
      <w:marTop w:val="0"/>
      <w:marBottom w:val="0"/>
      <w:divBdr>
        <w:top w:val="none" w:sz="0" w:space="0" w:color="auto"/>
        <w:left w:val="none" w:sz="0" w:space="0" w:color="auto"/>
        <w:bottom w:val="none" w:sz="0" w:space="0" w:color="auto"/>
        <w:right w:val="none" w:sz="0" w:space="0" w:color="auto"/>
      </w:divBdr>
    </w:div>
    <w:div w:id="1174344982">
      <w:bodyDiv w:val="1"/>
      <w:marLeft w:val="0"/>
      <w:marRight w:val="0"/>
      <w:marTop w:val="0"/>
      <w:marBottom w:val="0"/>
      <w:divBdr>
        <w:top w:val="none" w:sz="0" w:space="0" w:color="auto"/>
        <w:left w:val="none" w:sz="0" w:space="0" w:color="auto"/>
        <w:bottom w:val="none" w:sz="0" w:space="0" w:color="auto"/>
        <w:right w:val="none" w:sz="0" w:space="0" w:color="auto"/>
      </w:divBdr>
    </w:div>
    <w:div w:id="1175345671">
      <w:bodyDiv w:val="1"/>
      <w:marLeft w:val="0"/>
      <w:marRight w:val="0"/>
      <w:marTop w:val="0"/>
      <w:marBottom w:val="0"/>
      <w:divBdr>
        <w:top w:val="none" w:sz="0" w:space="0" w:color="auto"/>
        <w:left w:val="none" w:sz="0" w:space="0" w:color="auto"/>
        <w:bottom w:val="none" w:sz="0" w:space="0" w:color="auto"/>
        <w:right w:val="none" w:sz="0" w:space="0" w:color="auto"/>
      </w:divBdr>
    </w:div>
    <w:div w:id="1175848511">
      <w:bodyDiv w:val="1"/>
      <w:marLeft w:val="0"/>
      <w:marRight w:val="0"/>
      <w:marTop w:val="0"/>
      <w:marBottom w:val="0"/>
      <w:divBdr>
        <w:top w:val="none" w:sz="0" w:space="0" w:color="auto"/>
        <w:left w:val="none" w:sz="0" w:space="0" w:color="auto"/>
        <w:bottom w:val="none" w:sz="0" w:space="0" w:color="auto"/>
        <w:right w:val="none" w:sz="0" w:space="0" w:color="auto"/>
      </w:divBdr>
    </w:div>
    <w:div w:id="1175850357">
      <w:bodyDiv w:val="1"/>
      <w:marLeft w:val="0"/>
      <w:marRight w:val="0"/>
      <w:marTop w:val="0"/>
      <w:marBottom w:val="0"/>
      <w:divBdr>
        <w:top w:val="none" w:sz="0" w:space="0" w:color="auto"/>
        <w:left w:val="none" w:sz="0" w:space="0" w:color="auto"/>
        <w:bottom w:val="none" w:sz="0" w:space="0" w:color="auto"/>
        <w:right w:val="none" w:sz="0" w:space="0" w:color="auto"/>
      </w:divBdr>
    </w:div>
    <w:div w:id="1175994385">
      <w:bodyDiv w:val="1"/>
      <w:marLeft w:val="0"/>
      <w:marRight w:val="0"/>
      <w:marTop w:val="0"/>
      <w:marBottom w:val="0"/>
      <w:divBdr>
        <w:top w:val="none" w:sz="0" w:space="0" w:color="auto"/>
        <w:left w:val="none" w:sz="0" w:space="0" w:color="auto"/>
        <w:bottom w:val="none" w:sz="0" w:space="0" w:color="auto"/>
        <w:right w:val="none" w:sz="0" w:space="0" w:color="auto"/>
      </w:divBdr>
    </w:div>
    <w:div w:id="1175996434">
      <w:bodyDiv w:val="1"/>
      <w:marLeft w:val="0"/>
      <w:marRight w:val="0"/>
      <w:marTop w:val="0"/>
      <w:marBottom w:val="0"/>
      <w:divBdr>
        <w:top w:val="none" w:sz="0" w:space="0" w:color="auto"/>
        <w:left w:val="none" w:sz="0" w:space="0" w:color="auto"/>
        <w:bottom w:val="none" w:sz="0" w:space="0" w:color="auto"/>
        <w:right w:val="none" w:sz="0" w:space="0" w:color="auto"/>
      </w:divBdr>
    </w:div>
    <w:div w:id="1176192049">
      <w:bodyDiv w:val="1"/>
      <w:marLeft w:val="0"/>
      <w:marRight w:val="0"/>
      <w:marTop w:val="0"/>
      <w:marBottom w:val="0"/>
      <w:divBdr>
        <w:top w:val="none" w:sz="0" w:space="0" w:color="auto"/>
        <w:left w:val="none" w:sz="0" w:space="0" w:color="auto"/>
        <w:bottom w:val="none" w:sz="0" w:space="0" w:color="auto"/>
        <w:right w:val="none" w:sz="0" w:space="0" w:color="auto"/>
      </w:divBdr>
      <w:divsChild>
        <w:div w:id="1735617064">
          <w:marLeft w:val="0"/>
          <w:marRight w:val="0"/>
          <w:marTop w:val="0"/>
          <w:marBottom w:val="0"/>
          <w:divBdr>
            <w:top w:val="none" w:sz="0" w:space="0" w:color="auto"/>
            <w:left w:val="none" w:sz="0" w:space="0" w:color="auto"/>
            <w:bottom w:val="none" w:sz="0" w:space="0" w:color="auto"/>
            <w:right w:val="none" w:sz="0" w:space="0" w:color="auto"/>
          </w:divBdr>
          <w:divsChild>
            <w:div w:id="1898855928">
              <w:marLeft w:val="0"/>
              <w:marRight w:val="0"/>
              <w:marTop w:val="0"/>
              <w:marBottom w:val="0"/>
              <w:divBdr>
                <w:top w:val="none" w:sz="0" w:space="0" w:color="auto"/>
                <w:left w:val="none" w:sz="0" w:space="0" w:color="auto"/>
                <w:bottom w:val="none" w:sz="0" w:space="0" w:color="auto"/>
                <w:right w:val="none" w:sz="0" w:space="0" w:color="auto"/>
              </w:divBdr>
            </w:div>
          </w:divsChild>
        </w:div>
        <w:div w:id="1901478179">
          <w:marLeft w:val="0"/>
          <w:marRight w:val="0"/>
          <w:marTop w:val="0"/>
          <w:marBottom w:val="0"/>
          <w:divBdr>
            <w:top w:val="none" w:sz="0" w:space="0" w:color="auto"/>
            <w:left w:val="none" w:sz="0" w:space="0" w:color="auto"/>
            <w:bottom w:val="none" w:sz="0" w:space="0" w:color="auto"/>
            <w:right w:val="none" w:sz="0" w:space="0" w:color="auto"/>
          </w:divBdr>
          <w:divsChild>
            <w:div w:id="56210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7523">
      <w:bodyDiv w:val="1"/>
      <w:marLeft w:val="0"/>
      <w:marRight w:val="0"/>
      <w:marTop w:val="0"/>
      <w:marBottom w:val="0"/>
      <w:divBdr>
        <w:top w:val="none" w:sz="0" w:space="0" w:color="auto"/>
        <w:left w:val="none" w:sz="0" w:space="0" w:color="auto"/>
        <w:bottom w:val="none" w:sz="0" w:space="0" w:color="auto"/>
        <w:right w:val="none" w:sz="0" w:space="0" w:color="auto"/>
      </w:divBdr>
    </w:div>
    <w:div w:id="1176993590">
      <w:bodyDiv w:val="1"/>
      <w:marLeft w:val="0"/>
      <w:marRight w:val="0"/>
      <w:marTop w:val="0"/>
      <w:marBottom w:val="0"/>
      <w:divBdr>
        <w:top w:val="none" w:sz="0" w:space="0" w:color="auto"/>
        <w:left w:val="none" w:sz="0" w:space="0" w:color="auto"/>
        <w:bottom w:val="none" w:sz="0" w:space="0" w:color="auto"/>
        <w:right w:val="none" w:sz="0" w:space="0" w:color="auto"/>
      </w:divBdr>
    </w:div>
    <w:div w:id="1177039219">
      <w:bodyDiv w:val="1"/>
      <w:marLeft w:val="0"/>
      <w:marRight w:val="0"/>
      <w:marTop w:val="0"/>
      <w:marBottom w:val="0"/>
      <w:divBdr>
        <w:top w:val="none" w:sz="0" w:space="0" w:color="auto"/>
        <w:left w:val="none" w:sz="0" w:space="0" w:color="auto"/>
        <w:bottom w:val="none" w:sz="0" w:space="0" w:color="auto"/>
        <w:right w:val="none" w:sz="0" w:space="0" w:color="auto"/>
      </w:divBdr>
    </w:div>
    <w:div w:id="1177308742">
      <w:bodyDiv w:val="1"/>
      <w:marLeft w:val="0"/>
      <w:marRight w:val="0"/>
      <w:marTop w:val="0"/>
      <w:marBottom w:val="0"/>
      <w:divBdr>
        <w:top w:val="none" w:sz="0" w:space="0" w:color="auto"/>
        <w:left w:val="none" w:sz="0" w:space="0" w:color="auto"/>
        <w:bottom w:val="none" w:sz="0" w:space="0" w:color="auto"/>
        <w:right w:val="none" w:sz="0" w:space="0" w:color="auto"/>
      </w:divBdr>
    </w:div>
    <w:div w:id="1177377907">
      <w:bodyDiv w:val="1"/>
      <w:marLeft w:val="0"/>
      <w:marRight w:val="0"/>
      <w:marTop w:val="0"/>
      <w:marBottom w:val="0"/>
      <w:divBdr>
        <w:top w:val="none" w:sz="0" w:space="0" w:color="auto"/>
        <w:left w:val="none" w:sz="0" w:space="0" w:color="auto"/>
        <w:bottom w:val="none" w:sz="0" w:space="0" w:color="auto"/>
        <w:right w:val="none" w:sz="0" w:space="0" w:color="auto"/>
      </w:divBdr>
    </w:div>
    <w:div w:id="1177772026">
      <w:bodyDiv w:val="1"/>
      <w:marLeft w:val="0"/>
      <w:marRight w:val="0"/>
      <w:marTop w:val="0"/>
      <w:marBottom w:val="0"/>
      <w:divBdr>
        <w:top w:val="none" w:sz="0" w:space="0" w:color="auto"/>
        <w:left w:val="none" w:sz="0" w:space="0" w:color="auto"/>
        <w:bottom w:val="none" w:sz="0" w:space="0" w:color="auto"/>
        <w:right w:val="none" w:sz="0" w:space="0" w:color="auto"/>
      </w:divBdr>
    </w:div>
    <w:div w:id="1178426894">
      <w:bodyDiv w:val="1"/>
      <w:marLeft w:val="0"/>
      <w:marRight w:val="0"/>
      <w:marTop w:val="0"/>
      <w:marBottom w:val="0"/>
      <w:divBdr>
        <w:top w:val="none" w:sz="0" w:space="0" w:color="auto"/>
        <w:left w:val="none" w:sz="0" w:space="0" w:color="auto"/>
        <w:bottom w:val="none" w:sz="0" w:space="0" w:color="auto"/>
        <w:right w:val="none" w:sz="0" w:space="0" w:color="auto"/>
      </w:divBdr>
    </w:div>
    <w:div w:id="1178695828">
      <w:bodyDiv w:val="1"/>
      <w:marLeft w:val="0"/>
      <w:marRight w:val="0"/>
      <w:marTop w:val="0"/>
      <w:marBottom w:val="0"/>
      <w:divBdr>
        <w:top w:val="none" w:sz="0" w:space="0" w:color="auto"/>
        <w:left w:val="none" w:sz="0" w:space="0" w:color="auto"/>
        <w:bottom w:val="none" w:sz="0" w:space="0" w:color="auto"/>
        <w:right w:val="none" w:sz="0" w:space="0" w:color="auto"/>
      </w:divBdr>
    </w:div>
    <w:div w:id="1179079932">
      <w:bodyDiv w:val="1"/>
      <w:marLeft w:val="0"/>
      <w:marRight w:val="0"/>
      <w:marTop w:val="0"/>
      <w:marBottom w:val="0"/>
      <w:divBdr>
        <w:top w:val="none" w:sz="0" w:space="0" w:color="auto"/>
        <w:left w:val="none" w:sz="0" w:space="0" w:color="auto"/>
        <w:bottom w:val="none" w:sz="0" w:space="0" w:color="auto"/>
        <w:right w:val="none" w:sz="0" w:space="0" w:color="auto"/>
      </w:divBdr>
    </w:div>
    <w:div w:id="1179201556">
      <w:bodyDiv w:val="1"/>
      <w:marLeft w:val="0"/>
      <w:marRight w:val="0"/>
      <w:marTop w:val="0"/>
      <w:marBottom w:val="0"/>
      <w:divBdr>
        <w:top w:val="none" w:sz="0" w:space="0" w:color="auto"/>
        <w:left w:val="none" w:sz="0" w:space="0" w:color="auto"/>
        <w:bottom w:val="none" w:sz="0" w:space="0" w:color="auto"/>
        <w:right w:val="none" w:sz="0" w:space="0" w:color="auto"/>
      </w:divBdr>
    </w:div>
    <w:div w:id="1179270017">
      <w:bodyDiv w:val="1"/>
      <w:marLeft w:val="0"/>
      <w:marRight w:val="0"/>
      <w:marTop w:val="0"/>
      <w:marBottom w:val="0"/>
      <w:divBdr>
        <w:top w:val="none" w:sz="0" w:space="0" w:color="auto"/>
        <w:left w:val="none" w:sz="0" w:space="0" w:color="auto"/>
        <w:bottom w:val="none" w:sz="0" w:space="0" w:color="auto"/>
        <w:right w:val="none" w:sz="0" w:space="0" w:color="auto"/>
      </w:divBdr>
    </w:div>
    <w:div w:id="1179659807">
      <w:bodyDiv w:val="1"/>
      <w:marLeft w:val="0"/>
      <w:marRight w:val="0"/>
      <w:marTop w:val="0"/>
      <w:marBottom w:val="0"/>
      <w:divBdr>
        <w:top w:val="none" w:sz="0" w:space="0" w:color="auto"/>
        <w:left w:val="none" w:sz="0" w:space="0" w:color="auto"/>
        <w:bottom w:val="none" w:sz="0" w:space="0" w:color="auto"/>
        <w:right w:val="none" w:sz="0" w:space="0" w:color="auto"/>
      </w:divBdr>
    </w:div>
    <w:div w:id="1179999329">
      <w:bodyDiv w:val="1"/>
      <w:marLeft w:val="0"/>
      <w:marRight w:val="0"/>
      <w:marTop w:val="0"/>
      <w:marBottom w:val="0"/>
      <w:divBdr>
        <w:top w:val="none" w:sz="0" w:space="0" w:color="auto"/>
        <w:left w:val="none" w:sz="0" w:space="0" w:color="auto"/>
        <w:bottom w:val="none" w:sz="0" w:space="0" w:color="auto"/>
        <w:right w:val="none" w:sz="0" w:space="0" w:color="auto"/>
      </w:divBdr>
    </w:div>
    <w:div w:id="1181237538">
      <w:bodyDiv w:val="1"/>
      <w:marLeft w:val="0"/>
      <w:marRight w:val="0"/>
      <w:marTop w:val="0"/>
      <w:marBottom w:val="0"/>
      <w:divBdr>
        <w:top w:val="none" w:sz="0" w:space="0" w:color="auto"/>
        <w:left w:val="none" w:sz="0" w:space="0" w:color="auto"/>
        <w:bottom w:val="none" w:sz="0" w:space="0" w:color="auto"/>
        <w:right w:val="none" w:sz="0" w:space="0" w:color="auto"/>
      </w:divBdr>
    </w:div>
    <w:div w:id="1181431092">
      <w:bodyDiv w:val="1"/>
      <w:marLeft w:val="0"/>
      <w:marRight w:val="0"/>
      <w:marTop w:val="0"/>
      <w:marBottom w:val="0"/>
      <w:divBdr>
        <w:top w:val="none" w:sz="0" w:space="0" w:color="auto"/>
        <w:left w:val="none" w:sz="0" w:space="0" w:color="auto"/>
        <w:bottom w:val="none" w:sz="0" w:space="0" w:color="auto"/>
        <w:right w:val="none" w:sz="0" w:space="0" w:color="auto"/>
      </w:divBdr>
    </w:div>
    <w:div w:id="1181509898">
      <w:bodyDiv w:val="1"/>
      <w:marLeft w:val="0"/>
      <w:marRight w:val="0"/>
      <w:marTop w:val="0"/>
      <w:marBottom w:val="0"/>
      <w:divBdr>
        <w:top w:val="none" w:sz="0" w:space="0" w:color="auto"/>
        <w:left w:val="none" w:sz="0" w:space="0" w:color="auto"/>
        <w:bottom w:val="none" w:sz="0" w:space="0" w:color="auto"/>
        <w:right w:val="none" w:sz="0" w:space="0" w:color="auto"/>
      </w:divBdr>
    </w:div>
    <w:div w:id="1181704068">
      <w:bodyDiv w:val="1"/>
      <w:marLeft w:val="0"/>
      <w:marRight w:val="0"/>
      <w:marTop w:val="0"/>
      <w:marBottom w:val="0"/>
      <w:divBdr>
        <w:top w:val="none" w:sz="0" w:space="0" w:color="auto"/>
        <w:left w:val="none" w:sz="0" w:space="0" w:color="auto"/>
        <w:bottom w:val="none" w:sz="0" w:space="0" w:color="auto"/>
        <w:right w:val="none" w:sz="0" w:space="0" w:color="auto"/>
      </w:divBdr>
    </w:div>
    <w:div w:id="1181705860">
      <w:bodyDiv w:val="1"/>
      <w:marLeft w:val="0"/>
      <w:marRight w:val="0"/>
      <w:marTop w:val="0"/>
      <w:marBottom w:val="0"/>
      <w:divBdr>
        <w:top w:val="none" w:sz="0" w:space="0" w:color="auto"/>
        <w:left w:val="none" w:sz="0" w:space="0" w:color="auto"/>
        <w:bottom w:val="none" w:sz="0" w:space="0" w:color="auto"/>
        <w:right w:val="none" w:sz="0" w:space="0" w:color="auto"/>
      </w:divBdr>
    </w:div>
    <w:div w:id="1181894673">
      <w:bodyDiv w:val="1"/>
      <w:marLeft w:val="0"/>
      <w:marRight w:val="0"/>
      <w:marTop w:val="0"/>
      <w:marBottom w:val="0"/>
      <w:divBdr>
        <w:top w:val="none" w:sz="0" w:space="0" w:color="auto"/>
        <w:left w:val="none" w:sz="0" w:space="0" w:color="auto"/>
        <w:bottom w:val="none" w:sz="0" w:space="0" w:color="auto"/>
        <w:right w:val="none" w:sz="0" w:space="0" w:color="auto"/>
      </w:divBdr>
    </w:div>
    <w:div w:id="1183321733">
      <w:bodyDiv w:val="1"/>
      <w:marLeft w:val="0"/>
      <w:marRight w:val="0"/>
      <w:marTop w:val="0"/>
      <w:marBottom w:val="0"/>
      <w:divBdr>
        <w:top w:val="none" w:sz="0" w:space="0" w:color="auto"/>
        <w:left w:val="none" w:sz="0" w:space="0" w:color="auto"/>
        <w:bottom w:val="none" w:sz="0" w:space="0" w:color="auto"/>
        <w:right w:val="none" w:sz="0" w:space="0" w:color="auto"/>
      </w:divBdr>
    </w:div>
    <w:div w:id="1183935934">
      <w:bodyDiv w:val="1"/>
      <w:marLeft w:val="0"/>
      <w:marRight w:val="0"/>
      <w:marTop w:val="0"/>
      <w:marBottom w:val="0"/>
      <w:divBdr>
        <w:top w:val="none" w:sz="0" w:space="0" w:color="auto"/>
        <w:left w:val="none" w:sz="0" w:space="0" w:color="auto"/>
        <w:bottom w:val="none" w:sz="0" w:space="0" w:color="auto"/>
        <w:right w:val="none" w:sz="0" w:space="0" w:color="auto"/>
      </w:divBdr>
      <w:divsChild>
        <w:div w:id="992870940">
          <w:marLeft w:val="0"/>
          <w:marRight w:val="0"/>
          <w:marTop w:val="0"/>
          <w:marBottom w:val="0"/>
          <w:divBdr>
            <w:top w:val="none" w:sz="0" w:space="0" w:color="auto"/>
            <w:left w:val="none" w:sz="0" w:space="0" w:color="auto"/>
            <w:bottom w:val="none" w:sz="0" w:space="0" w:color="auto"/>
            <w:right w:val="none" w:sz="0" w:space="0" w:color="auto"/>
          </w:divBdr>
          <w:divsChild>
            <w:div w:id="745608855">
              <w:marLeft w:val="0"/>
              <w:marRight w:val="0"/>
              <w:marTop w:val="0"/>
              <w:marBottom w:val="0"/>
              <w:divBdr>
                <w:top w:val="none" w:sz="0" w:space="0" w:color="auto"/>
                <w:left w:val="none" w:sz="0" w:space="0" w:color="auto"/>
                <w:bottom w:val="none" w:sz="0" w:space="0" w:color="auto"/>
                <w:right w:val="none" w:sz="0" w:space="0" w:color="auto"/>
              </w:divBdr>
            </w:div>
          </w:divsChild>
        </w:div>
        <w:div w:id="1354841276">
          <w:marLeft w:val="0"/>
          <w:marRight w:val="0"/>
          <w:marTop w:val="0"/>
          <w:marBottom w:val="0"/>
          <w:divBdr>
            <w:top w:val="none" w:sz="0" w:space="0" w:color="auto"/>
            <w:left w:val="none" w:sz="0" w:space="0" w:color="auto"/>
            <w:bottom w:val="none" w:sz="0" w:space="0" w:color="auto"/>
            <w:right w:val="none" w:sz="0" w:space="0" w:color="auto"/>
          </w:divBdr>
          <w:divsChild>
            <w:div w:id="1990553977">
              <w:marLeft w:val="0"/>
              <w:marRight w:val="0"/>
              <w:marTop w:val="0"/>
              <w:marBottom w:val="0"/>
              <w:divBdr>
                <w:top w:val="none" w:sz="0" w:space="0" w:color="auto"/>
                <w:left w:val="none" w:sz="0" w:space="0" w:color="auto"/>
                <w:bottom w:val="none" w:sz="0" w:space="0" w:color="auto"/>
                <w:right w:val="none" w:sz="0" w:space="0" w:color="auto"/>
              </w:divBdr>
            </w:div>
          </w:divsChild>
        </w:div>
        <w:div w:id="1486121947">
          <w:marLeft w:val="0"/>
          <w:marRight w:val="0"/>
          <w:marTop w:val="0"/>
          <w:marBottom w:val="0"/>
          <w:divBdr>
            <w:top w:val="none" w:sz="0" w:space="0" w:color="auto"/>
            <w:left w:val="none" w:sz="0" w:space="0" w:color="auto"/>
            <w:bottom w:val="none" w:sz="0" w:space="0" w:color="auto"/>
            <w:right w:val="none" w:sz="0" w:space="0" w:color="auto"/>
          </w:divBdr>
          <w:divsChild>
            <w:div w:id="383063027">
              <w:marLeft w:val="0"/>
              <w:marRight w:val="0"/>
              <w:marTop w:val="0"/>
              <w:marBottom w:val="0"/>
              <w:divBdr>
                <w:top w:val="none" w:sz="0" w:space="0" w:color="auto"/>
                <w:left w:val="none" w:sz="0" w:space="0" w:color="auto"/>
                <w:bottom w:val="none" w:sz="0" w:space="0" w:color="auto"/>
                <w:right w:val="none" w:sz="0" w:space="0" w:color="auto"/>
              </w:divBdr>
            </w:div>
          </w:divsChild>
        </w:div>
        <w:div w:id="1507593906">
          <w:marLeft w:val="0"/>
          <w:marRight w:val="0"/>
          <w:marTop w:val="0"/>
          <w:marBottom w:val="0"/>
          <w:divBdr>
            <w:top w:val="none" w:sz="0" w:space="0" w:color="auto"/>
            <w:left w:val="none" w:sz="0" w:space="0" w:color="auto"/>
            <w:bottom w:val="none" w:sz="0" w:space="0" w:color="auto"/>
            <w:right w:val="none" w:sz="0" w:space="0" w:color="auto"/>
          </w:divBdr>
          <w:divsChild>
            <w:div w:id="85810371">
              <w:marLeft w:val="0"/>
              <w:marRight w:val="0"/>
              <w:marTop w:val="0"/>
              <w:marBottom w:val="0"/>
              <w:divBdr>
                <w:top w:val="none" w:sz="0" w:space="0" w:color="auto"/>
                <w:left w:val="none" w:sz="0" w:space="0" w:color="auto"/>
                <w:bottom w:val="none" w:sz="0" w:space="0" w:color="auto"/>
                <w:right w:val="none" w:sz="0" w:space="0" w:color="auto"/>
              </w:divBdr>
            </w:div>
          </w:divsChild>
        </w:div>
        <w:div w:id="1650668968">
          <w:marLeft w:val="0"/>
          <w:marRight w:val="0"/>
          <w:marTop w:val="0"/>
          <w:marBottom w:val="0"/>
          <w:divBdr>
            <w:top w:val="none" w:sz="0" w:space="0" w:color="auto"/>
            <w:left w:val="none" w:sz="0" w:space="0" w:color="auto"/>
            <w:bottom w:val="none" w:sz="0" w:space="0" w:color="auto"/>
            <w:right w:val="none" w:sz="0" w:space="0" w:color="auto"/>
          </w:divBdr>
          <w:divsChild>
            <w:div w:id="1462075267">
              <w:marLeft w:val="0"/>
              <w:marRight w:val="0"/>
              <w:marTop w:val="0"/>
              <w:marBottom w:val="0"/>
              <w:divBdr>
                <w:top w:val="none" w:sz="0" w:space="0" w:color="auto"/>
                <w:left w:val="none" w:sz="0" w:space="0" w:color="auto"/>
                <w:bottom w:val="none" w:sz="0" w:space="0" w:color="auto"/>
                <w:right w:val="none" w:sz="0" w:space="0" w:color="auto"/>
              </w:divBdr>
            </w:div>
          </w:divsChild>
        </w:div>
        <w:div w:id="2094278586">
          <w:marLeft w:val="0"/>
          <w:marRight w:val="0"/>
          <w:marTop w:val="0"/>
          <w:marBottom w:val="0"/>
          <w:divBdr>
            <w:top w:val="none" w:sz="0" w:space="0" w:color="auto"/>
            <w:left w:val="none" w:sz="0" w:space="0" w:color="auto"/>
            <w:bottom w:val="none" w:sz="0" w:space="0" w:color="auto"/>
            <w:right w:val="none" w:sz="0" w:space="0" w:color="auto"/>
          </w:divBdr>
          <w:divsChild>
            <w:div w:id="122587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81959">
      <w:bodyDiv w:val="1"/>
      <w:marLeft w:val="0"/>
      <w:marRight w:val="0"/>
      <w:marTop w:val="0"/>
      <w:marBottom w:val="0"/>
      <w:divBdr>
        <w:top w:val="none" w:sz="0" w:space="0" w:color="auto"/>
        <w:left w:val="none" w:sz="0" w:space="0" w:color="auto"/>
        <w:bottom w:val="none" w:sz="0" w:space="0" w:color="auto"/>
        <w:right w:val="none" w:sz="0" w:space="0" w:color="auto"/>
      </w:divBdr>
    </w:div>
    <w:div w:id="1184395207">
      <w:bodyDiv w:val="1"/>
      <w:marLeft w:val="0"/>
      <w:marRight w:val="0"/>
      <w:marTop w:val="0"/>
      <w:marBottom w:val="0"/>
      <w:divBdr>
        <w:top w:val="none" w:sz="0" w:space="0" w:color="auto"/>
        <w:left w:val="none" w:sz="0" w:space="0" w:color="auto"/>
        <w:bottom w:val="none" w:sz="0" w:space="0" w:color="auto"/>
        <w:right w:val="none" w:sz="0" w:space="0" w:color="auto"/>
      </w:divBdr>
    </w:div>
    <w:div w:id="1184629437">
      <w:bodyDiv w:val="1"/>
      <w:marLeft w:val="0"/>
      <w:marRight w:val="0"/>
      <w:marTop w:val="0"/>
      <w:marBottom w:val="0"/>
      <w:divBdr>
        <w:top w:val="none" w:sz="0" w:space="0" w:color="auto"/>
        <w:left w:val="none" w:sz="0" w:space="0" w:color="auto"/>
        <w:bottom w:val="none" w:sz="0" w:space="0" w:color="auto"/>
        <w:right w:val="none" w:sz="0" w:space="0" w:color="auto"/>
      </w:divBdr>
    </w:div>
    <w:div w:id="1186168303">
      <w:bodyDiv w:val="1"/>
      <w:marLeft w:val="0"/>
      <w:marRight w:val="0"/>
      <w:marTop w:val="0"/>
      <w:marBottom w:val="0"/>
      <w:divBdr>
        <w:top w:val="none" w:sz="0" w:space="0" w:color="auto"/>
        <w:left w:val="none" w:sz="0" w:space="0" w:color="auto"/>
        <w:bottom w:val="none" w:sz="0" w:space="0" w:color="auto"/>
        <w:right w:val="none" w:sz="0" w:space="0" w:color="auto"/>
      </w:divBdr>
    </w:div>
    <w:div w:id="1186867445">
      <w:bodyDiv w:val="1"/>
      <w:marLeft w:val="0"/>
      <w:marRight w:val="0"/>
      <w:marTop w:val="0"/>
      <w:marBottom w:val="0"/>
      <w:divBdr>
        <w:top w:val="none" w:sz="0" w:space="0" w:color="auto"/>
        <w:left w:val="none" w:sz="0" w:space="0" w:color="auto"/>
        <w:bottom w:val="none" w:sz="0" w:space="0" w:color="auto"/>
        <w:right w:val="none" w:sz="0" w:space="0" w:color="auto"/>
      </w:divBdr>
    </w:div>
    <w:div w:id="1187065706">
      <w:bodyDiv w:val="1"/>
      <w:marLeft w:val="0"/>
      <w:marRight w:val="0"/>
      <w:marTop w:val="0"/>
      <w:marBottom w:val="0"/>
      <w:divBdr>
        <w:top w:val="none" w:sz="0" w:space="0" w:color="auto"/>
        <w:left w:val="none" w:sz="0" w:space="0" w:color="auto"/>
        <w:bottom w:val="none" w:sz="0" w:space="0" w:color="auto"/>
        <w:right w:val="none" w:sz="0" w:space="0" w:color="auto"/>
      </w:divBdr>
    </w:div>
    <w:div w:id="1187452452">
      <w:bodyDiv w:val="1"/>
      <w:marLeft w:val="0"/>
      <w:marRight w:val="0"/>
      <w:marTop w:val="0"/>
      <w:marBottom w:val="0"/>
      <w:divBdr>
        <w:top w:val="none" w:sz="0" w:space="0" w:color="auto"/>
        <w:left w:val="none" w:sz="0" w:space="0" w:color="auto"/>
        <w:bottom w:val="none" w:sz="0" w:space="0" w:color="auto"/>
        <w:right w:val="none" w:sz="0" w:space="0" w:color="auto"/>
      </w:divBdr>
    </w:div>
    <w:div w:id="1187598163">
      <w:bodyDiv w:val="1"/>
      <w:marLeft w:val="0"/>
      <w:marRight w:val="0"/>
      <w:marTop w:val="0"/>
      <w:marBottom w:val="0"/>
      <w:divBdr>
        <w:top w:val="none" w:sz="0" w:space="0" w:color="auto"/>
        <w:left w:val="none" w:sz="0" w:space="0" w:color="auto"/>
        <w:bottom w:val="none" w:sz="0" w:space="0" w:color="auto"/>
        <w:right w:val="none" w:sz="0" w:space="0" w:color="auto"/>
      </w:divBdr>
    </w:div>
    <w:div w:id="1187989166">
      <w:bodyDiv w:val="1"/>
      <w:marLeft w:val="0"/>
      <w:marRight w:val="0"/>
      <w:marTop w:val="0"/>
      <w:marBottom w:val="0"/>
      <w:divBdr>
        <w:top w:val="none" w:sz="0" w:space="0" w:color="auto"/>
        <w:left w:val="none" w:sz="0" w:space="0" w:color="auto"/>
        <w:bottom w:val="none" w:sz="0" w:space="0" w:color="auto"/>
        <w:right w:val="none" w:sz="0" w:space="0" w:color="auto"/>
      </w:divBdr>
    </w:div>
    <w:div w:id="1188253552">
      <w:bodyDiv w:val="1"/>
      <w:marLeft w:val="0"/>
      <w:marRight w:val="0"/>
      <w:marTop w:val="0"/>
      <w:marBottom w:val="0"/>
      <w:divBdr>
        <w:top w:val="none" w:sz="0" w:space="0" w:color="auto"/>
        <w:left w:val="none" w:sz="0" w:space="0" w:color="auto"/>
        <w:bottom w:val="none" w:sz="0" w:space="0" w:color="auto"/>
        <w:right w:val="none" w:sz="0" w:space="0" w:color="auto"/>
      </w:divBdr>
    </w:div>
    <w:div w:id="1188328820">
      <w:bodyDiv w:val="1"/>
      <w:marLeft w:val="0"/>
      <w:marRight w:val="0"/>
      <w:marTop w:val="0"/>
      <w:marBottom w:val="0"/>
      <w:divBdr>
        <w:top w:val="none" w:sz="0" w:space="0" w:color="auto"/>
        <w:left w:val="none" w:sz="0" w:space="0" w:color="auto"/>
        <w:bottom w:val="none" w:sz="0" w:space="0" w:color="auto"/>
        <w:right w:val="none" w:sz="0" w:space="0" w:color="auto"/>
      </w:divBdr>
    </w:div>
    <w:div w:id="1188368937">
      <w:bodyDiv w:val="1"/>
      <w:marLeft w:val="0"/>
      <w:marRight w:val="0"/>
      <w:marTop w:val="0"/>
      <w:marBottom w:val="0"/>
      <w:divBdr>
        <w:top w:val="none" w:sz="0" w:space="0" w:color="auto"/>
        <w:left w:val="none" w:sz="0" w:space="0" w:color="auto"/>
        <w:bottom w:val="none" w:sz="0" w:space="0" w:color="auto"/>
        <w:right w:val="none" w:sz="0" w:space="0" w:color="auto"/>
      </w:divBdr>
    </w:div>
    <w:div w:id="1189370589">
      <w:bodyDiv w:val="1"/>
      <w:marLeft w:val="0"/>
      <w:marRight w:val="0"/>
      <w:marTop w:val="0"/>
      <w:marBottom w:val="0"/>
      <w:divBdr>
        <w:top w:val="none" w:sz="0" w:space="0" w:color="auto"/>
        <w:left w:val="none" w:sz="0" w:space="0" w:color="auto"/>
        <w:bottom w:val="none" w:sz="0" w:space="0" w:color="auto"/>
        <w:right w:val="none" w:sz="0" w:space="0" w:color="auto"/>
      </w:divBdr>
    </w:div>
    <w:div w:id="1190529121">
      <w:bodyDiv w:val="1"/>
      <w:marLeft w:val="0"/>
      <w:marRight w:val="0"/>
      <w:marTop w:val="0"/>
      <w:marBottom w:val="0"/>
      <w:divBdr>
        <w:top w:val="none" w:sz="0" w:space="0" w:color="auto"/>
        <w:left w:val="none" w:sz="0" w:space="0" w:color="auto"/>
        <w:bottom w:val="none" w:sz="0" w:space="0" w:color="auto"/>
        <w:right w:val="none" w:sz="0" w:space="0" w:color="auto"/>
      </w:divBdr>
    </w:div>
    <w:div w:id="1190952084">
      <w:bodyDiv w:val="1"/>
      <w:marLeft w:val="0"/>
      <w:marRight w:val="0"/>
      <w:marTop w:val="0"/>
      <w:marBottom w:val="0"/>
      <w:divBdr>
        <w:top w:val="none" w:sz="0" w:space="0" w:color="auto"/>
        <w:left w:val="none" w:sz="0" w:space="0" w:color="auto"/>
        <w:bottom w:val="none" w:sz="0" w:space="0" w:color="auto"/>
        <w:right w:val="none" w:sz="0" w:space="0" w:color="auto"/>
      </w:divBdr>
    </w:div>
    <w:div w:id="1191795520">
      <w:bodyDiv w:val="1"/>
      <w:marLeft w:val="0"/>
      <w:marRight w:val="0"/>
      <w:marTop w:val="0"/>
      <w:marBottom w:val="0"/>
      <w:divBdr>
        <w:top w:val="none" w:sz="0" w:space="0" w:color="auto"/>
        <w:left w:val="none" w:sz="0" w:space="0" w:color="auto"/>
        <w:bottom w:val="none" w:sz="0" w:space="0" w:color="auto"/>
        <w:right w:val="none" w:sz="0" w:space="0" w:color="auto"/>
      </w:divBdr>
    </w:div>
    <w:div w:id="1192300663">
      <w:bodyDiv w:val="1"/>
      <w:marLeft w:val="0"/>
      <w:marRight w:val="0"/>
      <w:marTop w:val="0"/>
      <w:marBottom w:val="0"/>
      <w:divBdr>
        <w:top w:val="none" w:sz="0" w:space="0" w:color="auto"/>
        <w:left w:val="none" w:sz="0" w:space="0" w:color="auto"/>
        <w:bottom w:val="none" w:sz="0" w:space="0" w:color="auto"/>
        <w:right w:val="none" w:sz="0" w:space="0" w:color="auto"/>
      </w:divBdr>
    </w:div>
    <w:div w:id="1192494603">
      <w:bodyDiv w:val="1"/>
      <w:marLeft w:val="0"/>
      <w:marRight w:val="0"/>
      <w:marTop w:val="0"/>
      <w:marBottom w:val="0"/>
      <w:divBdr>
        <w:top w:val="none" w:sz="0" w:space="0" w:color="auto"/>
        <w:left w:val="none" w:sz="0" w:space="0" w:color="auto"/>
        <w:bottom w:val="none" w:sz="0" w:space="0" w:color="auto"/>
        <w:right w:val="none" w:sz="0" w:space="0" w:color="auto"/>
      </w:divBdr>
    </w:div>
    <w:div w:id="1193036795">
      <w:bodyDiv w:val="1"/>
      <w:marLeft w:val="0"/>
      <w:marRight w:val="0"/>
      <w:marTop w:val="0"/>
      <w:marBottom w:val="0"/>
      <w:divBdr>
        <w:top w:val="none" w:sz="0" w:space="0" w:color="auto"/>
        <w:left w:val="none" w:sz="0" w:space="0" w:color="auto"/>
        <w:bottom w:val="none" w:sz="0" w:space="0" w:color="auto"/>
        <w:right w:val="none" w:sz="0" w:space="0" w:color="auto"/>
      </w:divBdr>
    </w:div>
    <w:div w:id="1193151409">
      <w:bodyDiv w:val="1"/>
      <w:marLeft w:val="0"/>
      <w:marRight w:val="0"/>
      <w:marTop w:val="0"/>
      <w:marBottom w:val="0"/>
      <w:divBdr>
        <w:top w:val="none" w:sz="0" w:space="0" w:color="auto"/>
        <w:left w:val="none" w:sz="0" w:space="0" w:color="auto"/>
        <w:bottom w:val="none" w:sz="0" w:space="0" w:color="auto"/>
        <w:right w:val="none" w:sz="0" w:space="0" w:color="auto"/>
      </w:divBdr>
    </w:div>
    <w:div w:id="1193154897">
      <w:bodyDiv w:val="1"/>
      <w:marLeft w:val="0"/>
      <w:marRight w:val="0"/>
      <w:marTop w:val="0"/>
      <w:marBottom w:val="0"/>
      <w:divBdr>
        <w:top w:val="none" w:sz="0" w:space="0" w:color="auto"/>
        <w:left w:val="none" w:sz="0" w:space="0" w:color="auto"/>
        <w:bottom w:val="none" w:sz="0" w:space="0" w:color="auto"/>
        <w:right w:val="none" w:sz="0" w:space="0" w:color="auto"/>
      </w:divBdr>
    </w:div>
    <w:div w:id="1193349251">
      <w:bodyDiv w:val="1"/>
      <w:marLeft w:val="0"/>
      <w:marRight w:val="0"/>
      <w:marTop w:val="0"/>
      <w:marBottom w:val="0"/>
      <w:divBdr>
        <w:top w:val="none" w:sz="0" w:space="0" w:color="auto"/>
        <w:left w:val="none" w:sz="0" w:space="0" w:color="auto"/>
        <w:bottom w:val="none" w:sz="0" w:space="0" w:color="auto"/>
        <w:right w:val="none" w:sz="0" w:space="0" w:color="auto"/>
      </w:divBdr>
    </w:div>
    <w:div w:id="1193496711">
      <w:bodyDiv w:val="1"/>
      <w:marLeft w:val="0"/>
      <w:marRight w:val="0"/>
      <w:marTop w:val="0"/>
      <w:marBottom w:val="0"/>
      <w:divBdr>
        <w:top w:val="none" w:sz="0" w:space="0" w:color="auto"/>
        <w:left w:val="none" w:sz="0" w:space="0" w:color="auto"/>
        <w:bottom w:val="none" w:sz="0" w:space="0" w:color="auto"/>
        <w:right w:val="none" w:sz="0" w:space="0" w:color="auto"/>
      </w:divBdr>
    </w:div>
    <w:div w:id="1193613666">
      <w:bodyDiv w:val="1"/>
      <w:marLeft w:val="0"/>
      <w:marRight w:val="0"/>
      <w:marTop w:val="0"/>
      <w:marBottom w:val="0"/>
      <w:divBdr>
        <w:top w:val="none" w:sz="0" w:space="0" w:color="auto"/>
        <w:left w:val="none" w:sz="0" w:space="0" w:color="auto"/>
        <w:bottom w:val="none" w:sz="0" w:space="0" w:color="auto"/>
        <w:right w:val="none" w:sz="0" w:space="0" w:color="auto"/>
      </w:divBdr>
    </w:div>
    <w:div w:id="1193687889">
      <w:bodyDiv w:val="1"/>
      <w:marLeft w:val="0"/>
      <w:marRight w:val="0"/>
      <w:marTop w:val="0"/>
      <w:marBottom w:val="0"/>
      <w:divBdr>
        <w:top w:val="none" w:sz="0" w:space="0" w:color="auto"/>
        <w:left w:val="none" w:sz="0" w:space="0" w:color="auto"/>
        <w:bottom w:val="none" w:sz="0" w:space="0" w:color="auto"/>
        <w:right w:val="none" w:sz="0" w:space="0" w:color="auto"/>
      </w:divBdr>
    </w:div>
    <w:div w:id="1194226698">
      <w:bodyDiv w:val="1"/>
      <w:marLeft w:val="0"/>
      <w:marRight w:val="0"/>
      <w:marTop w:val="0"/>
      <w:marBottom w:val="0"/>
      <w:divBdr>
        <w:top w:val="none" w:sz="0" w:space="0" w:color="auto"/>
        <w:left w:val="none" w:sz="0" w:space="0" w:color="auto"/>
        <w:bottom w:val="none" w:sz="0" w:space="0" w:color="auto"/>
        <w:right w:val="none" w:sz="0" w:space="0" w:color="auto"/>
      </w:divBdr>
    </w:div>
    <w:div w:id="1194660341">
      <w:bodyDiv w:val="1"/>
      <w:marLeft w:val="0"/>
      <w:marRight w:val="0"/>
      <w:marTop w:val="0"/>
      <w:marBottom w:val="0"/>
      <w:divBdr>
        <w:top w:val="none" w:sz="0" w:space="0" w:color="auto"/>
        <w:left w:val="none" w:sz="0" w:space="0" w:color="auto"/>
        <w:bottom w:val="none" w:sz="0" w:space="0" w:color="auto"/>
        <w:right w:val="none" w:sz="0" w:space="0" w:color="auto"/>
      </w:divBdr>
    </w:div>
    <w:div w:id="1195651813">
      <w:bodyDiv w:val="1"/>
      <w:marLeft w:val="0"/>
      <w:marRight w:val="0"/>
      <w:marTop w:val="0"/>
      <w:marBottom w:val="0"/>
      <w:divBdr>
        <w:top w:val="none" w:sz="0" w:space="0" w:color="auto"/>
        <w:left w:val="none" w:sz="0" w:space="0" w:color="auto"/>
        <w:bottom w:val="none" w:sz="0" w:space="0" w:color="auto"/>
        <w:right w:val="none" w:sz="0" w:space="0" w:color="auto"/>
      </w:divBdr>
    </w:div>
    <w:div w:id="1196237853">
      <w:bodyDiv w:val="1"/>
      <w:marLeft w:val="0"/>
      <w:marRight w:val="0"/>
      <w:marTop w:val="0"/>
      <w:marBottom w:val="0"/>
      <w:divBdr>
        <w:top w:val="none" w:sz="0" w:space="0" w:color="auto"/>
        <w:left w:val="none" w:sz="0" w:space="0" w:color="auto"/>
        <w:bottom w:val="none" w:sz="0" w:space="0" w:color="auto"/>
        <w:right w:val="none" w:sz="0" w:space="0" w:color="auto"/>
      </w:divBdr>
    </w:div>
    <w:div w:id="1196774663">
      <w:bodyDiv w:val="1"/>
      <w:marLeft w:val="0"/>
      <w:marRight w:val="0"/>
      <w:marTop w:val="0"/>
      <w:marBottom w:val="0"/>
      <w:divBdr>
        <w:top w:val="none" w:sz="0" w:space="0" w:color="auto"/>
        <w:left w:val="none" w:sz="0" w:space="0" w:color="auto"/>
        <w:bottom w:val="none" w:sz="0" w:space="0" w:color="auto"/>
        <w:right w:val="none" w:sz="0" w:space="0" w:color="auto"/>
      </w:divBdr>
    </w:div>
    <w:div w:id="1196776632">
      <w:bodyDiv w:val="1"/>
      <w:marLeft w:val="0"/>
      <w:marRight w:val="0"/>
      <w:marTop w:val="0"/>
      <w:marBottom w:val="0"/>
      <w:divBdr>
        <w:top w:val="none" w:sz="0" w:space="0" w:color="auto"/>
        <w:left w:val="none" w:sz="0" w:space="0" w:color="auto"/>
        <w:bottom w:val="none" w:sz="0" w:space="0" w:color="auto"/>
        <w:right w:val="none" w:sz="0" w:space="0" w:color="auto"/>
      </w:divBdr>
    </w:div>
    <w:div w:id="1197158671">
      <w:bodyDiv w:val="1"/>
      <w:marLeft w:val="0"/>
      <w:marRight w:val="0"/>
      <w:marTop w:val="0"/>
      <w:marBottom w:val="0"/>
      <w:divBdr>
        <w:top w:val="none" w:sz="0" w:space="0" w:color="auto"/>
        <w:left w:val="none" w:sz="0" w:space="0" w:color="auto"/>
        <w:bottom w:val="none" w:sz="0" w:space="0" w:color="auto"/>
        <w:right w:val="none" w:sz="0" w:space="0" w:color="auto"/>
      </w:divBdr>
    </w:div>
    <w:div w:id="1197890222">
      <w:bodyDiv w:val="1"/>
      <w:marLeft w:val="0"/>
      <w:marRight w:val="0"/>
      <w:marTop w:val="0"/>
      <w:marBottom w:val="0"/>
      <w:divBdr>
        <w:top w:val="none" w:sz="0" w:space="0" w:color="auto"/>
        <w:left w:val="none" w:sz="0" w:space="0" w:color="auto"/>
        <w:bottom w:val="none" w:sz="0" w:space="0" w:color="auto"/>
        <w:right w:val="none" w:sz="0" w:space="0" w:color="auto"/>
      </w:divBdr>
    </w:div>
    <w:div w:id="1197960241">
      <w:bodyDiv w:val="1"/>
      <w:marLeft w:val="0"/>
      <w:marRight w:val="0"/>
      <w:marTop w:val="0"/>
      <w:marBottom w:val="0"/>
      <w:divBdr>
        <w:top w:val="none" w:sz="0" w:space="0" w:color="auto"/>
        <w:left w:val="none" w:sz="0" w:space="0" w:color="auto"/>
        <w:bottom w:val="none" w:sz="0" w:space="0" w:color="auto"/>
        <w:right w:val="none" w:sz="0" w:space="0" w:color="auto"/>
      </w:divBdr>
    </w:div>
    <w:div w:id="1198274319">
      <w:bodyDiv w:val="1"/>
      <w:marLeft w:val="0"/>
      <w:marRight w:val="0"/>
      <w:marTop w:val="0"/>
      <w:marBottom w:val="0"/>
      <w:divBdr>
        <w:top w:val="none" w:sz="0" w:space="0" w:color="auto"/>
        <w:left w:val="none" w:sz="0" w:space="0" w:color="auto"/>
        <w:bottom w:val="none" w:sz="0" w:space="0" w:color="auto"/>
        <w:right w:val="none" w:sz="0" w:space="0" w:color="auto"/>
      </w:divBdr>
    </w:div>
    <w:div w:id="1198813351">
      <w:bodyDiv w:val="1"/>
      <w:marLeft w:val="0"/>
      <w:marRight w:val="0"/>
      <w:marTop w:val="0"/>
      <w:marBottom w:val="0"/>
      <w:divBdr>
        <w:top w:val="none" w:sz="0" w:space="0" w:color="auto"/>
        <w:left w:val="none" w:sz="0" w:space="0" w:color="auto"/>
        <w:bottom w:val="none" w:sz="0" w:space="0" w:color="auto"/>
        <w:right w:val="none" w:sz="0" w:space="0" w:color="auto"/>
      </w:divBdr>
    </w:div>
    <w:div w:id="1199316490">
      <w:bodyDiv w:val="1"/>
      <w:marLeft w:val="0"/>
      <w:marRight w:val="0"/>
      <w:marTop w:val="0"/>
      <w:marBottom w:val="0"/>
      <w:divBdr>
        <w:top w:val="none" w:sz="0" w:space="0" w:color="auto"/>
        <w:left w:val="none" w:sz="0" w:space="0" w:color="auto"/>
        <w:bottom w:val="none" w:sz="0" w:space="0" w:color="auto"/>
        <w:right w:val="none" w:sz="0" w:space="0" w:color="auto"/>
      </w:divBdr>
    </w:div>
    <w:div w:id="1199587512">
      <w:bodyDiv w:val="1"/>
      <w:marLeft w:val="0"/>
      <w:marRight w:val="0"/>
      <w:marTop w:val="0"/>
      <w:marBottom w:val="0"/>
      <w:divBdr>
        <w:top w:val="none" w:sz="0" w:space="0" w:color="auto"/>
        <w:left w:val="none" w:sz="0" w:space="0" w:color="auto"/>
        <w:bottom w:val="none" w:sz="0" w:space="0" w:color="auto"/>
        <w:right w:val="none" w:sz="0" w:space="0" w:color="auto"/>
      </w:divBdr>
    </w:div>
    <w:div w:id="1200052362">
      <w:bodyDiv w:val="1"/>
      <w:marLeft w:val="0"/>
      <w:marRight w:val="0"/>
      <w:marTop w:val="0"/>
      <w:marBottom w:val="0"/>
      <w:divBdr>
        <w:top w:val="none" w:sz="0" w:space="0" w:color="auto"/>
        <w:left w:val="none" w:sz="0" w:space="0" w:color="auto"/>
        <w:bottom w:val="none" w:sz="0" w:space="0" w:color="auto"/>
        <w:right w:val="none" w:sz="0" w:space="0" w:color="auto"/>
      </w:divBdr>
    </w:div>
    <w:div w:id="1200514529">
      <w:bodyDiv w:val="1"/>
      <w:marLeft w:val="0"/>
      <w:marRight w:val="0"/>
      <w:marTop w:val="0"/>
      <w:marBottom w:val="0"/>
      <w:divBdr>
        <w:top w:val="none" w:sz="0" w:space="0" w:color="auto"/>
        <w:left w:val="none" w:sz="0" w:space="0" w:color="auto"/>
        <w:bottom w:val="none" w:sz="0" w:space="0" w:color="auto"/>
        <w:right w:val="none" w:sz="0" w:space="0" w:color="auto"/>
      </w:divBdr>
    </w:div>
    <w:div w:id="1200556562">
      <w:bodyDiv w:val="1"/>
      <w:marLeft w:val="0"/>
      <w:marRight w:val="0"/>
      <w:marTop w:val="0"/>
      <w:marBottom w:val="0"/>
      <w:divBdr>
        <w:top w:val="none" w:sz="0" w:space="0" w:color="auto"/>
        <w:left w:val="none" w:sz="0" w:space="0" w:color="auto"/>
        <w:bottom w:val="none" w:sz="0" w:space="0" w:color="auto"/>
        <w:right w:val="none" w:sz="0" w:space="0" w:color="auto"/>
      </w:divBdr>
    </w:div>
    <w:div w:id="1200628729">
      <w:bodyDiv w:val="1"/>
      <w:marLeft w:val="0"/>
      <w:marRight w:val="0"/>
      <w:marTop w:val="0"/>
      <w:marBottom w:val="0"/>
      <w:divBdr>
        <w:top w:val="none" w:sz="0" w:space="0" w:color="auto"/>
        <w:left w:val="none" w:sz="0" w:space="0" w:color="auto"/>
        <w:bottom w:val="none" w:sz="0" w:space="0" w:color="auto"/>
        <w:right w:val="none" w:sz="0" w:space="0" w:color="auto"/>
      </w:divBdr>
    </w:div>
    <w:div w:id="1200707772">
      <w:bodyDiv w:val="1"/>
      <w:marLeft w:val="0"/>
      <w:marRight w:val="0"/>
      <w:marTop w:val="0"/>
      <w:marBottom w:val="0"/>
      <w:divBdr>
        <w:top w:val="none" w:sz="0" w:space="0" w:color="auto"/>
        <w:left w:val="none" w:sz="0" w:space="0" w:color="auto"/>
        <w:bottom w:val="none" w:sz="0" w:space="0" w:color="auto"/>
        <w:right w:val="none" w:sz="0" w:space="0" w:color="auto"/>
      </w:divBdr>
    </w:div>
    <w:div w:id="1201746768">
      <w:bodyDiv w:val="1"/>
      <w:marLeft w:val="0"/>
      <w:marRight w:val="0"/>
      <w:marTop w:val="0"/>
      <w:marBottom w:val="0"/>
      <w:divBdr>
        <w:top w:val="none" w:sz="0" w:space="0" w:color="auto"/>
        <w:left w:val="none" w:sz="0" w:space="0" w:color="auto"/>
        <w:bottom w:val="none" w:sz="0" w:space="0" w:color="auto"/>
        <w:right w:val="none" w:sz="0" w:space="0" w:color="auto"/>
      </w:divBdr>
    </w:div>
    <w:div w:id="1202479029">
      <w:bodyDiv w:val="1"/>
      <w:marLeft w:val="0"/>
      <w:marRight w:val="0"/>
      <w:marTop w:val="0"/>
      <w:marBottom w:val="0"/>
      <w:divBdr>
        <w:top w:val="none" w:sz="0" w:space="0" w:color="auto"/>
        <w:left w:val="none" w:sz="0" w:space="0" w:color="auto"/>
        <w:bottom w:val="none" w:sz="0" w:space="0" w:color="auto"/>
        <w:right w:val="none" w:sz="0" w:space="0" w:color="auto"/>
      </w:divBdr>
    </w:div>
    <w:div w:id="1202592624">
      <w:bodyDiv w:val="1"/>
      <w:marLeft w:val="0"/>
      <w:marRight w:val="0"/>
      <w:marTop w:val="0"/>
      <w:marBottom w:val="0"/>
      <w:divBdr>
        <w:top w:val="none" w:sz="0" w:space="0" w:color="auto"/>
        <w:left w:val="none" w:sz="0" w:space="0" w:color="auto"/>
        <w:bottom w:val="none" w:sz="0" w:space="0" w:color="auto"/>
        <w:right w:val="none" w:sz="0" w:space="0" w:color="auto"/>
      </w:divBdr>
    </w:div>
    <w:div w:id="1202595848">
      <w:bodyDiv w:val="1"/>
      <w:marLeft w:val="0"/>
      <w:marRight w:val="0"/>
      <w:marTop w:val="0"/>
      <w:marBottom w:val="0"/>
      <w:divBdr>
        <w:top w:val="none" w:sz="0" w:space="0" w:color="auto"/>
        <w:left w:val="none" w:sz="0" w:space="0" w:color="auto"/>
        <w:bottom w:val="none" w:sz="0" w:space="0" w:color="auto"/>
        <w:right w:val="none" w:sz="0" w:space="0" w:color="auto"/>
      </w:divBdr>
    </w:div>
    <w:div w:id="1202985025">
      <w:bodyDiv w:val="1"/>
      <w:marLeft w:val="0"/>
      <w:marRight w:val="0"/>
      <w:marTop w:val="0"/>
      <w:marBottom w:val="0"/>
      <w:divBdr>
        <w:top w:val="none" w:sz="0" w:space="0" w:color="auto"/>
        <w:left w:val="none" w:sz="0" w:space="0" w:color="auto"/>
        <w:bottom w:val="none" w:sz="0" w:space="0" w:color="auto"/>
        <w:right w:val="none" w:sz="0" w:space="0" w:color="auto"/>
      </w:divBdr>
    </w:div>
    <w:div w:id="1203326012">
      <w:bodyDiv w:val="1"/>
      <w:marLeft w:val="0"/>
      <w:marRight w:val="0"/>
      <w:marTop w:val="0"/>
      <w:marBottom w:val="0"/>
      <w:divBdr>
        <w:top w:val="none" w:sz="0" w:space="0" w:color="auto"/>
        <w:left w:val="none" w:sz="0" w:space="0" w:color="auto"/>
        <w:bottom w:val="none" w:sz="0" w:space="0" w:color="auto"/>
        <w:right w:val="none" w:sz="0" w:space="0" w:color="auto"/>
      </w:divBdr>
    </w:div>
    <w:div w:id="1203397850">
      <w:bodyDiv w:val="1"/>
      <w:marLeft w:val="0"/>
      <w:marRight w:val="0"/>
      <w:marTop w:val="0"/>
      <w:marBottom w:val="0"/>
      <w:divBdr>
        <w:top w:val="none" w:sz="0" w:space="0" w:color="auto"/>
        <w:left w:val="none" w:sz="0" w:space="0" w:color="auto"/>
        <w:bottom w:val="none" w:sz="0" w:space="0" w:color="auto"/>
        <w:right w:val="none" w:sz="0" w:space="0" w:color="auto"/>
      </w:divBdr>
    </w:div>
    <w:div w:id="1203401321">
      <w:bodyDiv w:val="1"/>
      <w:marLeft w:val="0"/>
      <w:marRight w:val="0"/>
      <w:marTop w:val="0"/>
      <w:marBottom w:val="0"/>
      <w:divBdr>
        <w:top w:val="none" w:sz="0" w:space="0" w:color="auto"/>
        <w:left w:val="none" w:sz="0" w:space="0" w:color="auto"/>
        <w:bottom w:val="none" w:sz="0" w:space="0" w:color="auto"/>
        <w:right w:val="none" w:sz="0" w:space="0" w:color="auto"/>
      </w:divBdr>
    </w:div>
    <w:div w:id="1203977547">
      <w:bodyDiv w:val="1"/>
      <w:marLeft w:val="0"/>
      <w:marRight w:val="0"/>
      <w:marTop w:val="0"/>
      <w:marBottom w:val="0"/>
      <w:divBdr>
        <w:top w:val="none" w:sz="0" w:space="0" w:color="auto"/>
        <w:left w:val="none" w:sz="0" w:space="0" w:color="auto"/>
        <w:bottom w:val="none" w:sz="0" w:space="0" w:color="auto"/>
        <w:right w:val="none" w:sz="0" w:space="0" w:color="auto"/>
      </w:divBdr>
    </w:div>
    <w:div w:id="1204174295">
      <w:bodyDiv w:val="1"/>
      <w:marLeft w:val="0"/>
      <w:marRight w:val="0"/>
      <w:marTop w:val="0"/>
      <w:marBottom w:val="0"/>
      <w:divBdr>
        <w:top w:val="none" w:sz="0" w:space="0" w:color="auto"/>
        <w:left w:val="none" w:sz="0" w:space="0" w:color="auto"/>
        <w:bottom w:val="none" w:sz="0" w:space="0" w:color="auto"/>
        <w:right w:val="none" w:sz="0" w:space="0" w:color="auto"/>
      </w:divBdr>
    </w:div>
    <w:div w:id="1204487934">
      <w:bodyDiv w:val="1"/>
      <w:marLeft w:val="0"/>
      <w:marRight w:val="0"/>
      <w:marTop w:val="0"/>
      <w:marBottom w:val="0"/>
      <w:divBdr>
        <w:top w:val="none" w:sz="0" w:space="0" w:color="auto"/>
        <w:left w:val="none" w:sz="0" w:space="0" w:color="auto"/>
        <w:bottom w:val="none" w:sz="0" w:space="0" w:color="auto"/>
        <w:right w:val="none" w:sz="0" w:space="0" w:color="auto"/>
      </w:divBdr>
    </w:div>
    <w:div w:id="1204556281">
      <w:bodyDiv w:val="1"/>
      <w:marLeft w:val="0"/>
      <w:marRight w:val="0"/>
      <w:marTop w:val="0"/>
      <w:marBottom w:val="0"/>
      <w:divBdr>
        <w:top w:val="none" w:sz="0" w:space="0" w:color="auto"/>
        <w:left w:val="none" w:sz="0" w:space="0" w:color="auto"/>
        <w:bottom w:val="none" w:sz="0" w:space="0" w:color="auto"/>
        <w:right w:val="none" w:sz="0" w:space="0" w:color="auto"/>
      </w:divBdr>
    </w:div>
    <w:div w:id="1205294826">
      <w:bodyDiv w:val="1"/>
      <w:marLeft w:val="0"/>
      <w:marRight w:val="0"/>
      <w:marTop w:val="0"/>
      <w:marBottom w:val="0"/>
      <w:divBdr>
        <w:top w:val="none" w:sz="0" w:space="0" w:color="auto"/>
        <w:left w:val="none" w:sz="0" w:space="0" w:color="auto"/>
        <w:bottom w:val="none" w:sz="0" w:space="0" w:color="auto"/>
        <w:right w:val="none" w:sz="0" w:space="0" w:color="auto"/>
      </w:divBdr>
    </w:div>
    <w:div w:id="1207336081">
      <w:bodyDiv w:val="1"/>
      <w:marLeft w:val="0"/>
      <w:marRight w:val="0"/>
      <w:marTop w:val="0"/>
      <w:marBottom w:val="0"/>
      <w:divBdr>
        <w:top w:val="none" w:sz="0" w:space="0" w:color="auto"/>
        <w:left w:val="none" w:sz="0" w:space="0" w:color="auto"/>
        <w:bottom w:val="none" w:sz="0" w:space="0" w:color="auto"/>
        <w:right w:val="none" w:sz="0" w:space="0" w:color="auto"/>
      </w:divBdr>
    </w:div>
    <w:div w:id="1207572423">
      <w:bodyDiv w:val="1"/>
      <w:marLeft w:val="0"/>
      <w:marRight w:val="0"/>
      <w:marTop w:val="0"/>
      <w:marBottom w:val="0"/>
      <w:divBdr>
        <w:top w:val="none" w:sz="0" w:space="0" w:color="auto"/>
        <w:left w:val="none" w:sz="0" w:space="0" w:color="auto"/>
        <w:bottom w:val="none" w:sz="0" w:space="0" w:color="auto"/>
        <w:right w:val="none" w:sz="0" w:space="0" w:color="auto"/>
      </w:divBdr>
    </w:div>
    <w:div w:id="1208757970">
      <w:bodyDiv w:val="1"/>
      <w:marLeft w:val="0"/>
      <w:marRight w:val="0"/>
      <w:marTop w:val="0"/>
      <w:marBottom w:val="0"/>
      <w:divBdr>
        <w:top w:val="none" w:sz="0" w:space="0" w:color="auto"/>
        <w:left w:val="none" w:sz="0" w:space="0" w:color="auto"/>
        <w:bottom w:val="none" w:sz="0" w:space="0" w:color="auto"/>
        <w:right w:val="none" w:sz="0" w:space="0" w:color="auto"/>
      </w:divBdr>
    </w:div>
    <w:div w:id="1209417574">
      <w:bodyDiv w:val="1"/>
      <w:marLeft w:val="0"/>
      <w:marRight w:val="0"/>
      <w:marTop w:val="0"/>
      <w:marBottom w:val="0"/>
      <w:divBdr>
        <w:top w:val="none" w:sz="0" w:space="0" w:color="auto"/>
        <w:left w:val="none" w:sz="0" w:space="0" w:color="auto"/>
        <w:bottom w:val="none" w:sz="0" w:space="0" w:color="auto"/>
        <w:right w:val="none" w:sz="0" w:space="0" w:color="auto"/>
      </w:divBdr>
    </w:div>
    <w:div w:id="1211527720">
      <w:bodyDiv w:val="1"/>
      <w:marLeft w:val="0"/>
      <w:marRight w:val="0"/>
      <w:marTop w:val="0"/>
      <w:marBottom w:val="0"/>
      <w:divBdr>
        <w:top w:val="none" w:sz="0" w:space="0" w:color="auto"/>
        <w:left w:val="none" w:sz="0" w:space="0" w:color="auto"/>
        <w:bottom w:val="none" w:sz="0" w:space="0" w:color="auto"/>
        <w:right w:val="none" w:sz="0" w:space="0" w:color="auto"/>
      </w:divBdr>
    </w:div>
    <w:div w:id="1211919149">
      <w:bodyDiv w:val="1"/>
      <w:marLeft w:val="0"/>
      <w:marRight w:val="0"/>
      <w:marTop w:val="0"/>
      <w:marBottom w:val="0"/>
      <w:divBdr>
        <w:top w:val="none" w:sz="0" w:space="0" w:color="auto"/>
        <w:left w:val="none" w:sz="0" w:space="0" w:color="auto"/>
        <w:bottom w:val="none" w:sz="0" w:space="0" w:color="auto"/>
        <w:right w:val="none" w:sz="0" w:space="0" w:color="auto"/>
      </w:divBdr>
    </w:div>
    <w:div w:id="1212496255">
      <w:bodyDiv w:val="1"/>
      <w:marLeft w:val="0"/>
      <w:marRight w:val="0"/>
      <w:marTop w:val="0"/>
      <w:marBottom w:val="0"/>
      <w:divBdr>
        <w:top w:val="none" w:sz="0" w:space="0" w:color="auto"/>
        <w:left w:val="none" w:sz="0" w:space="0" w:color="auto"/>
        <w:bottom w:val="none" w:sz="0" w:space="0" w:color="auto"/>
        <w:right w:val="none" w:sz="0" w:space="0" w:color="auto"/>
      </w:divBdr>
    </w:div>
    <w:div w:id="1212883339">
      <w:bodyDiv w:val="1"/>
      <w:marLeft w:val="0"/>
      <w:marRight w:val="0"/>
      <w:marTop w:val="0"/>
      <w:marBottom w:val="0"/>
      <w:divBdr>
        <w:top w:val="none" w:sz="0" w:space="0" w:color="auto"/>
        <w:left w:val="none" w:sz="0" w:space="0" w:color="auto"/>
        <w:bottom w:val="none" w:sz="0" w:space="0" w:color="auto"/>
        <w:right w:val="none" w:sz="0" w:space="0" w:color="auto"/>
      </w:divBdr>
    </w:div>
    <w:div w:id="1213350694">
      <w:bodyDiv w:val="1"/>
      <w:marLeft w:val="0"/>
      <w:marRight w:val="0"/>
      <w:marTop w:val="0"/>
      <w:marBottom w:val="0"/>
      <w:divBdr>
        <w:top w:val="none" w:sz="0" w:space="0" w:color="auto"/>
        <w:left w:val="none" w:sz="0" w:space="0" w:color="auto"/>
        <w:bottom w:val="none" w:sz="0" w:space="0" w:color="auto"/>
        <w:right w:val="none" w:sz="0" w:space="0" w:color="auto"/>
      </w:divBdr>
    </w:div>
    <w:div w:id="1213689303">
      <w:bodyDiv w:val="1"/>
      <w:marLeft w:val="0"/>
      <w:marRight w:val="0"/>
      <w:marTop w:val="0"/>
      <w:marBottom w:val="0"/>
      <w:divBdr>
        <w:top w:val="none" w:sz="0" w:space="0" w:color="auto"/>
        <w:left w:val="none" w:sz="0" w:space="0" w:color="auto"/>
        <w:bottom w:val="none" w:sz="0" w:space="0" w:color="auto"/>
        <w:right w:val="none" w:sz="0" w:space="0" w:color="auto"/>
      </w:divBdr>
    </w:div>
    <w:div w:id="1213998298">
      <w:bodyDiv w:val="1"/>
      <w:marLeft w:val="0"/>
      <w:marRight w:val="0"/>
      <w:marTop w:val="0"/>
      <w:marBottom w:val="0"/>
      <w:divBdr>
        <w:top w:val="none" w:sz="0" w:space="0" w:color="auto"/>
        <w:left w:val="none" w:sz="0" w:space="0" w:color="auto"/>
        <w:bottom w:val="none" w:sz="0" w:space="0" w:color="auto"/>
        <w:right w:val="none" w:sz="0" w:space="0" w:color="auto"/>
      </w:divBdr>
    </w:div>
    <w:div w:id="1214459749">
      <w:bodyDiv w:val="1"/>
      <w:marLeft w:val="0"/>
      <w:marRight w:val="0"/>
      <w:marTop w:val="0"/>
      <w:marBottom w:val="0"/>
      <w:divBdr>
        <w:top w:val="none" w:sz="0" w:space="0" w:color="auto"/>
        <w:left w:val="none" w:sz="0" w:space="0" w:color="auto"/>
        <w:bottom w:val="none" w:sz="0" w:space="0" w:color="auto"/>
        <w:right w:val="none" w:sz="0" w:space="0" w:color="auto"/>
      </w:divBdr>
    </w:div>
    <w:div w:id="1214808056">
      <w:bodyDiv w:val="1"/>
      <w:marLeft w:val="0"/>
      <w:marRight w:val="0"/>
      <w:marTop w:val="0"/>
      <w:marBottom w:val="0"/>
      <w:divBdr>
        <w:top w:val="none" w:sz="0" w:space="0" w:color="auto"/>
        <w:left w:val="none" w:sz="0" w:space="0" w:color="auto"/>
        <w:bottom w:val="none" w:sz="0" w:space="0" w:color="auto"/>
        <w:right w:val="none" w:sz="0" w:space="0" w:color="auto"/>
      </w:divBdr>
    </w:div>
    <w:div w:id="1215120606">
      <w:bodyDiv w:val="1"/>
      <w:marLeft w:val="0"/>
      <w:marRight w:val="0"/>
      <w:marTop w:val="0"/>
      <w:marBottom w:val="0"/>
      <w:divBdr>
        <w:top w:val="none" w:sz="0" w:space="0" w:color="auto"/>
        <w:left w:val="none" w:sz="0" w:space="0" w:color="auto"/>
        <w:bottom w:val="none" w:sz="0" w:space="0" w:color="auto"/>
        <w:right w:val="none" w:sz="0" w:space="0" w:color="auto"/>
      </w:divBdr>
    </w:div>
    <w:div w:id="1215387080">
      <w:bodyDiv w:val="1"/>
      <w:marLeft w:val="0"/>
      <w:marRight w:val="0"/>
      <w:marTop w:val="0"/>
      <w:marBottom w:val="0"/>
      <w:divBdr>
        <w:top w:val="none" w:sz="0" w:space="0" w:color="auto"/>
        <w:left w:val="none" w:sz="0" w:space="0" w:color="auto"/>
        <w:bottom w:val="none" w:sz="0" w:space="0" w:color="auto"/>
        <w:right w:val="none" w:sz="0" w:space="0" w:color="auto"/>
      </w:divBdr>
    </w:div>
    <w:div w:id="1215388913">
      <w:bodyDiv w:val="1"/>
      <w:marLeft w:val="0"/>
      <w:marRight w:val="0"/>
      <w:marTop w:val="0"/>
      <w:marBottom w:val="0"/>
      <w:divBdr>
        <w:top w:val="none" w:sz="0" w:space="0" w:color="auto"/>
        <w:left w:val="none" w:sz="0" w:space="0" w:color="auto"/>
        <w:bottom w:val="none" w:sz="0" w:space="0" w:color="auto"/>
        <w:right w:val="none" w:sz="0" w:space="0" w:color="auto"/>
      </w:divBdr>
    </w:div>
    <w:div w:id="1215770445">
      <w:bodyDiv w:val="1"/>
      <w:marLeft w:val="0"/>
      <w:marRight w:val="0"/>
      <w:marTop w:val="0"/>
      <w:marBottom w:val="0"/>
      <w:divBdr>
        <w:top w:val="none" w:sz="0" w:space="0" w:color="auto"/>
        <w:left w:val="none" w:sz="0" w:space="0" w:color="auto"/>
        <w:bottom w:val="none" w:sz="0" w:space="0" w:color="auto"/>
        <w:right w:val="none" w:sz="0" w:space="0" w:color="auto"/>
      </w:divBdr>
    </w:div>
    <w:div w:id="1216039248">
      <w:bodyDiv w:val="1"/>
      <w:marLeft w:val="0"/>
      <w:marRight w:val="0"/>
      <w:marTop w:val="0"/>
      <w:marBottom w:val="0"/>
      <w:divBdr>
        <w:top w:val="none" w:sz="0" w:space="0" w:color="auto"/>
        <w:left w:val="none" w:sz="0" w:space="0" w:color="auto"/>
        <w:bottom w:val="none" w:sz="0" w:space="0" w:color="auto"/>
        <w:right w:val="none" w:sz="0" w:space="0" w:color="auto"/>
      </w:divBdr>
    </w:div>
    <w:div w:id="1216115124">
      <w:bodyDiv w:val="1"/>
      <w:marLeft w:val="0"/>
      <w:marRight w:val="0"/>
      <w:marTop w:val="0"/>
      <w:marBottom w:val="0"/>
      <w:divBdr>
        <w:top w:val="none" w:sz="0" w:space="0" w:color="auto"/>
        <w:left w:val="none" w:sz="0" w:space="0" w:color="auto"/>
        <w:bottom w:val="none" w:sz="0" w:space="0" w:color="auto"/>
        <w:right w:val="none" w:sz="0" w:space="0" w:color="auto"/>
      </w:divBdr>
    </w:div>
    <w:div w:id="1216350803">
      <w:bodyDiv w:val="1"/>
      <w:marLeft w:val="0"/>
      <w:marRight w:val="0"/>
      <w:marTop w:val="0"/>
      <w:marBottom w:val="0"/>
      <w:divBdr>
        <w:top w:val="none" w:sz="0" w:space="0" w:color="auto"/>
        <w:left w:val="none" w:sz="0" w:space="0" w:color="auto"/>
        <w:bottom w:val="none" w:sz="0" w:space="0" w:color="auto"/>
        <w:right w:val="none" w:sz="0" w:space="0" w:color="auto"/>
      </w:divBdr>
    </w:div>
    <w:div w:id="1216889993">
      <w:bodyDiv w:val="1"/>
      <w:marLeft w:val="0"/>
      <w:marRight w:val="0"/>
      <w:marTop w:val="0"/>
      <w:marBottom w:val="0"/>
      <w:divBdr>
        <w:top w:val="none" w:sz="0" w:space="0" w:color="auto"/>
        <w:left w:val="none" w:sz="0" w:space="0" w:color="auto"/>
        <w:bottom w:val="none" w:sz="0" w:space="0" w:color="auto"/>
        <w:right w:val="none" w:sz="0" w:space="0" w:color="auto"/>
      </w:divBdr>
    </w:div>
    <w:div w:id="1217085422">
      <w:bodyDiv w:val="1"/>
      <w:marLeft w:val="0"/>
      <w:marRight w:val="0"/>
      <w:marTop w:val="0"/>
      <w:marBottom w:val="0"/>
      <w:divBdr>
        <w:top w:val="none" w:sz="0" w:space="0" w:color="auto"/>
        <w:left w:val="none" w:sz="0" w:space="0" w:color="auto"/>
        <w:bottom w:val="none" w:sz="0" w:space="0" w:color="auto"/>
        <w:right w:val="none" w:sz="0" w:space="0" w:color="auto"/>
      </w:divBdr>
    </w:div>
    <w:div w:id="1217668944">
      <w:bodyDiv w:val="1"/>
      <w:marLeft w:val="0"/>
      <w:marRight w:val="0"/>
      <w:marTop w:val="0"/>
      <w:marBottom w:val="0"/>
      <w:divBdr>
        <w:top w:val="none" w:sz="0" w:space="0" w:color="auto"/>
        <w:left w:val="none" w:sz="0" w:space="0" w:color="auto"/>
        <w:bottom w:val="none" w:sz="0" w:space="0" w:color="auto"/>
        <w:right w:val="none" w:sz="0" w:space="0" w:color="auto"/>
      </w:divBdr>
    </w:div>
    <w:div w:id="1218399894">
      <w:bodyDiv w:val="1"/>
      <w:marLeft w:val="0"/>
      <w:marRight w:val="0"/>
      <w:marTop w:val="0"/>
      <w:marBottom w:val="0"/>
      <w:divBdr>
        <w:top w:val="none" w:sz="0" w:space="0" w:color="auto"/>
        <w:left w:val="none" w:sz="0" w:space="0" w:color="auto"/>
        <w:bottom w:val="none" w:sz="0" w:space="0" w:color="auto"/>
        <w:right w:val="none" w:sz="0" w:space="0" w:color="auto"/>
      </w:divBdr>
    </w:div>
    <w:div w:id="1218861937">
      <w:bodyDiv w:val="1"/>
      <w:marLeft w:val="0"/>
      <w:marRight w:val="0"/>
      <w:marTop w:val="0"/>
      <w:marBottom w:val="0"/>
      <w:divBdr>
        <w:top w:val="none" w:sz="0" w:space="0" w:color="auto"/>
        <w:left w:val="none" w:sz="0" w:space="0" w:color="auto"/>
        <w:bottom w:val="none" w:sz="0" w:space="0" w:color="auto"/>
        <w:right w:val="none" w:sz="0" w:space="0" w:color="auto"/>
      </w:divBdr>
    </w:div>
    <w:div w:id="1219853696">
      <w:bodyDiv w:val="1"/>
      <w:marLeft w:val="0"/>
      <w:marRight w:val="0"/>
      <w:marTop w:val="0"/>
      <w:marBottom w:val="0"/>
      <w:divBdr>
        <w:top w:val="none" w:sz="0" w:space="0" w:color="auto"/>
        <w:left w:val="none" w:sz="0" w:space="0" w:color="auto"/>
        <w:bottom w:val="none" w:sz="0" w:space="0" w:color="auto"/>
        <w:right w:val="none" w:sz="0" w:space="0" w:color="auto"/>
      </w:divBdr>
    </w:div>
    <w:div w:id="1220550482">
      <w:bodyDiv w:val="1"/>
      <w:marLeft w:val="0"/>
      <w:marRight w:val="0"/>
      <w:marTop w:val="0"/>
      <w:marBottom w:val="0"/>
      <w:divBdr>
        <w:top w:val="none" w:sz="0" w:space="0" w:color="auto"/>
        <w:left w:val="none" w:sz="0" w:space="0" w:color="auto"/>
        <w:bottom w:val="none" w:sz="0" w:space="0" w:color="auto"/>
        <w:right w:val="none" w:sz="0" w:space="0" w:color="auto"/>
      </w:divBdr>
    </w:div>
    <w:div w:id="1220945165">
      <w:bodyDiv w:val="1"/>
      <w:marLeft w:val="0"/>
      <w:marRight w:val="0"/>
      <w:marTop w:val="0"/>
      <w:marBottom w:val="0"/>
      <w:divBdr>
        <w:top w:val="none" w:sz="0" w:space="0" w:color="auto"/>
        <w:left w:val="none" w:sz="0" w:space="0" w:color="auto"/>
        <w:bottom w:val="none" w:sz="0" w:space="0" w:color="auto"/>
        <w:right w:val="none" w:sz="0" w:space="0" w:color="auto"/>
      </w:divBdr>
    </w:div>
    <w:div w:id="1221283458">
      <w:bodyDiv w:val="1"/>
      <w:marLeft w:val="0"/>
      <w:marRight w:val="0"/>
      <w:marTop w:val="0"/>
      <w:marBottom w:val="0"/>
      <w:divBdr>
        <w:top w:val="none" w:sz="0" w:space="0" w:color="auto"/>
        <w:left w:val="none" w:sz="0" w:space="0" w:color="auto"/>
        <w:bottom w:val="none" w:sz="0" w:space="0" w:color="auto"/>
        <w:right w:val="none" w:sz="0" w:space="0" w:color="auto"/>
      </w:divBdr>
    </w:div>
    <w:div w:id="1222249338">
      <w:bodyDiv w:val="1"/>
      <w:marLeft w:val="0"/>
      <w:marRight w:val="0"/>
      <w:marTop w:val="0"/>
      <w:marBottom w:val="0"/>
      <w:divBdr>
        <w:top w:val="none" w:sz="0" w:space="0" w:color="auto"/>
        <w:left w:val="none" w:sz="0" w:space="0" w:color="auto"/>
        <w:bottom w:val="none" w:sz="0" w:space="0" w:color="auto"/>
        <w:right w:val="none" w:sz="0" w:space="0" w:color="auto"/>
      </w:divBdr>
    </w:div>
    <w:div w:id="1222402972">
      <w:bodyDiv w:val="1"/>
      <w:marLeft w:val="0"/>
      <w:marRight w:val="0"/>
      <w:marTop w:val="0"/>
      <w:marBottom w:val="0"/>
      <w:divBdr>
        <w:top w:val="none" w:sz="0" w:space="0" w:color="auto"/>
        <w:left w:val="none" w:sz="0" w:space="0" w:color="auto"/>
        <w:bottom w:val="none" w:sz="0" w:space="0" w:color="auto"/>
        <w:right w:val="none" w:sz="0" w:space="0" w:color="auto"/>
      </w:divBdr>
    </w:div>
    <w:div w:id="1222446513">
      <w:bodyDiv w:val="1"/>
      <w:marLeft w:val="0"/>
      <w:marRight w:val="0"/>
      <w:marTop w:val="0"/>
      <w:marBottom w:val="0"/>
      <w:divBdr>
        <w:top w:val="none" w:sz="0" w:space="0" w:color="auto"/>
        <w:left w:val="none" w:sz="0" w:space="0" w:color="auto"/>
        <w:bottom w:val="none" w:sz="0" w:space="0" w:color="auto"/>
        <w:right w:val="none" w:sz="0" w:space="0" w:color="auto"/>
      </w:divBdr>
    </w:div>
    <w:div w:id="1222516506">
      <w:bodyDiv w:val="1"/>
      <w:marLeft w:val="0"/>
      <w:marRight w:val="0"/>
      <w:marTop w:val="0"/>
      <w:marBottom w:val="0"/>
      <w:divBdr>
        <w:top w:val="none" w:sz="0" w:space="0" w:color="auto"/>
        <w:left w:val="none" w:sz="0" w:space="0" w:color="auto"/>
        <w:bottom w:val="none" w:sz="0" w:space="0" w:color="auto"/>
        <w:right w:val="none" w:sz="0" w:space="0" w:color="auto"/>
      </w:divBdr>
    </w:div>
    <w:div w:id="1222525681">
      <w:bodyDiv w:val="1"/>
      <w:marLeft w:val="0"/>
      <w:marRight w:val="0"/>
      <w:marTop w:val="0"/>
      <w:marBottom w:val="0"/>
      <w:divBdr>
        <w:top w:val="none" w:sz="0" w:space="0" w:color="auto"/>
        <w:left w:val="none" w:sz="0" w:space="0" w:color="auto"/>
        <w:bottom w:val="none" w:sz="0" w:space="0" w:color="auto"/>
        <w:right w:val="none" w:sz="0" w:space="0" w:color="auto"/>
      </w:divBdr>
    </w:div>
    <w:div w:id="1222984828">
      <w:bodyDiv w:val="1"/>
      <w:marLeft w:val="0"/>
      <w:marRight w:val="0"/>
      <w:marTop w:val="0"/>
      <w:marBottom w:val="0"/>
      <w:divBdr>
        <w:top w:val="none" w:sz="0" w:space="0" w:color="auto"/>
        <w:left w:val="none" w:sz="0" w:space="0" w:color="auto"/>
        <w:bottom w:val="none" w:sz="0" w:space="0" w:color="auto"/>
        <w:right w:val="none" w:sz="0" w:space="0" w:color="auto"/>
      </w:divBdr>
    </w:div>
    <w:div w:id="1223566540">
      <w:bodyDiv w:val="1"/>
      <w:marLeft w:val="0"/>
      <w:marRight w:val="0"/>
      <w:marTop w:val="0"/>
      <w:marBottom w:val="0"/>
      <w:divBdr>
        <w:top w:val="none" w:sz="0" w:space="0" w:color="auto"/>
        <w:left w:val="none" w:sz="0" w:space="0" w:color="auto"/>
        <w:bottom w:val="none" w:sz="0" w:space="0" w:color="auto"/>
        <w:right w:val="none" w:sz="0" w:space="0" w:color="auto"/>
      </w:divBdr>
    </w:div>
    <w:div w:id="1224218459">
      <w:bodyDiv w:val="1"/>
      <w:marLeft w:val="0"/>
      <w:marRight w:val="0"/>
      <w:marTop w:val="0"/>
      <w:marBottom w:val="0"/>
      <w:divBdr>
        <w:top w:val="none" w:sz="0" w:space="0" w:color="auto"/>
        <w:left w:val="none" w:sz="0" w:space="0" w:color="auto"/>
        <w:bottom w:val="none" w:sz="0" w:space="0" w:color="auto"/>
        <w:right w:val="none" w:sz="0" w:space="0" w:color="auto"/>
      </w:divBdr>
    </w:div>
    <w:div w:id="1224292856">
      <w:bodyDiv w:val="1"/>
      <w:marLeft w:val="0"/>
      <w:marRight w:val="0"/>
      <w:marTop w:val="0"/>
      <w:marBottom w:val="0"/>
      <w:divBdr>
        <w:top w:val="none" w:sz="0" w:space="0" w:color="auto"/>
        <w:left w:val="none" w:sz="0" w:space="0" w:color="auto"/>
        <w:bottom w:val="none" w:sz="0" w:space="0" w:color="auto"/>
        <w:right w:val="none" w:sz="0" w:space="0" w:color="auto"/>
      </w:divBdr>
    </w:div>
    <w:div w:id="1224441544">
      <w:bodyDiv w:val="1"/>
      <w:marLeft w:val="0"/>
      <w:marRight w:val="0"/>
      <w:marTop w:val="0"/>
      <w:marBottom w:val="0"/>
      <w:divBdr>
        <w:top w:val="none" w:sz="0" w:space="0" w:color="auto"/>
        <w:left w:val="none" w:sz="0" w:space="0" w:color="auto"/>
        <w:bottom w:val="none" w:sz="0" w:space="0" w:color="auto"/>
        <w:right w:val="none" w:sz="0" w:space="0" w:color="auto"/>
      </w:divBdr>
    </w:div>
    <w:div w:id="1224677360">
      <w:bodyDiv w:val="1"/>
      <w:marLeft w:val="0"/>
      <w:marRight w:val="0"/>
      <w:marTop w:val="0"/>
      <w:marBottom w:val="0"/>
      <w:divBdr>
        <w:top w:val="none" w:sz="0" w:space="0" w:color="auto"/>
        <w:left w:val="none" w:sz="0" w:space="0" w:color="auto"/>
        <w:bottom w:val="none" w:sz="0" w:space="0" w:color="auto"/>
        <w:right w:val="none" w:sz="0" w:space="0" w:color="auto"/>
      </w:divBdr>
    </w:div>
    <w:div w:id="1224750720">
      <w:bodyDiv w:val="1"/>
      <w:marLeft w:val="0"/>
      <w:marRight w:val="0"/>
      <w:marTop w:val="0"/>
      <w:marBottom w:val="0"/>
      <w:divBdr>
        <w:top w:val="none" w:sz="0" w:space="0" w:color="auto"/>
        <w:left w:val="none" w:sz="0" w:space="0" w:color="auto"/>
        <w:bottom w:val="none" w:sz="0" w:space="0" w:color="auto"/>
        <w:right w:val="none" w:sz="0" w:space="0" w:color="auto"/>
      </w:divBdr>
    </w:div>
    <w:div w:id="1225139459">
      <w:bodyDiv w:val="1"/>
      <w:marLeft w:val="0"/>
      <w:marRight w:val="0"/>
      <w:marTop w:val="0"/>
      <w:marBottom w:val="0"/>
      <w:divBdr>
        <w:top w:val="none" w:sz="0" w:space="0" w:color="auto"/>
        <w:left w:val="none" w:sz="0" w:space="0" w:color="auto"/>
        <w:bottom w:val="none" w:sz="0" w:space="0" w:color="auto"/>
        <w:right w:val="none" w:sz="0" w:space="0" w:color="auto"/>
      </w:divBdr>
    </w:div>
    <w:div w:id="1225216376">
      <w:bodyDiv w:val="1"/>
      <w:marLeft w:val="0"/>
      <w:marRight w:val="0"/>
      <w:marTop w:val="0"/>
      <w:marBottom w:val="0"/>
      <w:divBdr>
        <w:top w:val="none" w:sz="0" w:space="0" w:color="auto"/>
        <w:left w:val="none" w:sz="0" w:space="0" w:color="auto"/>
        <w:bottom w:val="none" w:sz="0" w:space="0" w:color="auto"/>
        <w:right w:val="none" w:sz="0" w:space="0" w:color="auto"/>
      </w:divBdr>
    </w:div>
    <w:div w:id="1225530507">
      <w:bodyDiv w:val="1"/>
      <w:marLeft w:val="0"/>
      <w:marRight w:val="0"/>
      <w:marTop w:val="0"/>
      <w:marBottom w:val="0"/>
      <w:divBdr>
        <w:top w:val="none" w:sz="0" w:space="0" w:color="auto"/>
        <w:left w:val="none" w:sz="0" w:space="0" w:color="auto"/>
        <w:bottom w:val="none" w:sz="0" w:space="0" w:color="auto"/>
        <w:right w:val="none" w:sz="0" w:space="0" w:color="auto"/>
      </w:divBdr>
    </w:div>
    <w:div w:id="1226991193">
      <w:bodyDiv w:val="1"/>
      <w:marLeft w:val="0"/>
      <w:marRight w:val="0"/>
      <w:marTop w:val="0"/>
      <w:marBottom w:val="0"/>
      <w:divBdr>
        <w:top w:val="none" w:sz="0" w:space="0" w:color="auto"/>
        <w:left w:val="none" w:sz="0" w:space="0" w:color="auto"/>
        <w:bottom w:val="none" w:sz="0" w:space="0" w:color="auto"/>
        <w:right w:val="none" w:sz="0" w:space="0" w:color="auto"/>
      </w:divBdr>
    </w:div>
    <w:div w:id="1227108941">
      <w:bodyDiv w:val="1"/>
      <w:marLeft w:val="0"/>
      <w:marRight w:val="0"/>
      <w:marTop w:val="0"/>
      <w:marBottom w:val="0"/>
      <w:divBdr>
        <w:top w:val="none" w:sz="0" w:space="0" w:color="auto"/>
        <w:left w:val="none" w:sz="0" w:space="0" w:color="auto"/>
        <w:bottom w:val="none" w:sz="0" w:space="0" w:color="auto"/>
        <w:right w:val="none" w:sz="0" w:space="0" w:color="auto"/>
      </w:divBdr>
    </w:div>
    <w:div w:id="1227454612">
      <w:bodyDiv w:val="1"/>
      <w:marLeft w:val="0"/>
      <w:marRight w:val="0"/>
      <w:marTop w:val="0"/>
      <w:marBottom w:val="0"/>
      <w:divBdr>
        <w:top w:val="none" w:sz="0" w:space="0" w:color="auto"/>
        <w:left w:val="none" w:sz="0" w:space="0" w:color="auto"/>
        <w:bottom w:val="none" w:sz="0" w:space="0" w:color="auto"/>
        <w:right w:val="none" w:sz="0" w:space="0" w:color="auto"/>
      </w:divBdr>
    </w:div>
    <w:div w:id="1227574492">
      <w:bodyDiv w:val="1"/>
      <w:marLeft w:val="0"/>
      <w:marRight w:val="0"/>
      <w:marTop w:val="0"/>
      <w:marBottom w:val="0"/>
      <w:divBdr>
        <w:top w:val="none" w:sz="0" w:space="0" w:color="auto"/>
        <w:left w:val="none" w:sz="0" w:space="0" w:color="auto"/>
        <w:bottom w:val="none" w:sz="0" w:space="0" w:color="auto"/>
        <w:right w:val="none" w:sz="0" w:space="0" w:color="auto"/>
      </w:divBdr>
    </w:div>
    <w:div w:id="1228223190">
      <w:bodyDiv w:val="1"/>
      <w:marLeft w:val="0"/>
      <w:marRight w:val="0"/>
      <w:marTop w:val="0"/>
      <w:marBottom w:val="0"/>
      <w:divBdr>
        <w:top w:val="none" w:sz="0" w:space="0" w:color="auto"/>
        <w:left w:val="none" w:sz="0" w:space="0" w:color="auto"/>
        <w:bottom w:val="none" w:sz="0" w:space="0" w:color="auto"/>
        <w:right w:val="none" w:sz="0" w:space="0" w:color="auto"/>
      </w:divBdr>
    </w:div>
    <w:div w:id="1228876581">
      <w:bodyDiv w:val="1"/>
      <w:marLeft w:val="0"/>
      <w:marRight w:val="0"/>
      <w:marTop w:val="0"/>
      <w:marBottom w:val="0"/>
      <w:divBdr>
        <w:top w:val="none" w:sz="0" w:space="0" w:color="auto"/>
        <w:left w:val="none" w:sz="0" w:space="0" w:color="auto"/>
        <w:bottom w:val="none" w:sz="0" w:space="0" w:color="auto"/>
        <w:right w:val="none" w:sz="0" w:space="0" w:color="auto"/>
      </w:divBdr>
    </w:div>
    <w:div w:id="1229002949">
      <w:bodyDiv w:val="1"/>
      <w:marLeft w:val="0"/>
      <w:marRight w:val="0"/>
      <w:marTop w:val="0"/>
      <w:marBottom w:val="0"/>
      <w:divBdr>
        <w:top w:val="none" w:sz="0" w:space="0" w:color="auto"/>
        <w:left w:val="none" w:sz="0" w:space="0" w:color="auto"/>
        <w:bottom w:val="none" w:sz="0" w:space="0" w:color="auto"/>
        <w:right w:val="none" w:sz="0" w:space="0" w:color="auto"/>
      </w:divBdr>
    </w:div>
    <w:div w:id="1229071309">
      <w:bodyDiv w:val="1"/>
      <w:marLeft w:val="0"/>
      <w:marRight w:val="0"/>
      <w:marTop w:val="0"/>
      <w:marBottom w:val="0"/>
      <w:divBdr>
        <w:top w:val="none" w:sz="0" w:space="0" w:color="auto"/>
        <w:left w:val="none" w:sz="0" w:space="0" w:color="auto"/>
        <w:bottom w:val="none" w:sz="0" w:space="0" w:color="auto"/>
        <w:right w:val="none" w:sz="0" w:space="0" w:color="auto"/>
      </w:divBdr>
    </w:div>
    <w:div w:id="1229342745">
      <w:bodyDiv w:val="1"/>
      <w:marLeft w:val="0"/>
      <w:marRight w:val="0"/>
      <w:marTop w:val="0"/>
      <w:marBottom w:val="0"/>
      <w:divBdr>
        <w:top w:val="none" w:sz="0" w:space="0" w:color="auto"/>
        <w:left w:val="none" w:sz="0" w:space="0" w:color="auto"/>
        <w:bottom w:val="none" w:sz="0" w:space="0" w:color="auto"/>
        <w:right w:val="none" w:sz="0" w:space="0" w:color="auto"/>
      </w:divBdr>
    </w:div>
    <w:div w:id="1229419409">
      <w:bodyDiv w:val="1"/>
      <w:marLeft w:val="0"/>
      <w:marRight w:val="0"/>
      <w:marTop w:val="0"/>
      <w:marBottom w:val="0"/>
      <w:divBdr>
        <w:top w:val="none" w:sz="0" w:space="0" w:color="auto"/>
        <w:left w:val="none" w:sz="0" w:space="0" w:color="auto"/>
        <w:bottom w:val="none" w:sz="0" w:space="0" w:color="auto"/>
        <w:right w:val="none" w:sz="0" w:space="0" w:color="auto"/>
      </w:divBdr>
    </w:div>
    <w:div w:id="1229802706">
      <w:bodyDiv w:val="1"/>
      <w:marLeft w:val="0"/>
      <w:marRight w:val="0"/>
      <w:marTop w:val="0"/>
      <w:marBottom w:val="0"/>
      <w:divBdr>
        <w:top w:val="none" w:sz="0" w:space="0" w:color="auto"/>
        <w:left w:val="none" w:sz="0" w:space="0" w:color="auto"/>
        <w:bottom w:val="none" w:sz="0" w:space="0" w:color="auto"/>
        <w:right w:val="none" w:sz="0" w:space="0" w:color="auto"/>
      </w:divBdr>
    </w:div>
    <w:div w:id="1230654386">
      <w:bodyDiv w:val="1"/>
      <w:marLeft w:val="0"/>
      <w:marRight w:val="0"/>
      <w:marTop w:val="0"/>
      <w:marBottom w:val="0"/>
      <w:divBdr>
        <w:top w:val="none" w:sz="0" w:space="0" w:color="auto"/>
        <w:left w:val="none" w:sz="0" w:space="0" w:color="auto"/>
        <w:bottom w:val="none" w:sz="0" w:space="0" w:color="auto"/>
        <w:right w:val="none" w:sz="0" w:space="0" w:color="auto"/>
      </w:divBdr>
    </w:div>
    <w:div w:id="1230917431">
      <w:bodyDiv w:val="1"/>
      <w:marLeft w:val="0"/>
      <w:marRight w:val="0"/>
      <w:marTop w:val="0"/>
      <w:marBottom w:val="0"/>
      <w:divBdr>
        <w:top w:val="none" w:sz="0" w:space="0" w:color="auto"/>
        <w:left w:val="none" w:sz="0" w:space="0" w:color="auto"/>
        <w:bottom w:val="none" w:sz="0" w:space="0" w:color="auto"/>
        <w:right w:val="none" w:sz="0" w:space="0" w:color="auto"/>
      </w:divBdr>
    </w:div>
    <w:div w:id="1231690447">
      <w:bodyDiv w:val="1"/>
      <w:marLeft w:val="0"/>
      <w:marRight w:val="0"/>
      <w:marTop w:val="0"/>
      <w:marBottom w:val="0"/>
      <w:divBdr>
        <w:top w:val="none" w:sz="0" w:space="0" w:color="auto"/>
        <w:left w:val="none" w:sz="0" w:space="0" w:color="auto"/>
        <w:bottom w:val="none" w:sz="0" w:space="0" w:color="auto"/>
        <w:right w:val="none" w:sz="0" w:space="0" w:color="auto"/>
      </w:divBdr>
    </w:div>
    <w:div w:id="1232429342">
      <w:bodyDiv w:val="1"/>
      <w:marLeft w:val="0"/>
      <w:marRight w:val="0"/>
      <w:marTop w:val="0"/>
      <w:marBottom w:val="0"/>
      <w:divBdr>
        <w:top w:val="none" w:sz="0" w:space="0" w:color="auto"/>
        <w:left w:val="none" w:sz="0" w:space="0" w:color="auto"/>
        <w:bottom w:val="none" w:sz="0" w:space="0" w:color="auto"/>
        <w:right w:val="none" w:sz="0" w:space="0" w:color="auto"/>
      </w:divBdr>
    </w:div>
    <w:div w:id="1234197714">
      <w:bodyDiv w:val="1"/>
      <w:marLeft w:val="0"/>
      <w:marRight w:val="0"/>
      <w:marTop w:val="0"/>
      <w:marBottom w:val="0"/>
      <w:divBdr>
        <w:top w:val="none" w:sz="0" w:space="0" w:color="auto"/>
        <w:left w:val="none" w:sz="0" w:space="0" w:color="auto"/>
        <w:bottom w:val="none" w:sz="0" w:space="0" w:color="auto"/>
        <w:right w:val="none" w:sz="0" w:space="0" w:color="auto"/>
      </w:divBdr>
    </w:div>
    <w:div w:id="1234513673">
      <w:bodyDiv w:val="1"/>
      <w:marLeft w:val="0"/>
      <w:marRight w:val="0"/>
      <w:marTop w:val="0"/>
      <w:marBottom w:val="0"/>
      <w:divBdr>
        <w:top w:val="none" w:sz="0" w:space="0" w:color="auto"/>
        <w:left w:val="none" w:sz="0" w:space="0" w:color="auto"/>
        <w:bottom w:val="none" w:sz="0" w:space="0" w:color="auto"/>
        <w:right w:val="none" w:sz="0" w:space="0" w:color="auto"/>
      </w:divBdr>
    </w:div>
    <w:div w:id="1234580214">
      <w:bodyDiv w:val="1"/>
      <w:marLeft w:val="0"/>
      <w:marRight w:val="0"/>
      <w:marTop w:val="0"/>
      <w:marBottom w:val="0"/>
      <w:divBdr>
        <w:top w:val="none" w:sz="0" w:space="0" w:color="auto"/>
        <w:left w:val="none" w:sz="0" w:space="0" w:color="auto"/>
        <w:bottom w:val="none" w:sz="0" w:space="0" w:color="auto"/>
        <w:right w:val="none" w:sz="0" w:space="0" w:color="auto"/>
      </w:divBdr>
    </w:div>
    <w:div w:id="1235815258">
      <w:bodyDiv w:val="1"/>
      <w:marLeft w:val="0"/>
      <w:marRight w:val="0"/>
      <w:marTop w:val="0"/>
      <w:marBottom w:val="0"/>
      <w:divBdr>
        <w:top w:val="none" w:sz="0" w:space="0" w:color="auto"/>
        <w:left w:val="none" w:sz="0" w:space="0" w:color="auto"/>
        <w:bottom w:val="none" w:sz="0" w:space="0" w:color="auto"/>
        <w:right w:val="none" w:sz="0" w:space="0" w:color="auto"/>
      </w:divBdr>
    </w:div>
    <w:div w:id="1235893764">
      <w:bodyDiv w:val="1"/>
      <w:marLeft w:val="0"/>
      <w:marRight w:val="0"/>
      <w:marTop w:val="0"/>
      <w:marBottom w:val="0"/>
      <w:divBdr>
        <w:top w:val="none" w:sz="0" w:space="0" w:color="auto"/>
        <w:left w:val="none" w:sz="0" w:space="0" w:color="auto"/>
        <w:bottom w:val="none" w:sz="0" w:space="0" w:color="auto"/>
        <w:right w:val="none" w:sz="0" w:space="0" w:color="auto"/>
      </w:divBdr>
    </w:div>
    <w:div w:id="1236017111">
      <w:bodyDiv w:val="1"/>
      <w:marLeft w:val="0"/>
      <w:marRight w:val="0"/>
      <w:marTop w:val="0"/>
      <w:marBottom w:val="0"/>
      <w:divBdr>
        <w:top w:val="none" w:sz="0" w:space="0" w:color="auto"/>
        <w:left w:val="none" w:sz="0" w:space="0" w:color="auto"/>
        <w:bottom w:val="none" w:sz="0" w:space="0" w:color="auto"/>
        <w:right w:val="none" w:sz="0" w:space="0" w:color="auto"/>
      </w:divBdr>
    </w:div>
    <w:div w:id="1236893575">
      <w:bodyDiv w:val="1"/>
      <w:marLeft w:val="0"/>
      <w:marRight w:val="0"/>
      <w:marTop w:val="0"/>
      <w:marBottom w:val="0"/>
      <w:divBdr>
        <w:top w:val="none" w:sz="0" w:space="0" w:color="auto"/>
        <w:left w:val="none" w:sz="0" w:space="0" w:color="auto"/>
        <w:bottom w:val="none" w:sz="0" w:space="0" w:color="auto"/>
        <w:right w:val="none" w:sz="0" w:space="0" w:color="auto"/>
      </w:divBdr>
    </w:div>
    <w:div w:id="1237089478">
      <w:bodyDiv w:val="1"/>
      <w:marLeft w:val="0"/>
      <w:marRight w:val="0"/>
      <w:marTop w:val="0"/>
      <w:marBottom w:val="0"/>
      <w:divBdr>
        <w:top w:val="none" w:sz="0" w:space="0" w:color="auto"/>
        <w:left w:val="none" w:sz="0" w:space="0" w:color="auto"/>
        <w:bottom w:val="none" w:sz="0" w:space="0" w:color="auto"/>
        <w:right w:val="none" w:sz="0" w:space="0" w:color="auto"/>
      </w:divBdr>
    </w:div>
    <w:div w:id="1237475373">
      <w:bodyDiv w:val="1"/>
      <w:marLeft w:val="0"/>
      <w:marRight w:val="0"/>
      <w:marTop w:val="0"/>
      <w:marBottom w:val="0"/>
      <w:divBdr>
        <w:top w:val="none" w:sz="0" w:space="0" w:color="auto"/>
        <w:left w:val="none" w:sz="0" w:space="0" w:color="auto"/>
        <w:bottom w:val="none" w:sz="0" w:space="0" w:color="auto"/>
        <w:right w:val="none" w:sz="0" w:space="0" w:color="auto"/>
      </w:divBdr>
    </w:div>
    <w:div w:id="1237932347">
      <w:bodyDiv w:val="1"/>
      <w:marLeft w:val="0"/>
      <w:marRight w:val="0"/>
      <w:marTop w:val="0"/>
      <w:marBottom w:val="0"/>
      <w:divBdr>
        <w:top w:val="none" w:sz="0" w:space="0" w:color="auto"/>
        <w:left w:val="none" w:sz="0" w:space="0" w:color="auto"/>
        <w:bottom w:val="none" w:sz="0" w:space="0" w:color="auto"/>
        <w:right w:val="none" w:sz="0" w:space="0" w:color="auto"/>
      </w:divBdr>
    </w:div>
    <w:div w:id="1238321667">
      <w:bodyDiv w:val="1"/>
      <w:marLeft w:val="0"/>
      <w:marRight w:val="0"/>
      <w:marTop w:val="0"/>
      <w:marBottom w:val="0"/>
      <w:divBdr>
        <w:top w:val="none" w:sz="0" w:space="0" w:color="auto"/>
        <w:left w:val="none" w:sz="0" w:space="0" w:color="auto"/>
        <w:bottom w:val="none" w:sz="0" w:space="0" w:color="auto"/>
        <w:right w:val="none" w:sz="0" w:space="0" w:color="auto"/>
      </w:divBdr>
    </w:div>
    <w:div w:id="1238441759">
      <w:bodyDiv w:val="1"/>
      <w:marLeft w:val="0"/>
      <w:marRight w:val="0"/>
      <w:marTop w:val="0"/>
      <w:marBottom w:val="0"/>
      <w:divBdr>
        <w:top w:val="none" w:sz="0" w:space="0" w:color="auto"/>
        <w:left w:val="none" w:sz="0" w:space="0" w:color="auto"/>
        <w:bottom w:val="none" w:sz="0" w:space="0" w:color="auto"/>
        <w:right w:val="none" w:sz="0" w:space="0" w:color="auto"/>
      </w:divBdr>
    </w:div>
    <w:div w:id="1239291512">
      <w:bodyDiv w:val="1"/>
      <w:marLeft w:val="0"/>
      <w:marRight w:val="0"/>
      <w:marTop w:val="0"/>
      <w:marBottom w:val="0"/>
      <w:divBdr>
        <w:top w:val="none" w:sz="0" w:space="0" w:color="auto"/>
        <w:left w:val="none" w:sz="0" w:space="0" w:color="auto"/>
        <w:bottom w:val="none" w:sz="0" w:space="0" w:color="auto"/>
        <w:right w:val="none" w:sz="0" w:space="0" w:color="auto"/>
      </w:divBdr>
    </w:div>
    <w:div w:id="1239512141">
      <w:bodyDiv w:val="1"/>
      <w:marLeft w:val="0"/>
      <w:marRight w:val="0"/>
      <w:marTop w:val="0"/>
      <w:marBottom w:val="0"/>
      <w:divBdr>
        <w:top w:val="none" w:sz="0" w:space="0" w:color="auto"/>
        <w:left w:val="none" w:sz="0" w:space="0" w:color="auto"/>
        <w:bottom w:val="none" w:sz="0" w:space="0" w:color="auto"/>
        <w:right w:val="none" w:sz="0" w:space="0" w:color="auto"/>
      </w:divBdr>
    </w:div>
    <w:div w:id="1239755063">
      <w:bodyDiv w:val="1"/>
      <w:marLeft w:val="0"/>
      <w:marRight w:val="0"/>
      <w:marTop w:val="0"/>
      <w:marBottom w:val="0"/>
      <w:divBdr>
        <w:top w:val="none" w:sz="0" w:space="0" w:color="auto"/>
        <w:left w:val="none" w:sz="0" w:space="0" w:color="auto"/>
        <w:bottom w:val="none" w:sz="0" w:space="0" w:color="auto"/>
        <w:right w:val="none" w:sz="0" w:space="0" w:color="auto"/>
      </w:divBdr>
    </w:div>
    <w:div w:id="1239821920">
      <w:bodyDiv w:val="1"/>
      <w:marLeft w:val="0"/>
      <w:marRight w:val="0"/>
      <w:marTop w:val="0"/>
      <w:marBottom w:val="0"/>
      <w:divBdr>
        <w:top w:val="none" w:sz="0" w:space="0" w:color="auto"/>
        <w:left w:val="none" w:sz="0" w:space="0" w:color="auto"/>
        <w:bottom w:val="none" w:sz="0" w:space="0" w:color="auto"/>
        <w:right w:val="none" w:sz="0" w:space="0" w:color="auto"/>
      </w:divBdr>
    </w:div>
    <w:div w:id="1240019448">
      <w:bodyDiv w:val="1"/>
      <w:marLeft w:val="0"/>
      <w:marRight w:val="0"/>
      <w:marTop w:val="0"/>
      <w:marBottom w:val="0"/>
      <w:divBdr>
        <w:top w:val="none" w:sz="0" w:space="0" w:color="auto"/>
        <w:left w:val="none" w:sz="0" w:space="0" w:color="auto"/>
        <w:bottom w:val="none" w:sz="0" w:space="0" w:color="auto"/>
        <w:right w:val="none" w:sz="0" w:space="0" w:color="auto"/>
      </w:divBdr>
    </w:div>
    <w:div w:id="1240678499">
      <w:bodyDiv w:val="1"/>
      <w:marLeft w:val="0"/>
      <w:marRight w:val="0"/>
      <w:marTop w:val="0"/>
      <w:marBottom w:val="0"/>
      <w:divBdr>
        <w:top w:val="none" w:sz="0" w:space="0" w:color="auto"/>
        <w:left w:val="none" w:sz="0" w:space="0" w:color="auto"/>
        <w:bottom w:val="none" w:sz="0" w:space="0" w:color="auto"/>
        <w:right w:val="none" w:sz="0" w:space="0" w:color="auto"/>
      </w:divBdr>
    </w:div>
    <w:div w:id="1240679881">
      <w:bodyDiv w:val="1"/>
      <w:marLeft w:val="0"/>
      <w:marRight w:val="0"/>
      <w:marTop w:val="0"/>
      <w:marBottom w:val="0"/>
      <w:divBdr>
        <w:top w:val="none" w:sz="0" w:space="0" w:color="auto"/>
        <w:left w:val="none" w:sz="0" w:space="0" w:color="auto"/>
        <w:bottom w:val="none" w:sz="0" w:space="0" w:color="auto"/>
        <w:right w:val="none" w:sz="0" w:space="0" w:color="auto"/>
      </w:divBdr>
    </w:div>
    <w:div w:id="1241208972">
      <w:bodyDiv w:val="1"/>
      <w:marLeft w:val="0"/>
      <w:marRight w:val="0"/>
      <w:marTop w:val="0"/>
      <w:marBottom w:val="0"/>
      <w:divBdr>
        <w:top w:val="none" w:sz="0" w:space="0" w:color="auto"/>
        <w:left w:val="none" w:sz="0" w:space="0" w:color="auto"/>
        <w:bottom w:val="none" w:sz="0" w:space="0" w:color="auto"/>
        <w:right w:val="none" w:sz="0" w:space="0" w:color="auto"/>
      </w:divBdr>
    </w:div>
    <w:div w:id="1242527391">
      <w:bodyDiv w:val="1"/>
      <w:marLeft w:val="0"/>
      <w:marRight w:val="0"/>
      <w:marTop w:val="0"/>
      <w:marBottom w:val="0"/>
      <w:divBdr>
        <w:top w:val="none" w:sz="0" w:space="0" w:color="auto"/>
        <w:left w:val="none" w:sz="0" w:space="0" w:color="auto"/>
        <w:bottom w:val="none" w:sz="0" w:space="0" w:color="auto"/>
        <w:right w:val="none" w:sz="0" w:space="0" w:color="auto"/>
      </w:divBdr>
    </w:div>
    <w:div w:id="1243831692">
      <w:bodyDiv w:val="1"/>
      <w:marLeft w:val="0"/>
      <w:marRight w:val="0"/>
      <w:marTop w:val="0"/>
      <w:marBottom w:val="0"/>
      <w:divBdr>
        <w:top w:val="none" w:sz="0" w:space="0" w:color="auto"/>
        <w:left w:val="none" w:sz="0" w:space="0" w:color="auto"/>
        <w:bottom w:val="none" w:sz="0" w:space="0" w:color="auto"/>
        <w:right w:val="none" w:sz="0" w:space="0" w:color="auto"/>
      </w:divBdr>
    </w:div>
    <w:div w:id="1244754525">
      <w:bodyDiv w:val="1"/>
      <w:marLeft w:val="0"/>
      <w:marRight w:val="0"/>
      <w:marTop w:val="0"/>
      <w:marBottom w:val="0"/>
      <w:divBdr>
        <w:top w:val="none" w:sz="0" w:space="0" w:color="auto"/>
        <w:left w:val="none" w:sz="0" w:space="0" w:color="auto"/>
        <w:bottom w:val="none" w:sz="0" w:space="0" w:color="auto"/>
        <w:right w:val="none" w:sz="0" w:space="0" w:color="auto"/>
      </w:divBdr>
    </w:div>
    <w:div w:id="1245604200">
      <w:bodyDiv w:val="1"/>
      <w:marLeft w:val="0"/>
      <w:marRight w:val="0"/>
      <w:marTop w:val="0"/>
      <w:marBottom w:val="0"/>
      <w:divBdr>
        <w:top w:val="none" w:sz="0" w:space="0" w:color="auto"/>
        <w:left w:val="none" w:sz="0" w:space="0" w:color="auto"/>
        <w:bottom w:val="none" w:sz="0" w:space="0" w:color="auto"/>
        <w:right w:val="none" w:sz="0" w:space="0" w:color="auto"/>
      </w:divBdr>
    </w:div>
    <w:div w:id="1245840686">
      <w:bodyDiv w:val="1"/>
      <w:marLeft w:val="0"/>
      <w:marRight w:val="0"/>
      <w:marTop w:val="0"/>
      <w:marBottom w:val="0"/>
      <w:divBdr>
        <w:top w:val="none" w:sz="0" w:space="0" w:color="auto"/>
        <w:left w:val="none" w:sz="0" w:space="0" w:color="auto"/>
        <w:bottom w:val="none" w:sz="0" w:space="0" w:color="auto"/>
        <w:right w:val="none" w:sz="0" w:space="0" w:color="auto"/>
      </w:divBdr>
    </w:div>
    <w:div w:id="1246259333">
      <w:bodyDiv w:val="1"/>
      <w:marLeft w:val="0"/>
      <w:marRight w:val="0"/>
      <w:marTop w:val="0"/>
      <w:marBottom w:val="0"/>
      <w:divBdr>
        <w:top w:val="none" w:sz="0" w:space="0" w:color="auto"/>
        <w:left w:val="none" w:sz="0" w:space="0" w:color="auto"/>
        <w:bottom w:val="none" w:sz="0" w:space="0" w:color="auto"/>
        <w:right w:val="none" w:sz="0" w:space="0" w:color="auto"/>
      </w:divBdr>
    </w:div>
    <w:div w:id="1246264805">
      <w:bodyDiv w:val="1"/>
      <w:marLeft w:val="0"/>
      <w:marRight w:val="0"/>
      <w:marTop w:val="0"/>
      <w:marBottom w:val="0"/>
      <w:divBdr>
        <w:top w:val="none" w:sz="0" w:space="0" w:color="auto"/>
        <w:left w:val="none" w:sz="0" w:space="0" w:color="auto"/>
        <w:bottom w:val="none" w:sz="0" w:space="0" w:color="auto"/>
        <w:right w:val="none" w:sz="0" w:space="0" w:color="auto"/>
      </w:divBdr>
    </w:div>
    <w:div w:id="1246379717">
      <w:bodyDiv w:val="1"/>
      <w:marLeft w:val="0"/>
      <w:marRight w:val="0"/>
      <w:marTop w:val="0"/>
      <w:marBottom w:val="0"/>
      <w:divBdr>
        <w:top w:val="none" w:sz="0" w:space="0" w:color="auto"/>
        <w:left w:val="none" w:sz="0" w:space="0" w:color="auto"/>
        <w:bottom w:val="none" w:sz="0" w:space="0" w:color="auto"/>
        <w:right w:val="none" w:sz="0" w:space="0" w:color="auto"/>
      </w:divBdr>
    </w:div>
    <w:div w:id="1246452216">
      <w:bodyDiv w:val="1"/>
      <w:marLeft w:val="0"/>
      <w:marRight w:val="0"/>
      <w:marTop w:val="0"/>
      <w:marBottom w:val="0"/>
      <w:divBdr>
        <w:top w:val="none" w:sz="0" w:space="0" w:color="auto"/>
        <w:left w:val="none" w:sz="0" w:space="0" w:color="auto"/>
        <w:bottom w:val="none" w:sz="0" w:space="0" w:color="auto"/>
        <w:right w:val="none" w:sz="0" w:space="0" w:color="auto"/>
      </w:divBdr>
    </w:div>
    <w:div w:id="1246526680">
      <w:bodyDiv w:val="1"/>
      <w:marLeft w:val="0"/>
      <w:marRight w:val="0"/>
      <w:marTop w:val="0"/>
      <w:marBottom w:val="0"/>
      <w:divBdr>
        <w:top w:val="none" w:sz="0" w:space="0" w:color="auto"/>
        <w:left w:val="none" w:sz="0" w:space="0" w:color="auto"/>
        <w:bottom w:val="none" w:sz="0" w:space="0" w:color="auto"/>
        <w:right w:val="none" w:sz="0" w:space="0" w:color="auto"/>
      </w:divBdr>
    </w:div>
    <w:div w:id="1246719285">
      <w:bodyDiv w:val="1"/>
      <w:marLeft w:val="0"/>
      <w:marRight w:val="0"/>
      <w:marTop w:val="0"/>
      <w:marBottom w:val="0"/>
      <w:divBdr>
        <w:top w:val="none" w:sz="0" w:space="0" w:color="auto"/>
        <w:left w:val="none" w:sz="0" w:space="0" w:color="auto"/>
        <w:bottom w:val="none" w:sz="0" w:space="0" w:color="auto"/>
        <w:right w:val="none" w:sz="0" w:space="0" w:color="auto"/>
      </w:divBdr>
    </w:div>
    <w:div w:id="1246958761">
      <w:bodyDiv w:val="1"/>
      <w:marLeft w:val="0"/>
      <w:marRight w:val="0"/>
      <w:marTop w:val="0"/>
      <w:marBottom w:val="0"/>
      <w:divBdr>
        <w:top w:val="none" w:sz="0" w:space="0" w:color="auto"/>
        <w:left w:val="none" w:sz="0" w:space="0" w:color="auto"/>
        <w:bottom w:val="none" w:sz="0" w:space="0" w:color="auto"/>
        <w:right w:val="none" w:sz="0" w:space="0" w:color="auto"/>
      </w:divBdr>
    </w:div>
    <w:div w:id="1246961080">
      <w:bodyDiv w:val="1"/>
      <w:marLeft w:val="0"/>
      <w:marRight w:val="0"/>
      <w:marTop w:val="0"/>
      <w:marBottom w:val="0"/>
      <w:divBdr>
        <w:top w:val="none" w:sz="0" w:space="0" w:color="auto"/>
        <w:left w:val="none" w:sz="0" w:space="0" w:color="auto"/>
        <w:bottom w:val="none" w:sz="0" w:space="0" w:color="auto"/>
        <w:right w:val="none" w:sz="0" w:space="0" w:color="auto"/>
      </w:divBdr>
    </w:div>
    <w:div w:id="1247610863">
      <w:bodyDiv w:val="1"/>
      <w:marLeft w:val="0"/>
      <w:marRight w:val="0"/>
      <w:marTop w:val="0"/>
      <w:marBottom w:val="0"/>
      <w:divBdr>
        <w:top w:val="none" w:sz="0" w:space="0" w:color="auto"/>
        <w:left w:val="none" w:sz="0" w:space="0" w:color="auto"/>
        <w:bottom w:val="none" w:sz="0" w:space="0" w:color="auto"/>
        <w:right w:val="none" w:sz="0" w:space="0" w:color="auto"/>
      </w:divBdr>
    </w:div>
    <w:div w:id="1248344712">
      <w:bodyDiv w:val="1"/>
      <w:marLeft w:val="0"/>
      <w:marRight w:val="0"/>
      <w:marTop w:val="0"/>
      <w:marBottom w:val="0"/>
      <w:divBdr>
        <w:top w:val="none" w:sz="0" w:space="0" w:color="auto"/>
        <w:left w:val="none" w:sz="0" w:space="0" w:color="auto"/>
        <w:bottom w:val="none" w:sz="0" w:space="0" w:color="auto"/>
        <w:right w:val="none" w:sz="0" w:space="0" w:color="auto"/>
      </w:divBdr>
    </w:div>
    <w:div w:id="1249005183">
      <w:bodyDiv w:val="1"/>
      <w:marLeft w:val="0"/>
      <w:marRight w:val="0"/>
      <w:marTop w:val="0"/>
      <w:marBottom w:val="0"/>
      <w:divBdr>
        <w:top w:val="none" w:sz="0" w:space="0" w:color="auto"/>
        <w:left w:val="none" w:sz="0" w:space="0" w:color="auto"/>
        <w:bottom w:val="none" w:sz="0" w:space="0" w:color="auto"/>
        <w:right w:val="none" w:sz="0" w:space="0" w:color="auto"/>
      </w:divBdr>
    </w:div>
    <w:div w:id="1249079944">
      <w:bodyDiv w:val="1"/>
      <w:marLeft w:val="0"/>
      <w:marRight w:val="0"/>
      <w:marTop w:val="0"/>
      <w:marBottom w:val="0"/>
      <w:divBdr>
        <w:top w:val="none" w:sz="0" w:space="0" w:color="auto"/>
        <w:left w:val="none" w:sz="0" w:space="0" w:color="auto"/>
        <w:bottom w:val="none" w:sz="0" w:space="0" w:color="auto"/>
        <w:right w:val="none" w:sz="0" w:space="0" w:color="auto"/>
      </w:divBdr>
    </w:div>
    <w:div w:id="1249269982">
      <w:bodyDiv w:val="1"/>
      <w:marLeft w:val="0"/>
      <w:marRight w:val="0"/>
      <w:marTop w:val="0"/>
      <w:marBottom w:val="0"/>
      <w:divBdr>
        <w:top w:val="none" w:sz="0" w:space="0" w:color="auto"/>
        <w:left w:val="none" w:sz="0" w:space="0" w:color="auto"/>
        <w:bottom w:val="none" w:sz="0" w:space="0" w:color="auto"/>
        <w:right w:val="none" w:sz="0" w:space="0" w:color="auto"/>
      </w:divBdr>
    </w:div>
    <w:div w:id="1249383761">
      <w:bodyDiv w:val="1"/>
      <w:marLeft w:val="0"/>
      <w:marRight w:val="0"/>
      <w:marTop w:val="0"/>
      <w:marBottom w:val="0"/>
      <w:divBdr>
        <w:top w:val="none" w:sz="0" w:space="0" w:color="auto"/>
        <w:left w:val="none" w:sz="0" w:space="0" w:color="auto"/>
        <w:bottom w:val="none" w:sz="0" w:space="0" w:color="auto"/>
        <w:right w:val="none" w:sz="0" w:space="0" w:color="auto"/>
      </w:divBdr>
    </w:div>
    <w:div w:id="1249535478">
      <w:bodyDiv w:val="1"/>
      <w:marLeft w:val="0"/>
      <w:marRight w:val="0"/>
      <w:marTop w:val="0"/>
      <w:marBottom w:val="0"/>
      <w:divBdr>
        <w:top w:val="none" w:sz="0" w:space="0" w:color="auto"/>
        <w:left w:val="none" w:sz="0" w:space="0" w:color="auto"/>
        <w:bottom w:val="none" w:sz="0" w:space="0" w:color="auto"/>
        <w:right w:val="none" w:sz="0" w:space="0" w:color="auto"/>
      </w:divBdr>
    </w:div>
    <w:div w:id="1249539359">
      <w:bodyDiv w:val="1"/>
      <w:marLeft w:val="0"/>
      <w:marRight w:val="0"/>
      <w:marTop w:val="0"/>
      <w:marBottom w:val="0"/>
      <w:divBdr>
        <w:top w:val="none" w:sz="0" w:space="0" w:color="auto"/>
        <w:left w:val="none" w:sz="0" w:space="0" w:color="auto"/>
        <w:bottom w:val="none" w:sz="0" w:space="0" w:color="auto"/>
        <w:right w:val="none" w:sz="0" w:space="0" w:color="auto"/>
      </w:divBdr>
    </w:div>
    <w:div w:id="1250313483">
      <w:bodyDiv w:val="1"/>
      <w:marLeft w:val="0"/>
      <w:marRight w:val="0"/>
      <w:marTop w:val="0"/>
      <w:marBottom w:val="0"/>
      <w:divBdr>
        <w:top w:val="none" w:sz="0" w:space="0" w:color="auto"/>
        <w:left w:val="none" w:sz="0" w:space="0" w:color="auto"/>
        <w:bottom w:val="none" w:sz="0" w:space="0" w:color="auto"/>
        <w:right w:val="none" w:sz="0" w:space="0" w:color="auto"/>
      </w:divBdr>
    </w:div>
    <w:div w:id="1251737729">
      <w:bodyDiv w:val="1"/>
      <w:marLeft w:val="0"/>
      <w:marRight w:val="0"/>
      <w:marTop w:val="0"/>
      <w:marBottom w:val="0"/>
      <w:divBdr>
        <w:top w:val="none" w:sz="0" w:space="0" w:color="auto"/>
        <w:left w:val="none" w:sz="0" w:space="0" w:color="auto"/>
        <w:bottom w:val="none" w:sz="0" w:space="0" w:color="auto"/>
        <w:right w:val="none" w:sz="0" w:space="0" w:color="auto"/>
      </w:divBdr>
    </w:div>
    <w:div w:id="1252279674">
      <w:bodyDiv w:val="1"/>
      <w:marLeft w:val="0"/>
      <w:marRight w:val="0"/>
      <w:marTop w:val="0"/>
      <w:marBottom w:val="0"/>
      <w:divBdr>
        <w:top w:val="none" w:sz="0" w:space="0" w:color="auto"/>
        <w:left w:val="none" w:sz="0" w:space="0" w:color="auto"/>
        <w:bottom w:val="none" w:sz="0" w:space="0" w:color="auto"/>
        <w:right w:val="none" w:sz="0" w:space="0" w:color="auto"/>
      </w:divBdr>
    </w:div>
    <w:div w:id="1252281578">
      <w:bodyDiv w:val="1"/>
      <w:marLeft w:val="0"/>
      <w:marRight w:val="0"/>
      <w:marTop w:val="0"/>
      <w:marBottom w:val="0"/>
      <w:divBdr>
        <w:top w:val="none" w:sz="0" w:space="0" w:color="auto"/>
        <w:left w:val="none" w:sz="0" w:space="0" w:color="auto"/>
        <w:bottom w:val="none" w:sz="0" w:space="0" w:color="auto"/>
        <w:right w:val="none" w:sz="0" w:space="0" w:color="auto"/>
      </w:divBdr>
    </w:div>
    <w:div w:id="1252620592">
      <w:bodyDiv w:val="1"/>
      <w:marLeft w:val="0"/>
      <w:marRight w:val="0"/>
      <w:marTop w:val="0"/>
      <w:marBottom w:val="0"/>
      <w:divBdr>
        <w:top w:val="none" w:sz="0" w:space="0" w:color="auto"/>
        <w:left w:val="none" w:sz="0" w:space="0" w:color="auto"/>
        <w:bottom w:val="none" w:sz="0" w:space="0" w:color="auto"/>
        <w:right w:val="none" w:sz="0" w:space="0" w:color="auto"/>
      </w:divBdr>
    </w:div>
    <w:div w:id="1253049498">
      <w:bodyDiv w:val="1"/>
      <w:marLeft w:val="0"/>
      <w:marRight w:val="0"/>
      <w:marTop w:val="0"/>
      <w:marBottom w:val="0"/>
      <w:divBdr>
        <w:top w:val="none" w:sz="0" w:space="0" w:color="auto"/>
        <w:left w:val="none" w:sz="0" w:space="0" w:color="auto"/>
        <w:bottom w:val="none" w:sz="0" w:space="0" w:color="auto"/>
        <w:right w:val="none" w:sz="0" w:space="0" w:color="auto"/>
      </w:divBdr>
    </w:div>
    <w:div w:id="1253783530">
      <w:bodyDiv w:val="1"/>
      <w:marLeft w:val="0"/>
      <w:marRight w:val="0"/>
      <w:marTop w:val="0"/>
      <w:marBottom w:val="0"/>
      <w:divBdr>
        <w:top w:val="none" w:sz="0" w:space="0" w:color="auto"/>
        <w:left w:val="none" w:sz="0" w:space="0" w:color="auto"/>
        <w:bottom w:val="none" w:sz="0" w:space="0" w:color="auto"/>
        <w:right w:val="none" w:sz="0" w:space="0" w:color="auto"/>
      </w:divBdr>
    </w:div>
    <w:div w:id="1254123623">
      <w:bodyDiv w:val="1"/>
      <w:marLeft w:val="0"/>
      <w:marRight w:val="0"/>
      <w:marTop w:val="0"/>
      <w:marBottom w:val="0"/>
      <w:divBdr>
        <w:top w:val="none" w:sz="0" w:space="0" w:color="auto"/>
        <w:left w:val="none" w:sz="0" w:space="0" w:color="auto"/>
        <w:bottom w:val="none" w:sz="0" w:space="0" w:color="auto"/>
        <w:right w:val="none" w:sz="0" w:space="0" w:color="auto"/>
      </w:divBdr>
    </w:div>
    <w:div w:id="1254624773">
      <w:bodyDiv w:val="1"/>
      <w:marLeft w:val="0"/>
      <w:marRight w:val="0"/>
      <w:marTop w:val="0"/>
      <w:marBottom w:val="0"/>
      <w:divBdr>
        <w:top w:val="none" w:sz="0" w:space="0" w:color="auto"/>
        <w:left w:val="none" w:sz="0" w:space="0" w:color="auto"/>
        <w:bottom w:val="none" w:sz="0" w:space="0" w:color="auto"/>
        <w:right w:val="none" w:sz="0" w:space="0" w:color="auto"/>
      </w:divBdr>
    </w:div>
    <w:div w:id="1256355275">
      <w:bodyDiv w:val="1"/>
      <w:marLeft w:val="0"/>
      <w:marRight w:val="0"/>
      <w:marTop w:val="0"/>
      <w:marBottom w:val="0"/>
      <w:divBdr>
        <w:top w:val="none" w:sz="0" w:space="0" w:color="auto"/>
        <w:left w:val="none" w:sz="0" w:space="0" w:color="auto"/>
        <w:bottom w:val="none" w:sz="0" w:space="0" w:color="auto"/>
        <w:right w:val="none" w:sz="0" w:space="0" w:color="auto"/>
      </w:divBdr>
    </w:div>
    <w:div w:id="1256672860">
      <w:bodyDiv w:val="1"/>
      <w:marLeft w:val="0"/>
      <w:marRight w:val="0"/>
      <w:marTop w:val="0"/>
      <w:marBottom w:val="0"/>
      <w:divBdr>
        <w:top w:val="none" w:sz="0" w:space="0" w:color="auto"/>
        <w:left w:val="none" w:sz="0" w:space="0" w:color="auto"/>
        <w:bottom w:val="none" w:sz="0" w:space="0" w:color="auto"/>
        <w:right w:val="none" w:sz="0" w:space="0" w:color="auto"/>
      </w:divBdr>
    </w:div>
    <w:div w:id="1257593341">
      <w:bodyDiv w:val="1"/>
      <w:marLeft w:val="0"/>
      <w:marRight w:val="0"/>
      <w:marTop w:val="0"/>
      <w:marBottom w:val="0"/>
      <w:divBdr>
        <w:top w:val="none" w:sz="0" w:space="0" w:color="auto"/>
        <w:left w:val="none" w:sz="0" w:space="0" w:color="auto"/>
        <w:bottom w:val="none" w:sz="0" w:space="0" w:color="auto"/>
        <w:right w:val="none" w:sz="0" w:space="0" w:color="auto"/>
      </w:divBdr>
    </w:div>
    <w:div w:id="1257597956">
      <w:bodyDiv w:val="1"/>
      <w:marLeft w:val="0"/>
      <w:marRight w:val="0"/>
      <w:marTop w:val="0"/>
      <w:marBottom w:val="0"/>
      <w:divBdr>
        <w:top w:val="none" w:sz="0" w:space="0" w:color="auto"/>
        <w:left w:val="none" w:sz="0" w:space="0" w:color="auto"/>
        <w:bottom w:val="none" w:sz="0" w:space="0" w:color="auto"/>
        <w:right w:val="none" w:sz="0" w:space="0" w:color="auto"/>
      </w:divBdr>
    </w:div>
    <w:div w:id="1257710017">
      <w:bodyDiv w:val="1"/>
      <w:marLeft w:val="0"/>
      <w:marRight w:val="0"/>
      <w:marTop w:val="0"/>
      <w:marBottom w:val="0"/>
      <w:divBdr>
        <w:top w:val="none" w:sz="0" w:space="0" w:color="auto"/>
        <w:left w:val="none" w:sz="0" w:space="0" w:color="auto"/>
        <w:bottom w:val="none" w:sz="0" w:space="0" w:color="auto"/>
        <w:right w:val="none" w:sz="0" w:space="0" w:color="auto"/>
      </w:divBdr>
    </w:div>
    <w:div w:id="1257834944">
      <w:bodyDiv w:val="1"/>
      <w:marLeft w:val="0"/>
      <w:marRight w:val="0"/>
      <w:marTop w:val="0"/>
      <w:marBottom w:val="0"/>
      <w:divBdr>
        <w:top w:val="none" w:sz="0" w:space="0" w:color="auto"/>
        <w:left w:val="none" w:sz="0" w:space="0" w:color="auto"/>
        <w:bottom w:val="none" w:sz="0" w:space="0" w:color="auto"/>
        <w:right w:val="none" w:sz="0" w:space="0" w:color="auto"/>
      </w:divBdr>
    </w:div>
    <w:div w:id="1258052649">
      <w:bodyDiv w:val="1"/>
      <w:marLeft w:val="0"/>
      <w:marRight w:val="0"/>
      <w:marTop w:val="0"/>
      <w:marBottom w:val="0"/>
      <w:divBdr>
        <w:top w:val="none" w:sz="0" w:space="0" w:color="auto"/>
        <w:left w:val="none" w:sz="0" w:space="0" w:color="auto"/>
        <w:bottom w:val="none" w:sz="0" w:space="0" w:color="auto"/>
        <w:right w:val="none" w:sz="0" w:space="0" w:color="auto"/>
      </w:divBdr>
    </w:div>
    <w:div w:id="1258367011">
      <w:bodyDiv w:val="1"/>
      <w:marLeft w:val="0"/>
      <w:marRight w:val="0"/>
      <w:marTop w:val="0"/>
      <w:marBottom w:val="0"/>
      <w:divBdr>
        <w:top w:val="none" w:sz="0" w:space="0" w:color="auto"/>
        <w:left w:val="none" w:sz="0" w:space="0" w:color="auto"/>
        <w:bottom w:val="none" w:sz="0" w:space="0" w:color="auto"/>
        <w:right w:val="none" w:sz="0" w:space="0" w:color="auto"/>
      </w:divBdr>
    </w:div>
    <w:div w:id="1258443020">
      <w:bodyDiv w:val="1"/>
      <w:marLeft w:val="0"/>
      <w:marRight w:val="0"/>
      <w:marTop w:val="0"/>
      <w:marBottom w:val="0"/>
      <w:divBdr>
        <w:top w:val="none" w:sz="0" w:space="0" w:color="auto"/>
        <w:left w:val="none" w:sz="0" w:space="0" w:color="auto"/>
        <w:bottom w:val="none" w:sz="0" w:space="0" w:color="auto"/>
        <w:right w:val="none" w:sz="0" w:space="0" w:color="auto"/>
      </w:divBdr>
    </w:div>
    <w:div w:id="1258638754">
      <w:bodyDiv w:val="1"/>
      <w:marLeft w:val="0"/>
      <w:marRight w:val="0"/>
      <w:marTop w:val="0"/>
      <w:marBottom w:val="0"/>
      <w:divBdr>
        <w:top w:val="none" w:sz="0" w:space="0" w:color="auto"/>
        <w:left w:val="none" w:sz="0" w:space="0" w:color="auto"/>
        <w:bottom w:val="none" w:sz="0" w:space="0" w:color="auto"/>
        <w:right w:val="none" w:sz="0" w:space="0" w:color="auto"/>
      </w:divBdr>
    </w:div>
    <w:div w:id="1258908016">
      <w:bodyDiv w:val="1"/>
      <w:marLeft w:val="0"/>
      <w:marRight w:val="0"/>
      <w:marTop w:val="0"/>
      <w:marBottom w:val="0"/>
      <w:divBdr>
        <w:top w:val="none" w:sz="0" w:space="0" w:color="auto"/>
        <w:left w:val="none" w:sz="0" w:space="0" w:color="auto"/>
        <w:bottom w:val="none" w:sz="0" w:space="0" w:color="auto"/>
        <w:right w:val="none" w:sz="0" w:space="0" w:color="auto"/>
      </w:divBdr>
    </w:div>
    <w:div w:id="1259557267">
      <w:bodyDiv w:val="1"/>
      <w:marLeft w:val="0"/>
      <w:marRight w:val="0"/>
      <w:marTop w:val="0"/>
      <w:marBottom w:val="0"/>
      <w:divBdr>
        <w:top w:val="none" w:sz="0" w:space="0" w:color="auto"/>
        <w:left w:val="none" w:sz="0" w:space="0" w:color="auto"/>
        <w:bottom w:val="none" w:sz="0" w:space="0" w:color="auto"/>
        <w:right w:val="none" w:sz="0" w:space="0" w:color="auto"/>
      </w:divBdr>
    </w:div>
    <w:div w:id="1259826848">
      <w:bodyDiv w:val="1"/>
      <w:marLeft w:val="0"/>
      <w:marRight w:val="0"/>
      <w:marTop w:val="0"/>
      <w:marBottom w:val="0"/>
      <w:divBdr>
        <w:top w:val="none" w:sz="0" w:space="0" w:color="auto"/>
        <w:left w:val="none" w:sz="0" w:space="0" w:color="auto"/>
        <w:bottom w:val="none" w:sz="0" w:space="0" w:color="auto"/>
        <w:right w:val="none" w:sz="0" w:space="0" w:color="auto"/>
      </w:divBdr>
    </w:div>
    <w:div w:id="1260137203">
      <w:bodyDiv w:val="1"/>
      <w:marLeft w:val="0"/>
      <w:marRight w:val="0"/>
      <w:marTop w:val="0"/>
      <w:marBottom w:val="0"/>
      <w:divBdr>
        <w:top w:val="none" w:sz="0" w:space="0" w:color="auto"/>
        <w:left w:val="none" w:sz="0" w:space="0" w:color="auto"/>
        <w:bottom w:val="none" w:sz="0" w:space="0" w:color="auto"/>
        <w:right w:val="none" w:sz="0" w:space="0" w:color="auto"/>
      </w:divBdr>
    </w:div>
    <w:div w:id="1260329534">
      <w:bodyDiv w:val="1"/>
      <w:marLeft w:val="0"/>
      <w:marRight w:val="0"/>
      <w:marTop w:val="0"/>
      <w:marBottom w:val="0"/>
      <w:divBdr>
        <w:top w:val="none" w:sz="0" w:space="0" w:color="auto"/>
        <w:left w:val="none" w:sz="0" w:space="0" w:color="auto"/>
        <w:bottom w:val="none" w:sz="0" w:space="0" w:color="auto"/>
        <w:right w:val="none" w:sz="0" w:space="0" w:color="auto"/>
      </w:divBdr>
    </w:div>
    <w:div w:id="1260479878">
      <w:bodyDiv w:val="1"/>
      <w:marLeft w:val="0"/>
      <w:marRight w:val="0"/>
      <w:marTop w:val="0"/>
      <w:marBottom w:val="0"/>
      <w:divBdr>
        <w:top w:val="none" w:sz="0" w:space="0" w:color="auto"/>
        <w:left w:val="none" w:sz="0" w:space="0" w:color="auto"/>
        <w:bottom w:val="none" w:sz="0" w:space="0" w:color="auto"/>
        <w:right w:val="none" w:sz="0" w:space="0" w:color="auto"/>
      </w:divBdr>
    </w:div>
    <w:div w:id="1261529665">
      <w:bodyDiv w:val="1"/>
      <w:marLeft w:val="0"/>
      <w:marRight w:val="0"/>
      <w:marTop w:val="0"/>
      <w:marBottom w:val="0"/>
      <w:divBdr>
        <w:top w:val="none" w:sz="0" w:space="0" w:color="auto"/>
        <w:left w:val="none" w:sz="0" w:space="0" w:color="auto"/>
        <w:bottom w:val="none" w:sz="0" w:space="0" w:color="auto"/>
        <w:right w:val="none" w:sz="0" w:space="0" w:color="auto"/>
      </w:divBdr>
    </w:div>
    <w:div w:id="1261908858">
      <w:bodyDiv w:val="1"/>
      <w:marLeft w:val="0"/>
      <w:marRight w:val="0"/>
      <w:marTop w:val="0"/>
      <w:marBottom w:val="0"/>
      <w:divBdr>
        <w:top w:val="none" w:sz="0" w:space="0" w:color="auto"/>
        <w:left w:val="none" w:sz="0" w:space="0" w:color="auto"/>
        <w:bottom w:val="none" w:sz="0" w:space="0" w:color="auto"/>
        <w:right w:val="none" w:sz="0" w:space="0" w:color="auto"/>
      </w:divBdr>
    </w:div>
    <w:div w:id="1263338213">
      <w:bodyDiv w:val="1"/>
      <w:marLeft w:val="0"/>
      <w:marRight w:val="0"/>
      <w:marTop w:val="0"/>
      <w:marBottom w:val="0"/>
      <w:divBdr>
        <w:top w:val="none" w:sz="0" w:space="0" w:color="auto"/>
        <w:left w:val="none" w:sz="0" w:space="0" w:color="auto"/>
        <w:bottom w:val="none" w:sz="0" w:space="0" w:color="auto"/>
        <w:right w:val="none" w:sz="0" w:space="0" w:color="auto"/>
      </w:divBdr>
    </w:div>
    <w:div w:id="1263413950">
      <w:bodyDiv w:val="1"/>
      <w:marLeft w:val="0"/>
      <w:marRight w:val="0"/>
      <w:marTop w:val="0"/>
      <w:marBottom w:val="0"/>
      <w:divBdr>
        <w:top w:val="none" w:sz="0" w:space="0" w:color="auto"/>
        <w:left w:val="none" w:sz="0" w:space="0" w:color="auto"/>
        <w:bottom w:val="none" w:sz="0" w:space="0" w:color="auto"/>
        <w:right w:val="none" w:sz="0" w:space="0" w:color="auto"/>
      </w:divBdr>
    </w:div>
    <w:div w:id="1264460125">
      <w:bodyDiv w:val="1"/>
      <w:marLeft w:val="0"/>
      <w:marRight w:val="0"/>
      <w:marTop w:val="0"/>
      <w:marBottom w:val="0"/>
      <w:divBdr>
        <w:top w:val="none" w:sz="0" w:space="0" w:color="auto"/>
        <w:left w:val="none" w:sz="0" w:space="0" w:color="auto"/>
        <w:bottom w:val="none" w:sz="0" w:space="0" w:color="auto"/>
        <w:right w:val="none" w:sz="0" w:space="0" w:color="auto"/>
      </w:divBdr>
    </w:div>
    <w:div w:id="1265069297">
      <w:bodyDiv w:val="1"/>
      <w:marLeft w:val="0"/>
      <w:marRight w:val="0"/>
      <w:marTop w:val="0"/>
      <w:marBottom w:val="0"/>
      <w:divBdr>
        <w:top w:val="none" w:sz="0" w:space="0" w:color="auto"/>
        <w:left w:val="none" w:sz="0" w:space="0" w:color="auto"/>
        <w:bottom w:val="none" w:sz="0" w:space="0" w:color="auto"/>
        <w:right w:val="none" w:sz="0" w:space="0" w:color="auto"/>
      </w:divBdr>
    </w:div>
    <w:div w:id="1265111043">
      <w:bodyDiv w:val="1"/>
      <w:marLeft w:val="0"/>
      <w:marRight w:val="0"/>
      <w:marTop w:val="0"/>
      <w:marBottom w:val="0"/>
      <w:divBdr>
        <w:top w:val="none" w:sz="0" w:space="0" w:color="auto"/>
        <w:left w:val="none" w:sz="0" w:space="0" w:color="auto"/>
        <w:bottom w:val="none" w:sz="0" w:space="0" w:color="auto"/>
        <w:right w:val="none" w:sz="0" w:space="0" w:color="auto"/>
      </w:divBdr>
    </w:div>
    <w:div w:id="1265380320">
      <w:bodyDiv w:val="1"/>
      <w:marLeft w:val="0"/>
      <w:marRight w:val="0"/>
      <w:marTop w:val="0"/>
      <w:marBottom w:val="0"/>
      <w:divBdr>
        <w:top w:val="none" w:sz="0" w:space="0" w:color="auto"/>
        <w:left w:val="none" w:sz="0" w:space="0" w:color="auto"/>
        <w:bottom w:val="none" w:sz="0" w:space="0" w:color="auto"/>
        <w:right w:val="none" w:sz="0" w:space="0" w:color="auto"/>
      </w:divBdr>
    </w:div>
    <w:div w:id="1266308385">
      <w:bodyDiv w:val="1"/>
      <w:marLeft w:val="0"/>
      <w:marRight w:val="0"/>
      <w:marTop w:val="0"/>
      <w:marBottom w:val="0"/>
      <w:divBdr>
        <w:top w:val="none" w:sz="0" w:space="0" w:color="auto"/>
        <w:left w:val="none" w:sz="0" w:space="0" w:color="auto"/>
        <w:bottom w:val="none" w:sz="0" w:space="0" w:color="auto"/>
        <w:right w:val="none" w:sz="0" w:space="0" w:color="auto"/>
      </w:divBdr>
    </w:div>
    <w:div w:id="1266693776">
      <w:bodyDiv w:val="1"/>
      <w:marLeft w:val="0"/>
      <w:marRight w:val="0"/>
      <w:marTop w:val="0"/>
      <w:marBottom w:val="0"/>
      <w:divBdr>
        <w:top w:val="none" w:sz="0" w:space="0" w:color="auto"/>
        <w:left w:val="none" w:sz="0" w:space="0" w:color="auto"/>
        <w:bottom w:val="none" w:sz="0" w:space="0" w:color="auto"/>
        <w:right w:val="none" w:sz="0" w:space="0" w:color="auto"/>
      </w:divBdr>
    </w:div>
    <w:div w:id="1267075373">
      <w:bodyDiv w:val="1"/>
      <w:marLeft w:val="0"/>
      <w:marRight w:val="0"/>
      <w:marTop w:val="0"/>
      <w:marBottom w:val="0"/>
      <w:divBdr>
        <w:top w:val="none" w:sz="0" w:space="0" w:color="auto"/>
        <w:left w:val="none" w:sz="0" w:space="0" w:color="auto"/>
        <w:bottom w:val="none" w:sz="0" w:space="0" w:color="auto"/>
        <w:right w:val="none" w:sz="0" w:space="0" w:color="auto"/>
      </w:divBdr>
    </w:div>
    <w:div w:id="1267537959">
      <w:bodyDiv w:val="1"/>
      <w:marLeft w:val="0"/>
      <w:marRight w:val="0"/>
      <w:marTop w:val="0"/>
      <w:marBottom w:val="0"/>
      <w:divBdr>
        <w:top w:val="none" w:sz="0" w:space="0" w:color="auto"/>
        <w:left w:val="none" w:sz="0" w:space="0" w:color="auto"/>
        <w:bottom w:val="none" w:sz="0" w:space="0" w:color="auto"/>
        <w:right w:val="none" w:sz="0" w:space="0" w:color="auto"/>
      </w:divBdr>
    </w:div>
    <w:div w:id="1268345624">
      <w:bodyDiv w:val="1"/>
      <w:marLeft w:val="0"/>
      <w:marRight w:val="0"/>
      <w:marTop w:val="0"/>
      <w:marBottom w:val="0"/>
      <w:divBdr>
        <w:top w:val="none" w:sz="0" w:space="0" w:color="auto"/>
        <w:left w:val="none" w:sz="0" w:space="0" w:color="auto"/>
        <w:bottom w:val="none" w:sz="0" w:space="0" w:color="auto"/>
        <w:right w:val="none" w:sz="0" w:space="0" w:color="auto"/>
      </w:divBdr>
    </w:div>
    <w:div w:id="1268585692">
      <w:bodyDiv w:val="1"/>
      <w:marLeft w:val="0"/>
      <w:marRight w:val="0"/>
      <w:marTop w:val="0"/>
      <w:marBottom w:val="0"/>
      <w:divBdr>
        <w:top w:val="none" w:sz="0" w:space="0" w:color="auto"/>
        <w:left w:val="none" w:sz="0" w:space="0" w:color="auto"/>
        <w:bottom w:val="none" w:sz="0" w:space="0" w:color="auto"/>
        <w:right w:val="none" w:sz="0" w:space="0" w:color="auto"/>
      </w:divBdr>
    </w:div>
    <w:div w:id="1268661793">
      <w:bodyDiv w:val="1"/>
      <w:marLeft w:val="0"/>
      <w:marRight w:val="0"/>
      <w:marTop w:val="0"/>
      <w:marBottom w:val="0"/>
      <w:divBdr>
        <w:top w:val="none" w:sz="0" w:space="0" w:color="auto"/>
        <w:left w:val="none" w:sz="0" w:space="0" w:color="auto"/>
        <w:bottom w:val="none" w:sz="0" w:space="0" w:color="auto"/>
        <w:right w:val="none" w:sz="0" w:space="0" w:color="auto"/>
      </w:divBdr>
    </w:div>
    <w:div w:id="1268730283">
      <w:bodyDiv w:val="1"/>
      <w:marLeft w:val="0"/>
      <w:marRight w:val="0"/>
      <w:marTop w:val="0"/>
      <w:marBottom w:val="0"/>
      <w:divBdr>
        <w:top w:val="none" w:sz="0" w:space="0" w:color="auto"/>
        <w:left w:val="none" w:sz="0" w:space="0" w:color="auto"/>
        <w:bottom w:val="none" w:sz="0" w:space="0" w:color="auto"/>
        <w:right w:val="none" w:sz="0" w:space="0" w:color="auto"/>
      </w:divBdr>
    </w:div>
    <w:div w:id="1269199066">
      <w:bodyDiv w:val="1"/>
      <w:marLeft w:val="0"/>
      <w:marRight w:val="0"/>
      <w:marTop w:val="0"/>
      <w:marBottom w:val="0"/>
      <w:divBdr>
        <w:top w:val="none" w:sz="0" w:space="0" w:color="auto"/>
        <w:left w:val="none" w:sz="0" w:space="0" w:color="auto"/>
        <w:bottom w:val="none" w:sz="0" w:space="0" w:color="auto"/>
        <w:right w:val="none" w:sz="0" w:space="0" w:color="auto"/>
      </w:divBdr>
    </w:div>
    <w:div w:id="1269659188">
      <w:bodyDiv w:val="1"/>
      <w:marLeft w:val="0"/>
      <w:marRight w:val="0"/>
      <w:marTop w:val="0"/>
      <w:marBottom w:val="0"/>
      <w:divBdr>
        <w:top w:val="none" w:sz="0" w:space="0" w:color="auto"/>
        <w:left w:val="none" w:sz="0" w:space="0" w:color="auto"/>
        <w:bottom w:val="none" w:sz="0" w:space="0" w:color="auto"/>
        <w:right w:val="none" w:sz="0" w:space="0" w:color="auto"/>
      </w:divBdr>
    </w:div>
    <w:div w:id="1269697473">
      <w:bodyDiv w:val="1"/>
      <w:marLeft w:val="0"/>
      <w:marRight w:val="0"/>
      <w:marTop w:val="0"/>
      <w:marBottom w:val="0"/>
      <w:divBdr>
        <w:top w:val="none" w:sz="0" w:space="0" w:color="auto"/>
        <w:left w:val="none" w:sz="0" w:space="0" w:color="auto"/>
        <w:bottom w:val="none" w:sz="0" w:space="0" w:color="auto"/>
        <w:right w:val="none" w:sz="0" w:space="0" w:color="auto"/>
      </w:divBdr>
    </w:div>
    <w:div w:id="1270157635">
      <w:bodyDiv w:val="1"/>
      <w:marLeft w:val="0"/>
      <w:marRight w:val="0"/>
      <w:marTop w:val="0"/>
      <w:marBottom w:val="0"/>
      <w:divBdr>
        <w:top w:val="none" w:sz="0" w:space="0" w:color="auto"/>
        <w:left w:val="none" w:sz="0" w:space="0" w:color="auto"/>
        <w:bottom w:val="none" w:sz="0" w:space="0" w:color="auto"/>
        <w:right w:val="none" w:sz="0" w:space="0" w:color="auto"/>
      </w:divBdr>
    </w:div>
    <w:div w:id="1270310322">
      <w:bodyDiv w:val="1"/>
      <w:marLeft w:val="0"/>
      <w:marRight w:val="0"/>
      <w:marTop w:val="0"/>
      <w:marBottom w:val="0"/>
      <w:divBdr>
        <w:top w:val="none" w:sz="0" w:space="0" w:color="auto"/>
        <w:left w:val="none" w:sz="0" w:space="0" w:color="auto"/>
        <w:bottom w:val="none" w:sz="0" w:space="0" w:color="auto"/>
        <w:right w:val="none" w:sz="0" w:space="0" w:color="auto"/>
      </w:divBdr>
    </w:div>
    <w:div w:id="1270548299">
      <w:bodyDiv w:val="1"/>
      <w:marLeft w:val="0"/>
      <w:marRight w:val="0"/>
      <w:marTop w:val="0"/>
      <w:marBottom w:val="0"/>
      <w:divBdr>
        <w:top w:val="none" w:sz="0" w:space="0" w:color="auto"/>
        <w:left w:val="none" w:sz="0" w:space="0" w:color="auto"/>
        <w:bottom w:val="none" w:sz="0" w:space="0" w:color="auto"/>
        <w:right w:val="none" w:sz="0" w:space="0" w:color="auto"/>
      </w:divBdr>
    </w:div>
    <w:div w:id="1271202900">
      <w:bodyDiv w:val="1"/>
      <w:marLeft w:val="0"/>
      <w:marRight w:val="0"/>
      <w:marTop w:val="0"/>
      <w:marBottom w:val="0"/>
      <w:divBdr>
        <w:top w:val="none" w:sz="0" w:space="0" w:color="auto"/>
        <w:left w:val="none" w:sz="0" w:space="0" w:color="auto"/>
        <w:bottom w:val="none" w:sz="0" w:space="0" w:color="auto"/>
        <w:right w:val="none" w:sz="0" w:space="0" w:color="auto"/>
      </w:divBdr>
    </w:div>
    <w:div w:id="1271553056">
      <w:bodyDiv w:val="1"/>
      <w:marLeft w:val="0"/>
      <w:marRight w:val="0"/>
      <w:marTop w:val="0"/>
      <w:marBottom w:val="0"/>
      <w:divBdr>
        <w:top w:val="none" w:sz="0" w:space="0" w:color="auto"/>
        <w:left w:val="none" w:sz="0" w:space="0" w:color="auto"/>
        <w:bottom w:val="none" w:sz="0" w:space="0" w:color="auto"/>
        <w:right w:val="none" w:sz="0" w:space="0" w:color="auto"/>
      </w:divBdr>
    </w:div>
    <w:div w:id="1271663956">
      <w:bodyDiv w:val="1"/>
      <w:marLeft w:val="0"/>
      <w:marRight w:val="0"/>
      <w:marTop w:val="0"/>
      <w:marBottom w:val="0"/>
      <w:divBdr>
        <w:top w:val="none" w:sz="0" w:space="0" w:color="auto"/>
        <w:left w:val="none" w:sz="0" w:space="0" w:color="auto"/>
        <w:bottom w:val="none" w:sz="0" w:space="0" w:color="auto"/>
        <w:right w:val="none" w:sz="0" w:space="0" w:color="auto"/>
      </w:divBdr>
    </w:div>
    <w:div w:id="1272669251">
      <w:bodyDiv w:val="1"/>
      <w:marLeft w:val="0"/>
      <w:marRight w:val="0"/>
      <w:marTop w:val="0"/>
      <w:marBottom w:val="0"/>
      <w:divBdr>
        <w:top w:val="none" w:sz="0" w:space="0" w:color="auto"/>
        <w:left w:val="none" w:sz="0" w:space="0" w:color="auto"/>
        <w:bottom w:val="none" w:sz="0" w:space="0" w:color="auto"/>
        <w:right w:val="none" w:sz="0" w:space="0" w:color="auto"/>
      </w:divBdr>
    </w:div>
    <w:div w:id="1273056741">
      <w:bodyDiv w:val="1"/>
      <w:marLeft w:val="0"/>
      <w:marRight w:val="0"/>
      <w:marTop w:val="0"/>
      <w:marBottom w:val="0"/>
      <w:divBdr>
        <w:top w:val="none" w:sz="0" w:space="0" w:color="auto"/>
        <w:left w:val="none" w:sz="0" w:space="0" w:color="auto"/>
        <w:bottom w:val="none" w:sz="0" w:space="0" w:color="auto"/>
        <w:right w:val="none" w:sz="0" w:space="0" w:color="auto"/>
      </w:divBdr>
    </w:div>
    <w:div w:id="1273325167">
      <w:bodyDiv w:val="1"/>
      <w:marLeft w:val="0"/>
      <w:marRight w:val="0"/>
      <w:marTop w:val="0"/>
      <w:marBottom w:val="0"/>
      <w:divBdr>
        <w:top w:val="none" w:sz="0" w:space="0" w:color="auto"/>
        <w:left w:val="none" w:sz="0" w:space="0" w:color="auto"/>
        <w:bottom w:val="none" w:sz="0" w:space="0" w:color="auto"/>
        <w:right w:val="none" w:sz="0" w:space="0" w:color="auto"/>
      </w:divBdr>
    </w:div>
    <w:div w:id="1273826991">
      <w:bodyDiv w:val="1"/>
      <w:marLeft w:val="0"/>
      <w:marRight w:val="0"/>
      <w:marTop w:val="0"/>
      <w:marBottom w:val="0"/>
      <w:divBdr>
        <w:top w:val="none" w:sz="0" w:space="0" w:color="auto"/>
        <w:left w:val="none" w:sz="0" w:space="0" w:color="auto"/>
        <w:bottom w:val="none" w:sz="0" w:space="0" w:color="auto"/>
        <w:right w:val="none" w:sz="0" w:space="0" w:color="auto"/>
      </w:divBdr>
    </w:div>
    <w:div w:id="1275942139">
      <w:bodyDiv w:val="1"/>
      <w:marLeft w:val="0"/>
      <w:marRight w:val="0"/>
      <w:marTop w:val="0"/>
      <w:marBottom w:val="0"/>
      <w:divBdr>
        <w:top w:val="none" w:sz="0" w:space="0" w:color="auto"/>
        <w:left w:val="none" w:sz="0" w:space="0" w:color="auto"/>
        <w:bottom w:val="none" w:sz="0" w:space="0" w:color="auto"/>
        <w:right w:val="none" w:sz="0" w:space="0" w:color="auto"/>
      </w:divBdr>
    </w:div>
    <w:div w:id="1276015642">
      <w:bodyDiv w:val="1"/>
      <w:marLeft w:val="0"/>
      <w:marRight w:val="0"/>
      <w:marTop w:val="0"/>
      <w:marBottom w:val="0"/>
      <w:divBdr>
        <w:top w:val="none" w:sz="0" w:space="0" w:color="auto"/>
        <w:left w:val="none" w:sz="0" w:space="0" w:color="auto"/>
        <w:bottom w:val="none" w:sz="0" w:space="0" w:color="auto"/>
        <w:right w:val="none" w:sz="0" w:space="0" w:color="auto"/>
      </w:divBdr>
    </w:div>
    <w:div w:id="1276520213">
      <w:bodyDiv w:val="1"/>
      <w:marLeft w:val="0"/>
      <w:marRight w:val="0"/>
      <w:marTop w:val="0"/>
      <w:marBottom w:val="0"/>
      <w:divBdr>
        <w:top w:val="none" w:sz="0" w:space="0" w:color="auto"/>
        <w:left w:val="none" w:sz="0" w:space="0" w:color="auto"/>
        <w:bottom w:val="none" w:sz="0" w:space="0" w:color="auto"/>
        <w:right w:val="none" w:sz="0" w:space="0" w:color="auto"/>
      </w:divBdr>
    </w:div>
    <w:div w:id="1276790988">
      <w:bodyDiv w:val="1"/>
      <w:marLeft w:val="0"/>
      <w:marRight w:val="0"/>
      <w:marTop w:val="0"/>
      <w:marBottom w:val="0"/>
      <w:divBdr>
        <w:top w:val="none" w:sz="0" w:space="0" w:color="auto"/>
        <w:left w:val="none" w:sz="0" w:space="0" w:color="auto"/>
        <w:bottom w:val="none" w:sz="0" w:space="0" w:color="auto"/>
        <w:right w:val="none" w:sz="0" w:space="0" w:color="auto"/>
      </w:divBdr>
    </w:div>
    <w:div w:id="1278100281">
      <w:bodyDiv w:val="1"/>
      <w:marLeft w:val="0"/>
      <w:marRight w:val="0"/>
      <w:marTop w:val="0"/>
      <w:marBottom w:val="0"/>
      <w:divBdr>
        <w:top w:val="none" w:sz="0" w:space="0" w:color="auto"/>
        <w:left w:val="none" w:sz="0" w:space="0" w:color="auto"/>
        <w:bottom w:val="none" w:sz="0" w:space="0" w:color="auto"/>
        <w:right w:val="none" w:sz="0" w:space="0" w:color="auto"/>
      </w:divBdr>
    </w:div>
    <w:div w:id="1278297037">
      <w:bodyDiv w:val="1"/>
      <w:marLeft w:val="0"/>
      <w:marRight w:val="0"/>
      <w:marTop w:val="0"/>
      <w:marBottom w:val="0"/>
      <w:divBdr>
        <w:top w:val="none" w:sz="0" w:space="0" w:color="auto"/>
        <w:left w:val="none" w:sz="0" w:space="0" w:color="auto"/>
        <w:bottom w:val="none" w:sz="0" w:space="0" w:color="auto"/>
        <w:right w:val="none" w:sz="0" w:space="0" w:color="auto"/>
      </w:divBdr>
    </w:div>
    <w:div w:id="1279874135">
      <w:bodyDiv w:val="1"/>
      <w:marLeft w:val="0"/>
      <w:marRight w:val="0"/>
      <w:marTop w:val="0"/>
      <w:marBottom w:val="0"/>
      <w:divBdr>
        <w:top w:val="none" w:sz="0" w:space="0" w:color="auto"/>
        <w:left w:val="none" w:sz="0" w:space="0" w:color="auto"/>
        <w:bottom w:val="none" w:sz="0" w:space="0" w:color="auto"/>
        <w:right w:val="none" w:sz="0" w:space="0" w:color="auto"/>
      </w:divBdr>
    </w:div>
    <w:div w:id="1279993559">
      <w:bodyDiv w:val="1"/>
      <w:marLeft w:val="0"/>
      <w:marRight w:val="0"/>
      <w:marTop w:val="0"/>
      <w:marBottom w:val="0"/>
      <w:divBdr>
        <w:top w:val="none" w:sz="0" w:space="0" w:color="auto"/>
        <w:left w:val="none" w:sz="0" w:space="0" w:color="auto"/>
        <w:bottom w:val="none" w:sz="0" w:space="0" w:color="auto"/>
        <w:right w:val="none" w:sz="0" w:space="0" w:color="auto"/>
      </w:divBdr>
    </w:div>
    <w:div w:id="1280263873">
      <w:bodyDiv w:val="1"/>
      <w:marLeft w:val="0"/>
      <w:marRight w:val="0"/>
      <w:marTop w:val="0"/>
      <w:marBottom w:val="0"/>
      <w:divBdr>
        <w:top w:val="none" w:sz="0" w:space="0" w:color="auto"/>
        <w:left w:val="none" w:sz="0" w:space="0" w:color="auto"/>
        <w:bottom w:val="none" w:sz="0" w:space="0" w:color="auto"/>
        <w:right w:val="none" w:sz="0" w:space="0" w:color="auto"/>
      </w:divBdr>
    </w:div>
    <w:div w:id="1281306691">
      <w:bodyDiv w:val="1"/>
      <w:marLeft w:val="0"/>
      <w:marRight w:val="0"/>
      <w:marTop w:val="0"/>
      <w:marBottom w:val="0"/>
      <w:divBdr>
        <w:top w:val="none" w:sz="0" w:space="0" w:color="auto"/>
        <w:left w:val="none" w:sz="0" w:space="0" w:color="auto"/>
        <w:bottom w:val="none" w:sz="0" w:space="0" w:color="auto"/>
        <w:right w:val="none" w:sz="0" w:space="0" w:color="auto"/>
      </w:divBdr>
    </w:div>
    <w:div w:id="1281839815">
      <w:bodyDiv w:val="1"/>
      <w:marLeft w:val="0"/>
      <w:marRight w:val="0"/>
      <w:marTop w:val="0"/>
      <w:marBottom w:val="0"/>
      <w:divBdr>
        <w:top w:val="none" w:sz="0" w:space="0" w:color="auto"/>
        <w:left w:val="none" w:sz="0" w:space="0" w:color="auto"/>
        <w:bottom w:val="none" w:sz="0" w:space="0" w:color="auto"/>
        <w:right w:val="none" w:sz="0" w:space="0" w:color="auto"/>
      </w:divBdr>
    </w:div>
    <w:div w:id="1282300001">
      <w:bodyDiv w:val="1"/>
      <w:marLeft w:val="0"/>
      <w:marRight w:val="0"/>
      <w:marTop w:val="0"/>
      <w:marBottom w:val="0"/>
      <w:divBdr>
        <w:top w:val="none" w:sz="0" w:space="0" w:color="auto"/>
        <w:left w:val="none" w:sz="0" w:space="0" w:color="auto"/>
        <w:bottom w:val="none" w:sz="0" w:space="0" w:color="auto"/>
        <w:right w:val="none" w:sz="0" w:space="0" w:color="auto"/>
      </w:divBdr>
    </w:div>
    <w:div w:id="1282347536">
      <w:bodyDiv w:val="1"/>
      <w:marLeft w:val="0"/>
      <w:marRight w:val="0"/>
      <w:marTop w:val="0"/>
      <w:marBottom w:val="0"/>
      <w:divBdr>
        <w:top w:val="none" w:sz="0" w:space="0" w:color="auto"/>
        <w:left w:val="none" w:sz="0" w:space="0" w:color="auto"/>
        <w:bottom w:val="none" w:sz="0" w:space="0" w:color="auto"/>
        <w:right w:val="none" w:sz="0" w:space="0" w:color="auto"/>
      </w:divBdr>
    </w:div>
    <w:div w:id="1282416762">
      <w:bodyDiv w:val="1"/>
      <w:marLeft w:val="0"/>
      <w:marRight w:val="0"/>
      <w:marTop w:val="0"/>
      <w:marBottom w:val="0"/>
      <w:divBdr>
        <w:top w:val="none" w:sz="0" w:space="0" w:color="auto"/>
        <w:left w:val="none" w:sz="0" w:space="0" w:color="auto"/>
        <w:bottom w:val="none" w:sz="0" w:space="0" w:color="auto"/>
        <w:right w:val="none" w:sz="0" w:space="0" w:color="auto"/>
      </w:divBdr>
    </w:div>
    <w:div w:id="1282613534">
      <w:bodyDiv w:val="1"/>
      <w:marLeft w:val="0"/>
      <w:marRight w:val="0"/>
      <w:marTop w:val="0"/>
      <w:marBottom w:val="0"/>
      <w:divBdr>
        <w:top w:val="none" w:sz="0" w:space="0" w:color="auto"/>
        <w:left w:val="none" w:sz="0" w:space="0" w:color="auto"/>
        <w:bottom w:val="none" w:sz="0" w:space="0" w:color="auto"/>
        <w:right w:val="none" w:sz="0" w:space="0" w:color="auto"/>
      </w:divBdr>
    </w:div>
    <w:div w:id="1282689412">
      <w:bodyDiv w:val="1"/>
      <w:marLeft w:val="0"/>
      <w:marRight w:val="0"/>
      <w:marTop w:val="0"/>
      <w:marBottom w:val="0"/>
      <w:divBdr>
        <w:top w:val="none" w:sz="0" w:space="0" w:color="auto"/>
        <w:left w:val="none" w:sz="0" w:space="0" w:color="auto"/>
        <w:bottom w:val="none" w:sz="0" w:space="0" w:color="auto"/>
        <w:right w:val="none" w:sz="0" w:space="0" w:color="auto"/>
      </w:divBdr>
    </w:div>
    <w:div w:id="1283533697">
      <w:bodyDiv w:val="1"/>
      <w:marLeft w:val="0"/>
      <w:marRight w:val="0"/>
      <w:marTop w:val="0"/>
      <w:marBottom w:val="0"/>
      <w:divBdr>
        <w:top w:val="none" w:sz="0" w:space="0" w:color="auto"/>
        <w:left w:val="none" w:sz="0" w:space="0" w:color="auto"/>
        <w:bottom w:val="none" w:sz="0" w:space="0" w:color="auto"/>
        <w:right w:val="none" w:sz="0" w:space="0" w:color="auto"/>
      </w:divBdr>
    </w:div>
    <w:div w:id="1284076730">
      <w:bodyDiv w:val="1"/>
      <w:marLeft w:val="0"/>
      <w:marRight w:val="0"/>
      <w:marTop w:val="0"/>
      <w:marBottom w:val="0"/>
      <w:divBdr>
        <w:top w:val="none" w:sz="0" w:space="0" w:color="auto"/>
        <w:left w:val="none" w:sz="0" w:space="0" w:color="auto"/>
        <w:bottom w:val="none" w:sz="0" w:space="0" w:color="auto"/>
        <w:right w:val="none" w:sz="0" w:space="0" w:color="auto"/>
      </w:divBdr>
    </w:div>
    <w:div w:id="1284583175">
      <w:bodyDiv w:val="1"/>
      <w:marLeft w:val="0"/>
      <w:marRight w:val="0"/>
      <w:marTop w:val="0"/>
      <w:marBottom w:val="0"/>
      <w:divBdr>
        <w:top w:val="none" w:sz="0" w:space="0" w:color="auto"/>
        <w:left w:val="none" w:sz="0" w:space="0" w:color="auto"/>
        <w:bottom w:val="none" w:sz="0" w:space="0" w:color="auto"/>
        <w:right w:val="none" w:sz="0" w:space="0" w:color="auto"/>
      </w:divBdr>
    </w:div>
    <w:div w:id="1284725516">
      <w:bodyDiv w:val="1"/>
      <w:marLeft w:val="0"/>
      <w:marRight w:val="0"/>
      <w:marTop w:val="0"/>
      <w:marBottom w:val="0"/>
      <w:divBdr>
        <w:top w:val="none" w:sz="0" w:space="0" w:color="auto"/>
        <w:left w:val="none" w:sz="0" w:space="0" w:color="auto"/>
        <w:bottom w:val="none" w:sz="0" w:space="0" w:color="auto"/>
        <w:right w:val="none" w:sz="0" w:space="0" w:color="auto"/>
      </w:divBdr>
    </w:div>
    <w:div w:id="1284849517">
      <w:bodyDiv w:val="1"/>
      <w:marLeft w:val="0"/>
      <w:marRight w:val="0"/>
      <w:marTop w:val="0"/>
      <w:marBottom w:val="0"/>
      <w:divBdr>
        <w:top w:val="none" w:sz="0" w:space="0" w:color="auto"/>
        <w:left w:val="none" w:sz="0" w:space="0" w:color="auto"/>
        <w:bottom w:val="none" w:sz="0" w:space="0" w:color="auto"/>
        <w:right w:val="none" w:sz="0" w:space="0" w:color="auto"/>
      </w:divBdr>
    </w:div>
    <w:div w:id="1285044634">
      <w:bodyDiv w:val="1"/>
      <w:marLeft w:val="0"/>
      <w:marRight w:val="0"/>
      <w:marTop w:val="0"/>
      <w:marBottom w:val="0"/>
      <w:divBdr>
        <w:top w:val="none" w:sz="0" w:space="0" w:color="auto"/>
        <w:left w:val="none" w:sz="0" w:space="0" w:color="auto"/>
        <w:bottom w:val="none" w:sz="0" w:space="0" w:color="auto"/>
        <w:right w:val="none" w:sz="0" w:space="0" w:color="auto"/>
      </w:divBdr>
    </w:div>
    <w:div w:id="1287538995">
      <w:bodyDiv w:val="1"/>
      <w:marLeft w:val="0"/>
      <w:marRight w:val="0"/>
      <w:marTop w:val="0"/>
      <w:marBottom w:val="0"/>
      <w:divBdr>
        <w:top w:val="none" w:sz="0" w:space="0" w:color="auto"/>
        <w:left w:val="none" w:sz="0" w:space="0" w:color="auto"/>
        <w:bottom w:val="none" w:sz="0" w:space="0" w:color="auto"/>
        <w:right w:val="none" w:sz="0" w:space="0" w:color="auto"/>
      </w:divBdr>
    </w:div>
    <w:div w:id="1287814595">
      <w:bodyDiv w:val="1"/>
      <w:marLeft w:val="0"/>
      <w:marRight w:val="0"/>
      <w:marTop w:val="0"/>
      <w:marBottom w:val="0"/>
      <w:divBdr>
        <w:top w:val="none" w:sz="0" w:space="0" w:color="auto"/>
        <w:left w:val="none" w:sz="0" w:space="0" w:color="auto"/>
        <w:bottom w:val="none" w:sz="0" w:space="0" w:color="auto"/>
        <w:right w:val="none" w:sz="0" w:space="0" w:color="auto"/>
      </w:divBdr>
    </w:div>
    <w:div w:id="1288009480">
      <w:bodyDiv w:val="1"/>
      <w:marLeft w:val="0"/>
      <w:marRight w:val="0"/>
      <w:marTop w:val="0"/>
      <w:marBottom w:val="0"/>
      <w:divBdr>
        <w:top w:val="none" w:sz="0" w:space="0" w:color="auto"/>
        <w:left w:val="none" w:sz="0" w:space="0" w:color="auto"/>
        <w:bottom w:val="none" w:sz="0" w:space="0" w:color="auto"/>
        <w:right w:val="none" w:sz="0" w:space="0" w:color="auto"/>
      </w:divBdr>
    </w:div>
    <w:div w:id="1288664855">
      <w:bodyDiv w:val="1"/>
      <w:marLeft w:val="0"/>
      <w:marRight w:val="0"/>
      <w:marTop w:val="0"/>
      <w:marBottom w:val="0"/>
      <w:divBdr>
        <w:top w:val="none" w:sz="0" w:space="0" w:color="auto"/>
        <w:left w:val="none" w:sz="0" w:space="0" w:color="auto"/>
        <w:bottom w:val="none" w:sz="0" w:space="0" w:color="auto"/>
        <w:right w:val="none" w:sz="0" w:space="0" w:color="auto"/>
      </w:divBdr>
    </w:div>
    <w:div w:id="1288780882">
      <w:bodyDiv w:val="1"/>
      <w:marLeft w:val="0"/>
      <w:marRight w:val="0"/>
      <w:marTop w:val="0"/>
      <w:marBottom w:val="0"/>
      <w:divBdr>
        <w:top w:val="none" w:sz="0" w:space="0" w:color="auto"/>
        <w:left w:val="none" w:sz="0" w:space="0" w:color="auto"/>
        <w:bottom w:val="none" w:sz="0" w:space="0" w:color="auto"/>
        <w:right w:val="none" w:sz="0" w:space="0" w:color="auto"/>
      </w:divBdr>
    </w:div>
    <w:div w:id="1288850868">
      <w:bodyDiv w:val="1"/>
      <w:marLeft w:val="0"/>
      <w:marRight w:val="0"/>
      <w:marTop w:val="0"/>
      <w:marBottom w:val="0"/>
      <w:divBdr>
        <w:top w:val="none" w:sz="0" w:space="0" w:color="auto"/>
        <w:left w:val="none" w:sz="0" w:space="0" w:color="auto"/>
        <w:bottom w:val="none" w:sz="0" w:space="0" w:color="auto"/>
        <w:right w:val="none" w:sz="0" w:space="0" w:color="auto"/>
      </w:divBdr>
    </w:div>
    <w:div w:id="1288971620">
      <w:bodyDiv w:val="1"/>
      <w:marLeft w:val="0"/>
      <w:marRight w:val="0"/>
      <w:marTop w:val="0"/>
      <w:marBottom w:val="0"/>
      <w:divBdr>
        <w:top w:val="none" w:sz="0" w:space="0" w:color="auto"/>
        <w:left w:val="none" w:sz="0" w:space="0" w:color="auto"/>
        <w:bottom w:val="none" w:sz="0" w:space="0" w:color="auto"/>
        <w:right w:val="none" w:sz="0" w:space="0" w:color="auto"/>
      </w:divBdr>
    </w:div>
    <w:div w:id="1289046527">
      <w:bodyDiv w:val="1"/>
      <w:marLeft w:val="0"/>
      <w:marRight w:val="0"/>
      <w:marTop w:val="0"/>
      <w:marBottom w:val="0"/>
      <w:divBdr>
        <w:top w:val="none" w:sz="0" w:space="0" w:color="auto"/>
        <w:left w:val="none" w:sz="0" w:space="0" w:color="auto"/>
        <w:bottom w:val="none" w:sz="0" w:space="0" w:color="auto"/>
        <w:right w:val="none" w:sz="0" w:space="0" w:color="auto"/>
      </w:divBdr>
    </w:div>
    <w:div w:id="1289120258">
      <w:bodyDiv w:val="1"/>
      <w:marLeft w:val="0"/>
      <w:marRight w:val="0"/>
      <w:marTop w:val="0"/>
      <w:marBottom w:val="0"/>
      <w:divBdr>
        <w:top w:val="none" w:sz="0" w:space="0" w:color="auto"/>
        <w:left w:val="none" w:sz="0" w:space="0" w:color="auto"/>
        <w:bottom w:val="none" w:sz="0" w:space="0" w:color="auto"/>
        <w:right w:val="none" w:sz="0" w:space="0" w:color="auto"/>
      </w:divBdr>
    </w:div>
    <w:div w:id="1289161021">
      <w:bodyDiv w:val="1"/>
      <w:marLeft w:val="0"/>
      <w:marRight w:val="0"/>
      <w:marTop w:val="0"/>
      <w:marBottom w:val="0"/>
      <w:divBdr>
        <w:top w:val="none" w:sz="0" w:space="0" w:color="auto"/>
        <w:left w:val="none" w:sz="0" w:space="0" w:color="auto"/>
        <w:bottom w:val="none" w:sz="0" w:space="0" w:color="auto"/>
        <w:right w:val="none" w:sz="0" w:space="0" w:color="auto"/>
      </w:divBdr>
    </w:div>
    <w:div w:id="1289318653">
      <w:bodyDiv w:val="1"/>
      <w:marLeft w:val="0"/>
      <w:marRight w:val="0"/>
      <w:marTop w:val="0"/>
      <w:marBottom w:val="0"/>
      <w:divBdr>
        <w:top w:val="none" w:sz="0" w:space="0" w:color="auto"/>
        <w:left w:val="none" w:sz="0" w:space="0" w:color="auto"/>
        <w:bottom w:val="none" w:sz="0" w:space="0" w:color="auto"/>
        <w:right w:val="none" w:sz="0" w:space="0" w:color="auto"/>
      </w:divBdr>
    </w:div>
    <w:div w:id="1290087085">
      <w:bodyDiv w:val="1"/>
      <w:marLeft w:val="0"/>
      <w:marRight w:val="0"/>
      <w:marTop w:val="0"/>
      <w:marBottom w:val="0"/>
      <w:divBdr>
        <w:top w:val="none" w:sz="0" w:space="0" w:color="auto"/>
        <w:left w:val="none" w:sz="0" w:space="0" w:color="auto"/>
        <w:bottom w:val="none" w:sz="0" w:space="0" w:color="auto"/>
        <w:right w:val="none" w:sz="0" w:space="0" w:color="auto"/>
      </w:divBdr>
      <w:divsChild>
        <w:div w:id="219250501">
          <w:marLeft w:val="0"/>
          <w:marRight w:val="0"/>
          <w:marTop w:val="0"/>
          <w:marBottom w:val="0"/>
          <w:divBdr>
            <w:top w:val="none" w:sz="0" w:space="0" w:color="auto"/>
            <w:left w:val="none" w:sz="0" w:space="0" w:color="auto"/>
            <w:bottom w:val="none" w:sz="0" w:space="0" w:color="auto"/>
            <w:right w:val="none" w:sz="0" w:space="0" w:color="auto"/>
          </w:divBdr>
          <w:divsChild>
            <w:div w:id="823396806">
              <w:marLeft w:val="0"/>
              <w:marRight w:val="0"/>
              <w:marTop w:val="0"/>
              <w:marBottom w:val="0"/>
              <w:divBdr>
                <w:top w:val="none" w:sz="0" w:space="0" w:color="auto"/>
                <w:left w:val="none" w:sz="0" w:space="0" w:color="auto"/>
                <w:bottom w:val="none" w:sz="0" w:space="0" w:color="auto"/>
                <w:right w:val="none" w:sz="0" w:space="0" w:color="auto"/>
              </w:divBdr>
            </w:div>
          </w:divsChild>
        </w:div>
        <w:div w:id="226694120">
          <w:marLeft w:val="0"/>
          <w:marRight w:val="0"/>
          <w:marTop w:val="0"/>
          <w:marBottom w:val="0"/>
          <w:divBdr>
            <w:top w:val="none" w:sz="0" w:space="0" w:color="auto"/>
            <w:left w:val="none" w:sz="0" w:space="0" w:color="auto"/>
            <w:bottom w:val="none" w:sz="0" w:space="0" w:color="auto"/>
            <w:right w:val="none" w:sz="0" w:space="0" w:color="auto"/>
          </w:divBdr>
          <w:divsChild>
            <w:div w:id="2125533068">
              <w:marLeft w:val="0"/>
              <w:marRight w:val="0"/>
              <w:marTop w:val="0"/>
              <w:marBottom w:val="0"/>
              <w:divBdr>
                <w:top w:val="none" w:sz="0" w:space="0" w:color="auto"/>
                <w:left w:val="none" w:sz="0" w:space="0" w:color="auto"/>
                <w:bottom w:val="none" w:sz="0" w:space="0" w:color="auto"/>
                <w:right w:val="none" w:sz="0" w:space="0" w:color="auto"/>
              </w:divBdr>
            </w:div>
          </w:divsChild>
        </w:div>
        <w:div w:id="754009850">
          <w:marLeft w:val="0"/>
          <w:marRight w:val="0"/>
          <w:marTop w:val="0"/>
          <w:marBottom w:val="0"/>
          <w:divBdr>
            <w:top w:val="none" w:sz="0" w:space="0" w:color="auto"/>
            <w:left w:val="none" w:sz="0" w:space="0" w:color="auto"/>
            <w:bottom w:val="none" w:sz="0" w:space="0" w:color="auto"/>
            <w:right w:val="none" w:sz="0" w:space="0" w:color="auto"/>
          </w:divBdr>
          <w:divsChild>
            <w:div w:id="46801974">
              <w:marLeft w:val="0"/>
              <w:marRight w:val="0"/>
              <w:marTop w:val="0"/>
              <w:marBottom w:val="0"/>
              <w:divBdr>
                <w:top w:val="none" w:sz="0" w:space="0" w:color="auto"/>
                <w:left w:val="none" w:sz="0" w:space="0" w:color="auto"/>
                <w:bottom w:val="none" w:sz="0" w:space="0" w:color="auto"/>
                <w:right w:val="none" w:sz="0" w:space="0" w:color="auto"/>
              </w:divBdr>
            </w:div>
          </w:divsChild>
        </w:div>
        <w:div w:id="1281961610">
          <w:marLeft w:val="0"/>
          <w:marRight w:val="0"/>
          <w:marTop w:val="0"/>
          <w:marBottom w:val="0"/>
          <w:divBdr>
            <w:top w:val="none" w:sz="0" w:space="0" w:color="auto"/>
            <w:left w:val="none" w:sz="0" w:space="0" w:color="auto"/>
            <w:bottom w:val="none" w:sz="0" w:space="0" w:color="auto"/>
            <w:right w:val="none" w:sz="0" w:space="0" w:color="auto"/>
          </w:divBdr>
          <w:divsChild>
            <w:div w:id="1198395175">
              <w:marLeft w:val="0"/>
              <w:marRight w:val="0"/>
              <w:marTop w:val="0"/>
              <w:marBottom w:val="0"/>
              <w:divBdr>
                <w:top w:val="none" w:sz="0" w:space="0" w:color="auto"/>
                <w:left w:val="none" w:sz="0" w:space="0" w:color="auto"/>
                <w:bottom w:val="none" w:sz="0" w:space="0" w:color="auto"/>
                <w:right w:val="none" w:sz="0" w:space="0" w:color="auto"/>
              </w:divBdr>
            </w:div>
          </w:divsChild>
        </w:div>
        <w:div w:id="1587764081">
          <w:marLeft w:val="0"/>
          <w:marRight w:val="0"/>
          <w:marTop w:val="0"/>
          <w:marBottom w:val="0"/>
          <w:divBdr>
            <w:top w:val="none" w:sz="0" w:space="0" w:color="auto"/>
            <w:left w:val="none" w:sz="0" w:space="0" w:color="auto"/>
            <w:bottom w:val="none" w:sz="0" w:space="0" w:color="auto"/>
            <w:right w:val="none" w:sz="0" w:space="0" w:color="auto"/>
          </w:divBdr>
          <w:divsChild>
            <w:div w:id="17881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77759">
      <w:bodyDiv w:val="1"/>
      <w:marLeft w:val="0"/>
      <w:marRight w:val="0"/>
      <w:marTop w:val="0"/>
      <w:marBottom w:val="0"/>
      <w:divBdr>
        <w:top w:val="none" w:sz="0" w:space="0" w:color="auto"/>
        <w:left w:val="none" w:sz="0" w:space="0" w:color="auto"/>
        <w:bottom w:val="none" w:sz="0" w:space="0" w:color="auto"/>
        <w:right w:val="none" w:sz="0" w:space="0" w:color="auto"/>
      </w:divBdr>
    </w:div>
    <w:div w:id="1290286074">
      <w:bodyDiv w:val="1"/>
      <w:marLeft w:val="0"/>
      <w:marRight w:val="0"/>
      <w:marTop w:val="0"/>
      <w:marBottom w:val="0"/>
      <w:divBdr>
        <w:top w:val="none" w:sz="0" w:space="0" w:color="auto"/>
        <w:left w:val="none" w:sz="0" w:space="0" w:color="auto"/>
        <w:bottom w:val="none" w:sz="0" w:space="0" w:color="auto"/>
        <w:right w:val="none" w:sz="0" w:space="0" w:color="auto"/>
      </w:divBdr>
    </w:div>
    <w:div w:id="1290472581">
      <w:bodyDiv w:val="1"/>
      <w:marLeft w:val="0"/>
      <w:marRight w:val="0"/>
      <w:marTop w:val="0"/>
      <w:marBottom w:val="0"/>
      <w:divBdr>
        <w:top w:val="none" w:sz="0" w:space="0" w:color="auto"/>
        <w:left w:val="none" w:sz="0" w:space="0" w:color="auto"/>
        <w:bottom w:val="none" w:sz="0" w:space="0" w:color="auto"/>
        <w:right w:val="none" w:sz="0" w:space="0" w:color="auto"/>
      </w:divBdr>
    </w:div>
    <w:div w:id="1290555081">
      <w:bodyDiv w:val="1"/>
      <w:marLeft w:val="0"/>
      <w:marRight w:val="0"/>
      <w:marTop w:val="0"/>
      <w:marBottom w:val="0"/>
      <w:divBdr>
        <w:top w:val="none" w:sz="0" w:space="0" w:color="auto"/>
        <w:left w:val="none" w:sz="0" w:space="0" w:color="auto"/>
        <w:bottom w:val="none" w:sz="0" w:space="0" w:color="auto"/>
        <w:right w:val="none" w:sz="0" w:space="0" w:color="auto"/>
      </w:divBdr>
    </w:div>
    <w:div w:id="1291204467">
      <w:bodyDiv w:val="1"/>
      <w:marLeft w:val="0"/>
      <w:marRight w:val="0"/>
      <w:marTop w:val="0"/>
      <w:marBottom w:val="0"/>
      <w:divBdr>
        <w:top w:val="none" w:sz="0" w:space="0" w:color="auto"/>
        <w:left w:val="none" w:sz="0" w:space="0" w:color="auto"/>
        <w:bottom w:val="none" w:sz="0" w:space="0" w:color="auto"/>
        <w:right w:val="none" w:sz="0" w:space="0" w:color="auto"/>
      </w:divBdr>
    </w:div>
    <w:div w:id="1291667112">
      <w:bodyDiv w:val="1"/>
      <w:marLeft w:val="0"/>
      <w:marRight w:val="0"/>
      <w:marTop w:val="0"/>
      <w:marBottom w:val="0"/>
      <w:divBdr>
        <w:top w:val="none" w:sz="0" w:space="0" w:color="auto"/>
        <w:left w:val="none" w:sz="0" w:space="0" w:color="auto"/>
        <w:bottom w:val="none" w:sz="0" w:space="0" w:color="auto"/>
        <w:right w:val="none" w:sz="0" w:space="0" w:color="auto"/>
      </w:divBdr>
    </w:div>
    <w:div w:id="1291786970">
      <w:bodyDiv w:val="1"/>
      <w:marLeft w:val="0"/>
      <w:marRight w:val="0"/>
      <w:marTop w:val="0"/>
      <w:marBottom w:val="0"/>
      <w:divBdr>
        <w:top w:val="none" w:sz="0" w:space="0" w:color="auto"/>
        <w:left w:val="none" w:sz="0" w:space="0" w:color="auto"/>
        <w:bottom w:val="none" w:sz="0" w:space="0" w:color="auto"/>
        <w:right w:val="none" w:sz="0" w:space="0" w:color="auto"/>
      </w:divBdr>
    </w:div>
    <w:div w:id="1291787776">
      <w:bodyDiv w:val="1"/>
      <w:marLeft w:val="0"/>
      <w:marRight w:val="0"/>
      <w:marTop w:val="0"/>
      <w:marBottom w:val="0"/>
      <w:divBdr>
        <w:top w:val="none" w:sz="0" w:space="0" w:color="auto"/>
        <w:left w:val="none" w:sz="0" w:space="0" w:color="auto"/>
        <w:bottom w:val="none" w:sz="0" w:space="0" w:color="auto"/>
        <w:right w:val="none" w:sz="0" w:space="0" w:color="auto"/>
      </w:divBdr>
    </w:div>
    <w:div w:id="1291983071">
      <w:bodyDiv w:val="1"/>
      <w:marLeft w:val="0"/>
      <w:marRight w:val="0"/>
      <w:marTop w:val="0"/>
      <w:marBottom w:val="0"/>
      <w:divBdr>
        <w:top w:val="none" w:sz="0" w:space="0" w:color="auto"/>
        <w:left w:val="none" w:sz="0" w:space="0" w:color="auto"/>
        <w:bottom w:val="none" w:sz="0" w:space="0" w:color="auto"/>
        <w:right w:val="none" w:sz="0" w:space="0" w:color="auto"/>
      </w:divBdr>
    </w:div>
    <w:div w:id="1292596267">
      <w:bodyDiv w:val="1"/>
      <w:marLeft w:val="0"/>
      <w:marRight w:val="0"/>
      <w:marTop w:val="0"/>
      <w:marBottom w:val="0"/>
      <w:divBdr>
        <w:top w:val="none" w:sz="0" w:space="0" w:color="auto"/>
        <w:left w:val="none" w:sz="0" w:space="0" w:color="auto"/>
        <w:bottom w:val="none" w:sz="0" w:space="0" w:color="auto"/>
        <w:right w:val="none" w:sz="0" w:space="0" w:color="auto"/>
      </w:divBdr>
    </w:div>
    <w:div w:id="1293751098">
      <w:bodyDiv w:val="1"/>
      <w:marLeft w:val="0"/>
      <w:marRight w:val="0"/>
      <w:marTop w:val="0"/>
      <w:marBottom w:val="0"/>
      <w:divBdr>
        <w:top w:val="none" w:sz="0" w:space="0" w:color="auto"/>
        <w:left w:val="none" w:sz="0" w:space="0" w:color="auto"/>
        <w:bottom w:val="none" w:sz="0" w:space="0" w:color="auto"/>
        <w:right w:val="none" w:sz="0" w:space="0" w:color="auto"/>
      </w:divBdr>
    </w:div>
    <w:div w:id="1294215493">
      <w:bodyDiv w:val="1"/>
      <w:marLeft w:val="0"/>
      <w:marRight w:val="0"/>
      <w:marTop w:val="0"/>
      <w:marBottom w:val="0"/>
      <w:divBdr>
        <w:top w:val="none" w:sz="0" w:space="0" w:color="auto"/>
        <w:left w:val="none" w:sz="0" w:space="0" w:color="auto"/>
        <w:bottom w:val="none" w:sz="0" w:space="0" w:color="auto"/>
        <w:right w:val="none" w:sz="0" w:space="0" w:color="auto"/>
      </w:divBdr>
    </w:div>
    <w:div w:id="1295254665">
      <w:bodyDiv w:val="1"/>
      <w:marLeft w:val="0"/>
      <w:marRight w:val="0"/>
      <w:marTop w:val="0"/>
      <w:marBottom w:val="0"/>
      <w:divBdr>
        <w:top w:val="none" w:sz="0" w:space="0" w:color="auto"/>
        <w:left w:val="none" w:sz="0" w:space="0" w:color="auto"/>
        <w:bottom w:val="none" w:sz="0" w:space="0" w:color="auto"/>
        <w:right w:val="none" w:sz="0" w:space="0" w:color="auto"/>
      </w:divBdr>
    </w:div>
    <w:div w:id="1295911414">
      <w:bodyDiv w:val="1"/>
      <w:marLeft w:val="0"/>
      <w:marRight w:val="0"/>
      <w:marTop w:val="0"/>
      <w:marBottom w:val="0"/>
      <w:divBdr>
        <w:top w:val="none" w:sz="0" w:space="0" w:color="auto"/>
        <w:left w:val="none" w:sz="0" w:space="0" w:color="auto"/>
        <w:bottom w:val="none" w:sz="0" w:space="0" w:color="auto"/>
        <w:right w:val="none" w:sz="0" w:space="0" w:color="auto"/>
      </w:divBdr>
    </w:div>
    <w:div w:id="1296256370">
      <w:bodyDiv w:val="1"/>
      <w:marLeft w:val="0"/>
      <w:marRight w:val="0"/>
      <w:marTop w:val="0"/>
      <w:marBottom w:val="0"/>
      <w:divBdr>
        <w:top w:val="none" w:sz="0" w:space="0" w:color="auto"/>
        <w:left w:val="none" w:sz="0" w:space="0" w:color="auto"/>
        <w:bottom w:val="none" w:sz="0" w:space="0" w:color="auto"/>
        <w:right w:val="none" w:sz="0" w:space="0" w:color="auto"/>
      </w:divBdr>
    </w:div>
    <w:div w:id="1296448205">
      <w:bodyDiv w:val="1"/>
      <w:marLeft w:val="0"/>
      <w:marRight w:val="0"/>
      <w:marTop w:val="0"/>
      <w:marBottom w:val="0"/>
      <w:divBdr>
        <w:top w:val="none" w:sz="0" w:space="0" w:color="auto"/>
        <w:left w:val="none" w:sz="0" w:space="0" w:color="auto"/>
        <w:bottom w:val="none" w:sz="0" w:space="0" w:color="auto"/>
        <w:right w:val="none" w:sz="0" w:space="0" w:color="auto"/>
      </w:divBdr>
    </w:div>
    <w:div w:id="1296450968">
      <w:bodyDiv w:val="1"/>
      <w:marLeft w:val="0"/>
      <w:marRight w:val="0"/>
      <w:marTop w:val="0"/>
      <w:marBottom w:val="0"/>
      <w:divBdr>
        <w:top w:val="none" w:sz="0" w:space="0" w:color="auto"/>
        <w:left w:val="none" w:sz="0" w:space="0" w:color="auto"/>
        <w:bottom w:val="none" w:sz="0" w:space="0" w:color="auto"/>
        <w:right w:val="none" w:sz="0" w:space="0" w:color="auto"/>
      </w:divBdr>
    </w:div>
    <w:div w:id="1297757771">
      <w:bodyDiv w:val="1"/>
      <w:marLeft w:val="0"/>
      <w:marRight w:val="0"/>
      <w:marTop w:val="0"/>
      <w:marBottom w:val="0"/>
      <w:divBdr>
        <w:top w:val="none" w:sz="0" w:space="0" w:color="auto"/>
        <w:left w:val="none" w:sz="0" w:space="0" w:color="auto"/>
        <w:bottom w:val="none" w:sz="0" w:space="0" w:color="auto"/>
        <w:right w:val="none" w:sz="0" w:space="0" w:color="auto"/>
      </w:divBdr>
    </w:div>
    <w:div w:id="1297955415">
      <w:bodyDiv w:val="1"/>
      <w:marLeft w:val="0"/>
      <w:marRight w:val="0"/>
      <w:marTop w:val="0"/>
      <w:marBottom w:val="0"/>
      <w:divBdr>
        <w:top w:val="none" w:sz="0" w:space="0" w:color="auto"/>
        <w:left w:val="none" w:sz="0" w:space="0" w:color="auto"/>
        <w:bottom w:val="none" w:sz="0" w:space="0" w:color="auto"/>
        <w:right w:val="none" w:sz="0" w:space="0" w:color="auto"/>
      </w:divBdr>
    </w:div>
    <w:div w:id="1298606656">
      <w:bodyDiv w:val="1"/>
      <w:marLeft w:val="0"/>
      <w:marRight w:val="0"/>
      <w:marTop w:val="0"/>
      <w:marBottom w:val="0"/>
      <w:divBdr>
        <w:top w:val="none" w:sz="0" w:space="0" w:color="auto"/>
        <w:left w:val="none" w:sz="0" w:space="0" w:color="auto"/>
        <w:bottom w:val="none" w:sz="0" w:space="0" w:color="auto"/>
        <w:right w:val="none" w:sz="0" w:space="0" w:color="auto"/>
      </w:divBdr>
    </w:div>
    <w:div w:id="1299073469">
      <w:bodyDiv w:val="1"/>
      <w:marLeft w:val="0"/>
      <w:marRight w:val="0"/>
      <w:marTop w:val="0"/>
      <w:marBottom w:val="0"/>
      <w:divBdr>
        <w:top w:val="none" w:sz="0" w:space="0" w:color="auto"/>
        <w:left w:val="none" w:sz="0" w:space="0" w:color="auto"/>
        <w:bottom w:val="none" w:sz="0" w:space="0" w:color="auto"/>
        <w:right w:val="none" w:sz="0" w:space="0" w:color="auto"/>
      </w:divBdr>
    </w:div>
    <w:div w:id="1299145288">
      <w:bodyDiv w:val="1"/>
      <w:marLeft w:val="0"/>
      <w:marRight w:val="0"/>
      <w:marTop w:val="0"/>
      <w:marBottom w:val="0"/>
      <w:divBdr>
        <w:top w:val="none" w:sz="0" w:space="0" w:color="auto"/>
        <w:left w:val="none" w:sz="0" w:space="0" w:color="auto"/>
        <w:bottom w:val="none" w:sz="0" w:space="0" w:color="auto"/>
        <w:right w:val="none" w:sz="0" w:space="0" w:color="auto"/>
      </w:divBdr>
    </w:div>
    <w:div w:id="1299798700">
      <w:bodyDiv w:val="1"/>
      <w:marLeft w:val="0"/>
      <w:marRight w:val="0"/>
      <w:marTop w:val="0"/>
      <w:marBottom w:val="0"/>
      <w:divBdr>
        <w:top w:val="none" w:sz="0" w:space="0" w:color="auto"/>
        <w:left w:val="none" w:sz="0" w:space="0" w:color="auto"/>
        <w:bottom w:val="none" w:sz="0" w:space="0" w:color="auto"/>
        <w:right w:val="none" w:sz="0" w:space="0" w:color="auto"/>
      </w:divBdr>
    </w:div>
    <w:div w:id="1300188434">
      <w:bodyDiv w:val="1"/>
      <w:marLeft w:val="0"/>
      <w:marRight w:val="0"/>
      <w:marTop w:val="0"/>
      <w:marBottom w:val="0"/>
      <w:divBdr>
        <w:top w:val="none" w:sz="0" w:space="0" w:color="auto"/>
        <w:left w:val="none" w:sz="0" w:space="0" w:color="auto"/>
        <w:bottom w:val="none" w:sz="0" w:space="0" w:color="auto"/>
        <w:right w:val="none" w:sz="0" w:space="0" w:color="auto"/>
      </w:divBdr>
    </w:div>
    <w:div w:id="1300643951">
      <w:bodyDiv w:val="1"/>
      <w:marLeft w:val="0"/>
      <w:marRight w:val="0"/>
      <w:marTop w:val="0"/>
      <w:marBottom w:val="0"/>
      <w:divBdr>
        <w:top w:val="none" w:sz="0" w:space="0" w:color="auto"/>
        <w:left w:val="none" w:sz="0" w:space="0" w:color="auto"/>
        <w:bottom w:val="none" w:sz="0" w:space="0" w:color="auto"/>
        <w:right w:val="none" w:sz="0" w:space="0" w:color="auto"/>
      </w:divBdr>
    </w:div>
    <w:div w:id="1300720351">
      <w:bodyDiv w:val="1"/>
      <w:marLeft w:val="0"/>
      <w:marRight w:val="0"/>
      <w:marTop w:val="0"/>
      <w:marBottom w:val="0"/>
      <w:divBdr>
        <w:top w:val="none" w:sz="0" w:space="0" w:color="auto"/>
        <w:left w:val="none" w:sz="0" w:space="0" w:color="auto"/>
        <w:bottom w:val="none" w:sz="0" w:space="0" w:color="auto"/>
        <w:right w:val="none" w:sz="0" w:space="0" w:color="auto"/>
      </w:divBdr>
    </w:div>
    <w:div w:id="1300843903">
      <w:bodyDiv w:val="1"/>
      <w:marLeft w:val="0"/>
      <w:marRight w:val="0"/>
      <w:marTop w:val="0"/>
      <w:marBottom w:val="0"/>
      <w:divBdr>
        <w:top w:val="none" w:sz="0" w:space="0" w:color="auto"/>
        <w:left w:val="none" w:sz="0" w:space="0" w:color="auto"/>
        <w:bottom w:val="none" w:sz="0" w:space="0" w:color="auto"/>
        <w:right w:val="none" w:sz="0" w:space="0" w:color="auto"/>
      </w:divBdr>
    </w:div>
    <w:div w:id="1301034915">
      <w:bodyDiv w:val="1"/>
      <w:marLeft w:val="0"/>
      <w:marRight w:val="0"/>
      <w:marTop w:val="0"/>
      <w:marBottom w:val="0"/>
      <w:divBdr>
        <w:top w:val="none" w:sz="0" w:space="0" w:color="auto"/>
        <w:left w:val="none" w:sz="0" w:space="0" w:color="auto"/>
        <w:bottom w:val="none" w:sz="0" w:space="0" w:color="auto"/>
        <w:right w:val="none" w:sz="0" w:space="0" w:color="auto"/>
      </w:divBdr>
    </w:div>
    <w:div w:id="1301230388">
      <w:bodyDiv w:val="1"/>
      <w:marLeft w:val="0"/>
      <w:marRight w:val="0"/>
      <w:marTop w:val="0"/>
      <w:marBottom w:val="0"/>
      <w:divBdr>
        <w:top w:val="none" w:sz="0" w:space="0" w:color="auto"/>
        <w:left w:val="none" w:sz="0" w:space="0" w:color="auto"/>
        <w:bottom w:val="none" w:sz="0" w:space="0" w:color="auto"/>
        <w:right w:val="none" w:sz="0" w:space="0" w:color="auto"/>
      </w:divBdr>
    </w:div>
    <w:div w:id="1301493037">
      <w:bodyDiv w:val="1"/>
      <w:marLeft w:val="0"/>
      <w:marRight w:val="0"/>
      <w:marTop w:val="0"/>
      <w:marBottom w:val="0"/>
      <w:divBdr>
        <w:top w:val="none" w:sz="0" w:space="0" w:color="auto"/>
        <w:left w:val="none" w:sz="0" w:space="0" w:color="auto"/>
        <w:bottom w:val="none" w:sz="0" w:space="0" w:color="auto"/>
        <w:right w:val="none" w:sz="0" w:space="0" w:color="auto"/>
      </w:divBdr>
    </w:div>
    <w:div w:id="1302269772">
      <w:bodyDiv w:val="1"/>
      <w:marLeft w:val="0"/>
      <w:marRight w:val="0"/>
      <w:marTop w:val="0"/>
      <w:marBottom w:val="0"/>
      <w:divBdr>
        <w:top w:val="none" w:sz="0" w:space="0" w:color="auto"/>
        <w:left w:val="none" w:sz="0" w:space="0" w:color="auto"/>
        <w:bottom w:val="none" w:sz="0" w:space="0" w:color="auto"/>
        <w:right w:val="none" w:sz="0" w:space="0" w:color="auto"/>
      </w:divBdr>
    </w:div>
    <w:div w:id="1302465178">
      <w:bodyDiv w:val="1"/>
      <w:marLeft w:val="0"/>
      <w:marRight w:val="0"/>
      <w:marTop w:val="0"/>
      <w:marBottom w:val="0"/>
      <w:divBdr>
        <w:top w:val="none" w:sz="0" w:space="0" w:color="auto"/>
        <w:left w:val="none" w:sz="0" w:space="0" w:color="auto"/>
        <w:bottom w:val="none" w:sz="0" w:space="0" w:color="auto"/>
        <w:right w:val="none" w:sz="0" w:space="0" w:color="auto"/>
      </w:divBdr>
    </w:div>
    <w:div w:id="1302618575">
      <w:bodyDiv w:val="1"/>
      <w:marLeft w:val="0"/>
      <w:marRight w:val="0"/>
      <w:marTop w:val="0"/>
      <w:marBottom w:val="0"/>
      <w:divBdr>
        <w:top w:val="none" w:sz="0" w:space="0" w:color="auto"/>
        <w:left w:val="none" w:sz="0" w:space="0" w:color="auto"/>
        <w:bottom w:val="none" w:sz="0" w:space="0" w:color="auto"/>
        <w:right w:val="none" w:sz="0" w:space="0" w:color="auto"/>
      </w:divBdr>
    </w:div>
    <w:div w:id="1302735067">
      <w:bodyDiv w:val="1"/>
      <w:marLeft w:val="0"/>
      <w:marRight w:val="0"/>
      <w:marTop w:val="0"/>
      <w:marBottom w:val="0"/>
      <w:divBdr>
        <w:top w:val="none" w:sz="0" w:space="0" w:color="auto"/>
        <w:left w:val="none" w:sz="0" w:space="0" w:color="auto"/>
        <w:bottom w:val="none" w:sz="0" w:space="0" w:color="auto"/>
        <w:right w:val="none" w:sz="0" w:space="0" w:color="auto"/>
      </w:divBdr>
    </w:div>
    <w:div w:id="1303119590">
      <w:bodyDiv w:val="1"/>
      <w:marLeft w:val="0"/>
      <w:marRight w:val="0"/>
      <w:marTop w:val="0"/>
      <w:marBottom w:val="0"/>
      <w:divBdr>
        <w:top w:val="none" w:sz="0" w:space="0" w:color="auto"/>
        <w:left w:val="none" w:sz="0" w:space="0" w:color="auto"/>
        <w:bottom w:val="none" w:sz="0" w:space="0" w:color="auto"/>
        <w:right w:val="none" w:sz="0" w:space="0" w:color="auto"/>
      </w:divBdr>
    </w:div>
    <w:div w:id="1303192319">
      <w:bodyDiv w:val="1"/>
      <w:marLeft w:val="0"/>
      <w:marRight w:val="0"/>
      <w:marTop w:val="0"/>
      <w:marBottom w:val="0"/>
      <w:divBdr>
        <w:top w:val="none" w:sz="0" w:space="0" w:color="auto"/>
        <w:left w:val="none" w:sz="0" w:space="0" w:color="auto"/>
        <w:bottom w:val="none" w:sz="0" w:space="0" w:color="auto"/>
        <w:right w:val="none" w:sz="0" w:space="0" w:color="auto"/>
      </w:divBdr>
    </w:div>
    <w:div w:id="1304316057">
      <w:bodyDiv w:val="1"/>
      <w:marLeft w:val="0"/>
      <w:marRight w:val="0"/>
      <w:marTop w:val="0"/>
      <w:marBottom w:val="0"/>
      <w:divBdr>
        <w:top w:val="none" w:sz="0" w:space="0" w:color="auto"/>
        <w:left w:val="none" w:sz="0" w:space="0" w:color="auto"/>
        <w:bottom w:val="none" w:sz="0" w:space="0" w:color="auto"/>
        <w:right w:val="none" w:sz="0" w:space="0" w:color="auto"/>
      </w:divBdr>
    </w:div>
    <w:div w:id="1304391459">
      <w:bodyDiv w:val="1"/>
      <w:marLeft w:val="0"/>
      <w:marRight w:val="0"/>
      <w:marTop w:val="0"/>
      <w:marBottom w:val="0"/>
      <w:divBdr>
        <w:top w:val="none" w:sz="0" w:space="0" w:color="auto"/>
        <w:left w:val="none" w:sz="0" w:space="0" w:color="auto"/>
        <w:bottom w:val="none" w:sz="0" w:space="0" w:color="auto"/>
        <w:right w:val="none" w:sz="0" w:space="0" w:color="auto"/>
      </w:divBdr>
    </w:div>
    <w:div w:id="1304509625">
      <w:bodyDiv w:val="1"/>
      <w:marLeft w:val="0"/>
      <w:marRight w:val="0"/>
      <w:marTop w:val="0"/>
      <w:marBottom w:val="0"/>
      <w:divBdr>
        <w:top w:val="none" w:sz="0" w:space="0" w:color="auto"/>
        <w:left w:val="none" w:sz="0" w:space="0" w:color="auto"/>
        <w:bottom w:val="none" w:sz="0" w:space="0" w:color="auto"/>
        <w:right w:val="none" w:sz="0" w:space="0" w:color="auto"/>
      </w:divBdr>
    </w:div>
    <w:div w:id="1305886014">
      <w:bodyDiv w:val="1"/>
      <w:marLeft w:val="0"/>
      <w:marRight w:val="0"/>
      <w:marTop w:val="0"/>
      <w:marBottom w:val="0"/>
      <w:divBdr>
        <w:top w:val="none" w:sz="0" w:space="0" w:color="auto"/>
        <w:left w:val="none" w:sz="0" w:space="0" w:color="auto"/>
        <w:bottom w:val="none" w:sz="0" w:space="0" w:color="auto"/>
        <w:right w:val="none" w:sz="0" w:space="0" w:color="auto"/>
      </w:divBdr>
    </w:div>
    <w:div w:id="1305892741">
      <w:bodyDiv w:val="1"/>
      <w:marLeft w:val="0"/>
      <w:marRight w:val="0"/>
      <w:marTop w:val="0"/>
      <w:marBottom w:val="0"/>
      <w:divBdr>
        <w:top w:val="none" w:sz="0" w:space="0" w:color="auto"/>
        <w:left w:val="none" w:sz="0" w:space="0" w:color="auto"/>
        <w:bottom w:val="none" w:sz="0" w:space="0" w:color="auto"/>
        <w:right w:val="none" w:sz="0" w:space="0" w:color="auto"/>
      </w:divBdr>
    </w:div>
    <w:div w:id="1306088145">
      <w:bodyDiv w:val="1"/>
      <w:marLeft w:val="0"/>
      <w:marRight w:val="0"/>
      <w:marTop w:val="0"/>
      <w:marBottom w:val="0"/>
      <w:divBdr>
        <w:top w:val="none" w:sz="0" w:space="0" w:color="auto"/>
        <w:left w:val="none" w:sz="0" w:space="0" w:color="auto"/>
        <w:bottom w:val="none" w:sz="0" w:space="0" w:color="auto"/>
        <w:right w:val="none" w:sz="0" w:space="0" w:color="auto"/>
      </w:divBdr>
    </w:div>
    <w:div w:id="1306667244">
      <w:bodyDiv w:val="1"/>
      <w:marLeft w:val="0"/>
      <w:marRight w:val="0"/>
      <w:marTop w:val="0"/>
      <w:marBottom w:val="0"/>
      <w:divBdr>
        <w:top w:val="none" w:sz="0" w:space="0" w:color="auto"/>
        <w:left w:val="none" w:sz="0" w:space="0" w:color="auto"/>
        <w:bottom w:val="none" w:sz="0" w:space="0" w:color="auto"/>
        <w:right w:val="none" w:sz="0" w:space="0" w:color="auto"/>
      </w:divBdr>
    </w:div>
    <w:div w:id="1306734617">
      <w:bodyDiv w:val="1"/>
      <w:marLeft w:val="0"/>
      <w:marRight w:val="0"/>
      <w:marTop w:val="0"/>
      <w:marBottom w:val="0"/>
      <w:divBdr>
        <w:top w:val="none" w:sz="0" w:space="0" w:color="auto"/>
        <w:left w:val="none" w:sz="0" w:space="0" w:color="auto"/>
        <w:bottom w:val="none" w:sz="0" w:space="0" w:color="auto"/>
        <w:right w:val="none" w:sz="0" w:space="0" w:color="auto"/>
      </w:divBdr>
    </w:div>
    <w:div w:id="1306818582">
      <w:bodyDiv w:val="1"/>
      <w:marLeft w:val="0"/>
      <w:marRight w:val="0"/>
      <w:marTop w:val="0"/>
      <w:marBottom w:val="0"/>
      <w:divBdr>
        <w:top w:val="none" w:sz="0" w:space="0" w:color="auto"/>
        <w:left w:val="none" w:sz="0" w:space="0" w:color="auto"/>
        <w:bottom w:val="none" w:sz="0" w:space="0" w:color="auto"/>
        <w:right w:val="none" w:sz="0" w:space="0" w:color="auto"/>
      </w:divBdr>
    </w:div>
    <w:div w:id="1307003294">
      <w:bodyDiv w:val="1"/>
      <w:marLeft w:val="0"/>
      <w:marRight w:val="0"/>
      <w:marTop w:val="0"/>
      <w:marBottom w:val="0"/>
      <w:divBdr>
        <w:top w:val="none" w:sz="0" w:space="0" w:color="auto"/>
        <w:left w:val="none" w:sz="0" w:space="0" w:color="auto"/>
        <w:bottom w:val="none" w:sz="0" w:space="0" w:color="auto"/>
        <w:right w:val="none" w:sz="0" w:space="0" w:color="auto"/>
      </w:divBdr>
    </w:div>
    <w:div w:id="1307080212">
      <w:bodyDiv w:val="1"/>
      <w:marLeft w:val="0"/>
      <w:marRight w:val="0"/>
      <w:marTop w:val="0"/>
      <w:marBottom w:val="0"/>
      <w:divBdr>
        <w:top w:val="none" w:sz="0" w:space="0" w:color="auto"/>
        <w:left w:val="none" w:sz="0" w:space="0" w:color="auto"/>
        <w:bottom w:val="none" w:sz="0" w:space="0" w:color="auto"/>
        <w:right w:val="none" w:sz="0" w:space="0" w:color="auto"/>
      </w:divBdr>
    </w:div>
    <w:div w:id="1307248372">
      <w:bodyDiv w:val="1"/>
      <w:marLeft w:val="0"/>
      <w:marRight w:val="0"/>
      <w:marTop w:val="0"/>
      <w:marBottom w:val="0"/>
      <w:divBdr>
        <w:top w:val="none" w:sz="0" w:space="0" w:color="auto"/>
        <w:left w:val="none" w:sz="0" w:space="0" w:color="auto"/>
        <w:bottom w:val="none" w:sz="0" w:space="0" w:color="auto"/>
        <w:right w:val="none" w:sz="0" w:space="0" w:color="auto"/>
      </w:divBdr>
    </w:div>
    <w:div w:id="1307973057">
      <w:bodyDiv w:val="1"/>
      <w:marLeft w:val="0"/>
      <w:marRight w:val="0"/>
      <w:marTop w:val="0"/>
      <w:marBottom w:val="0"/>
      <w:divBdr>
        <w:top w:val="none" w:sz="0" w:space="0" w:color="auto"/>
        <w:left w:val="none" w:sz="0" w:space="0" w:color="auto"/>
        <w:bottom w:val="none" w:sz="0" w:space="0" w:color="auto"/>
        <w:right w:val="none" w:sz="0" w:space="0" w:color="auto"/>
      </w:divBdr>
    </w:div>
    <w:div w:id="1308558718">
      <w:bodyDiv w:val="1"/>
      <w:marLeft w:val="0"/>
      <w:marRight w:val="0"/>
      <w:marTop w:val="0"/>
      <w:marBottom w:val="0"/>
      <w:divBdr>
        <w:top w:val="none" w:sz="0" w:space="0" w:color="auto"/>
        <w:left w:val="none" w:sz="0" w:space="0" w:color="auto"/>
        <w:bottom w:val="none" w:sz="0" w:space="0" w:color="auto"/>
        <w:right w:val="none" w:sz="0" w:space="0" w:color="auto"/>
      </w:divBdr>
    </w:div>
    <w:div w:id="1308628680">
      <w:bodyDiv w:val="1"/>
      <w:marLeft w:val="0"/>
      <w:marRight w:val="0"/>
      <w:marTop w:val="0"/>
      <w:marBottom w:val="0"/>
      <w:divBdr>
        <w:top w:val="none" w:sz="0" w:space="0" w:color="auto"/>
        <w:left w:val="none" w:sz="0" w:space="0" w:color="auto"/>
        <w:bottom w:val="none" w:sz="0" w:space="0" w:color="auto"/>
        <w:right w:val="none" w:sz="0" w:space="0" w:color="auto"/>
      </w:divBdr>
    </w:div>
    <w:div w:id="1308901842">
      <w:bodyDiv w:val="1"/>
      <w:marLeft w:val="0"/>
      <w:marRight w:val="0"/>
      <w:marTop w:val="0"/>
      <w:marBottom w:val="0"/>
      <w:divBdr>
        <w:top w:val="none" w:sz="0" w:space="0" w:color="auto"/>
        <w:left w:val="none" w:sz="0" w:space="0" w:color="auto"/>
        <w:bottom w:val="none" w:sz="0" w:space="0" w:color="auto"/>
        <w:right w:val="none" w:sz="0" w:space="0" w:color="auto"/>
      </w:divBdr>
    </w:div>
    <w:div w:id="1309089821">
      <w:bodyDiv w:val="1"/>
      <w:marLeft w:val="0"/>
      <w:marRight w:val="0"/>
      <w:marTop w:val="0"/>
      <w:marBottom w:val="0"/>
      <w:divBdr>
        <w:top w:val="none" w:sz="0" w:space="0" w:color="auto"/>
        <w:left w:val="none" w:sz="0" w:space="0" w:color="auto"/>
        <w:bottom w:val="none" w:sz="0" w:space="0" w:color="auto"/>
        <w:right w:val="none" w:sz="0" w:space="0" w:color="auto"/>
      </w:divBdr>
    </w:div>
    <w:div w:id="1309627744">
      <w:bodyDiv w:val="1"/>
      <w:marLeft w:val="0"/>
      <w:marRight w:val="0"/>
      <w:marTop w:val="0"/>
      <w:marBottom w:val="0"/>
      <w:divBdr>
        <w:top w:val="none" w:sz="0" w:space="0" w:color="auto"/>
        <w:left w:val="none" w:sz="0" w:space="0" w:color="auto"/>
        <w:bottom w:val="none" w:sz="0" w:space="0" w:color="auto"/>
        <w:right w:val="none" w:sz="0" w:space="0" w:color="auto"/>
      </w:divBdr>
    </w:div>
    <w:div w:id="1310210733">
      <w:bodyDiv w:val="1"/>
      <w:marLeft w:val="0"/>
      <w:marRight w:val="0"/>
      <w:marTop w:val="0"/>
      <w:marBottom w:val="0"/>
      <w:divBdr>
        <w:top w:val="none" w:sz="0" w:space="0" w:color="auto"/>
        <w:left w:val="none" w:sz="0" w:space="0" w:color="auto"/>
        <w:bottom w:val="none" w:sz="0" w:space="0" w:color="auto"/>
        <w:right w:val="none" w:sz="0" w:space="0" w:color="auto"/>
      </w:divBdr>
    </w:div>
    <w:div w:id="1310549888">
      <w:bodyDiv w:val="1"/>
      <w:marLeft w:val="0"/>
      <w:marRight w:val="0"/>
      <w:marTop w:val="0"/>
      <w:marBottom w:val="0"/>
      <w:divBdr>
        <w:top w:val="none" w:sz="0" w:space="0" w:color="auto"/>
        <w:left w:val="none" w:sz="0" w:space="0" w:color="auto"/>
        <w:bottom w:val="none" w:sz="0" w:space="0" w:color="auto"/>
        <w:right w:val="none" w:sz="0" w:space="0" w:color="auto"/>
      </w:divBdr>
    </w:div>
    <w:div w:id="1310944474">
      <w:bodyDiv w:val="1"/>
      <w:marLeft w:val="0"/>
      <w:marRight w:val="0"/>
      <w:marTop w:val="0"/>
      <w:marBottom w:val="0"/>
      <w:divBdr>
        <w:top w:val="none" w:sz="0" w:space="0" w:color="auto"/>
        <w:left w:val="none" w:sz="0" w:space="0" w:color="auto"/>
        <w:bottom w:val="none" w:sz="0" w:space="0" w:color="auto"/>
        <w:right w:val="none" w:sz="0" w:space="0" w:color="auto"/>
      </w:divBdr>
    </w:div>
    <w:div w:id="1311210151">
      <w:bodyDiv w:val="1"/>
      <w:marLeft w:val="0"/>
      <w:marRight w:val="0"/>
      <w:marTop w:val="0"/>
      <w:marBottom w:val="0"/>
      <w:divBdr>
        <w:top w:val="none" w:sz="0" w:space="0" w:color="auto"/>
        <w:left w:val="none" w:sz="0" w:space="0" w:color="auto"/>
        <w:bottom w:val="none" w:sz="0" w:space="0" w:color="auto"/>
        <w:right w:val="none" w:sz="0" w:space="0" w:color="auto"/>
      </w:divBdr>
    </w:div>
    <w:div w:id="1311321757">
      <w:bodyDiv w:val="1"/>
      <w:marLeft w:val="0"/>
      <w:marRight w:val="0"/>
      <w:marTop w:val="0"/>
      <w:marBottom w:val="0"/>
      <w:divBdr>
        <w:top w:val="none" w:sz="0" w:space="0" w:color="auto"/>
        <w:left w:val="none" w:sz="0" w:space="0" w:color="auto"/>
        <w:bottom w:val="none" w:sz="0" w:space="0" w:color="auto"/>
        <w:right w:val="none" w:sz="0" w:space="0" w:color="auto"/>
      </w:divBdr>
    </w:div>
    <w:div w:id="1312127842">
      <w:bodyDiv w:val="1"/>
      <w:marLeft w:val="0"/>
      <w:marRight w:val="0"/>
      <w:marTop w:val="0"/>
      <w:marBottom w:val="0"/>
      <w:divBdr>
        <w:top w:val="none" w:sz="0" w:space="0" w:color="auto"/>
        <w:left w:val="none" w:sz="0" w:space="0" w:color="auto"/>
        <w:bottom w:val="none" w:sz="0" w:space="0" w:color="auto"/>
        <w:right w:val="none" w:sz="0" w:space="0" w:color="auto"/>
      </w:divBdr>
    </w:div>
    <w:div w:id="1312638537">
      <w:bodyDiv w:val="1"/>
      <w:marLeft w:val="0"/>
      <w:marRight w:val="0"/>
      <w:marTop w:val="0"/>
      <w:marBottom w:val="0"/>
      <w:divBdr>
        <w:top w:val="none" w:sz="0" w:space="0" w:color="auto"/>
        <w:left w:val="none" w:sz="0" w:space="0" w:color="auto"/>
        <w:bottom w:val="none" w:sz="0" w:space="0" w:color="auto"/>
        <w:right w:val="none" w:sz="0" w:space="0" w:color="auto"/>
      </w:divBdr>
    </w:div>
    <w:div w:id="1312831050">
      <w:bodyDiv w:val="1"/>
      <w:marLeft w:val="0"/>
      <w:marRight w:val="0"/>
      <w:marTop w:val="0"/>
      <w:marBottom w:val="0"/>
      <w:divBdr>
        <w:top w:val="none" w:sz="0" w:space="0" w:color="auto"/>
        <w:left w:val="none" w:sz="0" w:space="0" w:color="auto"/>
        <w:bottom w:val="none" w:sz="0" w:space="0" w:color="auto"/>
        <w:right w:val="none" w:sz="0" w:space="0" w:color="auto"/>
      </w:divBdr>
    </w:div>
    <w:div w:id="1313171816">
      <w:bodyDiv w:val="1"/>
      <w:marLeft w:val="0"/>
      <w:marRight w:val="0"/>
      <w:marTop w:val="0"/>
      <w:marBottom w:val="0"/>
      <w:divBdr>
        <w:top w:val="none" w:sz="0" w:space="0" w:color="auto"/>
        <w:left w:val="none" w:sz="0" w:space="0" w:color="auto"/>
        <w:bottom w:val="none" w:sz="0" w:space="0" w:color="auto"/>
        <w:right w:val="none" w:sz="0" w:space="0" w:color="auto"/>
      </w:divBdr>
    </w:div>
    <w:div w:id="1313173562">
      <w:bodyDiv w:val="1"/>
      <w:marLeft w:val="0"/>
      <w:marRight w:val="0"/>
      <w:marTop w:val="0"/>
      <w:marBottom w:val="0"/>
      <w:divBdr>
        <w:top w:val="none" w:sz="0" w:space="0" w:color="auto"/>
        <w:left w:val="none" w:sz="0" w:space="0" w:color="auto"/>
        <w:bottom w:val="none" w:sz="0" w:space="0" w:color="auto"/>
        <w:right w:val="none" w:sz="0" w:space="0" w:color="auto"/>
      </w:divBdr>
    </w:div>
    <w:div w:id="1313365063">
      <w:bodyDiv w:val="1"/>
      <w:marLeft w:val="0"/>
      <w:marRight w:val="0"/>
      <w:marTop w:val="0"/>
      <w:marBottom w:val="0"/>
      <w:divBdr>
        <w:top w:val="none" w:sz="0" w:space="0" w:color="auto"/>
        <w:left w:val="none" w:sz="0" w:space="0" w:color="auto"/>
        <w:bottom w:val="none" w:sz="0" w:space="0" w:color="auto"/>
        <w:right w:val="none" w:sz="0" w:space="0" w:color="auto"/>
      </w:divBdr>
    </w:div>
    <w:div w:id="1313367822">
      <w:bodyDiv w:val="1"/>
      <w:marLeft w:val="0"/>
      <w:marRight w:val="0"/>
      <w:marTop w:val="0"/>
      <w:marBottom w:val="0"/>
      <w:divBdr>
        <w:top w:val="none" w:sz="0" w:space="0" w:color="auto"/>
        <w:left w:val="none" w:sz="0" w:space="0" w:color="auto"/>
        <w:bottom w:val="none" w:sz="0" w:space="0" w:color="auto"/>
        <w:right w:val="none" w:sz="0" w:space="0" w:color="auto"/>
      </w:divBdr>
    </w:div>
    <w:div w:id="1313414069">
      <w:bodyDiv w:val="1"/>
      <w:marLeft w:val="0"/>
      <w:marRight w:val="0"/>
      <w:marTop w:val="0"/>
      <w:marBottom w:val="0"/>
      <w:divBdr>
        <w:top w:val="none" w:sz="0" w:space="0" w:color="auto"/>
        <w:left w:val="none" w:sz="0" w:space="0" w:color="auto"/>
        <w:bottom w:val="none" w:sz="0" w:space="0" w:color="auto"/>
        <w:right w:val="none" w:sz="0" w:space="0" w:color="auto"/>
      </w:divBdr>
    </w:div>
    <w:div w:id="1313678917">
      <w:bodyDiv w:val="1"/>
      <w:marLeft w:val="0"/>
      <w:marRight w:val="0"/>
      <w:marTop w:val="0"/>
      <w:marBottom w:val="0"/>
      <w:divBdr>
        <w:top w:val="none" w:sz="0" w:space="0" w:color="auto"/>
        <w:left w:val="none" w:sz="0" w:space="0" w:color="auto"/>
        <w:bottom w:val="none" w:sz="0" w:space="0" w:color="auto"/>
        <w:right w:val="none" w:sz="0" w:space="0" w:color="auto"/>
      </w:divBdr>
    </w:div>
    <w:div w:id="1313829606">
      <w:bodyDiv w:val="1"/>
      <w:marLeft w:val="0"/>
      <w:marRight w:val="0"/>
      <w:marTop w:val="0"/>
      <w:marBottom w:val="0"/>
      <w:divBdr>
        <w:top w:val="none" w:sz="0" w:space="0" w:color="auto"/>
        <w:left w:val="none" w:sz="0" w:space="0" w:color="auto"/>
        <w:bottom w:val="none" w:sz="0" w:space="0" w:color="auto"/>
        <w:right w:val="none" w:sz="0" w:space="0" w:color="auto"/>
      </w:divBdr>
    </w:div>
    <w:div w:id="1314022632">
      <w:bodyDiv w:val="1"/>
      <w:marLeft w:val="0"/>
      <w:marRight w:val="0"/>
      <w:marTop w:val="0"/>
      <w:marBottom w:val="0"/>
      <w:divBdr>
        <w:top w:val="none" w:sz="0" w:space="0" w:color="auto"/>
        <w:left w:val="none" w:sz="0" w:space="0" w:color="auto"/>
        <w:bottom w:val="none" w:sz="0" w:space="0" w:color="auto"/>
        <w:right w:val="none" w:sz="0" w:space="0" w:color="auto"/>
      </w:divBdr>
    </w:div>
    <w:div w:id="1314485292">
      <w:bodyDiv w:val="1"/>
      <w:marLeft w:val="0"/>
      <w:marRight w:val="0"/>
      <w:marTop w:val="0"/>
      <w:marBottom w:val="0"/>
      <w:divBdr>
        <w:top w:val="none" w:sz="0" w:space="0" w:color="auto"/>
        <w:left w:val="none" w:sz="0" w:space="0" w:color="auto"/>
        <w:bottom w:val="none" w:sz="0" w:space="0" w:color="auto"/>
        <w:right w:val="none" w:sz="0" w:space="0" w:color="auto"/>
      </w:divBdr>
    </w:div>
    <w:div w:id="1314526032">
      <w:bodyDiv w:val="1"/>
      <w:marLeft w:val="0"/>
      <w:marRight w:val="0"/>
      <w:marTop w:val="0"/>
      <w:marBottom w:val="0"/>
      <w:divBdr>
        <w:top w:val="none" w:sz="0" w:space="0" w:color="auto"/>
        <w:left w:val="none" w:sz="0" w:space="0" w:color="auto"/>
        <w:bottom w:val="none" w:sz="0" w:space="0" w:color="auto"/>
        <w:right w:val="none" w:sz="0" w:space="0" w:color="auto"/>
      </w:divBdr>
    </w:div>
    <w:div w:id="1314798672">
      <w:bodyDiv w:val="1"/>
      <w:marLeft w:val="0"/>
      <w:marRight w:val="0"/>
      <w:marTop w:val="0"/>
      <w:marBottom w:val="0"/>
      <w:divBdr>
        <w:top w:val="none" w:sz="0" w:space="0" w:color="auto"/>
        <w:left w:val="none" w:sz="0" w:space="0" w:color="auto"/>
        <w:bottom w:val="none" w:sz="0" w:space="0" w:color="auto"/>
        <w:right w:val="none" w:sz="0" w:space="0" w:color="auto"/>
      </w:divBdr>
    </w:div>
    <w:div w:id="1315143171">
      <w:bodyDiv w:val="1"/>
      <w:marLeft w:val="0"/>
      <w:marRight w:val="0"/>
      <w:marTop w:val="0"/>
      <w:marBottom w:val="0"/>
      <w:divBdr>
        <w:top w:val="none" w:sz="0" w:space="0" w:color="auto"/>
        <w:left w:val="none" w:sz="0" w:space="0" w:color="auto"/>
        <w:bottom w:val="none" w:sz="0" w:space="0" w:color="auto"/>
        <w:right w:val="none" w:sz="0" w:space="0" w:color="auto"/>
      </w:divBdr>
    </w:div>
    <w:div w:id="1315724724">
      <w:bodyDiv w:val="1"/>
      <w:marLeft w:val="0"/>
      <w:marRight w:val="0"/>
      <w:marTop w:val="0"/>
      <w:marBottom w:val="0"/>
      <w:divBdr>
        <w:top w:val="none" w:sz="0" w:space="0" w:color="auto"/>
        <w:left w:val="none" w:sz="0" w:space="0" w:color="auto"/>
        <w:bottom w:val="none" w:sz="0" w:space="0" w:color="auto"/>
        <w:right w:val="none" w:sz="0" w:space="0" w:color="auto"/>
      </w:divBdr>
    </w:div>
    <w:div w:id="1315983925">
      <w:bodyDiv w:val="1"/>
      <w:marLeft w:val="0"/>
      <w:marRight w:val="0"/>
      <w:marTop w:val="0"/>
      <w:marBottom w:val="0"/>
      <w:divBdr>
        <w:top w:val="none" w:sz="0" w:space="0" w:color="auto"/>
        <w:left w:val="none" w:sz="0" w:space="0" w:color="auto"/>
        <w:bottom w:val="none" w:sz="0" w:space="0" w:color="auto"/>
        <w:right w:val="none" w:sz="0" w:space="0" w:color="auto"/>
      </w:divBdr>
    </w:div>
    <w:div w:id="1316035739">
      <w:bodyDiv w:val="1"/>
      <w:marLeft w:val="0"/>
      <w:marRight w:val="0"/>
      <w:marTop w:val="0"/>
      <w:marBottom w:val="0"/>
      <w:divBdr>
        <w:top w:val="none" w:sz="0" w:space="0" w:color="auto"/>
        <w:left w:val="none" w:sz="0" w:space="0" w:color="auto"/>
        <w:bottom w:val="none" w:sz="0" w:space="0" w:color="auto"/>
        <w:right w:val="none" w:sz="0" w:space="0" w:color="auto"/>
      </w:divBdr>
    </w:div>
    <w:div w:id="1317610620">
      <w:bodyDiv w:val="1"/>
      <w:marLeft w:val="0"/>
      <w:marRight w:val="0"/>
      <w:marTop w:val="0"/>
      <w:marBottom w:val="0"/>
      <w:divBdr>
        <w:top w:val="none" w:sz="0" w:space="0" w:color="auto"/>
        <w:left w:val="none" w:sz="0" w:space="0" w:color="auto"/>
        <w:bottom w:val="none" w:sz="0" w:space="0" w:color="auto"/>
        <w:right w:val="none" w:sz="0" w:space="0" w:color="auto"/>
      </w:divBdr>
    </w:div>
    <w:div w:id="1317685303">
      <w:bodyDiv w:val="1"/>
      <w:marLeft w:val="0"/>
      <w:marRight w:val="0"/>
      <w:marTop w:val="0"/>
      <w:marBottom w:val="0"/>
      <w:divBdr>
        <w:top w:val="none" w:sz="0" w:space="0" w:color="auto"/>
        <w:left w:val="none" w:sz="0" w:space="0" w:color="auto"/>
        <w:bottom w:val="none" w:sz="0" w:space="0" w:color="auto"/>
        <w:right w:val="none" w:sz="0" w:space="0" w:color="auto"/>
      </w:divBdr>
    </w:div>
    <w:div w:id="1317800806">
      <w:bodyDiv w:val="1"/>
      <w:marLeft w:val="0"/>
      <w:marRight w:val="0"/>
      <w:marTop w:val="0"/>
      <w:marBottom w:val="0"/>
      <w:divBdr>
        <w:top w:val="none" w:sz="0" w:space="0" w:color="auto"/>
        <w:left w:val="none" w:sz="0" w:space="0" w:color="auto"/>
        <w:bottom w:val="none" w:sz="0" w:space="0" w:color="auto"/>
        <w:right w:val="none" w:sz="0" w:space="0" w:color="auto"/>
      </w:divBdr>
    </w:div>
    <w:div w:id="1317805325">
      <w:bodyDiv w:val="1"/>
      <w:marLeft w:val="0"/>
      <w:marRight w:val="0"/>
      <w:marTop w:val="0"/>
      <w:marBottom w:val="0"/>
      <w:divBdr>
        <w:top w:val="none" w:sz="0" w:space="0" w:color="auto"/>
        <w:left w:val="none" w:sz="0" w:space="0" w:color="auto"/>
        <w:bottom w:val="none" w:sz="0" w:space="0" w:color="auto"/>
        <w:right w:val="none" w:sz="0" w:space="0" w:color="auto"/>
      </w:divBdr>
    </w:div>
    <w:div w:id="1317998692">
      <w:bodyDiv w:val="1"/>
      <w:marLeft w:val="0"/>
      <w:marRight w:val="0"/>
      <w:marTop w:val="0"/>
      <w:marBottom w:val="0"/>
      <w:divBdr>
        <w:top w:val="none" w:sz="0" w:space="0" w:color="auto"/>
        <w:left w:val="none" w:sz="0" w:space="0" w:color="auto"/>
        <w:bottom w:val="none" w:sz="0" w:space="0" w:color="auto"/>
        <w:right w:val="none" w:sz="0" w:space="0" w:color="auto"/>
      </w:divBdr>
    </w:div>
    <w:div w:id="1318073901">
      <w:bodyDiv w:val="1"/>
      <w:marLeft w:val="0"/>
      <w:marRight w:val="0"/>
      <w:marTop w:val="0"/>
      <w:marBottom w:val="0"/>
      <w:divBdr>
        <w:top w:val="none" w:sz="0" w:space="0" w:color="auto"/>
        <w:left w:val="none" w:sz="0" w:space="0" w:color="auto"/>
        <w:bottom w:val="none" w:sz="0" w:space="0" w:color="auto"/>
        <w:right w:val="none" w:sz="0" w:space="0" w:color="auto"/>
      </w:divBdr>
    </w:div>
    <w:div w:id="1318340430">
      <w:bodyDiv w:val="1"/>
      <w:marLeft w:val="0"/>
      <w:marRight w:val="0"/>
      <w:marTop w:val="0"/>
      <w:marBottom w:val="0"/>
      <w:divBdr>
        <w:top w:val="none" w:sz="0" w:space="0" w:color="auto"/>
        <w:left w:val="none" w:sz="0" w:space="0" w:color="auto"/>
        <w:bottom w:val="none" w:sz="0" w:space="0" w:color="auto"/>
        <w:right w:val="none" w:sz="0" w:space="0" w:color="auto"/>
      </w:divBdr>
    </w:div>
    <w:div w:id="1318805589">
      <w:bodyDiv w:val="1"/>
      <w:marLeft w:val="0"/>
      <w:marRight w:val="0"/>
      <w:marTop w:val="0"/>
      <w:marBottom w:val="0"/>
      <w:divBdr>
        <w:top w:val="none" w:sz="0" w:space="0" w:color="auto"/>
        <w:left w:val="none" w:sz="0" w:space="0" w:color="auto"/>
        <w:bottom w:val="none" w:sz="0" w:space="0" w:color="auto"/>
        <w:right w:val="none" w:sz="0" w:space="0" w:color="auto"/>
      </w:divBdr>
    </w:div>
    <w:div w:id="1318993283">
      <w:bodyDiv w:val="1"/>
      <w:marLeft w:val="0"/>
      <w:marRight w:val="0"/>
      <w:marTop w:val="0"/>
      <w:marBottom w:val="0"/>
      <w:divBdr>
        <w:top w:val="none" w:sz="0" w:space="0" w:color="auto"/>
        <w:left w:val="none" w:sz="0" w:space="0" w:color="auto"/>
        <w:bottom w:val="none" w:sz="0" w:space="0" w:color="auto"/>
        <w:right w:val="none" w:sz="0" w:space="0" w:color="auto"/>
      </w:divBdr>
    </w:div>
    <w:div w:id="1318994903">
      <w:bodyDiv w:val="1"/>
      <w:marLeft w:val="0"/>
      <w:marRight w:val="0"/>
      <w:marTop w:val="0"/>
      <w:marBottom w:val="0"/>
      <w:divBdr>
        <w:top w:val="none" w:sz="0" w:space="0" w:color="auto"/>
        <w:left w:val="none" w:sz="0" w:space="0" w:color="auto"/>
        <w:bottom w:val="none" w:sz="0" w:space="0" w:color="auto"/>
        <w:right w:val="none" w:sz="0" w:space="0" w:color="auto"/>
      </w:divBdr>
    </w:div>
    <w:div w:id="1319308259">
      <w:bodyDiv w:val="1"/>
      <w:marLeft w:val="0"/>
      <w:marRight w:val="0"/>
      <w:marTop w:val="0"/>
      <w:marBottom w:val="0"/>
      <w:divBdr>
        <w:top w:val="none" w:sz="0" w:space="0" w:color="auto"/>
        <w:left w:val="none" w:sz="0" w:space="0" w:color="auto"/>
        <w:bottom w:val="none" w:sz="0" w:space="0" w:color="auto"/>
        <w:right w:val="none" w:sz="0" w:space="0" w:color="auto"/>
      </w:divBdr>
    </w:div>
    <w:div w:id="1319386539">
      <w:bodyDiv w:val="1"/>
      <w:marLeft w:val="0"/>
      <w:marRight w:val="0"/>
      <w:marTop w:val="0"/>
      <w:marBottom w:val="0"/>
      <w:divBdr>
        <w:top w:val="none" w:sz="0" w:space="0" w:color="auto"/>
        <w:left w:val="none" w:sz="0" w:space="0" w:color="auto"/>
        <w:bottom w:val="none" w:sz="0" w:space="0" w:color="auto"/>
        <w:right w:val="none" w:sz="0" w:space="0" w:color="auto"/>
      </w:divBdr>
      <w:divsChild>
        <w:div w:id="189951080">
          <w:marLeft w:val="0"/>
          <w:marRight w:val="0"/>
          <w:marTop w:val="0"/>
          <w:marBottom w:val="0"/>
          <w:divBdr>
            <w:top w:val="none" w:sz="0" w:space="0" w:color="auto"/>
            <w:left w:val="none" w:sz="0" w:space="0" w:color="auto"/>
            <w:bottom w:val="none" w:sz="0" w:space="0" w:color="auto"/>
            <w:right w:val="none" w:sz="0" w:space="0" w:color="auto"/>
          </w:divBdr>
          <w:divsChild>
            <w:div w:id="1119105488">
              <w:marLeft w:val="0"/>
              <w:marRight w:val="0"/>
              <w:marTop w:val="0"/>
              <w:marBottom w:val="0"/>
              <w:divBdr>
                <w:top w:val="none" w:sz="0" w:space="0" w:color="auto"/>
                <w:left w:val="none" w:sz="0" w:space="0" w:color="auto"/>
                <w:bottom w:val="none" w:sz="0" w:space="0" w:color="auto"/>
                <w:right w:val="none" w:sz="0" w:space="0" w:color="auto"/>
              </w:divBdr>
            </w:div>
          </w:divsChild>
        </w:div>
        <w:div w:id="1001931088">
          <w:marLeft w:val="0"/>
          <w:marRight w:val="0"/>
          <w:marTop w:val="0"/>
          <w:marBottom w:val="0"/>
          <w:divBdr>
            <w:top w:val="none" w:sz="0" w:space="0" w:color="auto"/>
            <w:left w:val="none" w:sz="0" w:space="0" w:color="auto"/>
            <w:bottom w:val="none" w:sz="0" w:space="0" w:color="auto"/>
            <w:right w:val="none" w:sz="0" w:space="0" w:color="auto"/>
          </w:divBdr>
          <w:divsChild>
            <w:div w:id="133595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32307">
      <w:bodyDiv w:val="1"/>
      <w:marLeft w:val="0"/>
      <w:marRight w:val="0"/>
      <w:marTop w:val="0"/>
      <w:marBottom w:val="0"/>
      <w:divBdr>
        <w:top w:val="none" w:sz="0" w:space="0" w:color="auto"/>
        <w:left w:val="none" w:sz="0" w:space="0" w:color="auto"/>
        <w:bottom w:val="none" w:sz="0" w:space="0" w:color="auto"/>
        <w:right w:val="none" w:sz="0" w:space="0" w:color="auto"/>
      </w:divBdr>
    </w:div>
    <w:div w:id="1321419742">
      <w:bodyDiv w:val="1"/>
      <w:marLeft w:val="0"/>
      <w:marRight w:val="0"/>
      <w:marTop w:val="0"/>
      <w:marBottom w:val="0"/>
      <w:divBdr>
        <w:top w:val="none" w:sz="0" w:space="0" w:color="auto"/>
        <w:left w:val="none" w:sz="0" w:space="0" w:color="auto"/>
        <w:bottom w:val="none" w:sz="0" w:space="0" w:color="auto"/>
        <w:right w:val="none" w:sz="0" w:space="0" w:color="auto"/>
      </w:divBdr>
    </w:div>
    <w:div w:id="1321540955">
      <w:bodyDiv w:val="1"/>
      <w:marLeft w:val="0"/>
      <w:marRight w:val="0"/>
      <w:marTop w:val="0"/>
      <w:marBottom w:val="0"/>
      <w:divBdr>
        <w:top w:val="none" w:sz="0" w:space="0" w:color="auto"/>
        <w:left w:val="none" w:sz="0" w:space="0" w:color="auto"/>
        <w:bottom w:val="none" w:sz="0" w:space="0" w:color="auto"/>
        <w:right w:val="none" w:sz="0" w:space="0" w:color="auto"/>
      </w:divBdr>
    </w:div>
    <w:div w:id="1321957644">
      <w:bodyDiv w:val="1"/>
      <w:marLeft w:val="0"/>
      <w:marRight w:val="0"/>
      <w:marTop w:val="0"/>
      <w:marBottom w:val="0"/>
      <w:divBdr>
        <w:top w:val="none" w:sz="0" w:space="0" w:color="auto"/>
        <w:left w:val="none" w:sz="0" w:space="0" w:color="auto"/>
        <w:bottom w:val="none" w:sz="0" w:space="0" w:color="auto"/>
        <w:right w:val="none" w:sz="0" w:space="0" w:color="auto"/>
      </w:divBdr>
    </w:div>
    <w:div w:id="1322198009">
      <w:bodyDiv w:val="1"/>
      <w:marLeft w:val="0"/>
      <w:marRight w:val="0"/>
      <w:marTop w:val="0"/>
      <w:marBottom w:val="0"/>
      <w:divBdr>
        <w:top w:val="none" w:sz="0" w:space="0" w:color="auto"/>
        <w:left w:val="none" w:sz="0" w:space="0" w:color="auto"/>
        <w:bottom w:val="none" w:sz="0" w:space="0" w:color="auto"/>
        <w:right w:val="none" w:sz="0" w:space="0" w:color="auto"/>
      </w:divBdr>
    </w:div>
    <w:div w:id="1322352363">
      <w:bodyDiv w:val="1"/>
      <w:marLeft w:val="0"/>
      <w:marRight w:val="0"/>
      <w:marTop w:val="0"/>
      <w:marBottom w:val="0"/>
      <w:divBdr>
        <w:top w:val="none" w:sz="0" w:space="0" w:color="auto"/>
        <w:left w:val="none" w:sz="0" w:space="0" w:color="auto"/>
        <w:bottom w:val="none" w:sz="0" w:space="0" w:color="auto"/>
        <w:right w:val="none" w:sz="0" w:space="0" w:color="auto"/>
      </w:divBdr>
    </w:div>
    <w:div w:id="1322732681">
      <w:bodyDiv w:val="1"/>
      <w:marLeft w:val="0"/>
      <w:marRight w:val="0"/>
      <w:marTop w:val="0"/>
      <w:marBottom w:val="0"/>
      <w:divBdr>
        <w:top w:val="none" w:sz="0" w:space="0" w:color="auto"/>
        <w:left w:val="none" w:sz="0" w:space="0" w:color="auto"/>
        <w:bottom w:val="none" w:sz="0" w:space="0" w:color="auto"/>
        <w:right w:val="none" w:sz="0" w:space="0" w:color="auto"/>
      </w:divBdr>
    </w:div>
    <w:div w:id="1323043792">
      <w:bodyDiv w:val="1"/>
      <w:marLeft w:val="0"/>
      <w:marRight w:val="0"/>
      <w:marTop w:val="0"/>
      <w:marBottom w:val="0"/>
      <w:divBdr>
        <w:top w:val="none" w:sz="0" w:space="0" w:color="auto"/>
        <w:left w:val="none" w:sz="0" w:space="0" w:color="auto"/>
        <w:bottom w:val="none" w:sz="0" w:space="0" w:color="auto"/>
        <w:right w:val="none" w:sz="0" w:space="0" w:color="auto"/>
      </w:divBdr>
    </w:div>
    <w:div w:id="1323316793">
      <w:bodyDiv w:val="1"/>
      <w:marLeft w:val="0"/>
      <w:marRight w:val="0"/>
      <w:marTop w:val="0"/>
      <w:marBottom w:val="0"/>
      <w:divBdr>
        <w:top w:val="none" w:sz="0" w:space="0" w:color="auto"/>
        <w:left w:val="none" w:sz="0" w:space="0" w:color="auto"/>
        <w:bottom w:val="none" w:sz="0" w:space="0" w:color="auto"/>
        <w:right w:val="none" w:sz="0" w:space="0" w:color="auto"/>
      </w:divBdr>
    </w:div>
    <w:div w:id="1323385393">
      <w:bodyDiv w:val="1"/>
      <w:marLeft w:val="0"/>
      <w:marRight w:val="0"/>
      <w:marTop w:val="0"/>
      <w:marBottom w:val="0"/>
      <w:divBdr>
        <w:top w:val="none" w:sz="0" w:space="0" w:color="auto"/>
        <w:left w:val="none" w:sz="0" w:space="0" w:color="auto"/>
        <w:bottom w:val="none" w:sz="0" w:space="0" w:color="auto"/>
        <w:right w:val="none" w:sz="0" w:space="0" w:color="auto"/>
      </w:divBdr>
    </w:div>
    <w:div w:id="1323659409">
      <w:bodyDiv w:val="1"/>
      <w:marLeft w:val="0"/>
      <w:marRight w:val="0"/>
      <w:marTop w:val="0"/>
      <w:marBottom w:val="0"/>
      <w:divBdr>
        <w:top w:val="none" w:sz="0" w:space="0" w:color="auto"/>
        <w:left w:val="none" w:sz="0" w:space="0" w:color="auto"/>
        <w:bottom w:val="none" w:sz="0" w:space="0" w:color="auto"/>
        <w:right w:val="none" w:sz="0" w:space="0" w:color="auto"/>
      </w:divBdr>
    </w:div>
    <w:div w:id="1324092442">
      <w:bodyDiv w:val="1"/>
      <w:marLeft w:val="0"/>
      <w:marRight w:val="0"/>
      <w:marTop w:val="0"/>
      <w:marBottom w:val="0"/>
      <w:divBdr>
        <w:top w:val="none" w:sz="0" w:space="0" w:color="auto"/>
        <w:left w:val="none" w:sz="0" w:space="0" w:color="auto"/>
        <w:bottom w:val="none" w:sz="0" w:space="0" w:color="auto"/>
        <w:right w:val="none" w:sz="0" w:space="0" w:color="auto"/>
      </w:divBdr>
    </w:div>
    <w:div w:id="1324312702">
      <w:bodyDiv w:val="1"/>
      <w:marLeft w:val="0"/>
      <w:marRight w:val="0"/>
      <w:marTop w:val="0"/>
      <w:marBottom w:val="0"/>
      <w:divBdr>
        <w:top w:val="none" w:sz="0" w:space="0" w:color="auto"/>
        <w:left w:val="none" w:sz="0" w:space="0" w:color="auto"/>
        <w:bottom w:val="none" w:sz="0" w:space="0" w:color="auto"/>
        <w:right w:val="none" w:sz="0" w:space="0" w:color="auto"/>
      </w:divBdr>
    </w:div>
    <w:div w:id="1324506437">
      <w:bodyDiv w:val="1"/>
      <w:marLeft w:val="0"/>
      <w:marRight w:val="0"/>
      <w:marTop w:val="0"/>
      <w:marBottom w:val="0"/>
      <w:divBdr>
        <w:top w:val="none" w:sz="0" w:space="0" w:color="auto"/>
        <w:left w:val="none" w:sz="0" w:space="0" w:color="auto"/>
        <w:bottom w:val="none" w:sz="0" w:space="0" w:color="auto"/>
        <w:right w:val="none" w:sz="0" w:space="0" w:color="auto"/>
      </w:divBdr>
    </w:div>
    <w:div w:id="1324773143">
      <w:bodyDiv w:val="1"/>
      <w:marLeft w:val="0"/>
      <w:marRight w:val="0"/>
      <w:marTop w:val="0"/>
      <w:marBottom w:val="0"/>
      <w:divBdr>
        <w:top w:val="none" w:sz="0" w:space="0" w:color="auto"/>
        <w:left w:val="none" w:sz="0" w:space="0" w:color="auto"/>
        <w:bottom w:val="none" w:sz="0" w:space="0" w:color="auto"/>
        <w:right w:val="none" w:sz="0" w:space="0" w:color="auto"/>
      </w:divBdr>
    </w:div>
    <w:div w:id="1324817350">
      <w:bodyDiv w:val="1"/>
      <w:marLeft w:val="0"/>
      <w:marRight w:val="0"/>
      <w:marTop w:val="0"/>
      <w:marBottom w:val="0"/>
      <w:divBdr>
        <w:top w:val="none" w:sz="0" w:space="0" w:color="auto"/>
        <w:left w:val="none" w:sz="0" w:space="0" w:color="auto"/>
        <w:bottom w:val="none" w:sz="0" w:space="0" w:color="auto"/>
        <w:right w:val="none" w:sz="0" w:space="0" w:color="auto"/>
      </w:divBdr>
    </w:div>
    <w:div w:id="1325860729">
      <w:bodyDiv w:val="1"/>
      <w:marLeft w:val="0"/>
      <w:marRight w:val="0"/>
      <w:marTop w:val="0"/>
      <w:marBottom w:val="0"/>
      <w:divBdr>
        <w:top w:val="none" w:sz="0" w:space="0" w:color="auto"/>
        <w:left w:val="none" w:sz="0" w:space="0" w:color="auto"/>
        <w:bottom w:val="none" w:sz="0" w:space="0" w:color="auto"/>
        <w:right w:val="none" w:sz="0" w:space="0" w:color="auto"/>
      </w:divBdr>
    </w:div>
    <w:div w:id="1326132566">
      <w:bodyDiv w:val="1"/>
      <w:marLeft w:val="0"/>
      <w:marRight w:val="0"/>
      <w:marTop w:val="0"/>
      <w:marBottom w:val="0"/>
      <w:divBdr>
        <w:top w:val="none" w:sz="0" w:space="0" w:color="auto"/>
        <w:left w:val="none" w:sz="0" w:space="0" w:color="auto"/>
        <w:bottom w:val="none" w:sz="0" w:space="0" w:color="auto"/>
        <w:right w:val="none" w:sz="0" w:space="0" w:color="auto"/>
      </w:divBdr>
    </w:div>
    <w:div w:id="1326788270">
      <w:bodyDiv w:val="1"/>
      <w:marLeft w:val="0"/>
      <w:marRight w:val="0"/>
      <w:marTop w:val="0"/>
      <w:marBottom w:val="0"/>
      <w:divBdr>
        <w:top w:val="none" w:sz="0" w:space="0" w:color="auto"/>
        <w:left w:val="none" w:sz="0" w:space="0" w:color="auto"/>
        <w:bottom w:val="none" w:sz="0" w:space="0" w:color="auto"/>
        <w:right w:val="none" w:sz="0" w:space="0" w:color="auto"/>
      </w:divBdr>
    </w:div>
    <w:div w:id="1327048213">
      <w:bodyDiv w:val="1"/>
      <w:marLeft w:val="0"/>
      <w:marRight w:val="0"/>
      <w:marTop w:val="0"/>
      <w:marBottom w:val="0"/>
      <w:divBdr>
        <w:top w:val="none" w:sz="0" w:space="0" w:color="auto"/>
        <w:left w:val="none" w:sz="0" w:space="0" w:color="auto"/>
        <w:bottom w:val="none" w:sz="0" w:space="0" w:color="auto"/>
        <w:right w:val="none" w:sz="0" w:space="0" w:color="auto"/>
      </w:divBdr>
    </w:div>
    <w:div w:id="1327322734">
      <w:bodyDiv w:val="1"/>
      <w:marLeft w:val="0"/>
      <w:marRight w:val="0"/>
      <w:marTop w:val="0"/>
      <w:marBottom w:val="0"/>
      <w:divBdr>
        <w:top w:val="none" w:sz="0" w:space="0" w:color="auto"/>
        <w:left w:val="none" w:sz="0" w:space="0" w:color="auto"/>
        <w:bottom w:val="none" w:sz="0" w:space="0" w:color="auto"/>
        <w:right w:val="none" w:sz="0" w:space="0" w:color="auto"/>
      </w:divBdr>
    </w:div>
    <w:div w:id="1327710347">
      <w:bodyDiv w:val="1"/>
      <w:marLeft w:val="0"/>
      <w:marRight w:val="0"/>
      <w:marTop w:val="0"/>
      <w:marBottom w:val="0"/>
      <w:divBdr>
        <w:top w:val="none" w:sz="0" w:space="0" w:color="auto"/>
        <w:left w:val="none" w:sz="0" w:space="0" w:color="auto"/>
        <w:bottom w:val="none" w:sz="0" w:space="0" w:color="auto"/>
        <w:right w:val="none" w:sz="0" w:space="0" w:color="auto"/>
      </w:divBdr>
    </w:div>
    <w:div w:id="1328751668">
      <w:bodyDiv w:val="1"/>
      <w:marLeft w:val="0"/>
      <w:marRight w:val="0"/>
      <w:marTop w:val="0"/>
      <w:marBottom w:val="0"/>
      <w:divBdr>
        <w:top w:val="none" w:sz="0" w:space="0" w:color="auto"/>
        <w:left w:val="none" w:sz="0" w:space="0" w:color="auto"/>
        <w:bottom w:val="none" w:sz="0" w:space="0" w:color="auto"/>
        <w:right w:val="none" w:sz="0" w:space="0" w:color="auto"/>
      </w:divBdr>
    </w:div>
    <w:div w:id="1328946580">
      <w:bodyDiv w:val="1"/>
      <w:marLeft w:val="0"/>
      <w:marRight w:val="0"/>
      <w:marTop w:val="0"/>
      <w:marBottom w:val="0"/>
      <w:divBdr>
        <w:top w:val="none" w:sz="0" w:space="0" w:color="auto"/>
        <w:left w:val="none" w:sz="0" w:space="0" w:color="auto"/>
        <w:bottom w:val="none" w:sz="0" w:space="0" w:color="auto"/>
        <w:right w:val="none" w:sz="0" w:space="0" w:color="auto"/>
      </w:divBdr>
    </w:div>
    <w:div w:id="1329291130">
      <w:bodyDiv w:val="1"/>
      <w:marLeft w:val="0"/>
      <w:marRight w:val="0"/>
      <w:marTop w:val="0"/>
      <w:marBottom w:val="0"/>
      <w:divBdr>
        <w:top w:val="none" w:sz="0" w:space="0" w:color="auto"/>
        <w:left w:val="none" w:sz="0" w:space="0" w:color="auto"/>
        <w:bottom w:val="none" w:sz="0" w:space="0" w:color="auto"/>
        <w:right w:val="none" w:sz="0" w:space="0" w:color="auto"/>
      </w:divBdr>
    </w:div>
    <w:div w:id="1329404374">
      <w:bodyDiv w:val="1"/>
      <w:marLeft w:val="0"/>
      <w:marRight w:val="0"/>
      <w:marTop w:val="0"/>
      <w:marBottom w:val="0"/>
      <w:divBdr>
        <w:top w:val="none" w:sz="0" w:space="0" w:color="auto"/>
        <w:left w:val="none" w:sz="0" w:space="0" w:color="auto"/>
        <w:bottom w:val="none" w:sz="0" w:space="0" w:color="auto"/>
        <w:right w:val="none" w:sz="0" w:space="0" w:color="auto"/>
      </w:divBdr>
    </w:div>
    <w:div w:id="1329670294">
      <w:bodyDiv w:val="1"/>
      <w:marLeft w:val="0"/>
      <w:marRight w:val="0"/>
      <w:marTop w:val="0"/>
      <w:marBottom w:val="0"/>
      <w:divBdr>
        <w:top w:val="none" w:sz="0" w:space="0" w:color="auto"/>
        <w:left w:val="none" w:sz="0" w:space="0" w:color="auto"/>
        <w:bottom w:val="none" w:sz="0" w:space="0" w:color="auto"/>
        <w:right w:val="none" w:sz="0" w:space="0" w:color="auto"/>
      </w:divBdr>
    </w:div>
    <w:div w:id="1329989462">
      <w:bodyDiv w:val="1"/>
      <w:marLeft w:val="0"/>
      <w:marRight w:val="0"/>
      <w:marTop w:val="0"/>
      <w:marBottom w:val="0"/>
      <w:divBdr>
        <w:top w:val="none" w:sz="0" w:space="0" w:color="auto"/>
        <w:left w:val="none" w:sz="0" w:space="0" w:color="auto"/>
        <w:bottom w:val="none" w:sz="0" w:space="0" w:color="auto"/>
        <w:right w:val="none" w:sz="0" w:space="0" w:color="auto"/>
      </w:divBdr>
    </w:div>
    <w:div w:id="1330132067">
      <w:bodyDiv w:val="1"/>
      <w:marLeft w:val="0"/>
      <w:marRight w:val="0"/>
      <w:marTop w:val="0"/>
      <w:marBottom w:val="0"/>
      <w:divBdr>
        <w:top w:val="none" w:sz="0" w:space="0" w:color="auto"/>
        <w:left w:val="none" w:sz="0" w:space="0" w:color="auto"/>
        <w:bottom w:val="none" w:sz="0" w:space="0" w:color="auto"/>
        <w:right w:val="none" w:sz="0" w:space="0" w:color="auto"/>
      </w:divBdr>
    </w:div>
    <w:div w:id="1330401041">
      <w:bodyDiv w:val="1"/>
      <w:marLeft w:val="0"/>
      <w:marRight w:val="0"/>
      <w:marTop w:val="0"/>
      <w:marBottom w:val="0"/>
      <w:divBdr>
        <w:top w:val="none" w:sz="0" w:space="0" w:color="auto"/>
        <w:left w:val="none" w:sz="0" w:space="0" w:color="auto"/>
        <w:bottom w:val="none" w:sz="0" w:space="0" w:color="auto"/>
        <w:right w:val="none" w:sz="0" w:space="0" w:color="auto"/>
      </w:divBdr>
    </w:div>
    <w:div w:id="1330517905">
      <w:bodyDiv w:val="1"/>
      <w:marLeft w:val="0"/>
      <w:marRight w:val="0"/>
      <w:marTop w:val="0"/>
      <w:marBottom w:val="0"/>
      <w:divBdr>
        <w:top w:val="none" w:sz="0" w:space="0" w:color="auto"/>
        <w:left w:val="none" w:sz="0" w:space="0" w:color="auto"/>
        <w:bottom w:val="none" w:sz="0" w:space="0" w:color="auto"/>
        <w:right w:val="none" w:sz="0" w:space="0" w:color="auto"/>
      </w:divBdr>
    </w:div>
    <w:div w:id="1330522992">
      <w:bodyDiv w:val="1"/>
      <w:marLeft w:val="0"/>
      <w:marRight w:val="0"/>
      <w:marTop w:val="0"/>
      <w:marBottom w:val="0"/>
      <w:divBdr>
        <w:top w:val="none" w:sz="0" w:space="0" w:color="auto"/>
        <w:left w:val="none" w:sz="0" w:space="0" w:color="auto"/>
        <w:bottom w:val="none" w:sz="0" w:space="0" w:color="auto"/>
        <w:right w:val="none" w:sz="0" w:space="0" w:color="auto"/>
      </w:divBdr>
    </w:div>
    <w:div w:id="1330786417">
      <w:bodyDiv w:val="1"/>
      <w:marLeft w:val="0"/>
      <w:marRight w:val="0"/>
      <w:marTop w:val="0"/>
      <w:marBottom w:val="0"/>
      <w:divBdr>
        <w:top w:val="none" w:sz="0" w:space="0" w:color="auto"/>
        <w:left w:val="none" w:sz="0" w:space="0" w:color="auto"/>
        <w:bottom w:val="none" w:sz="0" w:space="0" w:color="auto"/>
        <w:right w:val="none" w:sz="0" w:space="0" w:color="auto"/>
      </w:divBdr>
    </w:div>
    <w:div w:id="1331637912">
      <w:bodyDiv w:val="1"/>
      <w:marLeft w:val="0"/>
      <w:marRight w:val="0"/>
      <w:marTop w:val="0"/>
      <w:marBottom w:val="0"/>
      <w:divBdr>
        <w:top w:val="none" w:sz="0" w:space="0" w:color="auto"/>
        <w:left w:val="none" w:sz="0" w:space="0" w:color="auto"/>
        <w:bottom w:val="none" w:sz="0" w:space="0" w:color="auto"/>
        <w:right w:val="none" w:sz="0" w:space="0" w:color="auto"/>
      </w:divBdr>
    </w:div>
    <w:div w:id="1332100348">
      <w:bodyDiv w:val="1"/>
      <w:marLeft w:val="0"/>
      <w:marRight w:val="0"/>
      <w:marTop w:val="0"/>
      <w:marBottom w:val="0"/>
      <w:divBdr>
        <w:top w:val="none" w:sz="0" w:space="0" w:color="auto"/>
        <w:left w:val="none" w:sz="0" w:space="0" w:color="auto"/>
        <w:bottom w:val="none" w:sz="0" w:space="0" w:color="auto"/>
        <w:right w:val="none" w:sz="0" w:space="0" w:color="auto"/>
      </w:divBdr>
    </w:div>
    <w:div w:id="1332174768">
      <w:bodyDiv w:val="1"/>
      <w:marLeft w:val="0"/>
      <w:marRight w:val="0"/>
      <w:marTop w:val="0"/>
      <w:marBottom w:val="0"/>
      <w:divBdr>
        <w:top w:val="none" w:sz="0" w:space="0" w:color="auto"/>
        <w:left w:val="none" w:sz="0" w:space="0" w:color="auto"/>
        <w:bottom w:val="none" w:sz="0" w:space="0" w:color="auto"/>
        <w:right w:val="none" w:sz="0" w:space="0" w:color="auto"/>
      </w:divBdr>
    </w:div>
    <w:div w:id="1332291598">
      <w:bodyDiv w:val="1"/>
      <w:marLeft w:val="0"/>
      <w:marRight w:val="0"/>
      <w:marTop w:val="0"/>
      <w:marBottom w:val="0"/>
      <w:divBdr>
        <w:top w:val="none" w:sz="0" w:space="0" w:color="auto"/>
        <w:left w:val="none" w:sz="0" w:space="0" w:color="auto"/>
        <w:bottom w:val="none" w:sz="0" w:space="0" w:color="auto"/>
        <w:right w:val="none" w:sz="0" w:space="0" w:color="auto"/>
      </w:divBdr>
    </w:div>
    <w:div w:id="1332610237">
      <w:bodyDiv w:val="1"/>
      <w:marLeft w:val="0"/>
      <w:marRight w:val="0"/>
      <w:marTop w:val="0"/>
      <w:marBottom w:val="0"/>
      <w:divBdr>
        <w:top w:val="none" w:sz="0" w:space="0" w:color="auto"/>
        <w:left w:val="none" w:sz="0" w:space="0" w:color="auto"/>
        <w:bottom w:val="none" w:sz="0" w:space="0" w:color="auto"/>
        <w:right w:val="none" w:sz="0" w:space="0" w:color="auto"/>
      </w:divBdr>
    </w:div>
    <w:div w:id="1332756064">
      <w:bodyDiv w:val="1"/>
      <w:marLeft w:val="0"/>
      <w:marRight w:val="0"/>
      <w:marTop w:val="0"/>
      <w:marBottom w:val="0"/>
      <w:divBdr>
        <w:top w:val="none" w:sz="0" w:space="0" w:color="auto"/>
        <w:left w:val="none" w:sz="0" w:space="0" w:color="auto"/>
        <w:bottom w:val="none" w:sz="0" w:space="0" w:color="auto"/>
        <w:right w:val="none" w:sz="0" w:space="0" w:color="auto"/>
      </w:divBdr>
    </w:div>
    <w:div w:id="1333141556">
      <w:bodyDiv w:val="1"/>
      <w:marLeft w:val="0"/>
      <w:marRight w:val="0"/>
      <w:marTop w:val="0"/>
      <w:marBottom w:val="0"/>
      <w:divBdr>
        <w:top w:val="none" w:sz="0" w:space="0" w:color="auto"/>
        <w:left w:val="none" w:sz="0" w:space="0" w:color="auto"/>
        <w:bottom w:val="none" w:sz="0" w:space="0" w:color="auto"/>
        <w:right w:val="none" w:sz="0" w:space="0" w:color="auto"/>
      </w:divBdr>
    </w:div>
    <w:div w:id="1333529376">
      <w:bodyDiv w:val="1"/>
      <w:marLeft w:val="0"/>
      <w:marRight w:val="0"/>
      <w:marTop w:val="0"/>
      <w:marBottom w:val="0"/>
      <w:divBdr>
        <w:top w:val="none" w:sz="0" w:space="0" w:color="auto"/>
        <w:left w:val="none" w:sz="0" w:space="0" w:color="auto"/>
        <w:bottom w:val="none" w:sz="0" w:space="0" w:color="auto"/>
        <w:right w:val="none" w:sz="0" w:space="0" w:color="auto"/>
      </w:divBdr>
    </w:div>
    <w:div w:id="1334844644">
      <w:bodyDiv w:val="1"/>
      <w:marLeft w:val="0"/>
      <w:marRight w:val="0"/>
      <w:marTop w:val="0"/>
      <w:marBottom w:val="0"/>
      <w:divBdr>
        <w:top w:val="none" w:sz="0" w:space="0" w:color="auto"/>
        <w:left w:val="none" w:sz="0" w:space="0" w:color="auto"/>
        <w:bottom w:val="none" w:sz="0" w:space="0" w:color="auto"/>
        <w:right w:val="none" w:sz="0" w:space="0" w:color="auto"/>
      </w:divBdr>
    </w:div>
    <w:div w:id="1335111883">
      <w:bodyDiv w:val="1"/>
      <w:marLeft w:val="0"/>
      <w:marRight w:val="0"/>
      <w:marTop w:val="0"/>
      <w:marBottom w:val="0"/>
      <w:divBdr>
        <w:top w:val="none" w:sz="0" w:space="0" w:color="auto"/>
        <w:left w:val="none" w:sz="0" w:space="0" w:color="auto"/>
        <w:bottom w:val="none" w:sz="0" w:space="0" w:color="auto"/>
        <w:right w:val="none" w:sz="0" w:space="0" w:color="auto"/>
      </w:divBdr>
    </w:div>
    <w:div w:id="1336032834">
      <w:bodyDiv w:val="1"/>
      <w:marLeft w:val="0"/>
      <w:marRight w:val="0"/>
      <w:marTop w:val="0"/>
      <w:marBottom w:val="0"/>
      <w:divBdr>
        <w:top w:val="none" w:sz="0" w:space="0" w:color="auto"/>
        <w:left w:val="none" w:sz="0" w:space="0" w:color="auto"/>
        <w:bottom w:val="none" w:sz="0" w:space="0" w:color="auto"/>
        <w:right w:val="none" w:sz="0" w:space="0" w:color="auto"/>
      </w:divBdr>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336231452">
      <w:bodyDiv w:val="1"/>
      <w:marLeft w:val="0"/>
      <w:marRight w:val="0"/>
      <w:marTop w:val="0"/>
      <w:marBottom w:val="0"/>
      <w:divBdr>
        <w:top w:val="none" w:sz="0" w:space="0" w:color="auto"/>
        <w:left w:val="none" w:sz="0" w:space="0" w:color="auto"/>
        <w:bottom w:val="none" w:sz="0" w:space="0" w:color="auto"/>
        <w:right w:val="none" w:sz="0" w:space="0" w:color="auto"/>
      </w:divBdr>
    </w:div>
    <w:div w:id="1336344602">
      <w:bodyDiv w:val="1"/>
      <w:marLeft w:val="0"/>
      <w:marRight w:val="0"/>
      <w:marTop w:val="0"/>
      <w:marBottom w:val="0"/>
      <w:divBdr>
        <w:top w:val="none" w:sz="0" w:space="0" w:color="auto"/>
        <w:left w:val="none" w:sz="0" w:space="0" w:color="auto"/>
        <w:bottom w:val="none" w:sz="0" w:space="0" w:color="auto"/>
        <w:right w:val="none" w:sz="0" w:space="0" w:color="auto"/>
      </w:divBdr>
    </w:div>
    <w:div w:id="1336758999">
      <w:bodyDiv w:val="1"/>
      <w:marLeft w:val="0"/>
      <w:marRight w:val="0"/>
      <w:marTop w:val="0"/>
      <w:marBottom w:val="0"/>
      <w:divBdr>
        <w:top w:val="none" w:sz="0" w:space="0" w:color="auto"/>
        <w:left w:val="none" w:sz="0" w:space="0" w:color="auto"/>
        <w:bottom w:val="none" w:sz="0" w:space="0" w:color="auto"/>
        <w:right w:val="none" w:sz="0" w:space="0" w:color="auto"/>
      </w:divBdr>
    </w:div>
    <w:div w:id="1336768676">
      <w:bodyDiv w:val="1"/>
      <w:marLeft w:val="0"/>
      <w:marRight w:val="0"/>
      <w:marTop w:val="0"/>
      <w:marBottom w:val="0"/>
      <w:divBdr>
        <w:top w:val="none" w:sz="0" w:space="0" w:color="auto"/>
        <w:left w:val="none" w:sz="0" w:space="0" w:color="auto"/>
        <w:bottom w:val="none" w:sz="0" w:space="0" w:color="auto"/>
        <w:right w:val="none" w:sz="0" w:space="0" w:color="auto"/>
      </w:divBdr>
    </w:div>
    <w:div w:id="1336878136">
      <w:bodyDiv w:val="1"/>
      <w:marLeft w:val="0"/>
      <w:marRight w:val="0"/>
      <w:marTop w:val="0"/>
      <w:marBottom w:val="0"/>
      <w:divBdr>
        <w:top w:val="none" w:sz="0" w:space="0" w:color="auto"/>
        <w:left w:val="none" w:sz="0" w:space="0" w:color="auto"/>
        <w:bottom w:val="none" w:sz="0" w:space="0" w:color="auto"/>
        <w:right w:val="none" w:sz="0" w:space="0" w:color="auto"/>
      </w:divBdr>
    </w:div>
    <w:div w:id="1336954992">
      <w:bodyDiv w:val="1"/>
      <w:marLeft w:val="0"/>
      <w:marRight w:val="0"/>
      <w:marTop w:val="0"/>
      <w:marBottom w:val="0"/>
      <w:divBdr>
        <w:top w:val="none" w:sz="0" w:space="0" w:color="auto"/>
        <w:left w:val="none" w:sz="0" w:space="0" w:color="auto"/>
        <w:bottom w:val="none" w:sz="0" w:space="0" w:color="auto"/>
        <w:right w:val="none" w:sz="0" w:space="0" w:color="auto"/>
      </w:divBdr>
    </w:div>
    <w:div w:id="1338381546">
      <w:bodyDiv w:val="1"/>
      <w:marLeft w:val="0"/>
      <w:marRight w:val="0"/>
      <w:marTop w:val="0"/>
      <w:marBottom w:val="0"/>
      <w:divBdr>
        <w:top w:val="none" w:sz="0" w:space="0" w:color="auto"/>
        <w:left w:val="none" w:sz="0" w:space="0" w:color="auto"/>
        <w:bottom w:val="none" w:sz="0" w:space="0" w:color="auto"/>
        <w:right w:val="none" w:sz="0" w:space="0" w:color="auto"/>
      </w:divBdr>
    </w:div>
    <w:div w:id="1339236119">
      <w:bodyDiv w:val="1"/>
      <w:marLeft w:val="0"/>
      <w:marRight w:val="0"/>
      <w:marTop w:val="0"/>
      <w:marBottom w:val="0"/>
      <w:divBdr>
        <w:top w:val="none" w:sz="0" w:space="0" w:color="auto"/>
        <w:left w:val="none" w:sz="0" w:space="0" w:color="auto"/>
        <w:bottom w:val="none" w:sz="0" w:space="0" w:color="auto"/>
        <w:right w:val="none" w:sz="0" w:space="0" w:color="auto"/>
      </w:divBdr>
    </w:div>
    <w:div w:id="1339428564">
      <w:bodyDiv w:val="1"/>
      <w:marLeft w:val="0"/>
      <w:marRight w:val="0"/>
      <w:marTop w:val="0"/>
      <w:marBottom w:val="0"/>
      <w:divBdr>
        <w:top w:val="none" w:sz="0" w:space="0" w:color="auto"/>
        <w:left w:val="none" w:sz="0" w:space="0" w:color="auto"/>
        <w:bottom w:val="none" w:sz="0" w:space="0" w:color="auto"/>
        <w:right w:val="none" w:sz="0" w:space="0" w:color="auto"/>
      </w:divBdr>
    </w:div>
    <w:div w:id="1339503660">
      <w:bodyDiv w:val="1"/>
      <w:marLeft w:val="0"/>
      <w:marRight w:val="0"/>
      <w:marTop w:val="0"/>
      <w:marBottom w:val="0"/>
      <w:divBdr>
        <w:top w:val="none" w:sz="0" w:space="0" w:color="auto"/>
        <w:left w:val="none" w:sz="0" w:space="0" w:color="auto"/>
        <w:bottom w:val="none" w:sz="0" w:space="0" w:color="auto"/>
        <w:right w:val="none" w:sz="0" w:space="0" w:color="auto"/>
      </w:divBdr>
    </w:div>
    <w:div w:id="1340044339">
      <w:bodyDiv w:val="1"/>
      <w:marLeft w:val="0"/>
      <w:marRight w:val="0"/>
      <w:marTop w:val="0"/>
      <w:marBottom w:val="0"/>
      <w:divBdr>
        <w:top w:val="none" w:sz="0" w:space="0" w:color="auto"/>
        <w:left w:val="none" w:sz="0" w:space="0" w:color="auto"/>
        <w:bottom w:val="none" w:sz="0" w:space="0" w:color="auto"/>
        <w:right w:val="none" w:sz="0" w:space="0" w:color="auto"/>
      </w:divBdr>
    </w:div>
    <w:div w:id="1340085411">
      <w:bodyDiv w:val="1"/>
      <w:marLeft w:val="0"/>
      <w:marRight w:val="0"/>
      <w:marTop w:val="0"/>
      <w:marBottom w:val="0"/>
      <w:divBdr>
        <w:top w:val="none" w:sz="0" w:space="0" w:color="auto"/>
        <w:left w:val="none" w:sz="0" w:space="0" w:color="auto"/>
        <w:bottom w:val="none" w:sz="0" w:space="0" w:color="auto"/>
        <w:right w:val="none" w:sz="0" w:space="0" w:color="auto"/>
      </w:divBdr>
    </w:div>
    <w:div w:id="1340541174">
      <w:bodyDiv w:val="1"/>
      <w:marLeft w:val="0"/>
      <w:marRight w:val="0"/>
      <w:marTop w:val="0"/>
      <w:marBottom w:val="0"/>
      <w:divBdr>
        <w:top w:val="none" w:sz="0" w:space="0" w:color="auto"/>
        <w:left w:val="none" w:sz="0" w:space="0" w:color="auto"/>
        <w:bottom w:val="none" w:sz="0" w:space="0" w:color="auto"/>
        <w:right w:val="none" w:sz="0" w:space="0" w:color="auto"/>
      </w:divBdr>
    </w:div>
    <w:div w:id="1340884482">
      <w:bodyDiv w:val="1"/>
      <w:marLeft w:val="0"/>
      <w:marRight w:val="0"/>
      <w:marTop w:val="0"/>
      <w:marBottom w:val="0"/>
      <w:divBdr>
        <w:top w:val="none" w:sz="0" w:space="0" w:color="auto"/>
        <w:left w:val="none" w:sz="0" w:space="0" w:color="auto"/>
        <w:bottom w:val="none" w:sz="0" w:space="0" w:color="auto"/>
        <w:right w:val="none" w:sz="0" w:space="0" w:color="auto"/>
      </w:divBdr>
    </w:div>
    <w:div w:id="1341078661">
      <w:bodyDiv w:val="1"/>
      <w:marLeft w:val="0"/>
      <w:marRight w:val="0"/>
      <w:marTop w:val="0"/>
      <w:marBottom w:val="0"/>
      <w:divBdr>
        <w:top w:val="none" w:sz="0" w:space="0" w:color="auto"/>
        <w:left w:val="none" w:sz="0" w:space="0" w:color="auto"/>
        <w:bottom w:val="none" w:sz="0" w:space="0" w:color="auto"/>
        <w:right w:val="none" w:sz="0" w:space="0" w:color="auto"/>
      </w:divBdr>
    </w:div>
    <w:div w:id="1341351306">
      <w:bodyDiv w:val="1"/>
      <w:marLeft w:val="0"/>
      <w:marRight w:val="0"/>
      <w:marTop w:val="0"/>
      <w:marBottom w:val="0"/>
      <w:divBdr>
        <w:top w:val="none" w:sz="0" w:space="0" w:color="auto"/>
        <w:left w:val="none" w:sz="0" w:space="0" w:color="auto"/>
        <w:bottom w:val="none" w:sz="0" w:space="0" w:color="auto"/>
        <w:right w:val="none" w:sz="0" w:space="0" w:color="auto"/>
      </w:divBdr>
    </w:div>
    <w:div w:id="1341468285">
      <w:bodyDiv w:val="1"/>
      <w:marLeft w:val="0"/>
      <w:marRight w:val="0"/>
      <w:marTop w:val="0"/>
      <w:marBottom w:val="0"/>
      <w:divBdr>
        <w:top w:val="none" w:sz="0" w:space="0" w:color="auto"/>
        <w:left w:val="none" w:sz="0" w:space="0" w:color="auto"/>
        <w:bottom w:val="none" w:sz="0" w:space="0" w:color="auto"/>
        <w:right w:val="none" w:sz="0" w:space="0" w:color="auto"/>
      </w:divBdr>
    </w:div>
    <w:div w:id="1341545834">
      <w:bodyDiv w:val="1"/>
      <w:marLeft w:val="0"/>
      <w:marRight w:val="0"/>
      <w:marTop w:val="0"/>
      <w:marBottom w:val="0"/>
      <w:divBdr>
        <w:top w:val="none" w:sz="0" w:space="0" w:color="auto"/>
        <w:left w:val="none" w:sz="0" w:space="0" w:color="auto"/>
        <w:bottom w:val="none" w:sz="0" w:space="0" w:color="auto"/>
        <w:right w:val="none" w:sz="0" w:space="0" w:color="auto"/>
      </w:divBdr>
    </w:div>
    <w:div w:id="1342315540">
      <w:bodyDiv w:val="1"/>
      <w:marLeft w:val="0"/>
      <w:marRight w:val="0"/>
      <w:marTop w:val="0"/>
      <w:marBottom w:val="0"/>
      <w:divBdr>
        <w:top w:val="none" w:sz="0" w:space="0" w:color="auto"/>
        <w:left w:val="none" w:sz="0" w:space="0" w:color="auto"/>
        <w:bottom w:val="none" w:sz="0" w:space="0" w:color="auto"/>
        <w:right w:val="none" w:sz="0" w:space="0" w:color="auto"/>
      </w:divBdr>
    </w:div>
    <w:div w:id="1342389441">
      <w:bodyDiv w:val="1"/>
      <w:marLeft w:val="0"/>
      <w:marRight w:val="0"/>
      <w:marTop w:val="0"/>
      <w:marBottom w:val="0"/>
      <w:divBdr>
        <w:top w:val="none" w:sz="0" w:space="0" w:color="auto"/>
        <w:left w:val="none" w:sz="0" w:space="0" w:color="auto"/>
        <w:bottom w:val="none" w:sz="0" w:space="0" w:color="auto"/>
        <w:right w:val="none" w:sz="0" w:space="0" w:color="auto"/>
      </w:divBdr>
    </w:div>
    <w:div w:id="1342393656">
      <w:bodyDiv w:val="1"/>
      <w:marLeft w:val="0"/>
      <w:marRight w:val="0"/>
      <w:marTop w:val="0"/>
      <w:marBottom w:val="0"/>
      <w:divBdr>
        <w:top w:val="none" w:sz="0" w:space="0" w:color="auto"/>
        <w:left w:val="none" w:sz="0" w:space="0" w:color="auto"/>
        <w:bottom w:val="none" w:sz="0" w:space="0" w:color="auto"/>
        <w:right w:val="none" w:sz="0" w:space="0" w:color="auto"/>
      </w:divBdr>
    </w:div>
    <w:div w:id="1343314844">
      <w:bodyDiv w:val="1"/>
      <w:marLeft w:val="0"/>
      <w:marRight w:val="0"/>
      <w:marTop w:val="0"/>
      <w:marBottom w:val="0"/>
      <w:divBdr>
        <w:top w:val="none" w:sz="0" w:space="0" w:color="auto"/>
        <w:left w:val="none" w:sz="0" w:space="0" w:color="auto"/>
        <w:bottom w:val="none" w:sz="0" w:space="0" w:color="auto"/>
        <w:right w:val="none" w:sz="0" w:space="0" w:color="auto"/>
      </w:divBdr>
    </w:div>
    <w:div w:id="1343625448">
      <w:bodyDiv w:val="1"/>
      <w:marLeft w:val="0"/>
      <w:marRight w:val="0"/>
      <w:marTop w:val="0"/>
      <w:marBottom w:val="0"/>
      <w:divBdr>
        <w:top w:val="none" w:sz="0" w:space="0" w:color="auto"/>
        <w:left w:val="none" w:sz="0" w:space="0" w:color="auto"/>
        <w:bottom w:val="none" w:sz="0" w:space="0" w:color="auto"/>
        <w:right w:val="none" w:sz="0" w:space="0" w:color="auto"/>
      </w:divBdr>
    </w:div>
    <w:div w:id="1344362964">
      <w:bodyDiv w:val="1"/>
      <w:marLeft w:val="0"/>
      <w:marRight w:val="0"/>
      <w:marTop w:val="0"/>
      <w:marBottom w:val="0"/>
      <w:divBdr>
        <w:top w:val="none" w:sz="0" w:space="0" w:color="auto"/>
        <w:left w:val="none" w:sz="0" w:space="0" w:color="auto"/>
        <w:bottom w:val="none" w:sz="0" w:space="0" w:color="auto"/>
        <w:right w:val="none" w:sz="0" w:space="0" w:color="auto"/>
      </w:divBdr>
    </w:div>
    <w:div w:id="1344670705">
      <w:bodyDiv w:val="1"/>
      <w:marLeft w:val="0"/>
      <w:marRight w:val="0"/>
      <w:marTop w:val="0"/>
      <w:marBottom w:val="0"/>
      <w:divBdr>
        <w:top w:val="none" w:sz="0" w:space="0" w:color="auto"/>
        <w:left w:val="none" w:sz="0" w:space="0" w:color="auto"/>
        <w:bottom w:val="none" w:sz="0" w:space="0" w:color="auto"/>
        <w:right w:val="none" w:sz="0" w:space="0" w:color="auto"/>
      </w:divBdr>
    </w:div>
    <w:div w:id="1345087134">
      <w:bodyDiv w:val="1"/>
      <w:marLeft w:val="0"/>
      <w:marRight w:val="0"/>
      <w:marTop w:val="0"/>
      <w:marBottom w:val="0"/>
      <w:divBdr>
        <w:top w:val="none" w:sz="0" w:space="0" w:color="auto"/>
        <w:left w:val="none" w:sz="0" w:space="0" w:color="auto"/>
        <w:bottom w:val="none" w:sz="0" w:space="0" w:color="auto"/>
        <w:right w:val="none" w:sz="0" w:space="0" w:color="auto"/>
      </w:divBdr>
    </w:div>
    <w:div w:id="1345398926">
      <w:bodyDiv w:val="1"/>
      <w:marLeft w:val="0"/>
      <w:marRight w:val="0"/>
      <w:marTop w:val="0"/>
      <w:marBottom w:val="0"/>
      <w:divBdr>
        <w:top w:val="none" w:sz="0" w:space="0" w:color="auto"/>
        <w:left w:val="none" w:sz="0" w:space="0" w:color="auto"/>
        <w:bottom w:val="none" w:sz="0" w:space="0" w:color="auto"/>
        <w:right w:val="none" w:sz="0" w:space="0" w:color="auto"/>
      </w:divBdr>
    </w:div>
    <w:div w:id="1347059088">
      <w:bodyDiv w:val="1"/>
      <w:marLeft w:val="0"/>
      <w:marRight w:val="0"/>
      <w:marTop w:val="0"/>
      <w:marBottom w:val="0"/>
      <w:divBdr>
        <w:top w:val="none" w:sz="0" w:space="0" w:color="auto"/>
        <w:left w:val="none" w:sz="0" w:space="0" w:color="auto"/>
        <w:bottom w:val="none" w:sz="0" w:space="0" w:color="auto"/>
        <w:right w:val="none" w:sz="0" w:space="0" w:color="auto"/>
      </w:divBdr>
    </w:div>
    <w:div w:id="1347098915">
      <w:bodyDiv w:val="1"/>
      <w:marLeft w:val="0"/>
      <w:marRight w:val="0"/>
      <w:marTop w:val="0"/>
      <w:marBottom w:val="0"/>
      <w:divBdr>
        <w:top w:val="none" w:sz="0" w:space="0" w:color="auto"/>
        <w:left w:val="none" w:sz="0" w:space="0" w:color="auto"/>
        <w:bottom w:val="none" w:sz="0" w:space="0" w:color="auto"/>
        <w:right w:val="none" w:sz="0" w:space="0" w:color="auto"/>
      </w:divBdr>
    </w:div>
    <w:div w:id="1347168001">
      <w:bodyDiv w:val="1"/>
      <w:marLeft w:val="0"/>
      <w:marRight w:val="0"/>
      <w:marTop w:val="0"/>
      <w:marBottom w:val="0"/>
      <w:divBdr>
        <w:top w:val="none" w:sz="0" w:space="0" w:color="auto"/>
        <w:left w:val="none" w:sz="0" w:space="0" w:color="auto"/>
        <w:bottom w:val="none" w:sz="0" w:space="0" w:color="auto"/>
        <w:right w:val="none" w:sz="0" w:space="0" w:color="auto"/>
      </w:divBdr>
    </w:div>
    <w:div w:id="1347558273">
      <w:bodyDiv w:val="1"/>
      <w:marLeft w:val="0"/>
      <w:marRight w:val="0"/>
      <w:marTop w:val="0"/>
      <w:marBottom w:val="0"/>
      <w:divBdr>
        <w:top w:val="none" w:sz="0" w:space="0" w:color="auto"/>
        <w:left w:val="none" w:sz="0" w:space="0" w:color="auto"/>
        <w:bottom w:val="none" w:sz="0" w:space="0" w:color="auto"/>
        <w:right w:val="none" w:sz="0" w:space="0" w:color="auto"/>
      </w:divBdr>
    </w:div>
    <w:div w:id="1347559146">
      <w:bodyDiv w:val="1"/>
      <w:marLeft w:val="0"/>
      <w:marRight w:val="0"/>
      <w:marTop w:val="0"/>
      <w:marBottom w:val="0"/>
      <w:divBdr>
        <w:top w:val="none" w:sz="0" w:space="0" w:color="auto"/>
        <w:left w:val="none" w:sz="0" w:space="0" w:color="auto"/>
        <w:bottom w:val="none" w:sz="0" w:space="0" w:color="auto"/>
        <w:right w:val="none" w:sz="0" w:space="0" w:color="auto"/>
      </w:divBdr>
    </w:div>
    <w:div w:id="1347751754">
      <w:bodyDiv w:val="1"/>
      <w:marLeft w:val="0"/>
      <w:marRight w:val="0"/>
      <w:marTop w:val="0"/>
      <w:marBottom w:val="0"/>
      <w:divBdr>
        <w:top w:val="none" w:sz="0" w:space="0" w:color="auto"/>
        <w:left w:val="none" w:sz="0" w:space="0" w:color="auto"/>
        <w:bottom w:val="none" w:sz="0" w:space="0" w:color="auto"/>
        <w:right w:val="none" w:sz="0" w:space="0" w:color="auto"/>
      </w:divBdr>
    </w:div>
    <w:div w:id="1349481480">
      <w:bodyDiv w:val="1"/>
      <w:marLeft w:val="0"/>
      <w:marRight w:val="0"/>
      <w:marTop w:val="0"/>
      <w:marBottom w:val="0"/>
      <w:divBdr>
        <w:top w:val="none" w:sz="0" w:space="0" w:color="auto"/>
        <w:left w:val="none" w:sz="0" w:space="0" w:color="auto"/>
        <w:bottom w:val="none" w:sz="0" w:space="0" w:color="auto"/>
        <w:right w:val="none" w:sz="0" w:space="0" w:color="auto"/>
      </w:divBdr>
    </w:div>
    <w:div w:id="1349720248">
      <w:bodyDiv w:val="1"/>
      <w:marLeft w:val="0"/>
      <w:marRight w:val="0"/>
      <w:marTop w:val="0"/>
      <w:marBottom w:val="0"/>
      <w:divBdr>
        <w:top w:val="none" w:sz="0" w:space="0" w:color="auto"/>
        <w:left w:val="none" w:sz="0" w:space="0" w:color="auto"/>
        <w:bottom w:val="none" w:sz="0" w:space="0" w:color="auto"/>
        <w:right w:val="none" w:sz="0" w:space="0" w:color="auto"/>
      </w:divBdr>
    </w:div>
    <w:div w:id="1349913651">
      <w:bodyDiv w:val="1"/>
      <w:marLeft w:val="0"/>
      <w:marRight w:val="0"/>
      <w:marTop w:val="0"/>
      <w:marBottom w:val="0"/>
      <w:divBdr>
        <w:top w:val="none" w:sz="0" w:space="0" w:color="auto"/>
        <w:left w:val="none" w:sz="0" w:space="0" w:color="auto"/>
        <w:bottom w:val="none" w:sz="0" w:space="0" w:color="auto"/>
        <w:right w:val="none" w:sz="0" w:space="0" w:color="auto"/>
      </w:divBdr>
    </w:div>
    <w:div w:id="1351028554">
      <w:bodyDiv w:val="1"/>
      <w:marLeft w:val="0"/>
      <w:marRight w:val="0"/>
      <w:marTop w:val="0"/>
      <w:marBottom w:val="0"/>
      <w:divBdr>
        <w:top w:val="none" w:sz="0" w:space="0" w:color="auto"/>
        <w:left w:val="none" w:sz="0" w:space="0" w:color="auto"/>
        <w:bottom w:val="none" w:sz="0" w:space="0" w:color="auto"/>
        <w:right w:val="none" w:sz="0" w:space="0" w:color="auto"/>
      </w:divBdr>
    </w:div>
    <w:div w:id="1351225588">
      <w:bodyDiv w:val="1"/>
      <w:marLeft w:val="0"/>
      <w:marRight w:val="0"/>
      <w:marTop w:val="0"/>
      <w:marBottom w:val="0"/>
      <w:divBdr>
        <w:top w:val="none" w:sz="0" w:space="0" w:color="auto"/>
        <w:left w:val="none" w:sz="0" w:space="0" w:color="auto"/>
        <w:bottom w:val="none" w:sz="0" w:space="0" w:color="auto"/>
        <w:right w:val="none" w:sz="0" w:space="0" w:color="auto"/>
      </w:divBdr>
    </w:div>
    <w:div w:id="1351643793">
      <w:bodyDiv w:val="1"/>
      <w:marLeft w:val="0"/>
      <w:marRight w:val="0"/>
      <w:marTop w:val="0"/>
      <w:marBottom w:val="0"/>
      <w:divBdr>
        <w:top w:val="none" w:sz="0" w:space="0" w:color="auto"/>
        <w:left w:val="none" w:sz="0" w:space="0" w:color="auto"/>
        <w:bottom w:val="none" w:sz="0" w:space="0" w:color="auto"/>
        <w:right w:val="none" w:sz="0" w:space="0" w:color="auto"/>
      </w:divBdr>
    </w:div>
    <w:div w:id="1351759709">
      <w:bodyDiv w:val="1"/>
      <w:marLeft w:val="0"/>
      <w:marRight w:val="0"/>
      <w:marTop w:val="0"/>
      <w:marBottom w:val="0"/>
      <w:divBdr>
        <w:top w:val="none" w:sz="0" w:space="0" w:color="auto"/>
        <w:left w:val="none" w:sz="0" w:space="0" w:color="auto"/>
        <w:bottom w:val="none" w:sz="0" w:space="0" w:color="auto"/>
        <w:right w:val="none" w:sz="0" w:space="0" w:color="auto"/>
      </w:divBdr>
    </w:div>
    <w:div w:id="1351764214">
      <w:bodyDiv w:val="1"/>
      <w:marLeft w:val="0"/>
      <w:marRight w:val="0"/>
      <w:marTop w:val="0"/>
      <w:marBottom w:val="0"/>
      <w:divBdr>
        <w:top w:val="none" w:sz="0" w:space="0" w:color="auto"/>
        <w:left w:val="none" w:sz="0" w:space="0" w:color="auto"/>
        <w:bottom w:val="none" w:sz="0" w:space="0" w:color="auto"/>
        <w:right w:val="none" w:sz="0" w:space="0" w:color="auto"/>
      </w:divBdr>
    </w:div>
    <w:div w:id="1351950265">
      <w:bodyDiv w:val="1"/>
      <w:marLeft w:val="0"/>
      <w:marRight w:val="0"/>
      <w:marTop w:val="0"/>
      <w:marBottom w:val="0"/>
      <w:divBdr>
        <w:top w:val="none" w:sz="0" w:space="0" w:color="auto"/>
        <w:left w:val="none" w:sz="0" w:space="0" w:color="auto"/>
        <w:bottom w:val="none" w:sz="0" w:space="0" w:color="auto"/>
        <w:right w:val="none" w:sz="0" w:space="0" w:color="auto"/>
      </w:divBdr>
    </w:div>
    <w:div w:id="1352301593">
      <w:bodyDiv w:val="1"/>
      <w:marLeft w:val="0"/>
      <w:marRight w:val="0"/>
      <w:marTop w:val="0"/>
      <w:marBottom w:val="0"/>
      <w:divBdr>
        <w:top w:val="none" w:sz="0" w:space="0" w:color="auto"/>
        <w:left w:val="none" w:sz="0" w:space="0" w:color="auto"/>
        <w:bottom w:val="none" w:sz="0" w:space="0" w:color="auto"/>
        <w:right w:val="none" w:sz="0" w:space="0" w:color="auto"/>
      </w:divBdr>
    </w:div>
    <w:div w:id="1352803679">
      <w:bodyDiv w:val="1"/>
      <w:marLeft w:val="0"/>
      <w:marRight w:val="0"/>
      <w:marTop w:val="0"/>
      <w:marBottom w:val="0"/>
      <w:divBdr>
        <w:top w:val="none" w:sz="0" w:space="0" w:color="auto"/>
        <w:left w:val="none" w:sz="0" w:space="0" w:color="auto"/>
        <w:bottom w:val="none" w:sz="0" w:space="0" w:color="auto"/>
        <w:right w:val="none" w:sz="0" w:space="0" w:color="auto"/>
      </w:divBdr>
    </w:div>
    <w:div w:id="1352804806">
      <w:bodyDiv w:val="1"/>
      <w:marLeft w:val="0"/>
      <w:marRight w:val="0"/>
      <w:marTop w:val="0"/>
      <w:marBottom w:val="0"/>
      <w:divBdr>
        <w:top w:val="none" w:sz="0" w:space="0" w:color="auto"/>
        <w:left w:val="none" w:sz="0" w:space="0" w:color="auto"/>
        <w:bottom w:val="none" w:sz="0" w:space="0" w:color="auto"/>
        <w:right w:val="none" w:sz="0" w:space="0" w:color="auto"/>
      </w:divBdr>
    </w:div>
    <w:div w:id="1353191343">
      <w:bodyDiv w:val="1"/>
      <w:marLeft w:val="0"/>
      <w:marRight w:val="0"/>
      <w:marTop w:val="0"/>
      <w:marBottom w:val="0"/>
      <w:divBdr>
        <w:top w:val="none" w:sz="0" w:space="0" w:color="auto"/>
        <w:left w:val="none" w:sz="0" w:space="0" w:color="auto"/>
        <w:bottom w:val="none" w:sz="0" w:space="0" w:color="auto"/>
        <w:right w:val="none" w:sz="0" w:space="0" w:color="auto"/>
      </w:divBdr>
    </w:div>
    <w:div w:id="1354720944">
      <w:bodyDiv w:val="1"/>
      <w:marLeft w:val="0"/>
      <w:marRight w:val="0"/>
      <w:marTop w:val="0"/>
      <w:marBottom w:val="0"/>
      <w:divBdr>
        <w:top w:val="none" w:sz="0" w:space="0" w:color="auto"/>
        <w:left w:val="none" w:sz="0" w:space="0" w:color="auto"/>
        <w:bottom w:val="none" w:sz="0" w:space="0" w:color="auto"/>
        <w:right w:val="none" w:sz="0" w:space="0" w:color="auto"/>
      </w:divBdr>
    </w:div>
    <w:div w:id="1354920520">
      <w:bodyDiv w:val="1"/>
      <w:marLeft w:val="0"/>
      <w:marRight w:val="0"/>
      <w:marTop w:val="0"/>
      <w:marBottom w:val="0"/>
      <w:divBdr>
        <w:top w:val="none" w:sz="0" w:space="0" w:color="auto"/>
        <w:left w:val="none" w:sz="0" w:space="0" w:color="auto"/>
        <w:bottom w:val="none" w:sz="0" w:space="0" w:color="auto"/>
        <w:right w:val="none" w:sz="0" w:space="0" w:color="auto"/>
      </w:divBdr>
    </w:div>
    <w:div w:id="1355037974">
      <w:bodyDiv w:val="1"/>
      <w:marLeft w:val="0"/>
      <w:marRight w:val="0"/>
      <w:marTop w:val="0"/>
      <w:marBottom w:val="0"/>
      <w:divBdr>
        <w:top w:val="none" w:sz="0" w:space="0" w:color="auto"/>
        <w:left w:val="none" w:sz="0" w:space="0" w:color="auto"/>
        <w:bottom w:val="none" w:sz="0" w:space="0" w:color="auto"/>
        <w:right w:val="none" w:sz="0" w:space="0" w:color="auto"/>
      </w:divBdr>
    </w:div>
    <w:div w:id="1355841419">
      <w:bodyDiv w:val="1"/>
      <w:marLeft w:val="0"/>
      <w:marRight w:val="0"/>
      <w:marTop w:val="0"/>
      <w:marBottom w:val="0"/>
      <w:divBdr>
        <w:top w:val="none" w:sz="0" w:space="0" w:color="auto"/>
        <w:left w:val="none" w:sz="0" w:space="0" w:color="auto"/>
        <w:bottom w:val="none" w:sz="0" w:space="0" w:color="auto"/>
        <w:right w:val="none" w:sz="0" w:space="0" w:color="auto"/>
      </w:divBdr>
    </w:div>
    <w:div w:id="1356035486">
      <w:bodyDiv w:val="1"/>
      <w:marLeft w:val="0"/>
      <w:marRight w:val="0"/>
      <w:marTop w:val="0"/>
      <w:marBottom w:val="0"/>
      <w:divBdr>
        <w:top w:val="none" w:sz="0" w:space="0" w:color="auto"/>
        <w:left w:val="none" w:sz="0" w:space="0" w:color="auto"/>
        <w:bottom w:val="none" w:sz="0" w:space="0" w:color="auto"/>
        <w:right w:val="none" w:sz="0" w:space="0" w:color="auto"/>
      </w:divBdr>
    </w:div>
    <w:div w:id="1356493625">
      <w:bodyDiv w:val="1"/>
      <w:marLeft w:val="0"/>
      <w:marRight w:val="0"/>
      <w:marTop w:val="0"/>
      <w:marBottom w:val="0"/>
      <w:divBdr>
        <w:top w:val="none" w:sz="0" w:space="0" w:color="auto"/>
        <w:left w:val="none" w:sz="0" w:space="0" w:color="auto"/>
        <w:bottom w:val="none" w:sz="0" w:space="0" w:color="auto"/>
        <w:right w:val="none" w:sz="0" w:space="0" w:color="auto"/>
      </w:divBdr>
    </w:div>
    <w:div w:id="1356660929">
      <w:bodyDiv w:val="1"/>
      <w:marLeft w:val="0"/>
      <w:marRight w:val="0"/>
      <w:marTop w:val="0"/>
      <w:marBottom w:val="0"/>
      <w:divBdr>
        <w:top w:val="none" w:sz="0" w:space="0" w:color="auto"/>
        <w:left w:val="none" w:sz="0" w:space="0" w:color="auto"/>
        <w:bottom w:val="none" w:sz="0" w:space="0" w:color="auto"/>
        <w:right w:val="none" w:sz="0" w:space="0" w:color="auto"/>
      </w:divBdr>
    </w:div>
    <w:div w:id="1357074920">
      <w:bodyDiv w:val="1"/>
      <w:marLeft w:val="0"/>
      <w:marRight w:val="0"/>
      <w:marTop w:val="0"/>
      <w:marBottom w:val="0"/>
      <w:divBdr>
        <w:top w:val="none" w:sz="0" w:space="0" w:color="auto"/>
        <w:left w:val="none" w:sz="0" w:space="0" w:color="auto"/>
        <w:bottom w:val="none" w:sz="0" w:space="0" w:color="auto"/>
        <w:right w:val="none" w:sz="0" w:space="0" w:color="auto"/>
      </w:divBdr>
    </w:div>
    <w:div w:id="1357341841">
      <w:bodyDiv w:val="1"/>
      <w:marLeft w:val="0"/>
      <w:marRight w:val="0"/>
      <w:marTop w:val="0"/>
      <w:marBottom w:val="0"/>
      <w:divBdr>
        <w:top w:val="none" w:sz="0" w:space="0" w:color="auto"/>
        <w:left w:val="none" w:sz="0" w:space="0" w:color="auto"/>
        <w:bottom w:val="none" w:sz="0" w:space="0" w:color="auto"/>
        <w:right w:val="none" w:sz="0" w:space="0" w:color="auto"/>
      </w:divBdr>
    </w:div>
    <w:div w:id="1357535432">
      <w:bodyDiv w:val="1"/>
      <w:marLeft w:val="0"/>
      <w:marRight w:val="0"/>
      <w:marTop w:val="0"/>
      <w:marBottom w:val="0"/>
      <w:divBdr>
        <w:top w:val="none" w:sz="0" w:space="0" w:color="auto"/>
        <w:left w:val="none" w:sz="0" w:space="0" w:color="auto"/>
        <w:bottom w:val="none" w:sz="0" w:space="0" w:color="auto"/>
        <w:right w:val="none" w:sz="0" w:space="0" w:color="auto"/>
      </w:divBdr>
    </w:div>
    <w:div w:id="1357543024">
      <w:bodyDiv w:val="1"/>
      <w:marLeft w:val="0"/>
      <w:marRight w:val="0"/>
      <w:marTop w:val="0"/>
      <w:marBottom w:val="0"/>
      <w:divBdr>
        <w:top w:val="none" w:sz="0" w:space="0" w:color="auto"/>
        <w:left w:val="none" w:sz="0" w:space="0" w:color="auto"/>
        <w:bottom w:val="none" w:sz="0" w:space="0" w:color="auto"/>
        <w:right w:val="none" w:sz="0" w:space="0" w:color="auto"/>
      </w:divBdr>
    </w:div>
    <w:div w:id="1357923952">
      <w:bodyDiv w:val="1"/>
      <w:marLeft w:val="0"/>
      <w:marRight w:val="0"/>
      <w:marTop w:val="0"/>
      <w:marBottom w:val="0"/>
      <w:divBdr>
        <w:top w:val="none" w:sz="0" w:space="0" w:color="auto"/>
        <w:left w:val="none" w:sz="0" w:space="0" w:color="auto"/>
        <w:bottom w:val="none" w:sz="0" w:space="0" w:color="auto"/>
        <w:right w:val="none" w:sz="0" w:space="0" w:color="auto"/>
      </w:divBdr>
    </w:div>
    <w:div w:id="1357998402">
      <w:bodyDiv w:val="1"/>
      <w:marLeft w:val="0"/>
      <w:marRight w:val="0"/>
      <w:marTop w:val="0"/>
      <w:marBottom w:val="0"/>
      <w:divBdr>
        <w:top w:val="none" w:sz="0" w:space="0" w:color="auto"/>
        <w:left w:val="none" w:sz="0" w:space="0" w:color="auto"/>
        <w:bottom w:val="none" w:sz="0" w:space="0" w:color="auto"/>
        <w:right w:val="none" w:sz="0" w:space="0" w:color="auto"/>
      </w:divBdr>
    </w:div>
    <w:div w:id="1358695326">
      <w:bodyDiv w:val="1"/>
      <w:marLeft w:val="0"/>
      <w:marRight w:val="0"/>
      <w:marTop w:val="0"/>
      <w:marBottom w:val="0"/>
      <w:divBdr>
        <w:top w:val="none" w:sz="0" w:space="0" w:color="auto"/>
        <w:left w:val="none" w:sz="0" w:space="0" w:color="auto"/>
        <w:bottom w:val="none" w:sz="0" w:space="0" w:color="auto"/>
        <w:right w:val="none" w:sz="0" w:space="0" w:color="auto"/>
      </w:divBdr>
    </w:div>
    <w:div w:id="1359548115">
      <w:bodyDiv w:val="1"/>
      <w:marLeft w:val="0"/>
      <w:marRight w:val="0"/>
      <w:marTop w:val="0"/>
      <w:marBottom w:val="0"/>
      <w:divBdr>
        <w:top w:val="none" w:sz="0" w:space="0" w:color="auto"/>
        <w:left w:val="none" w:sz="0" w:space="0" w:color="auto"/>
        <w:bottom w:val="none" w:sz="0" w:space="0" w:color="auto"/>
        <w:right w:val="none" w:sz="0" w:space="0" w:color="auto"/>
      </w:divBdr>
    </w:div>
    <w:div w:id="1360006755">
      <w:bodyDiv w:val="1"/>
      <w:marLeft w:val="0"/>
      <w:marRight w:val="0"/>
      <w:marTop w:val="0"/>
      <w:marBottom w:val="0"/>
      <w:divBdr>
        <w:top w:val="none" w:sz="0" w:space="0" w:color="auto"/>
        <w:left w:val="none" w:sz="0" w:space="0" w:color="auto"/>
        <w:bottom w:val="none" w:sz="0" w:space="0" w:color="auto"/>
        <w:right w:val="none" w:sz="0" w:space="0" w:color="auto"/>
      </w:divBdr>
    </w:div>
    <w:div w:id="1360618184">
      <w:bodyDiv w:val="1"/>
      <w:marLeft w:val="0"/>
      <w:marRight w:val="0"/>
      <w:marTop w:val="0"/>
      <w:marBottom w:val="0"/>
      <w:divBdr>
        <w:top w:val="none" w:sz="0" w:space="0" w:color="auto"/>
        <w:left w:val="none" w:sz="0" w:space="0" w:color="auto"/>
        <w:bottom w:val="none" w:sz="0" w:space="0" w:color="auto"/>
        <w:right w:val="none" w:sz="0" w:space="0" w:color="auto"/>
      </w:divBdr>
    </w:div>
    <w:div w:id="1360740784">
      <w:bodyDiv w:val="1"/>
      <w:marLeft w:val="0"/>
      <w:marRight w:val="0"/>
      <w:marTop w:val="0"/>
      <w:marBottom w:val="0"/>
      <w:divBdr>
        <w:top w:val="none" w:sz="0" w:space="0" w:color="auto"/>
        <w:left w:val="none" w:sz="0" w:space="0" w:color="auto"/>
        <w:bottom w:val="none" w:sz="0" w:space="0" w:color="auto"/>
        <w:right w:val="none" w:sz="0" w:space="0" w:color="auto"/>
      </w:divBdr>
    </w:div>
    <w:div w:id="1361084175">
      <w:bodyDiv w:val="1"/>
      <w:marLeft w:val="0"/>
      <w:marRight w:val="0"/>
      <w:marTop w:val="0"/>
      <w:marBottom w:val="0"/>
      <w:divBdr>
        <w:top w:val="none" w:sz="0" w:space="0" w:color="auto"/>
        <w:left w:val="none" w:sz="0" w:space="0" w:color="auto"/>
        <w:bottom w:val="none" w:sz="0" w:space="0" w:color="auto"/>
        <w:right w:val="none" w:sz="0" w:space="0" w:color="auto"/>
      </w:divBdr>
    </w:div>
    <w:div w:id="1361203394">
      <w:bodyDiv w:val="1"/>
      <w:marLeft w:val="0"/>
      <w:marRight w:val="0"/>
      <w:marTop w:val="0"/>
      <w:marBottom w:val="0"/>
      <w:divBdr>
        <w:top w:val="none" w:sz="0" w:space="0" w:color="auto"/>
        <w:left w:val="none" w:sz="0" w:space="0" w:color="auto"/>
        <w:bottom w:val="none" w:sz="0" w:space="0" w:color="auto"/>
        <w:right w:val="none" w:sz="0" w:space="0" w:color="auto"/>
      </w:divBdr>
    </w:div>
    <w:div w:id="1361661598">
      <w:bodyDiv w:val="1"/>
      <w:marLeft w:val="0"/>
      <w:marRight w:val="0"/>
      <w:marTop w:val="0"/>
      <w:marBottom w:val="0"/>
      <w:divBdr>
        <w:top w:val="none" w:sz="0" w:space="0" w:color="auto"/>
        <w:left w:val="none" w:sz="0" w:space="0" w:color="auto"/>
        <w:bottom w:val="none" w:sz="0" w:space="0" w:color="auto"/>
        <w:right w:val="none" w:sz="0" w:space="0" w:color="auto"/>
      </w:divBdr>
    </w:div>
    <w:div w:id="1362441559">
      <w:bodyDiv w:val="1"/>
      <w:marLeft w:val="0"/>
      <w:marRight w:val="0"/>
      <w:marTop w:val="0"/>
      <w:marBottom w:val="0"/>
      <w:divBdr>
        <w:top w:val="none" w:sz="0" w:space="0" w:color="auto"/>
        <w:left w:val="none" w:sz="0" w:space="0" w:color="auto"/>
        <w:bottom w:val="none" w:sz="0" w:space="0" w:color="auto"/>
        <w:right w:val="none" w:sz="0" w:space="0" w:color="auto"/>
      </w:divBdr>
    </w:div>
    <w:div w:id="1364021320">
      <w:bodyDiv w:val="1"/>
      <w:marLeft w:val="0"/>
      <w:marRight w:val="0"/>
      <w:marTop w:val="0"/>
      <w:marBottom w:val="0"/>
      <w:divBdr>
        <w:top w:val="none" w:sz="0" w:space="0" w:color="auto"/>
        <w:left w:val="none" w:sz="0" w:space="0" w:color="auto"/>
        <w:bottom w:val="none" w:sz="0" w:space="0" w:color="auto"/>
        <w:right w:val="none" w:sz="0" w:space="0" w:color="auto"/>
      </w:divBdr>
    </w:div>
    <w:div w:id="1364206633">
      <w:bodyDiv w:val="1"/>
      <w:marLeft w:val="0"/>
      <w:marRight w:val="0"/>
      <w:marTop w:val="0"/>
      <w:marBottom w:val="0"/>
      <w:divBdr>
        <w:top w:val="none" w:sz="0" w:space="0" w:color="auto"/>
        <w:left w:val="none" w:sz="0" w:space="0" w:color="auto"/>
        <w:bottom w:val="none" w:sz="0" w:space="0" w:color="auto"/>
        <w:right w:val="none" w:sz="0" w:space="0" w:color="auto"/>
      </w:divBdr>
    </w:div>
    <w:div w:id="1364287366">
      <w:bodyDiv w:val="1"/>
      <w:marLeft w:val="0"/>
      <w:marRight w:val="0"/>
      <w:marTop w:val="0"/>
      <w:marBottom w:val="0"/>
      <w:divBdr>
        <w:top w:val="none" w:sz="0" w:space="0" w:color="auto"/>
        <w:left w:val="none" w:sz="0" w:space="0" w:color="auto"/>
        <w:bottom w:val="none" w:sz="0" w:space="0" w:color="auto"/>
        <w:right w:val="none" w:sz="0" w:space="0" w:color="auto"/>
      </w:divBdr>
    </w:div>
    <w:div w:id="1364474059">
      <w:bodyDiv w:val="1"/>
      <w:marLeft w:val="0"/>
      <w:marRight w:val="0"/>
      <w:marTop w:val="0"/>
      <w:marBottom w:val="0"/>
      <w:divBdr>
        <w:top w:val="none" w:sz="0" w:space="0" w:color="auto"/>
        <w:left w:val="none" w:sz="0" w:space="0" w:color="auto"/>
        <w:bottom w:val="none" w:sz="0" w:space="0" w:color="auto"/>
        <w:right w:val="none" w:sz="0" w:space="0" w:color="auto"/>
      </w:divBdr>
    </w:div>
    <w:div w:id="1364555864">
      <w:bodyDiv w:val="1"/>
      <w:marLeft w:val="0"/>
      <w:marRight w:val="0"/>
      <w:marTop w:val="0"/>
      <w:marBottom w:val="0"/>
      <w:divBdr>
        <w:top w:val="none" w:sz="0" w:space="0" w:color="auto"/>
        <w:left w:val="none" w:sz="0" w:space="0" w:color="auto"/>
        <w:bottom w:val="none" w:sz="0" w:space="0" w:color="auto"/>
        <w:right w:val="none" w:sz="0" w:space="0" w:color="auto"/>
      </w:divBdr>
    </w:div>
    <w:div w:id="1364748554">
      <w:bodyDiv w:val="1"/>
      <w:marLeft w:val="0"/>
      <w:marRight w:val="0"/>
      <w:marTop w:val="0"/>
      <w:marBottom w:val="0"/>
      <w:divBdr>
        <w:top w:val="none" w:sz="0" w:space="0" w:color="auto"/>
        <w:left w:val="none" w:sz="0" w:space="0" w:color="auto"/>
        <w:bottom w:val="none" w:sz="0" w:space="0" w:color="auto"/>
        <w:right w:val="none" w:sz="0" w:space="0" w:color="auto"/>
      </w:divBdr>
    </w:div>
    <w:div w:id="1365060478">
      <w:bodyDiv w:val="1"/>
      <w:marLeft w:val="0"/>
      <w:marRight w:val="0"/>
      <w:marTop w:val="0"/>
      <w:marBottom w:val="0"/>
      <w:divBdr>
        <w:top w:val="none" w:sz="0" w:space="0" w:color="auto"/>
        <w:left w:val="none" w:sz="0" w:space="0" w:color="auto"/>
        <w:bottom w:val="none" w:sz="0" w:space="0" w:color="auto"/>
        <w:right w:val="none" w:sz="0" w:space="0" w:color="auto"/>
      </w:divBdr>
    </w:div>
    <w:div w:id="1365329633">
      <w:bodyDiv w:val="1"/>
      <w:marLeft w:val="0"/>
      <w:marRight w:val="0"/>
      <w:marTop w:val="0"/>
      <w:marBottom w:val="0"/>
      <w:divBdr>
        <w:top w:val="none" w:sz="0" w:space="0" w:color="auto"/>
        <w:left w:val="none" w:sz="0" w:space="0" w:color="auto"/>
        <w:bottom w:val="none" w:sz="0" w:space="0" w:color="auto"/>
        <w:right w:val="none" w:sz="0" w:space="0" w:color="auto"/>
      </w:divBdr>
    </w:div>
    <w:div w:id="1365407116">
      <w:bodyDiv w:val="1"/>
      <w:marLeft w:val="0"/>
      <w:marRight w:val="0"/>
      <w:marTop w:val="0"/>
      <w:marBottom w:val="0"/>
      <w:divBdr>
        <w:top w:val="none" w:sz="0" w:space="0" w:color="auto"/>
        <w:left w:val="none" w:sz="0" w:space="0" w:color="auto"/>
        <w:bottom w:val="none" w:sz="0" w:space="0" w:color="auto"/>
        <w:right w:val="none" w:sz="0" w:space="0" w:color="auto"/>
      </w:divBdr>
    </w:div>
    <w:div w:id="1365445041">
      <w:bodyDiv w:val="1"/>
      <w:marLeft w:val="0"/>
      <w:marRight w:val="0"/>
      <w:marTop w:val="0"/>
      <w:marBottom w:val="0"/>
      <w:divBdr>
        <w:top w:val="none" w:sz="0" w:space="0" w:color="auto"/>
        <w:left w:val="none" w:sz="0" w:space="0" w:color="auto"/>
        <w:bottom w:val="none" w:sz="0" w:space="0" w:color="auto"/>
        <w:right w:val="none" w:sz="0" w:space="0" w:color="auto"/>
      </w:divBdr>
      <w:divsChild>
        <w:div w:id="53630334">
          <w:marLeft w:val="0"/>
          <w:marRight w:val="0"/>
          <w:marTop w:val="0"/>
          <w:marBottom w:val="0"/>
          <w:divBdr>
            <w:top w:val="none" w:sz="0" w:space="0" w:color="auto"/>
            <w:left w:val="none" w:sz="0" w:space="0" w:color="auto"/>
            <w:bottom w:val="none" w:sz="0" w:space="0" w:color="auto"/>
            <w:right w:val="none" w:sz="0" w:space="0" w:color="auto"/>
          </w:divBdr>
          <w:divsChild>
            <w:div w:id="1138185322">
              <w:marLeft w:val="0"/>
              <w:marRight w:val="0"/>
              <w:marTop w:val="0"/>
              <w:marBottom w:val="0"/>
              <w:divBdr>
                <w:top w:val="none" w:sz="0" w:space="0" w:color="auto"/>
                <w:left w:val="none" w:sz="0" w:space="0" w:color="auto"/>
                <w:bottom w:val="none" w:sz="0" w:space="0" w:color="auto"/>
                <w:right w:val="none" w:sz="0" w:space="0" w:color="auto"/>
              </w:divBdr>
            </w:div>
          </w:divsChild>
        </w:div>
        <w:div w:id="115221210">
          <w:marLeft w:val="0"/>
          <w:marRight w:val="0"/>
          <w:marTop w:val="0"/>
          <w:marBottom w:val="0"/>
          <w:divBdr>
            <w:top w:val="none" w:sz="0" w:space="0" w:color="auto"/>
            <w:left w:val="none" w:sz="0" w:space="0" w:color="auto"/>
            <w:bottom w:val="none" w:sz="0" w:space="0" w:color="auto"/>
            <w:right w:val="none" w:sz="0" w:space="0" w:color="auto"/>
          </w:divBdr>
          <w:divsChild>
            <w:div w:id="762145843">
              <w:marLeft w:val="0"/>
              <w:marRight w:val="0"/>
              <w:marTop w:val="0"/>
              <w:marBottom w:val="0"/>
              <w:divBdr>
                <w:top w:val="none" w:sz="0" w:space="0" w:color="auto"/>
                <w:left w:val="none" w:sz="0" w:space="0" w:color="auto"/>
                <w:bottom w:val="none" w:sz="0" w:space="0" w:color="auto"/>
                <w:right w:val="none" w:sz="0" w:space="0" w:color="auto"/>
              </w:divBdr>
            </w:div>
          </w:divsChild>
        </w:div>
        <w:div w:id="233709493">
          <w:marLeft w:val="0"/>
          <w:marRight w:val="0"/>
          <w:marTop w:val="0"/>
          <w:marBottom w:val="0"/>
          <w:divBdr>
            <w:top w:val="none" w:sz="0" w:space="0" w:color="auto"/>
            <w:left w:val="none" w:sz="0" w:space="0" w:color="auto"/>
            <w:bottom w:val="none" w:sz="0" w:space="0" w:color="auto"/>
            <w:right w:val="none" w:sz="0" w:space="0" w:color="auto"/>
          </w:divBdr>
          <w:divsChild>
            <w:div w:id="2014188169">
              <w:marLeft w:val="0"/>
              <w:marRight w:val="0"/>
              <w:marTop w:val="0"/>
              <w:marBottom w:val="0"/>
              <w:divBdr>
                <w:top w:val="none" w:sz="0" w:space="0" w:color="auto"/>
                <w:left w:val="none" w:sz="0" w:space="0" w:color="auto"/>
                <w:bottom w:val="none" w:sz="0" w:space="0" w:color="auto"/>
                <w:right w:val="none" w:sz="0" w:space="0" w:color="auto"/>
              </w:divBdr>
            </w:div>
          </w:divsChild>
        </w:div>
        <w:div w:id="693842301">
          <w:marLeft w:val="0"/>
          <w:marRight w:val="0"/>
          <w:marTop w:val="0"/>
          <w:marBottom w:val="0"/>
          <w:divBdr>
            <w:top w:val="none" w:sz="0" w:space="0" w:color="auto"/>
            <w:left w:val="none" w:sz="0" w:space="0" w:color="auto"/>
            <w:bottom w:val="none" w:sz="0" w:space="0" w:color="auto"/>
            <w:right w:val="none" w:sz="0" w:space="0" w:color="auto"/>
          </w:divBdr>
          <w:divsChild>
            <w:div w:id="654188857">
              <w:marLeft w:val="0"/>
              <w:marRight w:val="0"/>
              <w:marTop w:val="0"/>
              <w:marBottom w:val="0"/>
              <w:divBdr>
                <w:top w:val="none" w:sz="0" w:space="0" w:color="auto"/>
                <w:left w:val="none" w:sz="0" w:space="0" w:color="auto"/>
                <w:bottom w:val="none" w:sz="0" w:space="0" w:color="auto"/>
                <w:right w:val="none" w:sz="0" w:space="0" w:color="auto"/>
              </w:divBdr>
            </w:div>
          </w:divsChild>
        </w:div>
        <w:div w:id="885290302">
          <w:marLeft w:val="0"/>
          <w:marRight w:val="0"/>
          <w:marTop w:val="0"/>
          <w:marBottom w:val="0"/>
          <w:divBdr>
            <w:top w:val="none" w:sz="0" w:space="0" w:color="auto"/>
            <w:left w:val="none" w:sz="0" w:space="0" w:color="auto"/>
            <w:bottom w:val="none" w:sz="0" w:space="0" w:color="auto"/>
            <w:right w:val="none" w:sz="0" w:space="0" w:color="auto"/>
          </w:divBdr>
          <w:divsChild>
            <w:div w:id="241763880">
              <w:marLeft w:val="0"/>
              <w:marRight w:val="0"/>
              <w:marTop w:val="0"/>
              <w:marBottom w:val="0"/>
              <w:divBdr>
                <w:top w:val="none" w:sz="0" w:space="0" w:color="auto"/>
                <w:left w:val="none" w:sz="0" w:space="0" w:color="auto"/>
                <w:bottom w:val="none" w:sz="0" w:space="0" w:color="auto"/>
                <w:right w:val="none" w:sz="0" w:space="0" w:color="auto"/>
              </w:divBdr>
            </w:div>
          </w:divsChild>
        </w:div>
        <w:div w:id="1049113835">
          <w:marLeft w:val="0"/>
          <w:marRight w:val="0"/>
          <w:marTop w:val="0"/>
          <w:marBottom w:val="0"/>
          <w:divBdr>
            <w:top w:val="none" w:sz="0" w:space="0" w:color="auto"/>
            <w:left w:val="none" w:sz="0" w:space="0" w:color="auto"/>
            <w:bottom w:val="none" w:sz="0" w:space="0" w:color="auto"/>
            <w:right w:val="none" w:sz="0" w:space="0" w:color="auto"/>
          </w:divBdr>
          <w:divsChild>
            <w:div w:id="1540585729">
              <w:marLeft w:val="0"/>
              <w:marRight w:val="0"/>
              <w:marTop w:val="0"/>
              <w:marBottom w:val="0"/>
              <w:divBdr>
                <w:top w:val="none" w:sz="0" w:space="0" w:color="auto"/>
                <w:left w:val="none" w:sz="0" w:space="0" w:color="auto"/>
                <w:bottom w:val="none" w:sz="0" w:space="0" w:color="auto"/>
                <w:right w:val="none" w:sz="0" w:space="0" w:color="auto"/>
              </w:divBdr>
            </w:div>
          </w:divsChild>
        </w:div>
        <w:div w:id="1087193547">
          <w:marLeft w:val="0"/>
          <w:marRight w:val="0"/>
          <w:marTop w:val="0"/>
          <w:marBottom w:val="0"/>
          <w:divBdr>
            <w:top w:val="none" w:sz="0" w:space="0" w:color="auto"/>
            <w:left w:val="none" w:sz="0" w:space="0" w:color="auto"/>
            <w:bottom w:val="none" w:sz="0" w:space="0" w:color="auto"/>
            <w:right w:val="none" w:sz="0" w:space="0" w:color="auto"/>
          </w:divBdr>
          <w:divsChild>
            <w:div w:id="1814760624">
              <w:marLeft w:val="0"/>
              <w:marRight w:val="0"/>
              <w:marTop w:val="0"/>
              <w:marBottom w:val="0"/>
              <w:divBdr>
                <w:top w:val="none" w:sz="0" w:space="0" w:color="auto"/>
                <w:left w:val="none" w:sz="0" w:space="0" w:color="auto"/>
                <w:bottom w:val="none" w:sz="0" w:space="0" w:color="auto"/>
                <w:right w:val="none" w:sz="0" w:space="0" w:color="auto"/>
              </w:divBdr>
            </w:div>
          </w:divsChild>
        </w:div>
        <w:div w:id="1145244413">
          <w:marLeft w:val="0"/>
          <w:marRight w:val="0"/>
          <w:marTop w:val="0"/>
          <w:marBottom w:val="0"/>
          <w:divBdr>
            <w:top w:val="none" w:sz="0" w:space="0" w:color="auto"/>
            <w:left w:val="none" w:sz="0" w:space="0" w:color="auto"/>
            <w:bottom w:val="none" w:sz="0" w:space="0" w:color="auto"/>
            <w:right w:val="none" w:sz="0" w:space="0" w:color="auto"/>
          </w:divBdr>
          <w:divsChild>
            <w:div w:id="2089645072">
              <w:marLeft w:val="0"/>
              <w:marRight w:val="0"/>
              <w:marTop w:val="0"/>
              <w:marBottom w:val="0"/>
              <w:divBdr>
                <w:top w:val="none" w:sz="0" w:space="0" w:color="auto"/>
                <w:left w:val="none" w:sz="0" w:space="0" w:color="auto"/>
                <w:bottom w:val="none" w:sz="0" w:space="0" w:color="auto"/>
                <w:right w:val="none" w:sz="0" w:space="0" w:color="auto"/>
              </w:divBdr>
            </w:div>
          </w:divsChild>
        </w:div>
        <w:div w:id="1343972549">
          <w:marLeft w:val="0"/>
          <w:marRight w:val="0"/>
          <w:marTop w:val="0"/>
          <w:marBottom w:val="0"/>
          <w:divBdr>
            <w:top w:val="none" w:sz="0" w:space="0" w:color="auto"/>
            <w:left w:val="none" w:sz="0" w:space="0" w:color="auto"/>
            <w:bottom w:val="none" w:sz="0" w:space="0" w:color="auto"/>
            <w:right w:val="none" w:sz="0" w:space="0" w:color="auto"/>
          </w:divBdr>
          <w:divsChild>
            <w:div w:id="1972204007">
              <w:marLeft w:val="0"/>
              <w:marRight w:val="0"/>
              <w:marTop w:val="0"/>
              <w:marBottom w:val="0"/>
              <w:divBdr>
                <w:top w:val="none" w:sz="0" w:space="0" w:color="auto"/>
                <w:left w:val="none" w:sz="0" w:space="0" w:color="auto"/>
                <w:bottom w:val="none" w:sz="0" w:space="0" w:color="auto"/>
                <w:right w:val="none" w:sz="0" w:space="0" w:color="auto"/>
              </w:divBdr>
            </w:div>
          </w:divsChild>
        </w:div>
        <w:div w:id="1647202374">
          <w:marLeft w:val="0"/>
          <w:marRight w:val="0"/>
          <w:marTop w:val="0"/>
          <w:marBottom w:val="0"/>
          <w:divBdr>
            <w:top w:val="none" w:sz="0" w:space="0" w:color="auto"/>
            <w:left w:val="none" w:sz="0" w:space="0" w:color="auto"/>
            <w:bottom w:val="none" w:sz="0" w:space="0" w:color="auto"/>
            <w:right w:val="none" w:sz="0" w:space="0" w:color="auto"/>
          </w:divBdr>
          <w:divsChild>
            <w:div w:id="397558784">
              <w:marLeft w:val="0"/>
              <w:marRight w:val="0"/>
              <w:marTop w:val="0"/>
              <w:marBottom w:val="0"/>
              <w:divBdr>
                <w:top w:val="none" w:sz="0" w:space="0" w:color="auto"/>
                <w:left w:val="none" w:sz="0" w:space="0" w:color="auto"/>
                <w:bottom w:val="none" w:sz="0" w:space="0" w:color="auto"/>
                <w:right w:val="none" w:sz="0" w:space="0" w:color="auto"/>
              </w:divBdr>
            </w:div>
          </w:divsChild>
        </w:div>
        <w:div w:id="1757745008">
          <w:marLeft w:val="0"/>
          <w:marRight w:val="0"/>
          <w:marTop w:val="0"/>
          <w:marBottom w:val="0"/>
          <w:divBdr>
            <w:top w:val="none" w:sz="0" w:space="0" w:color="auto"/>
            <w:left w:val="none" w:sz="0" w:space="0" w:color="auto"/>
            <w:bottom w:val="none" w:sz="0" w:space="0" w:color="auto"/>
            <w:right w:val="none" w:sz="0" w:space="0" w:color="auto"/>
          </w:divBdr>
          <w:divsChild>
            <w:div w:id="54514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23751">
      <w:bodyDiv w:val="1"/>
      <w:marLeft w:val="0"/>
      <w:marRight w:val="0"/>
      <w:marTop w:val="0"/>
      <w:marBottom w:val="0"/>
      <w:divBdr>
        <w:top w:val="none" w:sz="0" w:space="0" w:color="auto"/>
        <w:left w:val="none" w:sz="0" w:space="0" w:color="auto"/>
        <w:bottom w:val="none" w:sz="0" w:space="0" w:color="auto"/>
        <w:right w:val="none" w:sz="0" w:space="0" w:color="auto"/>
      </w:divBdr>
    </w:div>
    <w:div w:id="1366715469">
      <w:bodyDiv w:val="1"/>
      <w:marLeft w:val="0"/>
      <w:marRight w:val="0"/>
      <w:marTop w:val="0"/>
      <w:marBottom w:val="0"/>
      <w:divBdr>
        <w:top w:val="none" w:sz="0" w:space="0" w:color="auto"/>
        <w:left w:val="none" w:sz="0" w:space="0" w:color="auto"/>
        <w:bottom w:val="none" w:sz="0" w:space="0" w:color="auto"/>
        <w:right w:val="none" w:sz="0" w:space="0" w:color="auto"/>
      </w:divBdr>
    </w:div>
    <w:div w:id="1367021069">
      <w:bodyDiv w:val="1"/>
      <w:marLeft w:val="0"/>
      <w:marRight w:val="0"/>
      <w:marTop w:val="0"/>
      <w:marBottom w:val="0"/>
      <w:divBdr>
        <w:top w:val="none" w:sz="0" w:space="0" w:color="auto"/>
        <w:left w:val="none" w:sz="0" w:space="0" w:color="auto"/>
        <w:bottom w:val="none" w:sz="0" w:space="0" w:color="auto"/>
        <w:right w:val="none" w:sz="0" w:space="0" w:color="auto"/>
      </w:divBdr>
    </w:div>
    <w:div w:id="1367170864">
      <w:bodyDiv w:val="1"/>
      <w:marLeft w:val="0"/>
      <w:marRight w:val="0"/>
      <w:marTop w:val="0"/>
      <w:marBottom w:val="0"/>
      <w:divBdr>
        <w:top w:val="none" w:sz="0" w:space="0" w:color="auto"/>
        <w:left w:val="none" w:sz="0" w:space="0" w:color="auto"/>
        <w:bottom w:val="none" w:sz="0" w:space="0" w:color="auto"/>
        <w:right w:val="none" w:sz="0" w:space="0" w:color="auto"/>
      </w:divBdr>
    </w:div>
    <w:div w:id="1367297366">
      <w:bodyDiv w:val="1"/>
      <w:marLeft w:val="0"/>
      <w:marRight w:val="0"/>
      <w:marTop w:val="0"/>
      <w:marBottom w:val="0"/>
      <w:divBdr>
        <w:top w:val="none" w:sz="0" w:space="0" w:color="auto"/>
        <w:left w:val="none" w:sz="0" w:space="0" w:color="auto"/>
        <w:bottom w:val="none" w:sz="0" w:space="0" w:color="auto"/>
        <w:right w:val="none" w:sz="0" w:space="0" w:color="auto"/>
      </w:divBdr>
    </w:div>
    <w:div w:id="1367561086">
      <w:bodyDiv w:val="1"/>
      <w:marLeft w:val="0"/>
      <w:marRight w:val="0"/>
      <w:marTop w:val="0"/>
      <w:marBottom w:val="0"/>
      <w:divBdr>
        <w:top w:val="none" w:sz="0" w:space="0" w:color="auto"/>
        <w:left w:val="none" w:sz="0" w:space="0" w:color="auto"/>
        <w:bottom w:val="none" w:sz="0" w:space="0" w:color="auto"/>
        <w:right w:val="none" w:sz="0" w:space="0" w:color="auto"/>
      </w:divBdr>
    </w:div>
    <w:div w:id="1367605407">
      <w:bodyDiv w:val="1"/>
      <w:marLeft w:val="0"/>
      <w:marRight w:val="0"/>
      <w:marTop w:val="0"/>
      <w:marBottom w:val="0"/>
      <w:divBdr>
        <w:top w:val="none" w:sz="0" w:space="0" w:color="auto"/>
        <w:left w:val="none" w:sz="0" w:space="0" w:color="auto"/>
        <w:bottom w:val="none" w:sz="0" w:space="0" w:color="auto"/>
        <w:right w:val="none" w:sz="0" w:space="0" w:color="auto"/>
      </w:divBdr>
    </w:div>
    <w:div w:id="1367634456">
      <w:bodyDiv w:val="1"/>
      <w:marLeft w:val="0"/>
      <w:marRight w:val="0"/>
      <w:marTop w:val="0"/>
      <w:marBottom w:val="0"/>
      <w:divBdr>
        <w:top w:val="none" w:sz="0" w:space="0" w:color="auto"/>
        <w:left w:val="none" w:sz="0" w:space="0" w:color="auto"/>
        <w:bottom w:val="none" w:sz="0" w:space="0" w:color="auto"/>
        <w:right w:val="none" w:sz="0" w:space="0" w:color="auto"/>
      </w:divBdr>
    </w:div>
    <w:div w:id="1368064700">
      <w:bodyDiv w:val="1"/>
      <w:marLeft w:val="0"/>
      <w:marRight w:val="0"/>
      <w:marTop w:val="0"/>
      <w:marBottom w:val="0"/>
      <w:divBdr>
        <w:top w:val="none" w:sz="0" w:space="0" w:color="auto"/>
        <w:left w:val="none" w:sz="0" w:space="0" w:color="auto"/>
        <w:bottom w:val="none" w:sz="0" w:space="0" w:color="auto"/>
        <w:right w:val="none" w:sz="0" w:space="0" w:color="auto"/>
      </w:divBdr>
    </w:div>
    <w:div w:id="1368481035">
      <w:bodyDiv w:val="1"/>
      <w:marLeft w:val="0"/>
      <w:marRight w:val="0"/>
      <w:marTop w:val="0"/>
      <w:marBottom w:val="0"/>
      <w:divBdr>
        <w:top w:val="none" w:sz="0" w:space="0" w:color="auto"/>
        <w:left w:val="none" w:sz="0" w:space="0" w:color="auto"/>
        <w:bottom w:val="none" w:sz="0" w:space="0" w:color="auto"/>
        <w:right w:val="none" w:sz="0" w:space="0" w:color="auto"/>
      </w:divBdr>
    </w:div>
    <w:div w:id="1368598943">
      <w:bodyDiv w:val="1"/>
      <w:marLeft w:val="0"/>
      <w:marRight w:val="0"/>
      <w:marTop w:val="0"/>
      <w:marBottom w:val="0"/>
      <w:divBdr>
        <w:top w:val="none" w:sz="0" w:space="0" w:color="auto"/>
        <w:left w:val="none" w:sz="0" w:space="0" w:color="auto"/>
        <w:bottom w:val="none" w:sz="0" w:space="0" w:color="auto"/>
        <w:right w:val="none" w:sz="0" w:space="0" w:color="auto"/>
      </w:divBdr>
    </w:div>
    <w:div w:id="1369070225">
      <w:bodyDiv w:val="1"/>
      <w:marLeft w:val="0"/>
      <w:marRight w:val="0"/>
      <w:marTop w:val="0"/>
      <w:marBottom w:val="0"/>
      <w:divBdr>
        <w:top w:val="none" w:sz="0" w:space="0" w:color="auto"/>
        <w:left w:val="none" w:sz="0" w:space="0" w:color="auto"/>
        <w:bottom w:val="none" w:sz="0" w:space="0" w:color="auto"/>
        <w:right w:val="none" w:sz="0" w:space="0" w:color="auto"/>
      </w:divBdr>
    </w:div>
    <w:div w:id="1369136961">
      <w:bodyDiv w:val="1"/>
      <w:marLeft w:val="0"/>
      <w:marRight w:val="0"/>
      <w:marTop w:val="0"/>
      <w:marBottom w:val="0"/>
      <w:divBdr>
        <w:top w:val="none" w:sz="0" w:space="0" w:color="auto"/>
        <w:left w:val="none" w:sz="0" w:space="0" w:color="auto"/>
        <w:bottom w:val="none" w:sz="0" w:space="0" w:color="auto"/>
        <w:right w:val="none" w:sz="0" w:space="0" w:color="auto"/>
      </w:divBdr>
    </w:div>
    <w:div w:id="1369140539">
      <w:bodyDiv w:val="1"/>
      <w:marLeft w:val="0"/>
      <w:marRight w:val="0"/>
      <w:marTop w:val="0"/>
      <w:marBottom w:val="0"/>
      <w:divBdr>
        <w:top w:val="none" w:sz="0" w:space="0" w:color="auto"/>
        <w:left w:val="none" w:sz="0" w:space="0" w:color="auto"/>
        <w:bottom w:val="none" w:sz="0" w:space="0" w:color="auto"/>
        <w:right w:val="none" w:sz="0" w:space="0" w:color="auto"/>
      </w:divBdr>
    </w:div>
    <w:div w:id="1369260329">
      <w:bodyDiv w:val="1"/>
      <w:marLeft w:val="0"/>
      <w:marRight w:val="0"/>
      <w:marTop w:val="0"/>
      <w:marBottom w:val="0"/>
      <w:divBdr>
        <w:top w:val="none" w:sz="0" w:space="0" w:color="auto"/>
        <w:left w:val="none" w:sz="0" w:space="0" w:color="auto"/>
        <w:bottom w:val="none" w:sz="0" w:space="0" w:color="auto"/>
        <w:right w:val="none" w:sz="0" w:space="0" w:color="auto"/>
      </w:divBdr>
    </w:div>
    <w:div w:id="1369573366">
      <w:bodyDiv w:val="1"/>
      <w:marLeft w:val="0"/>
      <w:marRight w:val="0"/>
      <w:marTop w:val="0"/>
      <w:marBottom w:val="0"/>
      <w:divBdr>
        <w:top w:val="none" w:sz="0" w:space="0" w:color="auto"/>
        <w:left w:val="none" w:sz="0" w:space="0" w:color="auto"/>
        <w:bottom w:val="none" w:sz="0" w:space="0" w:color="auto"/>
        <w:right w:val="none" w:sz="0" w:space="0" w:color="auto"/>
      </w:divBdr>
    </w:div>
    <w:div w:id="1369649008">
      <w:bodyDiv w:val="1"/>
      <w:marLeft w:val="0"/>
      <w:marRight w:val="0"/>
      <w:marTop w:val="0"/>
      <w:marBottom w:val="0"/>
      <w:divBdr>
        <w:top w:val="none" w:sz="0" w:space="0" w:color="auto"/>
        <w:left w:val="none" w:sz="0" w:space="0" w:color="auto"/>
        <w:bottom w:val="none" w:sz="0" w:space="0" w:color="auto"/>
        <w:right w:val="none" w:sz="0" w:space="0" w:color="auto"/>
      </w:divBdr>
    </w:div>
    <w:div w:id="1369720616">
      <w:bodyDiv w:val="1"/>
      <w:marLeft w:val="0"/>
      <w:marRight w:val="0"/>
      <w:marTop w:val="0"/>
      <w:marBottom w:val="0"/>
      <w:divBdr>
        <w:top w:val="none" w:sz="0" w:space="0" w:color="auto"/>
        <w:left w:val="none" w:sz="0" w:space="0" w:color="auto"/>
        <w:bottom w:val="none" w:sz="0" w:space="0" w:color="auto"/>
        <w:right w:val="none" w:sz="0" w:space="0" w:color="auto"/>
      </w:divBdr>
    </w:div>
    <w:div w:id="1370182856">
      <w:bodyDiv w:val="1"/>
      <w:marLeft w:val="0"/>
      <w:marRight w:val="0"/>
      <w:marTop w:val="0"/>
      <w:marBottom w:val="0"/>
      <w:divBdr>
        <w:top w:val="none" w:sz="0" w:space="0" w:color="auto"/>
        <w:left w:val="none" w:sz="0" w:space="0" w:color="auto"/>
        <w:bottom w:val="none" w:sz="0" w:space="0" w:color="auto"/>
        <w:right w:val="none" w:sz="0" w:space="0" w:color="auto"/>
      </w:divBdr>
    </w:div>
    <w:div w:id="1370377899">
      <w:bodyDiv w:val="1"/>
      <w:marLeft w:val="0"/>
      <w:marRight w:val="0"/>
      <w:marTop w:val="0"/>
      <w:marBottom w:val="0"/>
      <w:divBdr>
        <w:top w:val="none" w:sz="0" w:space="0" w:color="auto"/>
        <w:left w:val="none" w:sz="0" w:space="0" w:color="auto"/>
        <w:bottom w:val="none" w:sz="0" w:space="0" w:color="auto"/>
        <w:right w:val="none" w:sz="0" w:space="0" w:color="auto"/>
      </w:divBdr>
    </w:div>
    <w:div w:id="1371152256">
      <w:bodyDiv w:val="1"/>
      <w:marLeft w:val="0"/>
      <w:marRight w:val="0"/>
      <w:marTop w:val="0"/>
      <w:marBottom w:val="0"/>
      <w:divBdr>
        <w:top w:val="none" w:sz="0" w:space="0" w:color="auto"/>
        <w:left w:val="none" w:sz="0" w:space="0" w:color="auto"/>
        <w:bottom w:val="none" w:sz="0" w:space="0" w:color="auto"/>
        <w:right w:val="none" w:sz="0" w:space="0" w:color="auto"/>
      </w:divBdr>
      <w:divsChild>
        <w:div w:id="86276147">
          <w:marLeft w:val="0"/>
          <w:marRight w:val="0"/>
          <w:marTop w:val="0"/>
          <w:marBottom w:val="0"/>
          <w:divBdr>
            <w:top w:val="none" w:sz="0" w:space="0" w:color="auto"/>
            <w:left w:val="none" w:sz="0" w:space="0" w:color="auto"/>
            <w:bottom w:val="none" w:sz="0" w:space="0" w:color="auto"/>
            <w:right w:val="none" w:sz="0" w:space="0" w:color="auto"/>
          </w:divBdr>
          <w:divsChild>
            <w:div w:id="1212183503">
              <w:marLeft w:val="0"/>
              <w:marRight w:val="0"/>
              <w:marTop w:val="0"/>
              <w:marBottom w:val="0"/>
              <w:divBdr>
                <w:top w:val="none" w:sz="0" w:space="0" w:color="auto"/>
                <w:left w:val="none" w:sz="0" w:space="0" w:color="auto"/>
                <w:bottom w:val="none" w:sz="0" w:space="0" w:color="auto"/>
                <w:right w:val="none" w:sz="0" w:space="0" w:color="auto"/>
              </w:divBdr>
            </w:div>
          </w:divsChild>
        </w:div>
        <w:div w:id="821850240">
          <w:marLeft w:val="0"/>
          <w:marRight w:val="0"/>
          <w:marTop w:val="0"/>
          <w:marBottom w:val="0"/>
          <w:divBdr>
            <w:top w:val="none" w:sz="0" w:space="0" w:color="auto"/>
            <w:left w:val="none" w:sz="0" w:space="0" w:color="auto"/>
            <w:bottom w:val="none" w:sz="0" w:space="0" w:color="auto"/>
            <w:right w:val="none" w:sz="0" w:space="0" w:color="auto"/>
          </w:divBdr>
          <w:divsChild>
            <w:div w:id="1636259444">
              <w:marLeft w:val="0"/>
              <w:marRight w:val="0"/>
              <w:marTop w:val="0"/>
              <w:marBottom w:val="0"/>
              <w:divBdr>
                <w:top w:val="none" w:sz="0" w:space="0" w:color="auto"/>
                <w:left w:val="none" w:sz="0" w:space="0" w:color="auto"/>
                <w:bottom w:val="none" w:sz="0" w:space="0" w:color="auto"/>
                <w:right w:val="none" w:sz="0" w:space="0" w:color="auto"/>
              </w:divBdr>
            </w:div>
          </w:divsChild>
        </w:div>
        <w:div w:id="1371958882">
          <w:marLeft w:val="0"/>
          <w:marRight w:val="0"/>
          <w:marTop w:val="0"/>
          <w:marBottom w:val="0"/>
          <w:divBdr>
            <w:top w:val="none" w:sz="0" w:space="0" w:color="auto"/>
            <w:left w:val="none" w:sz="0" w:space="0" w:color="auto"/>
            <w:bottom w:val="none" w:sz="0" w:space="0" w:color="auto"/>
            <w:right w:val="none" w:sz="0" w:space="0" w:color="auto"/>
          </w:divBdr>
          <w:divsChild>
            <w:div w:id="1424036237">
              <w:marLeft w:val="0"/>
              <w:marRight w:val="0"/>
              <w:marTop w:val="0"/>
              <w:marBottom w:val="0"/>
              <w:divBdr>
                <w:top w:val="none" w:sz="0" w:space="0" w:color="auto"/>
                <w:left w:val="none" w:sz="0" w:space="0" w:color="auto"/>
                <w:bottom w:val="none" w:sz="0" w:space="0" w:color="auto"/>
                <w:right w:val="none" w:sz="0" w:space="0" w:color="auto"/>
              </w:divBdr>
            </w:div>
          </w:divsChild>
        </w:div>
        <w:div w:id="1473790388">
          <w:marLeft w:val="0"/>
          <w:marRight w:val="0"/>
          <w:marTop w:val="0"/>
          <w:marBottom w:val="0"/>
          <w:divBdr>
            <w:top w:val="none" w:sz="0" w:space="0" w:color="auto"/>
            <w:left w:val="none" w:sz="0" w:space="0" w:color="auto"/>
            <w:bottom w:val="none" w:sz="0" w:space="0" w:color="auto"/>
            <w:right w:val="none" w:sz="0" w:space="0" w:color="auto"/>
          </w:divBdr>
          <w:divsChild>
            <w:div w:id="1484463468">
              <w:marLeft w:val="0"/>
              <w:marRight w:val="0"/>
              <w:marTop w:val="0"/>
              <w:marBottom w:val="0"/>
              <w:divBdr>
                <w:top w:val="none" w:sz="0" w:space="0" w:color="auto"/>
                <w:left w:val="none" w:sz="0" w:space="0" w:color="auto"/>
                <w:bottom w:val="none" w:sz="0" w:space="0" w:color="auto"/>
                <w:right w:val="none" w:sz="0" w:space="0" w:color="auto"/>
              </w:divBdr>
            </w:div>
          </w:divsChild>
        </w:div>
        <w:div w:id="1619219978">
          <w:marLeft w:val="0"/>
          <w:marRight w:val="0"/>
          <w:marTop w:val="0"/>
          <w:marBottom w:val="0"/>
          <w:divBdr>
            <w:top w:val="none" w:sz="0" w:space="0" w:color="auto"/>
            <w:left w:val="none" w:sz="0" w:space="0" w:color="auto"/>
            <w:bottom w:val="none" w:sz="0" w:space="0" w:color="auto"/>
            <w:right w:val="none" w:sz="0" w:space="0" w:color="auto"/>
          </w:divBdr>
          <w:divsChild>
            <w:div w:id="1308973241">
              <w:marLeft w:val="0"/>
              <w:marRight w:val="0"/>
              <w:marTop w:val="0"/>
              <w:marBottom w:val="0"/>
              <w:divBdr>
                <w:top w:val="none" w:sz="0" w:space="0" w:color="auto"/>
                <w:left w:val="none" w:sz="0" w:space="0" w:color="auto"/>
                <w:bottom w:val="none" w:sz="0" w:space="0" w:color="auto"/>
                <w:right w:val="none" w:sz="0" w:space="0" w:color="auto"/>
              </w:divBdr>
            </w:div>
          </w:divsChild>
        </w:div>
        <w:div w:id="1950352650">
          <w:marLeft w:val="0"/>
          <w:marRight w:val="0"/>
          <w:marTop w:val="0"/>
          <w:marBottom w:val="0"/>
          <w:divBdr>
            <w:top w:val="none" w:sz="0" w:space="0" w:color="auto"/>
            <w:left w:val="none" w:sz="0" w:space="0" w:color="auto"/>
            <w:bottom w:val="none" w:sz="0" w:space="0" w:color="auto"/>
            <w:right w:val="none" w:sz="0" w:space="0" w:color="auto"/>
          </w:divBdr>
          <w:divsChild>
            <w:div w:id="1896887953">
              <w:marLeft w:val="0"/>
              <w:marRight w:val="0"/>
              <w:marTop w:val="0"/>
              <w:marBottom w:val="0"/>
              <w:divBdr>
                <w:top w:val="none" w:sz="0" w:space="0" w:color="auto"/>
                <w:left w:val="none" w:sz="0" w:space="0" w:color="auto"/>
                <w:bottom w:val="none" w:sz="0" w:space="0" w:color="auto"/>
                <w:right w:val="none" w:sz="0" w:space="0" w:color="auto"/>
              </w:divBdr>
            </w:div>
          </w:divsChild>
        </w:div>
        <w:div w:id="1994721139">
          <w:marLeft w:val="0"/>
          <w:marRight w:val="0"/>
          <w:marTop w:val="0"/>
          <w:marBottom w:val="0"/>
          <w:divBdr>
            <w:top w:val="none" w:sz="0" w:space="0" w:color="auto"/>
            <w:left w:val="none" w:sz="0" w:space="0" w:color="auto"/>
            <w:bottom w:val="none" w:sz="0" w:space="0" w:color="auto"/>
            <w:right w:val="none" w:sz="0" w:space="0" w:color="auto"/>
          </w:divBdr>
          <w:divsChild>
            <w:div w:id="88961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8658">
      <w:bodyDiv w:val="1"/>
      <w:marLeft w:val="0"/>
      <w:marRight w:val="0"/>
      <w:marTop w:val="0"/>
      <w:marBottom w:val="0"/>
      <w:divBdr>
        <w:top w:val="none" w:sz="0" w:space="0" w:color="auto"/>
        <w:left w:val="none" w:sz="0" w:space="0" w:color="auto"/>
        <w:bottom w:val="none" w:sz="0" w:space="0" w:color="auto"/>
        <w:right w:val="none" w:sz="0" w:space="0" w:color="auto"/>
      </w:divBdr>
    </w:div>
    <w:div w:id="1371414306">
      <w:bodyDiv w:val="1"/>
      <w:marLeft w:val="0"/>
      <w:marRight w:val="0"/>
      <w:marTop w:val="0"/>
      <w:marBottom w:val="0"/>
      <w:divBdr>
        <w:top w:val="none" w:sz="0" w:space="0" w:color="auto"/>
        <w:left w:val="none" w:sz="0" w:space="0" w:color="auto"/>
        <w:bottom w:val="none" w:sz="0" w:space="0" w:color="auto"/>
        <w:right w:val="none" w:sz="0" w:space="0" w:color="auto"/>
      </w:divBdr>
    </w:div>
    <w:div w:id="1371879245">
      <w:bodyDiv w:val="1"/>
      <w:marLeft w:val="0"/>
      <w:marRight w:val="0"/>
      <w:marTop w:val="0"/>
      <w:marBottom w:val="0"/>
      <w:divBdr>
        <w:top w:val="none" w:sz="0" w:space="0" w:color="auto"/>
        <w:left w:val="none" w:sz="0" w:space="0" w:color="auto"/>
        <w:bottom w:val="none" w:sz="0" w:space="0" w:color="auto"/>
        <w:right w:val="none" w:sz="0" w:space="0" w:color="auto"/>
      </w:divBdr>
    </w:div>
    <w:div w:id="1372069058">
      <w:bodyDiv w:val="1"/>
      <w:marLeft w:val="0"/>
      <w:marRight w:val="0"/>
      <w:marTop w:val="0"/>
      <w:marBottom w:val="0"/>
      <w:divBdr>
        <w:top w:val="none" w:sz="0" w:space="0" w:color="auto"/>
        <w:left w:val="none" w:sz="0" w:space="0" w:color="auto"/>
        <w:bottom w:val="none" w:sz="0" w:space="0" w:color="auto"/>
        <w:right w:val="none" w:sz="0" w:space="0" w:color="auto"/>
      </w:divBdr>
    </w:div>
    <w:div w:id="1372341582">
      <w:bodyDiv w:val="1"/>
      <w:marLeft w:val="0"/>
      <w:marRight w:val="0"/>
      <w:marTop w:val="0"/>
      <w:marBottom w:val="0"/>
      <w:divBdr>
        <w:top w:val="none" w:sz="0" w:space="0" w:color="auto"/>
        <w:left w:val="none" w:sz="0" w:space="0" w:color="auto"/>
        <w:bottom w:val="none" w:sz="0" w:space="0" w:color="auto"/>
        <w:right w:val="none" w:sz="0" w:space="0" w:color="auto"/>
      </w:divBdr>
    </w:div>
    <w:div w:id="1372419985">
      <w:bodyDiv w:val="1"/>
      <w:marLeft w:val="0"/>
      <w:marRight w:val="0"/>
      <w:marTop w:val="0"/>
      <w:marBottom w:val="0"/>
      <w:divBdr>
        <w:top w:val="none" w:sz="0" w:space="0" w:color="auto"/>
        <w:left w:val="none" w:sz="0" w:space="0" w:color="auto"/>
        <w:bottom w:val="none" w:sz="0" w:space="0" w:color="auto"/>
        <w:right w:val="none" w:sz="0" w:space="0" w:color="auto"/>
      </w:divBdr>
    </w:div>
    <w:div w:id="1372537330">
      <w:bodyDiv w:val="1"/>
      <w:marLeft w:val="0"/>
      <w:marRight w:val="0"/>
      <w:marTop w:val="0"/>
      <w:marBottom w:val="0"/>
      <w:divBdr>
        <w:top w:val="none" w:sz="0" w:space="0" w:color="auto"/>
        <w:left w:val="none" w:sz="0" w:space="0" w:color="auto"/>
        <w:bottom w:val="none" w:sz="0" w:space="0" w:color="auto"/>
        <w:right w:val="none" w:sz="0" w:space="0" w:color="auto"/>
      </w:divBdr>
    </w:div>
    <w:div w:id="1372806942">
      <w:bodyDiv w:val="1"/>
      <w:marLeft w:val="0"/>
      <w:marRight w:val="0"/>
      <w:marTop w:val="0"/>
      <w:marBottom w:val="0"/>
      <w:divBdr>
        <w:top w:val="none" w:sz="0" w:space="0" w:color="auto"/>
        <w:left w:val="none" w:sz="0" w:space="0" w:color="auto"/>
        <w:bottom w:val="none" w:sz="0" w:space="0" w:color="auto"/>
        <w:right w:val="none" w:sz="0" w:space="0" w:color="auto"/>
      </w:divBdr>
    </w:div>
    <w:div w:id="1373730050">
      <w:bodyDiv w:val="1"/>
      <w:marLeft w:val="0"/>
      <w:marRight w:val="0"/>
      <w:marTop w:val="0"/>
      <w:marBottom w:val="0"/>
      <w:divBdr>
        <w:top w:val="none" w:sz="0" w:space="0" w:color="auto"/>
        <w:left w:val="none" w:sz="0" w:space="0" w:color="auto"/>
        <w:bottom w:val="none" w:sz="0" w:space="0" w:color="auto"/>
        <w:right w:val="none" w:sz="0" w:space="0" w:color="auto"/>
      </w:divBdr>
    </w:div>
    <w:div w:id="1373924645">
      <w:bodyDiv w:val="1"/>
      <w:marLeft w:val="0"/>
      <w:marRight w:val="0"/>
      <w:marTop w:val="0"/>
      <w:marBottom w:val="0"/>
      <w:divBdr>
        <w:top w:val="none" w:sz="0" w:space="0" w:color="auto"/>
        <w:left w:val="none" w:sz="0" w:space="0" w:color="auto"/>
        <w:bottom w:val="none" w:sz="0" w:space="0" w:color="auto"/>
        <w:right w:val="none" w:sz="0" w:space="0" w:color="auto"/>
      </w:divBdr>
    </w:div>
    <w:div w:id="1374495947">
      <w:bodyDiv w:val="1"/>
      <w:marLeft w:val="0"/>
      <w:marRight w:val="0"/>
      <w:marTop w:val="0"/>
      <w:marBottom w:val="0"/>
      <w:divBdr>
        <w:top w:val="none" w:sz="0" w:space="0" w:color="auto"/>
        <w:left w:val="none" w:sz="0" w:space="0" w:color="auto"/>
        <w:bottom w:val="none" w:sz="0" w:space="0" w:color="auto"/>
        <w:right w:val="none" w:sz="0" w:space="0" w:color="auto"/>
      </w:divBdr>
    </w:div>
    <w:div w:id="1374693811">
      <w:bodyDiv w:val="1"/>
      <w:marLeft w:val="0"/>
      <w:marRight w:val="0"/>
      <w:marTop w:val="0"/>
      <w:marBottom w:val="0"/>
      <w:divBdr>
        <w:top w:val="none" w:sz="0" w:space="0" w:color="auto"/>
        <w:left w:val="none" w:sz="0" w:space="0" w:color="auto"/>
        <w:bottom w:val="none" w:sz="0" w:space="0" w:color="auto"/>
        <w:right w:val="none" w:sz="0" w:space="0" w:color="auto"/>
      </w:divBdr>
    </w:div>
    <w:div w:id="1375495630">
      <w:bodyDiv w:val="1"/>
      <w:marLeft w:val="0"/>
      <w:marRight w:val="0"/>
      <w:marTop w:val="0"/>
      <w:marBottom w:val="0"/>
      <w:divBdr>
        <w:top w:val="none" w:sz="0" w:space="0" w:color="auto"/>
        <w:left w:val="none" w:sz="0" w:space="0" w:color="auto"/>
        <w:bottom w:val="none" w:sz="0" w:space="0" w:color="auto"/>
        <w:right w:val="none" w:sz="0" w:space="0" w:color="auto"/>
      </w:divBdr>
    </w:div>
    <w:div w:id="1375733874">
      <w:bodyDiv w:val="1"/>
      <w:marLeft w:val="0"/>
      <w:marRight w:val="0"/>
      <w:marTop w:val="0"/>
      <w:marBottom w:val="0"/>
      <w:divBdr>
        <w:top w:val="none" w:sz="0" w:space="0" w:color="auto"/>
        <w:left w:val="none" w:sz="0" w:space="0" w:color="auto"/>
        <w:bottom w:val="none" w:sz="0" w:space="0" w:color="auto"/>
        <w:right w:val="none" w:sz="0" w:space="0" w:color="auto"/>
      </w:divBdr>
    </w:div>
    <w:div w:id="1376466037">
      <w:bodyDiv w:val="1"/>
      <w:marLeft w:val="0"/>
      <w:marRight w:val="0"/>
      <w:marTop w:val="0"/>
      <w:marBottom w:val="0"/>
      <w:divBdr>
        <w:top w:val="none" w:sz="0" w:space="0" w:color="auto"/>
        <w:left w:val="none" w:sz="0" w:space="0" w:color="auto"/>
        <w:bottom w:val="none" w:sz="0" w:space="0" w:color="auto"/>
        <w:right w:val="none" w:sz="0" w:space="0" w:color="auto"/>
      </w:divBdr>
    </w:div>
    <w:div w:id="1377582567">
      <w:bodyDiv w:val="1"/>
      <w:marLeft w:val="0"/>
      <w:marRight w:val="0"/>
      <w:marTop w:val="0"/>
      <w:marBottom w:val="0"/>
      <w:divBdr>
        <w:top w:val="none" w:sz="0" w:space="0" w:color="auto"/>
        <w:left w:val="none" w:sz="0" w:space="0" w:color="auto"/>
        <w:bottom w:val="none" w:sz="0" w:space="0" w:color="auto"/>
        <w:right w:val="none" w:sz="0" w:space="0" w:color="auto"/>
      </w:divBdr>
    </w:div>
    <w:div w:id="1377584278">
      <w:bodyDiv w:val="1"/>
      <w:marLeft w:val="0"/>
      <w:marRight w:val="0"/>
      <w:marTop w:val="0"/>
      <w:marBottom w:val="0"/>
      <w:divBdr>
        <w:top w:val="none" w:sz="0" w:space="0" w:color="auto"/>
        <w:left w:val="none" w:sz="0" w:space="0" w:color="auto"/>
        <w:bottom w:val="none" w:sz="0" w:space="0" w:color="auto"/>
        <w:right w:val="none" w:sz="0" w:space="0" w:color="auto"/>
      </w:divBdr>
    </w:div>
    <w:div w:id="1377660751">
      <w:bodyDiv w:val="1"/>
      <w:marLeft w:val="0"/>
      <w:marRight w:val="0"/>
      <w:marTop w:val="0"/>
      <w:marBottom w:val="0"/>
      <w:divBdr>
        <w:top w:val="none" w:sz="0" w:space="0" w:color="auto"/>
        <w:left w:val="none" w:sz="0" w:space="0" w:color="auto"/>
        <w:bottom w:val="none" w:sz="0" w:space="0" w:color="auto"/>
        <w:right w:val="none" w:sz="0" w:space="0" w:color="auto"/>
      </w:divBdr>
    </w:div>
    <w:div w:id="1378699219">
      <w:bodyDiv w:val="1"/>
      <w:marLeft w:val="0"/>
      <w:marRight w:val="0"/>
      <w:marTop w:val="0"/>
      <w:marBottom w:val="0"/>
      <w:divBdr>
        <w:top w:val="none" w:sz="0" w:space="0" w:color="auto"/>
        <w:left w:val="none" w:sz="0" w:space="0" w:color="auto"/>
        <w:bottom w:val="none" w:sz="0" w:space="0" w:color="auto"/>
        <w:right w:val="none" w:sz="0" w:space="0" w:color="auto"/>
      </w:divBdr>
    </w:div>
    <w:div w:id="1378891016">
      <w:bodyDiv w:val="1"/>
      <w:marLeft w:val="0"/>
      <w:marRight w:val="0"/>
      <w:marTop w:val="0"/>
      <w:marBottom w:val="0"/>
      <w:divBdr>
        <w:top w:val="none" w:sz="0" w:space="0" w:color="auto"/>
        <w:left w:val="none" w:sz="0" w:space="0" w:color="auto"/>
        <w:bottom w:val="none" w:sz="0" w:space="0" w:color="auto"/>
        <w:right w:val="none" w:sz="0" w:space="0" w:color="auto"/>
      </w:divBdr>
    </w:div>
    <w:div w:id="1379403329">
      <w:bodyDiv w:val="1"/>
      <w:marLeft w:val="0"/>
      <w:marRight w:val="0"/>
      <w:marTop w:val="0"/>
      <w:marBottom w:val="0"/>
      <w:divBdr>
        <w:top w:val="none" w:sz="0" w:space="0" w:color="auto"/>
        <w:left w:val="none" w:sz="0" w:space="0" w:color="auto"/>
        <w:bottom w:val="none" w:sz="0" w:space="0" w:color="auto"/>
        <w:right w:val="none" w:sz="0" w:space="0" w:color="auto"/>
      </w:divBdr>
    </w:div>
    <w:div w:id="1380327803">
      <w:bodyDiv w:val="1"/>
      <w:marLeft w:val="0"/>
      <w:marRight w:val="0"/>
      <w:marTop w:val="0"/>
      <w:marBottom w:val="0"/>
      <w:divBdr>
        <w:top w:val="none" w:sz="0" w:space="0" w:color="auto"/>
        <w:left w:val="none" w:sz="0" w:space="0" w:color="auto"/>
        <w:bottom w:val="none" w:sz="0" w:space="0" w:color="auto"/>
        <w:right w:val="none" w:sz="0" w:space="0" w:color="auto"/>
      </w:divBdr>
    </w:div>
    <w:div w:id="1381436224">
      <w:bodyDiv w:val="1"/>
      <w:marLeft w:val="0"/>
      <w:marRight w:val="0"/>
      <w:marTop w:val="0"/>
      <w:marBottom w:val="0"/>
      <w:divBdr>
        <w:top w:val="none" w:sz="0" w:space="0" w:color="auto"/>
        <w:left w:val="none" w:sz="0" w:space="0" w:color="auto"/>
        <w:bottom w:val="none" w:sz="0" w:space="0" w:color="auto"/>
        <w:right w:val="none" w:sz="0" w:space="0" w:color="auto"/>
      </w:divBdr>
    </w:div>
    <w:div w:id="1381438097">
      <w:bodyDiv w:val="1"/>
      <w:marLeft w:val="0"/>
      <w:marRight w:val="0"/>
      <w:marTop w:val="0"/>
      <w:marBottom w:val="0"/>
      <w:divBdr>
        <w:top w:val="none" w:sz="0" w:space="0" w:color="auto"/>
        <w:left w:val="none" w:sz="0" w:space="0" w:color="auto"/>
        <w:bottom w:val="none" w:sz="0" w:space="0" w:color="auto"/>
        <w:right w:val="none" w:sz="0" w:space="0" w:color="auto"/>
      </w:divBdr>
    </w:div>
    <w:div w:id="1381828788">
      <w:bodyDiv w:val="1"/>
      <w:marLeft w:val="0"/>
      <w:marRight w:val="0"/>
      <w:marTop w:val="0"/>
      <w:marBottom w:val="0"/>
      <w:divBdr>
        <w:top w:val="none" w:sz="0" w:space="0" w:color="auto"/>
        <w:left w:val="none" w:sz="0" w:space="0" w:color="auto"/>
        <w:bottom w:val="none" w:sz="0" w:space="0" w:color="auto"/>
        <w:right w:val="none" w:sz="0" w:space="0" w:color="auto"/>
      </w:divBdr>
    </w:div>
    <w:div w:id="1384063043">
      <w:bodyDiv w:val="1"/>
      <w:marLeft w:val="0"/>
      <w:marRight w:val="0"/>
      <w:marTop w:val="0"/>
      <w:marBottom w:val="0"/>
      <w:divBdr>
        <w:top w:val="none" w:sz="0" w:space="0" w:color="auto"/>
        <w:left w:val="none" w:sz="0" w:space="0" w:color="auto"/>
        <w:bottom w:val="none" w:sz="0" w:space="0" w:color="auto"/>
        <w:right w:val="none" w:sz="0" w:space="0" w:color="auto"/>
      </w:divBdr>
    </w:div>
    <w:div w:id="1384793349">
      <w:bodyDiv w:val="1"/>
      <w:marLeft w:val="0"/>
      <w:marRight w:val="0"/>
      <w:marTop w:val="0"/>
      <w:marBottom w:val="0"/>
      <w:divBdr>
        <w:top w:val="none" w:sz="0" w:space="0" w:color="auto"/>
        <w:left w:val="none" w:sz="0" w:space="0" w:color="auto"/>
        <w:bottom w:val="none" w:sz="0" w:space="0" w:color="auto"/>
        <w:right w:val="none" w:sz="0" w:space="0" w:color="auto"/>
      </w:divBdr>
    </w:div>
    <w:div w:id="1385520732">
      <w:bodyDiv w:val="1"/>
      <w:marLeft w:val="0"/>
      <w:marRight w:val="0"/>
      <w:marTop w:val="0"/>
      <w:marBottom w:val="0"/>
      <w:divBdr>
        <w:top w:val="none" w:sz="0" w:space="0" w:color="auto"/>
        <w:left w:val="none" w:sz="0" w:space="0" w:color="auto"/>
        <w:bottom w:val="none" w:sz="0" w:space="0" w:color="auto"/>
        <w:right w:val="none" w:sz="0" w:space="0" w:color="auto"/>
      </w:divBdr>
    </w:div>
    <w:div w:id="1386099750">
      <w:bodyDiv w:val="1"/>
      <w:marLeft w:val="0"/>
      <w:marRight w:val="0"/>
      <w:marTop w:val="0"/>
      <w:marBottom w:val="0"/>
      <w:divBdr>
        <w:top w:val="none" w:sz="0" w:space="0" w:color="auto"/>
        <w:left w:val="none" w:sz="0" w:space="0" w:color="auto"/>
        <w:bottom w:val="none" w:sz="0" w:space="0" w:color="auto"/>
        <w:right w:val="none" w:sz="0" w:space="0" w:color="auto"/>
      </w:divBdr>
    </w:div>
    <w:div w:id="1386639421">
      <w:bodyDiv w:val="1"/>
      <w:marLeft w:val="0"/>
      <w:marRight w:val="0"/>
      <w:marTop w:val="0"/>
      <w:marBottom w:val="0"/>
      <w:divBdr>
        <w:top w:val="none" w:sz="0" w:space="0" w:color="auto"/>
        <w:left w:val="none" w:sz="0" w:space="0" w:color="auto"/>
        <w:bottom w:val="none" w:sz="0" w:space="0" w:color="auto"/>
        <w:right w:val="none" w:sz="0" w:space="0" w:color="auto"/>
      </w:divBdr>
    </w:div>
    <w:div w:id="1386639644">
      <w:bodyDiv w:val="1"/>
      <w:marLeft w:val="0"/>
      <w:marRight w:val="0"/>
      <w:marTop w:val="0"/>
      <w:marBottom w:val="0"/>
      <w:divBdr>
        <w:top w:val="none" w:sz="0" w:space="0" w:color="auto"/>
        <w:left w:val="none" w:sz="0" w:space="0" w:color="auto"/>
        <w:bottom w:val="none" w:sz="0" w:space="0" w:color="auto"/>
        <w:right w:val="none" w:sz="0" w:space="0" w:color="auto"/>
      </w:divBdr>
    </w:div>
    <w:div w:id="1386641647">
      <w:bodyDiv w:val="1"/>
      <w:marLeft w:val="0"/>
      <w:marRight w:val="0"/>
      <w:marTop w:val="0"/>
      <w:marBottom w:val="0"/>
      <w:divBdr>
        <w:top w:val="none" w:sz="0" w:space="0" w:color="auto"/>
        <w:left w:val="none" w:sz="0" w:space="0" w:color="auto"/>
        <w:bottom w:val="none" w:sz="0" w:space="0" w:color="auto"/>
        <w:right w:val="none" w:sz="0" w:space="0" w:color="auto"/>
      </w:divBdr>
    </w:div>
    <w:div w:id="1387293120">
      <w:bodyDiv w:val="1"/>
      <w:marLeft w:val="0"/>
      <w:marRight w:val="0"/>
      <w:marTop w:val="0"/>
      <w:marBottom w:val="0"/>
      <w:divBdr>
        <w:top w:val="none" w:sz="0" w:space="0" w:color="auto"/>
        <w:left w:val="none" w:sz="0" w:space="0" w:color="auto"/>
        <w:bottom w:val="none" w:sz="0" w:space="0" w:color="auto"/>
        <w:right w:val="none" w:sz="0" w:space="0" w:color="auto"/>
      </w:divBdr>
    </w:div>
    <w:div w:id="1387802179">
      <w:bodyDiv w:val="1"/>
      <w:marLeft w:val="0"/>
      <w:marRight w:val="0"/>
      <w:marTop w:val="0"/>
      <w:marBottom w:val="0"/>
      <w:divBdr>
        <w:top w:val="none" w:sz="0" w:space="0" w:color="auto"/>
        <w:left w:val="none" w:sz="0" w:space="0" w:color="auto"/>
        <w:bottom w:val="none" w:sz="0" w:space="0" w:color="auto"/>
        <w:right w:val="none" w:sz="0" w:space="0" w:color="auto"/>
      </w:divBdr>
    </w:div>
    <w:div w:id="1387995962">
      <w:bodyDiv w:val="1"/>
      <w:marLeft w:val="0"/>
      <w:marRight w:val="0"/>
      <w:marTop w:val="0"/>
      <w:marBottom w:val="0"/>
      <w:divBdr>
        <w:top w:val="none" w:sz="0" w:space="0" w:color="auto"/>
        <w:left w:val="none" w:sz="0" w:space="0" w:color="auto"/>
        <w:bottom w:val="none" w:sz="0" w:space="0" w:color="auto"/>
        <w:right w:val="none" w:sz="0" w:space="0" w:color="auto"/>
      </w:divBdr>
    </w:div>
    <w:div w:id="1389720061">
      <w:bodyDiv w:val="1"/>
      <w:marLeft w:val="0"/>
      <w:marRight w:val="0"/>
      <w:marTop w:val="0"/>
      <w:marBottom w:val="0"/>
      <w:divBdr>
        <w:top w:val="none" w:sz="0" w:space="0" w:color="auto"/>
        <w:left w:val="none" w:sz="0" w:space="0" w:color="auto"/>
        <w:bottom w:val="none" w:sz="0" w:space="0" w:color="auto"/>
        <w:right w:val="none" w:sz="0" w:space="0" w:color="auto"/>
      </w:divBdr>
    </w:div>
    <w:div w:id="1390497127">
      <w:bodyDiv w:val="1"/>
      <w:marLeft w:val="0"/>
      <w:marRight w:val="0"/>
      <w:marTop w:val="0"/>
      <w:marBottom w:val="0"/>
      <w:divBdr>
        <w:top w:val="none" w:sz="0" w:space="0" w:color="auto"/>
        <w:left w:val="none" w:sz="0" w:space="0" w:color="auto"/>
        <w:bottom w:val="none" w:sz="0" w:space="0" w:color="auto"/>
        <w:right w:val="none" w:sz="0" w:space="0" w:color="auto"/>
      </w:divBdr>
    </w:div>
    <w:div w:id="1390617764">
      <w:bodyDiv w:val="1"/>
      <w:marLeft w:val="0"/>
      <w:marRight w:val="0"/>
      <w:marTop w:val="0"/>
      <w:marBottom w:val="0"/>
      <w:divBdr>
        <w:top w:val="none" w:sz="0" w:space="0" w:color="auto"/>
        <w:left w:val="none" w:sz="0" w:space="0" w:color="auto"/>
        <w:bottom w:val="none" w:sz="0" w:space="0" w:color="auto"/>
        <w:right w:val="none" w:sz="0" w:space="0" w:color="auto"/>
      </w:divBdr>
    </w:div>
    <w:div w:id="1391273409">
      <w:bodyDiv w:val="1"/>
      <w:marLeft w:val="0"/>
      <w:marRight w:val="0"/>
      <w:marTop w:val="0"/>
      <w:marBottom w:val="0"/>
      <w:divBdr>
        <w:top w:val="none" w:sz="0" w:space="0" w:color="auto"/>
        <w:left w:val="none" w:sz="0" w:space="0" w:color="auto"/>
        <w:bottom w:val="none" w:sz="0" w:space="0" w:color="auto"/>
        <w:right w:val="none" w:sz="0" w:space="0" w:color="auto"/>
      </w:divBdr>
    </w:div>
    <w:div w:id="1392197463">
      <w:bodyDiv w:val="1"/>
      <w:marLeft w:val="0"/>
      <w:marRight w:val="0"/>
      <w:marTop w:val="0"/>
      <w:marBottom w:val="0"/>
      <w:divBdr>
        <w:top w:val="none" w:sz="0" w:space="0" w:color="auto"/>
        <w:left w:val="none" w:sz="0" w:space="0" w:color="auto"/>
        <w:bottom w:val="none" w:sz="0" w:space="0" w:color="auto"/>
        <w:right w:val="none" w:sz="0" w:space="0" w:color="auto"/>
      </w:divBdr>
    </w:div>
    <w:div w:id="1392534033">
      <w:bodyDiv w:val="1"/>
      <w:marLeft w:val="0"/>
      <w:marRight w:val="0"/>
      <w:marTop w:val="0"/>
      <w:marBottom w:val="0"/>
      <w:divBdr>
        <w:top w:val="none" w:sz="0" w:space="0" w:color="auto"/>
        <w:left w:val="none" w:sz="0" w:space="0" w:color="auto"/>
        <w:bottom w:val="none" w:sz="0" w:space="0" w:color="auto"/>
        <w:right w:val="none" w:sz="0" w:space="0" w:color="auto"/>
      </w:divBdr>
    </w:div>
    <w:div w:id="1392734958">
      <w:bodyDiv w:val="1"/>
      <w:marLeft w:val="0"/>
      <w:marRight w:val="0"/>
      <w:marTop w:val="0"/>
      <w:marBottom w:val="0"/>
      <w:divBdr>
        <w:top w:val="none" w:sz="0" w:space="0" w:color="auto"/>
        <w:left w:val="none" w:sz="0" w:space="0" w:color="auto"/>
        <w:bottom w:val="none" w:sz="0" w:space="0" w:color="auto"/>
        <w:right w:val="none" w:sz="0" w:space="0" w:color="auto"/>
      </w:divBdr>
    </w:div>
    <w:div w:id="1393235081">
      <w:bodyDiv w:val="1"/>
      <w:marLeft w:val="0"/>
      <w:marRight w:val="0"/>
      <w:marTop w:val="0"/>
      <w:marBottom w:val="0"/>
      <w:divBdr>
        <w:top w:val="none" w:sz="0" w:space="0" w:color="auto"/>
        <w:left w:val="none" w:sz="0" w:space="0" w:color="auto"/>
        <w:bottom w:val="none" w:sz="0" w:space="0" w:color="auto"/>
        <w:right w:val="none" w:sz="0" w:space="0" w:color="auto"/>
      </w:divBdr>
    </w:div>
    <w:div w:id="1393311323">
      <w:bodyDiv w:val="1"/>
      <w:marLeft w:val="0"/>
      <w:marRight w:val="0"/>
      <w:marTop w:val="0"/>
      <w:marBottom w:val="0"/>
      <w:divBdr>
        <w:top w:val="none" w:sz="0" w:space="0" w:color="auto"/>
        <w:left w:val="none" w:sz="0" w:space="0" w:color="auto"/>
        <w:bottom w:val="none" w:sz="0" w:space="0" w:color="auto"/>
        <w:right w:val="none" w:sz="0" w:space="0" w:color="auto"/>
      </w:divBdr>
    </w:div>
    <w:div w:id="1393505509">
      <w:bodyDiv w:val="1"/>
      <w:marLeft w:val="0"/>
      <w:marRight w:val="0"/>
      <w:marTop w:val="0"/>
      <w:marBottom w:val="0"/>
      <w:divBdr>
        <w:top w:val="none" w:sz="0" w:space="0" w:color="auto"/>
        <w:left w:val="none" w:sz="0" w:space="0" w:color="auto"/>
        <w:bottom w:val="none" w:sz="0" w:space="0" w:color="auto"/>
        <w:right w:val="none" w:sz="0" w:space="0" w:color="auto"/>
      </w:divBdr>
    </w:div>
    <w:div w:id="1394233187">
      <w:bodyDiv w:val="1"/>
      <w:marLeft w:val="0"/>
      <w:marRight w:val="0"/>
      <w:marTop w:val="0"/>
      <w:marBottom w:val="0"/>
      <w:divBdr>
        <w:top w:val="none" w:sz="0" w:space="0" w:color="auto"/>
        <w:left w:val="none" w:sz="0" w:space="0" w:color="auto"/>
        <w:bottom w:val="none" w:sz="0" w:space="0" w:color="auto"/>
        <w:right w:val="none" w:sz="0" w:space="0" w:color="auto"/>
      </w:divBdr>
    </w:div>
    <w:div w:id="1394936624">
      <w:bodyDiv w:val="1"/>
      <w:marLeft w:val="0"/>
      <w:marRight w:val="0"/>
      <w:marTop w:val="0"/>
      <w:marBottom w:val="0"/>
      <w:divBdr>
        <w:top w:val="none" w:sz="0" w:space="0" w:color="auto"/>
        <w:left w:val="none" w:sz="0" w:space="0" w:color="auto"/>
        <w:bottom w:val="none" w:sz="0" w:space="0" w:color="auto"/>
        <w:right w:val="none" w:sz="0" w:space="0" w:color="auto"/>
      </w:divBdr>
    </w:div>
    <w:div w:id="1395540956">
      <w:bodyDiv w:val="1"/>
      <w:marLeft w:val="0"/>
      <w:marRight w:val="0"/>
      <w:marTop w:val="0"/>
      <w:marBottom w:val="0"/>
      <w:divBdr>
        <w:top w:val="none" w:sz="0" w:space="0" w:color="auto"/>
        <w:left w:val="none" w:sz="0" w:space="0" w:color="auto"/>
        <w:bottom w:val="none" w:sz="0" w:space="0" w:color="auto"/>
        <w:right w:val="none" w:sz="0" w:space="0" w:color="auto"/>
      </w:divBdr>
    </w:div>
    <w:div w:id="1395812559">
      <w:bodyDiv w:val="1"/>
      <w:marLeft w:val="0"/>
      <w:marRight w:val="0"/>
      <w:marTop w:val="0"/>
      <w:marBottom w:val="0"/>
      <w:divBdr>
        <w:top w:val="none" w:sz="0" w:space="0" w:color="auto"/>
        <w:left w:val="none" w:sz="0" w:space="0" w:color="auto"/>
        <w:bottom w:val="none" w:sz="0" w:space="0" w:color="auto"/>
        <w:right w:val="none" w:sz="0" w:space="0" w:color="auto"/>
      </w:divBdr>
    </w:div>
    <w:div w:id="1395859657">
      <w:bodyDiv w:val="1"/>
      <w:marLeft w:val="0"/>
      <w:marRight w:val="0"/>
      <w:marTop w:val="0"/>
      <w:marBottom w:val="0"/>
      <w:divBdr>
        <w:top w:val="none" w:sz="0" w:space="0" w:color="auto"/>
        <w:left w:val="none" w:sz="0" w:space="0" w:color="auto"/>
        <w:bottom w:val="none" w:sz="0" w:space="0" w:color="auto"/>
        <w:right w:val="none" w:sz="0" w:space="0" w:color="auto"/>
      </w:divBdr>
    </w:div>
    <w:div w:id="1396858938">
      <w:bodyDiv w:val="1"/>
      <w:marLeft w:val="0"/>
      <w:marRight w:val="0"/>
      <w:marTop w:val="0"/>
      <w:marBottom w:val="0"/>
      <w:divBdr>
        <w:top w:val="none" w:sz="0" w:space="0" w:color="auto"/>
        <w:left w:val="none" w:sz="0" w:space="0" w:color="auto"/>
        <w:bottom w:val="none" w:sz="0" w:space="0" w:color="auto"/>
        <w:right w:val="none" w:sz="0" w:space="0" w:color="auto"/>
      </w:divBdr>
    </w:div>
    <w:div w:id="1396902093">
      <w:bodyDiv w:val="1"/>
      <w:marLeft w:val="0"/>
      <w:marRight w:val="0"/>
      <w:marTop w:val="0"/>
      <w:marBottom w:val="0"/>
      <w:divBdr>
        <w:top w:val="none" w:sz="0" w:space="0" w:color="auto"/>
        <w:left w:val="none" w:sz="0" w:space="0" w:color="auto"/>
        <w:bottom w:val="none" w:sz="0" w:space="0" w:color="auto"/>
        <w:right w:val="none" w:sz="0" w:space="0" w:color="auto"/>
      </w:divBdr>
    </w:div>
    <w:div w:id="1397320158">
      <w:bodyDiv w:val="1"/>
      <w:marLeft w:val="0"/>
      <w:marRight w:val="0"/>
      <w:marTop w:val="0"/>
      <w:marBottom w:val="0"/>
      <w:divBdr>
        <w:top w:val="none" w:sz="0" w:space="0" w:color="auto"/>
        <w:left w:val="none" w:sz="0" w:space="0" w:color="auto"/>
        <w:bottom w:val="none" w:sz="0" w:space="0" w:color="auto"/>
        <w:right w:val="none" w:sz="0" w:space="0" w:color="auto"/>
      </w:divBdr>
    </w:div>
    <w:div w:id="1398043328">
      <w:bodyDiv w:val="1"/>
      <w:marLeft w:val="0"/>
      <w:marRight w:val="0"/>
      <w:marTop w:val="0"/>
      <w:marBottom w:val="0"/>
      <w:divBdr>
        <w:top w:val="none" w:sz="0" w:space="0" w:color="auto"/>
        <w:left w:val="none" w:sz="0" w:space="0" w:color="auto"/>
        <w:bottom w:val="none" w:sz="0" w:space="0" w:color="auto"/>
        <w:right w:val="none" w:sz="0" w:space="0" w:color="auto"/>
      </w:divBdr>
    </w:div>
    <w:div w:id="1398284485">
      <w:bodyDiv w:val="1"/>
      <w:marLeft w:val="0"/>
      <w:marRight w:val="0"/>
      <w:marTop w:val="0"/>
      <w:marBottom w:val="0"/>
      <w:divBdr>
        <w:top w:val="none" w:sz="0" w:space="0" w:color="auto"/>
        <w:left w:val="none" w:sz="0" w:space="0" w:color="auto"/>
        <w:bottom w:val="none" w:sz="0" w:space="0" w:color="auto"/>
        <w:right w:val="none" w:sz="0" w:space="0" w:color="auto"/>
      </w:divBdr>
    </w:div>
    <w:div w:id="1398747561">
      <w:bodyDiv w:val="1"/>
      <w:marLeft w:val="0"/>
      <w:marRight w:val="0"/>
      <w:marTop w:val="0"/>
      <w:marBottom w:val="0"/>
      <w:divBdr>
        <w:top w:val="none" w:sz="0" w:space="0" w:color="auto"/>
        <w:left w:val="none" w:sz="0" w:space="0" w:color="auto"/>
        <w:bottom w:val="none" w:sz="0" w:space="0" w:color="auto"/>
        <w:right w:val="none" w:sz="0" w:space="0" w:color="auto"/>
      </w:divBdr>
    </w:div>
    <w:div w:id="1398892410">
      <w:bodyDiv w:val="1"/>
      <w:marLeft w:val="0"/>
      <w:marRight w:val="0"/>
      <w:marTop w:val="0"/>
      <w:marBottom w:val="0"/>
      <w:divBdr>
        <w:top w:val="none" w:sz="0" w:space="0" w:color="auto"/>
        <w:left w:val="none" w:sz="0" w:space="0" w:color="auto"/>
        <w:bottom w:val="none" w:sz="0" w:space="0" w:color="auto"/>
        <w:right w:val="none" w:sz="0" w:space="0" w:color="auto"/>
      </w:divBdr>
    </w:div>
    <w:div w:id="1399981674">
      <w:bodyDiv w:val="1"/>
      <w:marLeft w:val="0"/>
      <w:marRight w:val="0"/>
      <w:marTop w:val="0"/>
      <w:marBottom w:val="0"/>
      <w:divBdr>
        <w:top w:val="none" w:sz="0" w:space="0" w:color="auto"/>
        <w:left w:val="none" w:sz="0" w:space="0" w:color="auto"/>
        <w:bottom w:val="none" w:sz="0" w:space="0" w:color="auto"/>
        <w:right w:val="none" w:sz="0" w:space="0" w:color="auto"/>
      </w:divBdr>
    </w:div>
    <w:div w:id="1400326284">
      <w:bodyDiv w:val="1"/>
      <w:marLeft w:val="0"/>
      <w:marRight w:val="0"/>
      <w:marTop w:val="0"/>
      <w:marBottom w:val="0"/>
      <w:divBdr>
        <w:top w:val="none" w:sz="0" w:space="0" w:color="auto"/>
        <w:left w:val="none" w:sz="0" w:space="0" w:color="auto"/>
        <w:bottom w:val="none" w:sz="0" w:space="0" w:color="auto"/>
        <w:right w:val="none" w:sz="0" w:space="0" w:color="auto"/>
      </w:divBdr>
    </w:div>
    <w:div w:id="1400403826">
      <w:bodyDiv w:val="1"/>
      <w:marLeft w:val="0"/>
      <w:marRight w:val="0"/>
      <w:marTop w:val="0"/>
      <w:marBottom w:val="0"/>
      <w:divBdr>
        <w:top w:val="none" w:sz="0" w:space="0" w:color="auto"/>
        <w:left w:val="none" w:sz="0" w:space="0" w:color="auto"/>
        <w:bottom w:val="none" w:sz="0" w:space="0" w:color="auto"/>
        <w:right w:val="none" w:sz="0" w:space="0" w:color="auto"/>
      </w:divBdr>
    </w:div>
    <w:div w:id="1401712189">
      <w:bodyDiv w:val="1"/>
      <w:marLeft w:val="0"/>
      <w:marRight w:val="0"/>
      <w:marTop w:val="0"/>
      <w:marBottom w:val="0"/>
      <w:divBdr>
        <w:top w:val="none" w:sz="0" w:space="0" w:color="auto"/>
        <w:left w:val="none" w:sz="0" w:space="0" w:color="auto"/>
        <w:bottom w:val="none" w:sz="0" w:space="0" w:color="auto"/>
        <w:right w:val="none" w:sz="0" w:space="0" w:color="auto"/>
      </w:divBdr>
    </w:div>
    <w:div w:id="1402142856">
      <w:bodyDiv w:val="1"/>
      <w:marLeft w:val="0"/>
      <w:marRight w:val="0"/>
      <w:marTop w:val="0"/>
      <w:marBottom w:val="0"/>
      <w:divBdr>
        <w:top w:val="none" w:sz="0" w:space="0" w:color="auto"/>
        <w:left w:val="none" w:sz="0" w:space="0" w:color="auto"/>
        <w:bottom w:val="none" w:sz="0" w:space="0" w:color="auto"/>
        <w:right w:val="none" w:sz="0" w:space="0" w:color="auto"/>
      </w:divBdr>
    </w:div>
    <w:div w:id="1402213426">
      <w:bodyDiv w:val="1"/>
      <w:marLeft w:val="0"/>
      <w:marRight w:val="0"/>
      <w:marTop w:val="0"/>
      <w:marBottom w:val="0"/>
      <w:divBdr>
        <w:top w:val="none" w:sz="0" w:space="0" w:color="auto"/>
        <w:left w:val="none" w:sz="0" w:space="0" w:color="auto"/>
        <w:bottom w:val="none" w:sz="0" w:space="0" w:color="auto"/>
        <w:right w:val="none" w:sz="0" w:space="0" w:color="auto"/>
      </w:divBdr>
    </w:div>
    <w:div w:id="1402219720">
      <w:bodyDiv w:val="1"/>
      <w:marLeft w:val="0"/>
      <w:marRight w:val="0"/>
      <w:marTop w:val="0"/>
      <w:marBottom w:val="0"/>
      <w:divBdr>
        <w:top w:val="none" w:sz="0" w:space="0" w:color="auto"/>
        <w:left w:val="none" w:sz="0" w:space="0" w:color="auto"/>
        <w:bottom w:val="none" w:sz="0" w:space="0" w:color="auto"/>
        <w:right w:val="none" w:sz="0" w:space="0" w:color="auto"/>
      </w:divBdr>
    </w:div>
    <w:div w:id="1402482542">
      <w:bodyDiv w:val="1"/>
      <w:marLeft w:val="0"/>
      <w:marRight w:val="0"/>
      <w:marTop w:val="0"/>
      <w:marBottom w:val="0"/>
      <w:divBdr>
        <w:top w:val="none" w:sz="0" w:space="0" w:color="auto"/>
        <w:left w:val="none" w:sz="0" w:space="0" w:color="auto"/>
        <w:bottom w:val="none" w:sz="0" w:space="0" w:color="auto"/>
        <w:right w:val="none" w:sz="0" w:space="0" w:color="auto"/>
      </w:divBdr>
    </w:div>
    <w:div w:id="1402485532">
      <w:bodyDiv w:val="1"/>
      <w:marLeft w:val="0"/>
      <w:marRight w:val="0"/>
      <w:marTop w:val="0"/>
      <w:marBottom w:val="0"/>
      <w:divBdr>
        <w:top w:val="none" w:sz="0" w:space="0" w:color="auto"/>
        <w:left w:val="none" w:sz="0" w:space="0" w:color="auto"/>
        <w:bottom w:val="none" w:sz="0" w:space="0" w:color="auto"/>
        <w:right w:val="none" w:sz="0" w:space="0" w:color="auto"/>
      </w:divBdr>
    </w:div>
    <w:div w:id="1403259650">
      <w:bodyDiv w:val="1"/>
      <w:marLeft w:val="0"/>
      <w:marRight w:val="0"/>
      <w:marTop w:val="0"/>
      <w:marBottom w:val="0"/>
      <w:divBdr>
        <w:top w:val="none" w:sz="0" w:space="0" w:color="auto"/>
        <w:left w:val="none" w:sz="0" w:space="0" w:color="auto"/>
        <w:bottom w:val="none" w:sz="0" w:space="0" w:color="auto"/>
        <w:right w:val="none" w:sz="0" w:space="0" w:color="auto"/>
      </w:divBdr>
    </w:div>
    <w:div w:id="1403528106">
      <w:bodyDiv w:val="1"/>
      <w:marLeft w:val="0"/>
      <w:marRight w:val="0"/>
      <w:marTop w:val="0"/>
      <w:marBottom w:val="0"/>
      <w:divBdr>
        <w:top w:val="none" w:sz="0" w:space="0" w:color="auto"/>
        <w:left w:val="none" w:sz="0" w:space="0" w:color="auto"/>
        <w:bottom w:val="none" w:sz="0" w:space="0" w:color="auto"/>
        <w:right w:val="none" w:sz="0" w:space="0" w:color="auto"/>
      </w:divBdr>
    </w:div>
    <w:div w:id="1403719924">
      <w:bodyDiv w:val="1"/>
      <w:marLeft w:val="0"/>
      <w:marRight w:val="0"/>
      <w:marTop w:val="0"/>
      <w:marBottom w:val="0"/>
      <w:divBdr>
        <w:top w:val="none" w:sz="0" w:space="0" w:color="auto"/>
        <w:left w:val="none" w:sz="0" w:space="0" w:color="auto"/>
        <w:bottom w:val="none" w:sz="0" w:space="0" w:color="auto"/>
        <w:right w:val="none" w:sz="0" w:space="0" w:color="auto"/>
      </w:divBdr>
    </w:div>
    <w:div w:id="1403989406">
      <w:bodyDiv w:val="1"/>
      <w:marLeft w:val="0"/>
      <w:marRight w:val="0"/>
      <w:marTop w:val="0"/>
      <w:marBottom w:val="0"/>
      <w:divBdr>
        <w:top w:val="none" w:sz="0" w:space="0" w:color="auto"/>
        <w:left w:val="none" w:sz="0" w:space="0" w:color="auto"/>
        <w:bottom w:val="none" w:sz="0" w:space="0" w:color="auto"/>
        <w:right w:val="none" w:sz="0" w:space="0" w:color="auto"/>
      </w:divBdr>
    </w:div>
    <w:div w:id="1404333166">
      <w:bodyDiv w:val="1"/>
      <w:marLeft w:val="0"/>
      <w:marRight w:val="0"/>
      <w:marTop w:val="0"/>
      <w:marBottom w:val="0"/>
      <w:divBdr>
        <w:top w:val="none" w:sz="0" w:space="0" w:color="auto"/>
        <w:left w:val="none" w:sz="0" w:space="0" w:color="auto"/>
        <w:bottom w:val="none" w:sz="0" w:space="0" w:color="auto"/>
        <w:right w:val="none" w:sz="0" w:space="0" w:color="auto"/>
      </w:divBdr>
    </w:div>
    <w:div w:id="1404790830">
      <w:bodyDiv w:val="1"/>
      <w:marLeft w:val="0"/>
      <w:marRight w:val="0"/>
      <w:marTop w:val="0"/>
      <w:marBottom w:val="0"/>
      <w:divBdr>
        <w:top w:val="none" w:sz="0" w:space="0" w:color="auto"/>
        <w:left w:val="none" w:sz="0" w:space="0" w:color="auto"/>
        <w:bottom w:val="none" w:sz="0" w:space="0" w:color="auto"/>
        <w:right w:val="none" w:sz="0" w:space="0" w:color="auto"/>
      </w:divBdr>
    </w:div>
    <w:div w:id="1404835497">
      <w:bodyDiv w:val="1"/>
      <w:marLeft w:val="0"/>
      <w:marRight w:val="0"/>
      <w:marTop w:val="0"/>
      <w:marBottom w:val="0"/>
      <w:divBdr>
        <w:top w:val="none" w:sz="0" w:space="0" w:color="auto"/>
        <w:left w:val="none" w:sz="0" w:space="0" w:color="auto"/>
        <w:bottom w:val="none" w:sz="0" w:space="0" w:color="auto"/>
        <w:right w:val="none" w:sz="0" w:space="0" w:color="auto"/>
      </w:divBdr>
    </w:div>
    <w:div w:id="1404835890">
      <w:bodyDiv w:val="1"/>
      <w:marLeft w:val="0"/>
      <w:marRight w:val="0"/>
      <w:marTop w:val="0"/>
      <w:marBottom w:val="0"/>
      <w:divBdr>
        <w:top w:val="none" w:sz="0" w:space="0" w:color="auto"/>
        <w:left w:val="none" w:sz="0" w:space="0" w:color="auto"/>
        <w:bottom w:val="none" w:sz="0" w:space="0" w:color="auto"/>
        <w:right w:val="none" w:sz="0" w:space="0" w:color="auto"/>
      </w:divBdr>
    </w:div>
    <w:div w:id="1405223272">
      <w:bodyDiv w:val="1"/>
      <w:marLeft w:val="0"/>
      <w:marRight w:val="0"/>
      <w:marTop w:val="0"/>
      <w:marBottom w:val="0"/>
      <w:divBdr>
        <w:top w:val="none" w:sz="0" w:space="0" w:color="auto"/>
        <w:left w:val="none" w:sz="0" w:space="0" w:color="auto"/>
        <w:bottom w:val="none" w:sz="0" w:space="0" w:color="auto"/>
        <w:right w:val="none" w:sz="0" w:space="0" w:color="auto"/>
      </w:divBdr>
    </w:div>
    <w:div w:id="1405377469">
      <w:bodyDiv w:val="1"/>
      <w:marLeft w:val="0"/>
      <w:marRight w:val="0"/>
      <w:marTop w:val="0"/>
      <w:marBottom w:val="0"/>
      <w:divBdr>
        <w:top w:val="none" w:sz="0" w:space="0" w:color="auto"/>
        <w:left w:val="none" w:sz="0" w:space="0" w:color="auto"/>
        <w:bottom w:val="none" w:sz="0" w:space="0" w:color="auto"/>
        <w:right w:val="none" w:sz="0" w:space="0" w:color="auto"/>
      </w:divBdr>
    </w:div>
    <w:div w:id="1405450127">
      <w:bodyDiv w:val="1"/>
      <w:marLeft w:val="0"/>
      <w:marRight w:val="0"/>
      <w:marTop w:val="0"/>
      <w:marBottom w:val="0"/>
      <w:divBdr>
        <w:top w:val="none" w:sz="0" w:space="0" w:color="auto"/>
        <w:left w:val="none" w:sz="0" w:space="0" w:color="auto"/>
        <w:bottom w:val="none" w:sz="0" w:space="0" w:color="auto"/>
        <w:right w:val="none" w:sz="0" w:space="0" w:color="auto"/>
      </w:divBdr>
    </w:div>
    <w:div w:id="1405762995">
      <w:bodyDiv w:val="1"/>
      <w:marLeft w:val="0"/>
      <w:marRight w:val="0"/>
      <w:marTop w:val="0"/>
      <w:marBottom w:val="0"/>
      <w:divBdr>
        <w:top w:val="none" w:sz="0" w:space="0" w:color="auto"/>
        <w:left w:val="none" w:sz="0" w:space="0" w:color="auto"/>
        <w:bottom w:val="none" w:sz="0" w:space="0" w:color="auto"/>
        <w:right w:val="none" w:sz="0" w:space="0" w:color="auto"/>
      </w:divBdr>
    </w:div>
    <w:div w:id="1406033077">
      <w:bodyDiv w:val="1"/>
      <w:marLeft w:val="0"/>
      <w:marRight w:val="0"/>
      <w:marTop w:val="0"/>
      <w:marBottom w:val="0"/>
      <w:divBdr>
        <w:top w:val="none" w:sz="0" w:space="0" w:color="auto"/>
        <w:left w:val="none" w:sz="0" w:space="0" w:color="auto"/>
        <w:bottom w:val="none" w:sz="0" w:space="0" w:color="auto"/>
        <w:right w:val="none" w:sz="0" w:space="0" w:color="auto"/>
      </w:divBdr>
    </w:div>
    <w:div w:id="1406225619">
      <w:bodyDiv w:val="1"/>
      <w:marLeft w:val="0"/>
      <w:marRight w:val="0"/>
      <w:marTop w:val="0"/>
      <w:marBottom w:val="0"/>
      <w:divBdr>
        <w:top w:val="none" w:sz="0" w:space="0" w:color="auto"/>
        <w:left w:val="none" w:sz="0" w:space="0" w:color="auto"/>
        <w:bottom w:val="none" w:sz="0" w:space="0" w:color="auto"/>
        <w:right w:val="none" w:sz="0" w:space="0" w:color="auto"/>
      </w:divBdr>
    </w:div>
    <w:div w:id="1406369343">
      <w:bodyDiv w:val="1"/>
      <w:marLeft w:val="0"/>
      <w:marRight w:val="0"/>
      <w:marTop w:val="0"/>
      <w:marBottom w:val="0"/>
      <w:divBdr>
        <w:top w:val="none" w:sz="0" w:space="0" w:color="auto"/>
        <w:left w:val="none" w:sz="0" w:space="0" w:color="auto"/>
        <w:bottom w:val="none" w:sz="0" w:space="0" w:color="auto"/>
        <w:right w:val="none" w:sz="0" w:space="0" w:color="auto"/>
      </w:divBdr>
    </w:div>
    <w:div w:id="1406952528">
      <w:bodyDiv w:val="1"/>
      <w:marLeft w:val="0"/>
      <w:marRight w:val="0"/>
      <w:marTop w:val="0"/>
      <w:marBottom w:val="0"/>
      <w:divBdr>
        <w:top w:val="none" w:sz="0" w:space="0" w:color="auto"/>
        <w:left w:val="none" w:sz="0" w:space="0" w:color="auto"/>
        <w:bottom w:val="none" w:sz="0" w:space="0" w:color="auto"/>
        <w:right w:val="none" w:sz="0" w:space="0" w:color="auto"/>
      </w:divBdr>
    </w:div>
    <w:div w:id="1406996259">
      <w:bodyDiv w:val="1"/>
      <w:marLeft w:val="0"/>
      <w:marRight w:val="0"/>
      <w:marTop w:val="0"/>
      <w:marBottom w:val="0"/>
      <w:divBdr>
        <w:top w:val="none" w:sz="0" w:space="0" w:color="auto"/>
        <w:left w:val="none" w:sz="0" w:space="0" w:color="auto"/>
        <w:bottom w:val="none" w:sz="0" w:space="0" w:color="auto"/>
        <w:right w:val="none" w:sz="0" w:space="0" w:color="auto"/>
      </w:divBdr>
    </w:div>
    <w:div w:id="1407341921">
      <w:bodyDiv w:val="1"/>
      <w:marLeft w:val="0"/>
      <w:marRight w:val="0"/>
      <w:marTop w:val="0"/>
      <w:marBottom w:val="0"/>
      <w:divBdr>
        <w:top w:val="none" w:sz="0" w:space="0" w:color="auto"/>
        <w:left w:val="none" w:sz="0" w:space="0" w:color="auto"/>
        <w:bottom w:val="none" w:sz="0" w:space="0" w:color="auto"/>
        <w:right w:val="none" w:sz="0" w:space="0" w:color="auto"/>
      </w:divBdr>
    </w:div>
    <w:div w:id="1407536277">
      <w:bodyDiv w:val="1"/>
      <w:marLeft w:val="0"/>
      <w:marRight w:val="0"/>
      <w:marTop w:val="0"/>
      <w:marBottom w:val="0"/>
      <w:divBdr>
        <w:top w:val="none" w:sz="0" w:space="0" w:color="auto"/>
        <w:left w:val="none" w:sz="0" w:space="0" w:color="auto"/>
        <w:bottom w:val="none" w:sz="0" w:space="0" w:color="auto"/>
        <w:right w:val="none" w:sz="0" w:space="0" w:color="auto"/>
      </w:divBdr>
    </w:div>
    <w:div w:id="1408308015">
      <w:bodyDiv w:val="1"/>
      <w:marLeft w:val="0"/>
      <w:marRight w:val="0"/>
      <w:marTop w:val="0"/>
      <w:marBottom w:val="0"/>
      <w:divBdr>
        <w:top w:val="none" w:sz="0" w:space="0" w:color="auto"/>
        <w:left w:val="none" w:sz="0" w:space="0" w:color="auto"/>
        <w:bottom w:val="none" w:sz="0" w:space="0" w:color="auto"/>
        <w:right w:val="none" w:sz="0" w:space="0" w:color="auto"/>
      </w:divBdr>
    </w:div>
    <w:div w:id="1408769544">
      <w:bodyDiv w:val="1"/>
      <w:marLeft w:val="0"/>
      <w:marRight w:val="0"/>
      <w:marTop w:val="0"/>
      <w:marBottom w:val="0"/>
      <w:divBdr>
        <w:top w:val="none" w:sz="0" w:space="0" w:color="auto"/>
        <w:left w:val="none" w:sz="0" w:space="0" w:color="auto"/>
        <w:bottom w:val="none" w:sz="0" w:space="0" w:color="auto"/>
        <w:right w:val="none" w:sz="0" w:space="0" w:color="auto"/>
      </w:divBdr>
    </w:div>
    <w:div w:id="1409575033">
      <w:bodyDiv w:val="1"/>
      <w:marLeft w:val="0"/>
      <w:marRight w:val="0"/>
      <w:marTop w:val="0"/>
      <w:marBottom w:val="0"/>
      <w:divBdr>
        <w:top w:val="none" w:sz="0" w:space="0" w:color="auto"/>
        <w:left w:val="none" w:sz="0" w:space="0" w:color="auto"/>
        <w:bottom w:val="none" w:sz="0" w:space="0" w:color="auto"/>
        <w:right w:val="none" w:sz="0" w:space="0" w:color="auto"/>
      </w:divBdr>
    </w:div>
    <w:div w:id="1411193388">
      <w:bodyDiv w:val="1"/>
      <w:marLeft w:val="0"/>
      <w:marRight w:val="0"/>
      <w:marTop w:val="0"/>
      <w:marBottom w:val="0"/>
      <w:divBdr>
        <w:top w:val="none" w:sz="0" w:space="0" w:color="auto"/>
        <w:left w:val="none" w:sz="0" w:space="0" w:color="auto"/>
        <w:bottom w:val="none" w:sz="0" w:space="0" w:color="auto"/>
        <w:right w:val="none" w:sz="0" w:space="0" w:color="auto"/>
      </w:divBdr>
    </w:div>
    <w:div w:id="1411193473">
      <w:bodyDiv w:val="1"/>
      <w:marLeft w:val="0"/>
      <w:marRight w:val="0"/>
      <w:marTop w:val="0"/>
      <w:marBottom w:val="0"/>
      <w:divBdr>
        <w:top w:val="none" w:sz="0" w:space="0" w:color="auto"/>
        <w:left w:val="none" w:sz="0" w:space="0" w:color="auto"/>
        <w:bottom w:val="none" w:sz="0" w:space="0" w:color="auto"/>
        <w:right w:val="none" w:sz="0" w:space="0" w:color="auto"/>
      </w:divBdr>
    </w:div>
    <w:div w:id="1411385672">
      <w:bodyDiv w:val="1"/>
      <w:marLeft w:val="0"/>
      <w:marRight w:val="0"/>
      <w:marTop w:val="0"/>
      <w:marBottom w:val="0"/>
      <w:divBdr>
        <w:top w:val="none" w:sz="0" w:space="0" w:color="auto"/>
        <w:left w:val="none" w:sz="0" w:space="0" w:color="auto"/>
        <w:bottom w:val="none" w:sz="0" w:space="0" w:color="auto"/>
        <w:right w:val="none" w:sz="0" w:space="0" w:color="auto"/>
      </w:divBdr>
    </w:div>
    <w:div w:id="1411540032">
      <w:bodyDiv w:val="1"/>
      <w:marLeft w:val="0"/>
      <w:marRight w:val="0"/>
      <w:marTop w:val="0"/>
      <w:marBottom w:val="0"/>
      <w:divBdr>
        <w:top w:val="none" w:sz="0" w:space="0" w:color="auto"/>
        <w:left w:val="none" w:sz="0" w:space="0" w:color="auto"/>
        <w:bottom w:val="none" w:sz="0" w:space="0" w:color="auto"/>
        <w:right w:val="none" w:sz="0" w:space="0" w:color="auto"/>
      </w:divBdr>
    </w:div>
    <w:div w:id="1411808142">
      <w:bodyDiv w:val="1"/>
      <w:marLeft w:val="0"/>
      <w:marRight w:val="0"/>
      <w:marTop w:val="0"/>
      <w:marBottom w:val="0"/>
      <w:divBdr>
        <w:top w:val="none" w:sz="0" w:space="0" w:color="auto"/>
        <w:left w:val="none" w:sz="0" w:space="0" w:color="auto"/>
        <w:bottom w:val="none" w:sz="0" w:space="0" w:color="auto"/>
        <w:right w:val="none" w:sz="0" w:space="0" w:color="auto"/>
      </w:divBdr>
    </w:div>
    <w:div w:id="1412190963">
      <w:bodyDiv w:val="1"/>
      <w:marLeft w:val="0"/>
      <w:marRight w:val="0"/>
      <w:marTop w:val="0"/>
      <w:marBottom w:val="0"/>
      <w:divBdr>
        <w:top w:val="none" w:sz="0" w:space="0" w:color="auto"/>
        <w:left w:val="none" w:sz="0" w:space="0" w:color="auto"/>
        <w:bottom w:val="none" w:sz="0" w:space="0" w:color="auto"/>
        <w:right w:val="none" w:sz="0" w:space="0" w:color="auto"/>
      </w:divBdr>
    </w:div>
    <w:div w:id="1412311635">
      <w:bodyDiv w:val="1"/>
      <w:marLeft w:val="0"/>
      <w:marRight w:val="0"/>
      <w:marTop w:val="0"/>
      <w:marBottom w:val="0"/>
      <w:divBdr>
        <w:top w:val="none" w:sz="0" w:space="0" w:color="auto"/>
        <w:left w:val="none" w:sz="0" w:space="0" w:color="auto"/>
        <w:bottom w:val="none" w:sz="0" w:space="0" w:color="auto"/>
        <w:right w:val="none" w:sz="0" w:space="0" w:color="auto"/>
      </w:divBdr>
    </w:div>
    <w:div w:id="1412503780">
      <w:bodyDiv w:val="1"/>
      <w:marLeft w:val="0"/>
      <w:marRight w:val="0"/>
      <w:marTop w:val="0"/>
      <w:marBottom w:val="0"/>
      <w:divBdr>
        <w:top w:val="none" w:sz="0" w:space="0" w:color="auto"/>
        <w:left w:val="none" w:sz="0" w:space="0" w:color="auto"/>
        <w:bottom w:val="none" w:sz="0" w:space="0" w:color="auto"/>
        <w:right w:val="none" w:sz="0" w:space="0" w:color="auto"/>
      </w:divBdr>
    </w:div>
    <w:div w:id="1412777354">
      <w:bodyDiv w:val="1"/>
      <w:marLeft w:val="0"/>
      <w:marRight w:val="0"/>
      <w:marTop w:val="0"/>
      <w:marBottom w:val="0"/>
      <w:divBdr>
        <w:top w:val="none" w:sz="0" w:space="0" w:color="auto"/>
        <w:left w:val="none" w:sz="0" w:space="0" w:color="auto"/>
        <w:bottom w:val="none" w:sz="0" w:space="0" w:color="auto"/>
        <w:right w:val="none" w:sz="0" w:space="0" w:color="auto"/>
      </w:divBdr>
    </w:div>
    <w:div w:id="1413046545">
      <w:bodyDiv w:val="1"/>
      <w:marLeft w:val="0"/>
      <w:marRight w:val="0"/>
      <w:marTop w:val="0"/>
      <w:marBottom w:val="0"/>
      <w:divBdr>
        <w:top w:val="none" w:sz="0" w:space="0" w:color="auto"/>
        <w:left w:val="none" w:sz="0" w:space="0" w:color="auto"/>
        <w:bottom w:val="none" w:sz="0" w:space="0" w:color="auto"/>
        <w:right w:val="none" w:sz="0" w:space="0" w:color="auto"/>
      </w:divBdr>
    </w:div>
    <w:div w:id="1416047565">
      <w:bodyDiv w:val="1"/>
      <w:marLeft w:val="0"/>
      <w:marRight w:val="0"/>
      <w:marTop w:val="0"/>
      <w:marBottom w:val="0"/>
      <w:divBdr>
        <w:top w:val="none" w:sz="0" w:space="0" w:color="auto"/>
        <w:left w:val="none" w:sz="0" w:space="0" w:color="auto"/>
        <w:bottom w:val="none" w:sz="0" w:space="0" w:color="auto"/>
        <w:right w:val="none" w:sz="0" w:space="0" w:color="auto"/>
      </w:divBdr>
    </w:div>
    <w:div w:id="1416777989">
      <w:bodyDiv w:val="1"/>
      <w:marLeft w:val="0"/>
      <w:marRight w:val="0"/>
      <w:marTop w:val="0"/>
      <w:marBottom w:val="0"/>
      <w:divBdr>
        <w:top w:val="none" w:sz="0" w:space="0" w:color="auto"/>
        <w:left w:val="none" w:sz="0" w:space="0" w:color="auto"/>
        <w:bottom w:val="none" w:sz="0" w:space="0" w:color="auto"/>
        <w:right w:val="none" w:sz="0" w:space="0" w:color="auto"/>
      </w:divBdr>
    </w:div>
    <w:div w:id="1417164613">
      <w:bodyDiv w:val="1"/>
      <w:marLeft w:val="0"/>
      <w:marRight w:val="0"/>
      <w:marTop w:val="0"/>
      <w:marBottom w:val="0"/>
      <w:divBdr>
        <w:top w:val="none" w:sz="0" w:space="0" w:color="auto"/>
        <w:left w:val="none" w:sz="0" w:space="0" w:color="auto"/>
        <w:bottom w:val="none" w:sz="0" w:space="0" w:color="auto"/>
        <w:right w:val="none" w:sz="0" w:space="0" w:color="auto"/>
      </w:divBdr>
      <w:divsChild>
        <w:div w:id="28646182">
          <w:marLeft w:val="0"/>
          <w:marRight w:val="0"/>
          <w:marTop w:val="0"/>
          <w:marBottom w:val="0"/>
          <w:divBdr>
            <w:top w:val="none" w:sz="0" w:space="0" w:color="auto"/>
            <w:left w:val="none" w:sz="0" w:space="0" w:color="auto"/>
            <w:bottom w:val="none" w:sz="0" w:space="0" w:color="auto"/>
            <w:right w:val="none" w:sz="0" w:space="0" w:color="auto"/>
          </w:divBdr>
          <w:divsChild>
            <w:div w:id="633801252">
              <w:marLeft w:val="0"/>
              <w:marRight w:val="0"/>
              <w:marTop w:val="0"/>
              <w:marBottom w:val="0"/>
              <w:divBdr>
                <w:top w:val="none" w:sz="0" w:space="0" w:color="auto"/>
                <w:left w:val="none" w:sz="0" w:space="0" w:color="auto"/>
                <w:bottom w:val="none" w:sz="0" w:space="0" w:color="auto"/>
                <w:right w:val="none" w:sz="0" w:space="0" w:color="auto"/>
              </w:divBdr>
            </w:div>
          </w:divsChild>
        </w:div>
        <w:div w:id="226964002">
          <w:marLeft w:val="0"/>
          <w:marRight w:val="0"/>
          <w:marTop w:val="0"/>
          <w:marBottom w:val="0"/>
          <w:divBdr>
            <w:top w:val="none" w:sz="0" w:space="0" w:color="auto"/>
            <w:left w:val="none" w:sz="0" w:space="0" w:color="auto"/>
            <w:bottom w:val="none" w:sz="0" w:space="0" w:color="auto"/>
            <w:right w:val="none" w:sz="0" w:space="0" w:color="auto"/>
          </w:divBdr>
          <w:divsChild>
            <w:div w:id="1174764049">
              <w:marLeft w:val="0"/>
              <w:marRight w:val="0"/>
              <w:marTop w:val="0"/>
              <w:marBottom w:val="0"/>
              <w:divBdr>
                <w:top w:val="none" w:sz="0" w:space="0" w:color="auto"/>
                <w:left w:val="none" w:sz="0" w:space="0" w:color="auto"/>
                <w:bottom w:val="none" w:sz="0" w:space="0" w:color="auto"/>
                <w:right w:val="none" w:sz="0" w:space="0" w:color="auto"/>
              </w:divBdr>
            </w:div>
          </w:divsChild>
        </w:div>
        <w:div w:id="1439524863">
          <w:marLeft w:val="0"/>
          <w:marRight w:val="0"/>
          <w:marTop w:val="0"/>
          <w:marBottom w:val="0"/>
          <w:divBdr>
            <w:top w:val="none" w:sz="0" w:space="0" w:color="auto"/>
            <w:left w:val="none" w:sz="0" w:space="0" w:color="auto"/>
            <w:bottom w:val="none" w:sz="0" w:space="0" w:color="auto"/>
            <w:right w:val="none" w:sz="0" w:space="0" w:color="auto"/>
          </w:divBdr>
          <w:divsChild>
            <w:div w:id="1752971463">
              <w:marLeft w:val="0"/>
              <w:marRight w:val="0"/>
              <w:marTop w:val="0"/>
              <w:marBottom w:val="0"/>
              <w:divBdr>
                <w:top w:val="none" w:sz="0" w:space="0" w:color="auto"/>
                <w:left w:val="none" w:sz="0" w:space="0" w:color="auto"/>
                <w:bottom w:val="none" w:sz="0" w:space="0" w:color="auto"/>
                <w:right w:val="none" w:sz="0" w:space="0" w:color="auto"/>
              </w:divBdr>
            </w:div>
          </w:divsChild>
        </w:div>
        <w:div w:id="1793009909">
          <w:marLeft w:val="0"/>
          <w:marRight w:val="0"/>
          <w:marTop w:val="0"/>
          <w:marBottom w:val="0"/>
          <w:divBdr>
            <w:top w:val="none" w:sz="0" w:space="0" w:color="auto"/>
            <w:left w:val="none" w:sz="0" w:space="0" w:color="auto"/>
            <w:bottom w:val="none" w:sz="0" w:space="0" w:color="auto"/>
            <w:right w:val="none" w:sz="0" w:space="0" w:color="auto"/>
          </w:divBdr>
          <w:divsChild>
            <w:div w:id="551231069">
              <w:marLeft w:val="0"/>
              <w:marRight w:val="0"/>
              <w:marTop w:val="0"/>
              <w:marBottom w:val="0"/>
              <w:divBdr>
                <w:top w:val="none" w:sz="0" w:space="0" w:color="auto"/>
                <w:left w:val="none" w:sz="0" w:space="0" w:color="auto"/>
                <w:bottom w:val="none" w:sz="0" w:space="0" w:color="auto"/>
                <w:right w:val="none" w:sz="0" w:space="0" w:color="auto"/>
              </w:divBdr>
            </w:div>
          </w:divsChild>
        </w:div>
        <w:div w:id="2079208129">
          <w:marLeft w:val="0"/>
          <w:marRight w:val="0"/>
          <w:marTop w:val="0"/>
          <w:marBottom w:val="0"/>
          <w:divBdr>
            <w:top w:val="none" w:sz="0" w:space="0" w:color="auto"/>
            <w:left w:val="none" w:sz="0" w:space="0" w:color="auto"/>
            <w:bottom w:val="none" w:sz="0" w:space="0" w:color="auto"/>
            <w:right w:val="none" w:sz="0" w:space="0" w:color="auto"/>
          </w:divBdr>
          <w:divsChild>
            <w:div w:id="211512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4994">
      <w:bodyDiv w:val="1"/>
      <w:marLeft w:val="0"/>
      <w:marRight w:val="0"/>
      <w:marTop w:val="0"/>
      <w:marBottom w:val="0"/>
      <w:divBdr>
        <w:top w:val="none" w:sz="0" w:space="0" w:color="auto"/>
        <w:left w:val="none" w:sz="0" w:space="0" w:color="auto"/>
        <w:bottom w:val="none" w:sz="0" w:space="0" w:color="auto"/>
        <w:right w:val="none" w:sz="0" w:space="0" w:color="auto"/>
      </w:divBdr>
    </w:div>
    <w:div w:id="1420130205">
      <w:bodyDiv w:val="1"/>
      <w:marLeft w:val="0"/>
      <w:marRight w:val="0"/>
      <w:marTop w:val="0"/>
      <w:marBottom w:val="0"/>
      <w:divBdr>
        <w:top w:val="none" w:sz="0" w:space="0" w:color="auto"/>
        <w:left w:val="none" w:sz="0" w:space="0" w:color="auto"/>
        <w:bottom w:val="none" w:sz="0" w:space="0" w:color="auto"/>
        <w:right w:val="none" w:sz="0" w:space="0" w:color="auto"/>
      </w:divBdr>
    </w:div>
    <w:div w:id="1421637336">
      <w:bodyDiv w:val="1"/>
      <w:marLeft w:val="0"/>
      <w:marRight w:val="0"/>
      <w:marTop w:val="0"/>
      <w:marBottom w:val="0"/>
      <w:divBdr>
        <w:top w:val="none" w:sz="0" w:space="0" w:color="auto"/>
        <w:left w:val="none" w:sz="0" w:space="0" w:color="auto"/>
        <w:bottom w:val="none" w:sz="0" w:space="0" w:color="auto"/>
        <w:right w:val="none" w:sz="0" w:space="0" w:color="auto"/>
      </w:divBdr>
      <w:divsChild>
        <w:div w:id="570045037">
          <w:marLeft w:val="0"/>
          <w:marRight w:val="0"/>
          <w:marTop w:val="0"/>
          <w:marBottom w:val="0"/>
          <w:divBdr>
            <w:top w:val="none" w:sz="0" w:space="0" w:color="auto"/>
            <w:left w:val="none" w:sz="0" w:space="0" w:color="auto"/>
            <w:bottom w:val="none" w:sz="0" w:space="0" w:color="auto"/>
            <w:right w:val="none" w:sz="0" w:space="0" w:color="auto"/>
          </w:divBdr>
          <w:divsChild>
            <w:div w:id="680471879">
              <w:marLeft w:val="0"/>
              <w:marRight w:val="0"/>
              <w:marTop w:val="0"/>
              <w:marBottom w:val="0"/>
              <w:divBdr>
                <w:top w:val="none" w:sz="0" w:space="0" w:color="auto"/>
                <w:left w:val="none" w:sz="0" w:space="0" w:color="auto"/>
                <w:bottom w:val="none" w:sz="0" w:space="0" w:color="auto"/>
                <w:right w:val="none" w:sz="0" w:space="0" w:color="auto"/>
              </w:divBdr>
            </w:div>
          </w:divsChild>
        </w:div>
        <w:div w:id="710887473">
          <w:marLeft w:val="0"/>
          <w:marRight w:val="0"/>
          <w:marTop w:val="0"/>
          <w:marBottom w:val="0"/>
          <w:divBdr>
            <w:top w:val="none" w:sz="0" w:space="0" w:color="auto"/>
            <w:left w:val="none" w:sz="0" w:space="0" w:color="auto"/>
            <w:bottom w:val="none" w:sz="0" w:space="0" w:color="auto"/>
            <w:right w:val="none" w:sz="0" w:space="0" w:color="auto"/>
          </w:divBdr>
          <w:divsChild>
            <w:div w:id="225990446">
              <w:marLeft w:val="0"/>
              <w:marRight w:val="0"/>
              <w:marTop w:val="0"/>
              <w:marBottom w:val="0"/>
              <w:divBdr>
                <w:top w:val="none" w:sz="0" w:space="0" w:color="auto"/>
                <w:left w:val="none" w:sz="0" w:space="0" w:color="auto"/>
                <w:bottom w:val="none" w:sz="0" w:space="0" w:color="auto"/>
                <w:right w:val="none" w:sz="0" w:space="0" w:color="auto"/>
              </w:divBdr>
            </w:div>
          </w:divsChild>
        </w:div>
        <w:div w:id="1161779059">
          <w:marLeft w:val="0"/>
          <w:marRight w:val="0"/>
          <w:marTop w:val="0"/>
          <w:marBottom w:val="0"/>
          <w:divBdr>
            <w:top w:val="none" w:sz="0" w:space="0" w:color="auto"/>
            <w:left w:val="none" w:sz="0" w:space="0" w:color="auto"/>
            <w:bottom w:val="none" w:sz="0" w:space="0" w:color="auto"/>
            <w:right w:val="none" w:sz="0" w:space="0" w:color="auto"/>
          </w:divBdr>
          <w:divsChild>
            <w:div w:id="1707557154">
              <w:marLeft w:val="0"/>
              <w:marRight w:val="0"/>
              <w:marTop w:val="0"/>
              <w:marBottom w:val="0"/>
              <w:divBdr>
                <w:top w:val="none" w:sz="0" w:space="0" w:color="auto"/>
                <w:left w:val="none" w:sz="0" w:space="0" w:color="auto"/>
                <w:bottom w:val="none" w:sz="0" w:space="0" w:color="auto"/>
                <w:right w:val="none" w:sz="0" w:space="0" w:color="auto"/>
              </w:divBdr>
            </w:div>
          </w:divsChild>
        </w:div>
        <w:div w:id="2121340151">
          <w:marLeft w:val="0"/>
          <w:marRight w:val="0"/>
          <w:marTop w:val="0"/>
          <w:marBottom w:val="0"/>
          <w:divBdr>
            <w:top w:val="none" w:sz="0" w:space="0" w:color="auto"/>
            <w:left w:val="none" w:sz="0" w:space="0" w:color="auto"/>
            <w:bottom w:val="none" w:sz="0" w:space="0" w:color="auto"/>
            <w:right w:val="none" w:sz="0" w:space="0" w:color="auto"/>
          </w:divBdr>
          <w:divsChild>
            <w:div w:id="32998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35338">
      <w:bodyDiv w:val="1"/>
      <w:marLeft w:val="0"/>
      <w:marRight w:val="0"/>
      <w:marTop w:val="0"/>
      <w:marBottom w:val="0"/>
      <w:divBdr>
        <w:top w:val="none" w:sz="0" w:space="0" w:color="auto"/>
        <w:left w:val="none" w:sz="0" w:space="0" w:color="auto"/>
        <w:bottom w:val="none" w:sz="0" w:space="0" w:color="auto"/>
        <w:right w:val="none" w:sz="0" w:space="0" w:color="auto"/>
      </w:divBdr>
    </w:div>
    <w:div w:id="1422028008">
      <w:bodyDiv w:val="1"/>
      <w:marLeft w:val="0"/>
      <w:marRight w:val="0"/>
      <w:marTop w:val="0"/>
      <w:marBottom w:val="0"/>
      <w:divBdr>
        <w:top w:val="none" w:sz="0" w:space="0" w:color="auto"/>
        <w:left w:val="none" w:sz="0" w:space="0" w:color="auto"/>
        <w:bottom w:val="none" w:sz="0" w:space="0" w:color="auto"/>
        <w:right w:val="none" w:sz="0" w:space="0" w:color="auto"/>
      </w:divBdr>
      <w:divsChild>
        <w:div w:id="2010982331">
          <w:marLeft w:val="0"/>
          <w:marRight w:val="0"/>
          <w:marTop w:val="0"/>
          <w:marBottom w:val="0"/>
          <w:divBdr>
            <w:top w:val="none" w:sz="0" w:space="0" w:color="auto"/>
            <w:left w:val="none" w:sz="0" w:space="0" w:color="auto"/>
            <w:bottom w:val="none" w:sz="0" w:space="0" w:color="auto"/>
            <w:right w:val="none" w:sz="0" w:space="0" w:color="auto"/>
          </w:divBdr>
          <w:divsChild>
            <w:div w:id="565647724">
              <w:marLeft w:val="0"/>
              <w:marRight w:val="0"/>
              <w:marTop w:val="0"/>
              <w:marBottom w:val="0"/>
              <w:divBdr>
                <w:top w:val="none" w:sz="0" w:space="0" w:color="auto"/>
                <w:left w:val="none" w:sz="0" w:space="0" w:color="auto"/>
                <w:bottom w:val="none" w:sz="0" w:space="0" w:color="auto"/>
                <w:right w:val="none" w:sz="0" w:space="0" w:color="auto"/>
              </w:divBdr>
              <w:divsChild>
                <w:div w:id="1532915020">
                  <w:marLeft w:val="0"/>
                  <w:marRight w:val="0"/>
                  <w:marTop w:val="0"/>
                  <w:marBottom w:val="0"/>
                  <w:divBdr>
                    <w:top w:val="none" w:sz="0" w:space="0" w:color="auto"/>
                    <w:left w:val="none" w:sz="0" w:space="0" w:color="auto"/>
                    <w:bottom w:val="none" w:sz="0" w:space="0" w:color="auto"/>
                    <w:right w:val="none" w:sz="0" w:space="0" w:color="auto"/>
                  </w:divBdr>
                </w:div>
              </w:divsChild>
            </w:div>
            <w:div w:id="965238096">
              <w:marLeft w:val="0"/>
              <w:marRight w:val="0"/>
              <w:marTop w:val="0"/>
              <w:marBottom w:val="0"/>
              <w:divBdr>
                <w:top w:val="none" w:sz="0" w:space="0" w:color="auto"/>
                <w:left w:val="none" w:sz="0" w:space="0" w:color="auto"/>
                <w:bottom w:val="none" w:sz="0" w:space="0" w:color="auto"/>
                <w:right w:val="none" w:sz="0" w:space="0" w:color="auto"/>
              </w:divBdr>
              <w:divsChild>
                <w:div w:id="730076253">
                  <w:marLeft w:val="0"/>
                  <w:marRight w:val="0"/>
                  <w:marTop w:val="0"/>
                  <w:marBottom w:val="0"/>
                  <w:divBdr>
                    <w:top w:val="none" w:sz="0" w:space="0" w:color="auto"/>
                    <w:left w:val="none" w:sz="0" w:space="0" w:color="auto"/>
                    <w:bottom w:val="none" w:sz="0" w:space="0" w:color="auto"/>
                    <w:right w:val="none" w:sz="0" w:space="0" w:color="auto"/>
                  </w:divBdr>
                  <w:divsChild>
                    <w:div w:id="1608000005">
                      <w:marLeft w:val="0"/>
                      <w:marRight w:val="0"/>
                      <w:marTop w:val="0"/>
                      <w:marBottom w:val="0"/>
                      <w:divBdr>
                        <w:top w:val="none" w:sz="0" w:space="0" w:color="auto"/>
                        <w:left w:val="none" w:sz="0" w:space="0" w:color="auto"/>
                        <w:bottom w:val="none" w:sz="0" w:space="0" w:color="auto"/>
                        <w:right w:val="none" w:sz="0" w:space="0" w:color="auto"/>
                      </w:divBdr>
                      <w:divsChild>
                        <w:div w:id="821507168">
                          <w:marLeft w:val="0"/>
                          <w:marRight w:val="0"/>
                          <w:marTop w:val="0"/>
                          <w:marBottom w:val="0"/>
                          <w:divBdr>
                            <w:top w:val="none" w:sz="0" w:space="0" w:color="auto"/>
                            <w:left w:val="none" w:sz="0" w:space="0" w:color="auto"/>
                            <w:bottom w:val="none" w:sz="0" w:space="0" w:color="auto"/>
                            <w:right w:val="none" w:sz="0" w:space="0" w:color="auto"/>
                          </w:divBdr>
                        </w:div>
                        <w:div w:id="935673895">
                          <w:marLeft w:val="0"/>
                          <w:marRight w:val="0"/>
                          <w:marTop w:val="0"/>
                          <w:marBottom w:val="0"/>
                          <w:divBdr>
                            <w:top w:val="none" w:sz="0" w:space="0" w:color="auto"/>
                            <w:left w:val="none" w:sz="0" w:space="0" w:color="auto"/>
                            <w:bottom w:val="none" w:sz="0" w:space="0" w:color="auto"/>
                            <w:right w:val="none" w:sz="0" w:space="0" w:color="auto"/>
                          </w:divBdr>
                          <w:divsChild>
                            <w:div w:id="86294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028703">
      <w:bodyDiv w:val="1"/>
      <w:marLeft w:val="0"/>
      <w:marRight w:val="0"/>
      <w:marTop w:val="0"/>
      <w:marBottom w:val="0"/>
      <w:divBdr>
        <w:top w:val="none" w:sz="0" w:space="0" w:color="auto"/>
        <w:left w:val="none" w:sz="0" w:space="0" w:color="auto"/>
        <w:bottom w:val="none" w:sz="0" w:space="0" w:color="auto"/>
        <w:right w:val="none" w:sz="0" w:space="0" w:color="auto"/>
      </w:divBdr>
    </w:div>
    <w:div w:id="1422798073">
      <w:bodyDiv w:val="1"/>
      <w:marLeft w:val="0"/>
      <w:marRight w:val="0"/>
      <w:marTop w:val="0"/>
      <w:marBottom w:val="0"/>
      <w:divBdr>
        <w:top w:val="none" w:sz="0" w:space="0" w:color="auto"/>
        <w:left w:val="none" w:sz="0" w:space="0" w:color="auto"/>
        <w:bottom w:val="none" w:sz="0" w:space="0" w:color="auto"/>
        <w:right w:val="none" w:sz="0" w:space="0" w:color="auto"/>
      </w:divBdr>
    </w:div>
    <w:div w:id="1423604070">
      <w:bodyDiv w:val="1"/>
      <w:marLeft w:val="0"/>
      <w:marRight w:val="0"/>
      <w:marTop w:val="0"/>
      <w:marBottom w:val="0"/>
      <w:divBdr>
        <w:top w:val="none" w:sz="0" w:space="0" w:color="auto"/>
        <w:left w:val="none" w:sz="0" w:space="0" w:color="auto"/>
        <w:bottom w:val="none" w:sz="0" w:space="0" w:color="auto"/>
        <w:right w:val="none" w:sz="0" w:space="0" w:color="auto"/>
      </w:divBdr>
    </w:div>
    <w:div w:id="1424187710">
      <w:bodyDiv w:val="1"/>
      <w:marLeft w:val="0"/>
      <w:marRight w:val="0"/>
      <w:marTop w:val="0"/>
      <w:marBottom w:val="0"/>
      <w:divBdr>
        <w:top w:val="none" w:sz="0" w:space="0" w:color="auto"/>
        <w:left w:val="none" w:sz="0" w:space="0" w:color="auto"/>
        <w:bottom w:val="none" w:sz="0" w:space="0" w:color="auto"/>
        <w:right w:val="none" w:sz="0" w:space="0" w:color="auto"/>
      </w:divBdr>
    </w:div>
    <w:div w:id="1424449954">
      <w:bodyDiv w:val="1"/>
      <w:marLeft w:val="0"/>
      <w:marRight w:val="0"/>
      <w:marTop w:val="0"/>
      <w:marBottom w:val="0"/>
      <w:divBdr>
        <w:top w:val="none" w:sz="0" w:space="0" w:color="auto"/>
        <w:left w:val="none" w:sz="0" w:space="0" w:color="auto"/>
        <w:bottom w:val="none" w:sz="0" w:space="0" w:color="auto"/>
        <w:right w:val="none" w:sz="0" w:space="0" w:color="auto"/>
      </w:divBdr>
    </w:div>
    <w:div w:id="1425540506">
      <w:bodyDiv w:val="1"/>
      <w:marLeft w:val="0"/>
      <w:marRight w:val="0"/>
      <w:marTop w:val="0"/>
      <w:marBottom w:val="0"/>
      <w:divBdr>
        <w:top w:val="none" w:sz="0" w:space="0" w:color="auto"/>
        <w:left w:val="none" w:sz="0" w:space="0" w:color="auto"/>
        <w:bottom w:val="none" w:sz="0" w:space="0" w:color="auto"/>
        <w:right w:val="none" w:sz="0" w:space="0" w:color="auto"/>
      </w:divBdr>
    </w:div>
    <w:div w:id="1426224894">
      <w:bodyDiv w:val="1"/>
      <w:marLeft w:val="0"/>
      <w:marRight w:val="0"/>
      <w:marTop w:val="0"/>
      <w:marBottom w:val="0"/>
      <w:divBdr>
        <w:top w:val="none" w:sz="0" w:space="0" w:color="auto"/>
        <w:left w:val="none" w:sz="0" w:space="0" w:color="auto"/>
        <w:bottom w:val="none" w:sz="0" w:space="0" w:color="auto"/>
        <w:right w:val="none" w:sz="0" w:space="0" w:color="auto"/>
      </w:divBdr>
    </w:div>
    <w:div w:id="1426269456">
      <w:bodyDiv w:val="1"/>
      <w:marLeft w:val="0"/>
      <w:marRight w:val="0"/>
      <w:marTop w:val="0"/>
      <w:marBottom w:val="0"/>
      <w:divBdr>
        <w:top w:val="none" w:sz="0" w:space="0" w:color="auto"/>
        <w:left w:val="none" w:sz="0" w:space="0" w:color="auto"/>
        <w:bottom w:val="none" w:sz="0" w:space="0" w:color="auto"/>
        <w:right w:val="none" w:sz="0" w:space="0" w:color="auto"/>
      </w:divBdr>
    </w:div>
    <w:div w:id="1426488889">
      <w:bodyDiv w:val="1"/>
      <w:marLeft w:val="0"/>
      <w:marRight w:val="0"/>
      <w:marTop w:val="0"/>
      <w:marBottom w:val="0"/>
      <w:divBdr>
        <w:top w:val="none" w:sz="0" w:space="0" w:color="auto"/>
        <w:left w:val="none" w:sz="0" w:space="0" w:color="auto"/>
        <w:bottom w:val="none" w:sz="0" w:space="0" w:color="auto"/>
        <w:right w:val="none" w:sz="0" w:space="0" w:color="auto"/>
      </w:divBdr>
    </w:div>
    <w:div w:id="1426800481">
      <w:bodyDiv w:val="1"/>
      <w:marLeft w:val="0"/>
      <w:marRight w:val="0"/>
      <w:marTop w:val="0"/>
      <w:marBottom w:val="0"/>
      <w:divBdr>
        <w:top w:val="none" w:sz="0" w:space="0" w:color="auto"/>
        <w:left w:val="none" w:sz="0" w:space="0" w:color="auto"/>
        <w:bottom w:val="none" w:sz="0" w:space="0" w:color="auto"/>
        <w:right w:val="none" w:sz="0" w:space="0" w:color="auto"/>
      </w:divBdr>
    </w:div>
    <w:div w:id="1427075217">
      <w:bodyDiv w:val="1"/>
      <w:marLeft w:val="0"/>
      <w:marRight w:val="0"/>
      <w:marTop w:val="0"/>
      <w:marBottom w:val="0"/>
      <w:divBdr>
        <w:top w:val="none" w:sz="0" w:space="0" w:color="auto"/>
        <w:left w:val="none" w:sz="0" w:space="0" w:color="auto"/>
        <w:bottom w:val="none" w:sz="0" w:space="0" w:color="auto"/>
        <w:right w:val="none" w:sz="0" w:space="0" w:color="auto"/>
      </w:divBdr>
    </w:div>
    <w:div w:id="1427341279">
      <w:bodyDiv w:val="1"/>
      <w:marLeft w:val="0"/>
      <w:marRight w:val="0"/>
      <w:marTop w:val="0"/>
      <w:marBottom w:val="0"/>
      <w:divBdr>
        <w:top w:val="none" w:sz="0" w:space="0" w:color="auto"/>
        <w:left w:val="none" w:sz="0" w:space="0" w:color="auto"/>
        <w:bottom w:val="none" w:sz="0" w:space="0" w:color="auto"/>
        <w:right w:val="none" w:sz="0" w:space="0" w:color="auto"/>
      </w:divBdr>
    </w:div>
    <w:div w:id="1427534385">
      <w:bodyDiv w:val="1"/>
      <w:marLeft w:val="0"/>
      <w:marRight w:val="0"/>
      <w:marTop w:val="0"/>
      <w:marBottom w:val="0"/>
      <w:divBdr>
        <w:top w:val="none" w:sz="0" w:space="0" w:color="auto"/>
        <w:left w:val="none" w:sz="0" w:space="0" w:color="auto"/>
        <w:bottom w:val="none" w:sz="0" w:space="0" w:color="auto"/>
        <w:right w:val="none" w:sz="0" w:space="0" w:color="auto"/>
      </w:divBdr>
    </w:div>
    <w:div w:id="1427920082">
      <w:bodyDiv w:val="1"/>
      <w:marLeft w:val="0"/>
      <w:marRight w:val="0"/>
      <w:marTop w:val="0"/>
      <w:marBottom w:val="0"/>
      <w:divBdr>
        <w:top w:val="none" w:sz="0" w:space="0" w:color="auto"/>
        <w:left w:val="none" w:sz="0" w:space="0" w:color="auto"/>
        <w:bottom w:val="none" w:sz="0" w:space="0" w:color="auto"/>
        <w:right w:val="none" w:sz="0" w:space="0" w:color="auto"/>
      </w:divBdr>
    </w:div>
    <w:div w:id="1428119277">
      <w:bodyDiv w:val="1"/>
      <w:marLeft w:val="0"/>
      <w:marRight w:val="0"/>
      <w:marTop w:val="0"/>
      <w:marBottom w:val="0"/>
      <w:divBdr>
        <w:top w:val="none" w:sz="0" w:space="0" w:color="auto"/>
        <w:left w:val="none" w:sz="0" w:space="0" w:color="auto"/>
        <w:bottom w:val="none" w:sz="0" w:space="0" w:color="auto"/>
        <w:right w:val="none" w:sz="0" w:space="0" w:color="auto"/>
      </w:divBdr>
    </w:div>
    <w:div w:id="1428379682">
      <w:bodyDiv w:val="1"/>
      <w:marLeft w:val="0"/>
      <w:marRight w:val="0"/>
      <w:marTop w:val="0"/>
      <w:marBottom w:val="0"/>
      <w:divBdr>
        <w:top w:val="none" w:sz="0" w:space="0" w:color="auto"/>
        <w:left w:val="none" w:sz="0" w:space="0" w:color="auto"/>
        <w:bottom w:val="none" w:sz="0" w:space="0" w:color="auto"/>
        <w:right w:val="none" w:sz="0" w:space="0" w:color="auto"/>
      </w:divBdr>
    </w:div>
    <w:div w:id="1428842233">
      <w:bodyDiv w:val="1"/>
      <w:marLeft w:val="0"/>
      <w:marRight w:val="0"/>
      <w:marTop w:val="0"/>
      <w:marBottom w:val="0"/>
      <w:divBdr>
        <w:top w:val="none" w:sz="0" w:space="0" w:color="auto"/>
        <w:left w:val="none" w:sz="0" w:space="0" w:color="auto"/>
        <w:bottom w:val="none" w:sz="0" w:space="0" w:color="auto"/>
        <w:right w:val="none" w:sz="0" w:space="0" w:color="auto"/>
      </w:divBdr>
    </w:div>
    <w:div w:id="1429740066">
      <w:bodyDiv w:val="1"/>
      <w:marLeft w:val="0"/>
      <w:marRight w:val="0"/>
      <w:marTop w:val="0"/>
      <w:marBottom w:val="0"/>
      <w:divBdr>
        <w:top w:val="none" w:sz="0" w:space="0" w:color="auto"/>
        <w:left w:val="none" w:sz="0" w:space="0" w:color="auto"/>
        <w:bottom w:val="none" w:sz="0" w:space="0" w:color="auto"/>
        <w:right w:val="none" w:sz="0" w:space="0" w:color="auto"/>
      </w:divBdr>
    </w:div>
    <w:div w:id="1429959120">
      <w:bodyDiv w:val="1"/>
      <w:marLeft w:val="0"/>
      <w:marRight w:val="0"/>
      <w:marTop w:val="0"/>
      <w:marBottom w:val="0"/>
      <w:divBdr>
        <w:top w:val="none" w:sz="0" w:space="0" w:color="auto"/>
        <w:left w:val="none" w:sz="0" w:space="0" w:color="auto"/>
        <w:bottom w:val="none" w:sz="0" w:space="0" w:color="auto"/>
        <w:right w:val="none" w:sz="0" w:space="0" w:color="auto"/>
      </w:divBdr>
    </w:div>
    <w:div w:id="1430003464">
      <w:bodyDiv w:val="1"/>
      <w:marLeft w:val="0"/>
      <w:marRight w:val="0"/>
      <w:marTop w:val="0"/>
      <w:marBottom w:val="0"/>
      <w:divBdr>
        <w:top w:val="none" w:sz="0" w:space="0" w:color="auto"/>
        <w:left w:val="none" w:sz="0" w:space="0" w:color="auto"/>
        <w:bottom w:val="none" w:sz="0" w:space="0" w:color="auto"/>
        <w:right w:val="none" w:sz="0" w:space="0" w:color="auto"/>
      </w:divBdr>
    </w:div>
    <w:div w:id="1430390262">
      <w:bodyDiv w:val="1"/>
      <w:marLeft w:val="0"/>
      <w:marRight w:val="0"/>
      <w:marTop w:val="0"/>
      <w:marBottom w:val="0"/>
      <w:divBdr>
        <w:top w:val="none" w:sz="0" w:space="0" w:color="auto"/>
        <w:left w:val="none" w:sz="0" w:space="0" w:color="auto"/>
        <w:bottom w:val="none" w:sz="0" w:space="0" w:color="auto"/>
        <w:right w:val="none" w:sz="0" w:space="0" w:color="auto"/>
      </w:divBdr>
    </w:div>
    <w:div w:id="1430469558">
      <w:bodyDiv w:val="1"/>
      <w:marLeft w:val="0"/>
      <w:marRight w:val="0"/>
      <w:marTop w:val="0"/>
      <w:marBottom w:val="0"/>
      <w:divBdr>
        <w:top w:val="none" w:sz="0" w:space="0" w:color="auto"/>
        <w:left w:val="none" w:sz="0" w:space="0" w:color="auto"/>
        <w:bottom w:val="none" w:sz="0" w:space="0" w:color="auto"/>
        <w:right w:val="none" w:sz="0" w:space="0" w:color="auto"/>
      </w:divBdr>
    </w:div>
    <w:div w:id="1430657941">
      <w:bodyDiv w:val="1"/>
      <w:marLeft w:val="0"/>
      <w:marRight w:val="0"/>
      <w:marTop w:val="0"/>
      <w:marBottom w:val="0"/>
      <w:divBdr>
        <w:top w:val="none" w:sz="0" w:space="0" w:color="auto"/>
        <w:left w:val="none" w:sz="0" w:space="0" w:color="auto"/>
        <w:bottom w:val="none" w:sz="0" w:space="0" w:color="auto"/>
        <w:right w:val="none" w:sz="0" w:space="0" w:color="auto"/>
      </w:divBdr>
    </w:div>
    <w:div w:id="1430732531">
      <w:bodyDiv w:val="1"/>
      <w:marLeft w:val="0"/>
      <w:marRight w:val="0"/>
      <w:marTop w:val="0"/>
      <w:marBottom w:val="0"/>
      <w:divBdr>
        <w:top w:val="none" w:sz="0" w:space="0" w:color="auto"/>
        <w:left w:val="none" w:sz="0" w:space="0" w:color="auto"/>
        <w:bottom w:val="none" w:sz="0" w:space="0" w:color="auto"/>
        <w:right w:val="none" w:sz="0" w:space="0" w:color="auto"/>
      </w:divBdr>
    </w:div>
    <w:div w:id="1431583614">
      <w:bodyDiv w:val="1"/>
      <w:marLeft w:val="0"/>
      <w:marRight w:val="0"/>
      <w:marTop w:val="0"/>
      <w:marBottom w:val="0"/>
      <w:divBdr>
        <w:top w:val="none" w:sz="0" w:space="0" w:color="auto"/>
        <w:left w:val="none" w:sz="0" w:space="0" w:color="auto"/>
        <w:bottom w:val="none" w:sz="0" w:space="0" w:color="auto"/>
        <w:right w:val="none" w:sz="0" w:space="0" w:color="auto"/>
      </w:divBdr>
    </w:div>
    <w:div w:id="1431852251">
      <w:bodyDiv w:val="1"/>
      <w:marLeft w:val="0"/>
      <w:marRight w:val="0"/>
      <w:marTop w:val="0"/>
      <w:marBottom w:val="0"/>
      <w:divBdr>
        <w:top w:val="none" w:sz="0" w:space="0" w:color="auto"/>
        <w:left w:val="none" w:sz="0" w:space="0" w:color="auto"/>
        <w:bottom w:val="none" w:sz="0" w:space="0" w:color="auto"/>
        <w:right w:val="none" w:sz="0" w:space="0" w:color="auto"/>
      </w:divBdr>
    </w:div>
    <w:div w:id="1432748996">
      <w:bodyDiv w:val="1"/>
      <w:marLeft w:val="0"/>
      <w:marRight w:val="0"/>
      <w:marTop w:val="0"/>
      <w:marBottom w:val="0"/>
      <w:divBdr>
        <w:top w:val="none" w:sz="0" w:space="0" w:color="auto"/>
        <w:left w:val="none" w:sz="0" w:space="0" w:color="auto"/>
        <w:bottom w:val="none" w:sz="0" w:space="0" w:color="auto"/>
        <w:right w:val="none" w:sz="0" w:space="0" w:color="auto"/>
      </w:divBdr>
    </w:div>
    <w:div w:id="1432971668">
      <w:bodyDiv w:val="1"/>
      <w:marLeft w:val="0"/>
      <w:marRight w:val="0"/>
      <w:marTop w:val="0"/>
      <w:marBottom w:val="0"/>
      <w:divBdr>
        <w:top w:val="none" w:sz="0" w:space="0" w:color="auto"/>
        <w:left w:val="none" w:sz="0" w:space="0" w:color="auto"/>
        <w:bottom w:val="none" w:sz="0" w:space="0" w:color="auto"/>
        <w:right w:val="none" w:sz="0" w:space="0" w:color="auto"/>
      </w:divBdr>
    </w:div>
    <w:div w:id="1432975089">
      <w:bodyDiv w:val="1"/>
      <w:marLeft w:val="0"/>
      <w:marRight w:val="0"/>
      <w:marTop w:val="0"/>
      <w:marBottom w:val="0"/>
      <w:divBdr>
        <w:top w:val="none" w:sz="0" w:space="0" w:color="auto"/>
        <w:left w:val="none" w:sz="0" w:space="0" w:color="auto"/>
        <w:bottom w:val="none" w:sz="0" w:space="0" w:color="auto"/>
        <w:right w:val="none" w:sz="0" w:space="0" w:color="auto"/>
      </w:divBdr>
    </w:div>
    <w:div w:id="1433741128">
      <w:bodyDiv w:val="1"/>
      <w:marLeft w:val="0"/>
      <w:marRight w:val="0"/>
      <w:marTop w:val="0"/>
      <w:marBottom w:val="0"/>
      <w:divBdr>
        <w:top w:val="none" w:sz="0" w:space="0" w:color="auto"/>
        <w:left w:val="none" w:sz="0" w:space="0" w:color="auto"/>
        <w:bottom w:val="none" w:sz="0" w:space="0" w:color="auto"/>
        <w:right w:val="none" w:sz="0" w:space="0" w:color="auto"/>
      </w:divBdr>
    </w:div>
    <w:div w:id="1433819969">
      <w:bodyDiv w:val="1"/>
      <w:marLeft w:val="0"/>
      <w:marRight w:val="0"/>
      <w:marTop w:val="0"/>
      <w:marBottom w:val="0"/>
      <w:divBdr>
        <w:top w:val="none" w:sz="0" w:space="0" w:color="auto"/>
        <w:left w:val="none" w:sz="0" w:space="0" w:color="auto"/>
        <w:bottom w:val="none" w:sz="0" w:space="0" w:color="auto"/>
        <w:right w:val="none" w:sz="0" w:space="0" w:color="auto"/>
      </w:divBdr>
    </w:div>
    <w:div w:id="1434281027">
      <w:bodyDiv w:val="1"/>
      <w:marLeft w:val="0"/>
      <w:marRight w:val="0"/>
      <w:marTop w:val="0"/>
      <w:marBottom w:val="0"/>
      <w:divBdr>
        <w:top w:val="none" w:sz="0" w:space="0" w:color="auto"/>
        <w:left w:val="none" w:sz="0" w:space="0" w:color="auto"/>
        <w:bottom w:val="none" w:sz="0" w:space="0" w:color="auto"/>
        <w:right w:val="none" w:sz="0" w:space="0" w:color="auto"/>
      </w:divBdr>
    </w:div>
    <w:div w:id="1434398494">
      <w:bodyDiv w:val="1"/>
      <w:marLeft w:val="0"/>
      <w:marRight w:val="0"/>
      <w:marTop w:val="0"/>
      <w:marBottom w:val="0"/>
      <w:divBdr>
        <w:top w:val="none" w:sz="0" w:space="0" w:color="auto"/>
        <w:left w:val="none" w:sz="0" w:space="0" w:color="auto"/>
        <w:bottom w:val="none" w:sz="0" w:space="0" w:color="auto"/>
        <w:right w:val="none" w:sz="0" w:space="0" w:color="auto"/>
      </w:divBdr>
    </w:div>
    <w:div w:id="1434521058">
      <w:bodyDiv w:val="1"/>
      <w:marLeft w:val="0"/>
      <w:marRight w:val="0"/>
      <w:marTop w:val="0"/>
      <w:marBottom w:val="0"/>
      <w:divBdr>
        <w:top w:val="none" w:sz="0" w:space="0" w:color="auto"/>
        <w:left w:val="none" w:sz="0" w:space="0" w:color="auto"/>
        <w:bottom w:val="none" w:sz="0" w:space="0" w:color="auto"/>
        <w:right w:val="none" w:sz="0" w:space="0" w:color="auto"/>
      </w:divBdr>
    </w:div>
    <w:div w:id="1434781253">
      <w:bodyDiv w:val="1"/>
      <w:marLeft w:val="0"/>
      <w:marRight w:val="0"/>
      <w:marTop w:val="0"/>
      <w:marBottom w:val="0"/>
      <w:divBdr>
        <w:top w:val="none" w:sz="0" w:space="0" w:color="auto"/>
        <w:left w:val="none" w:sz="0" w:space="0" w:color="auto"/>
        <w:bottom w:val="none" w:sz="0" w:space="0" w:color="auto"/>
        <w:right w:val="none" w:sz="0" w:space="0" w:color="auto"/>
      </w:divBdr>
    </w:div>
    <w:div w:id="1435201418">
      <w:bodyDiv w:val="1"/>
      <w:marLeft w:val="0"/>
      <w:marRight w:val="0"/>
      <w:marTop w:val="0"/>
      <w:marBottom w:val="0"/>
      <w:divBdr>
        <w:top w:val="none" w:sz="0" w:space="0" w:color="auto"/>
        <w:left w:val="none" w:sz="0" w:space="0" w:color="auto"/>
        <w:bottom w:val="none" w:sz="0" w:space="0" w:color="auto"/>
        <w:right w:val="none" w:sz="0" w:space="0" w:color="auto"/>
      </w:divBdr>
    </w:div>
    <w:div w:id="1436048732">
      <w:bodyDiv w:val="1"/>
      <w:marLeft w:val="0"/>
      <w:marRight w:val="0"/>
      <w:marTop w:val="0"/>
      <w:marBottom w:val="0"/>
      <w:divBdr>
        <w:top w:val="none" w:sz="0" w:space="0" w:color="auto"/>
        <w:left w:val="none" w:sz="0" w:space="0" w:color="auto"/>
        <w:bottom w:val="none" w:sz="0" w:space="0" w:color="auto"/>
        <w:right w:val="none" w:sz="0" w:space="0" w:color="auto"/>
      </w:divBdr>
    </w:div>
    <w:div w:id="1436561213">
      <w:bodyDiv w:val="1"/>
      <w:marLeft w:val="0"/>
      <w:marRight w:val="0"/>
      <w:marTop w:val="0"/>
      <w:marBottom w:val="0"/>
      <w:divBdr>
        <w:top w:val="none" w:sz="0" w:space="0" w:color="auto"/>
        <w:left w:val="none" w:sz="0" w:space="0" w:color="auto"/>
        <w:bottom w:val="none" w:sz="0" w:space="0" w:color="auto"/>
        <w:right w:val="none" w:sz="0" w:space="0" w:color="auto"/>
      </w:divBdr>
    </w:div>
    <w:div w:id="1436633179">
      <w:bodyDiv w:val="1"/>
      <w:marLeft w:val="0"/>
      <w:marRight w:val="0"/>
      <w:marTop w:val="0"/>
      <w:marBottom w:val="0"/>
      <w:divBdr>
        <w:top w:val="none" w:sz="0" w:space="0" w:color="auto"/>
        <w:left w:val="none" w:sz="0" w:space="0" w:color="auto"/>
        <w:bottom w:val="none" w:sz="0" w:space="0" w:color="auto"/>
        <w:right w:val="none" w:sz="0" w:space="0" w:color="auto"/>
      </w:divBdr>
    </w:div>
    <w:div w:id="1436902577">
      <w:bodyDiv w:val="1"/>
      <w:marLeft w:val="0"/>
      <w:marRight w:val="0"/>
      <w:marTop w:val="0"/>
      <w:marBottom w:val="0"/>
      <w:divBdr>
        <w:top w:val="none" w:sz="0" w:space="0" w:color="auto"/>
        <w:left w:val="none" w:sz="0" w:space="0" w:color="auto"/>
        <w:bottom w:val="none" w:sz="0" w:space="0" w:color="auto"/>
        <w:right w:val="none" w:sz="0" w:space="0" w:color="auto"/>
      </w:divBdr>
    </w:div>
    <w:div w:id="1437015278">
      <w:bodyDiv w:val="1"/>
      <w:marLeft w:val="0"/>
      <w:marRight w:val="0"/>
      <w:marTop w:val="0"/>
      <w:marBottom w:val="0"/>
      <w:divBdr>
        <w:top w:val="none" w:sz="0" w:space="0" w:color="auto"/>
        <w:left w:val="none" w:sz="0" w:space="0" w:color="auto"/>
        <w:bottom w:val="none" w:sz="0" w:space="0" w:color="auto"/>
        <w:right w:val="none" w:sz="0" w:space="0" w:color="auto"/>
      </w:divBdr>
    </w:div>
    <w:div w:id="1437016591">
      <w:bodyDiv w:val="1"/>
      <w:marLeft w:val="0"/>
      <w:marRight w:val="0"/>
      <w:marTop w:val="0"/>
      <w:marBottom w:val="0"/>
      <w:divBdr>
        <w:top w:val="none" w:sz="0" w:space="0" w:color="auto"/>
        <w:left w:val="none" w:sz="0" w:space="0" w:color="auto"/>
        <w:bottom w:val="none" w:sz="0" w:space="0" w:color="auto"/>
        <w:right w:val="none" w:sz="0" w:space="0" w:color="auto"/>
      </w:divBdr>
    </w:div>
    <w:div w:id="1437871117">
      <w:bodyDiv w:val="1"/>
      <w:marLeft w:val="0"/>
      <w:marRight w:val="0"/>
      <w:marTop w:val="0"/>
      <w:marBottom w:val="0"/>
      <w:divBdr>
        <w:top w:val="none" w:sz="0" w:space="0" w:color="auto"/>
        <w:left w:val="none" w:sz="0" w:space="0" w:color="auto"/>
        <w:bottom w:val="none" w:sz="0" w:space="0" w:color="auto"/>
        <w:right w:val="none" w:sz="0" w:space="0" w:color="auto"/>
      </w:divBdr>
    </w:div>
    <w:div w:id="1437941859">
      <w:bodyDiv w:val="1"/>
      <w:marLeft w:val="0"/>
      <w:marRight w:val="0"/>
      <w:marTop w:val="0"/>
      <w:marBottom w:val="0"/>
      <w:divBdr>
        <w:top w:val="none" w:sz="0" w:space="0" w:color="auto"/>
        <w:left w:val="none" w:sz="0" w:space="0" w:color="auto"/>
        <w:bottom w:val="none" w:sz="0" w:space="0" w:color="auto"/>
        <w:right w:val="none" w:sz="0" w:space="0" w:color="auto"/>
      </w:divBdr>
    </w:div>
    <w:div w:id="1438208685">
      <w:bodyDiv w:val="1"/>
      <w:marLeft w:val="0"/>
      <w:marRight w:val="0"/>
      <w:marTop w:val="0"/>
      <w:marBottom w:val="0"/>
      <w:divBdr>
        <w:top w:val="none" w:sz="0" w:space="0" w:color="auto"/>
        <w:left w:val="none" w:sz="0" w:space="0" w:color="auto"/>
        <w:bottom w:val="none" w:sz="0" w:space="0" w:color="auto"/>
        <w:right w:val="none" w:sz="0" w:space="0" w:color="auto"/>
      </w:divBdr>
    </w:div>
    <w:div w:id="1438259688">
      <w:bodyDiv w:val="1"/>
      <w:marLeft w:val="0"/>
      <w:marRight w:val="0"/>
      <w:marTop w:val="0"/>
      <w:marBottom w:val="0"/>
      <w:divBdr>
        <w:top w:val="none" w:sz="0" w:space="0" w:color="auto"/>
        <w:left w:val="none" w:sz="0" w:space="0" w:color="auto"/>
        <w:bottom w:val="none" w:sz="0" w:space="0" w:color="auto"/>
        <w:right w:val="none" w:sz="0" w:space="0" w:color="auto"/>
      </w:divBdr>
    </w:div>
    <w:div w:id="1438792424">
      <w:bodyDiv w:val="1"/>
      <w:marLeft w:val="0"/>
      <w:marRight w:val="0"/>
      <w:marTop w:val="0"/>
      <w:marBottom w:val="0"/>
      <w:divBdr>
        <w:top w:val="none" w:sz="0" w:space="0" w:color="auto"/>
        <w:left w:val="none" w:sz="0" w:space="0" w:color="auto"/>
        <w:bottom w:val="none" w:sz="0" w:space="0" w:color="auto"/>
        <w:right w:val="none" w:sz="0" w:space="0" w:color="auto"/>
      </w:divBdr>
    </w:div>
    <w:div w:id="1439327852">
      <w:bodyDiv w:val="1"/>
      <w:marLeft w:val="0"/>
      <w:marRight w:val="0"/>
      <w:marTop w:val="0"/>
      <w:marBottom w:val="0"/>
      <w:divBdr>
        <w:top w:val="none" w:sz="0" w:space="0" w:color="auto"/>
        <w:left w:val="none" w:sz="0" w:space="0" w:color="auto"/>
        <w:bottom w:val="none" w:sz="0" w:space="0" w:color="auto"/>
        <w:right w:val="none" w:sz="0" w:space="0" w:color="auto"/>
      </w:divBdr>
    </w:div>
    <w:div w:id="1439836548">
      <w:bodyDiv w:val="1"/>
      <w:marLeft w:val="0"/>
      <w:marRight w:val="0"/>
      <w:marTop w:val="0"/>
      <w:marBottom w:val="0"/>
      <w:divBdr>
        <w:top w:val="none" w:sz="0" w:space="0" w:color="auto"/>
        <w:left w:val="none" w:sz="0" w:space="0" w:color="auto"/>
        <w:bottom w:val="none" w:sz="0" w:space="0" w:color="auto"/>
        <w:right w:val="none" w:sz="0" w:space="0" w:color="auto"/>
      </w:divBdr>
    </w:div>
    <w:div w:id="1440100603">
      <w:bodyDiv w:val="1"/>
      <w:marLeft w:val="0"/>
      <w:marRight w:val="0"/>
      <w:marTop w:val="0"/>
      <w:marBottom w:val="0"/>
      <w:divBdr>
        <w:top w:val="none" w:sz="0" w:space="0" w:color="auto"/>
        <w:left w:val="none" w:sz="0" w:space="0" w:color="auto"/>
        <w:bottom w:val="none" w:sz="0" w:space="0" w:color="auto"/>
        <w:right w:val="none" w:sz="0" w:space="0" w:color="auto"/>
      </w:divBdr>
    </w:div>
    <w:div w:id="1441140794">
      <w:bodyDiv w:val="1"/>
      <w:marLeft w:val="0"/>
      <w:marRight w:val="0"/>
      <w:marTop w:val="0"/>
      <w:marBottom w:val="0"/>
      <w:divBdr>
        <w:top w:val="none" w:sz="0" w:space="0" w:color="auto"/>
        <w:left w:val="none" w:sz="0" w:space="0" w:color="auto"/>
        <w:bottom w:val="none" w:sz="0" w:space="0" w:color="auto"/>
        <w:right w:val="none" w:sz="0" w:space="0" w:color="auto"/>
      </w:divBdr>
    </w:div>
    <w:div w:id="1441142051">
      <w:bodyDiv w:val="1"/>
      <w:marLeft w:val="0"/>
      <w:marRight w:val="0"/>
      <w:marTop w:val="0"/>
      <w:marBottom w:val="0"/>
      <w:divBdr>
        <w:top w:val="none" w:sz="0" w:space="0" w:color="auto"/>
        <w:left w:val="none" w:sz="0" w:space="0" w:color="auto"/>
        <w:bottom w:val="none" w:sz="0" w:space="0" w:color="auto"/>
        <w:right w:val="none" w:sz="0" w:space="0" w:color="auto"/>
      </w:divBdr>
    </w:div>
    <w:div w:id="1441412860">
      <w:bodyDiv w:val="1"/>
      <w:marLeft w:val="0"/>
      <w:marRight w:val="0"/>
      <w:marTop w:val="0"/>
      <w:marBottom w:val="0"/>
      <w:divBdr>
        <w:top w:val="none" w:sz="0" w:space="0" w:color="auto"/>
        <w:left w:val="none" w:sz="0" w:space="0" w:color="auto"/>
        <w:bottom w:val="none" w:sz="0" w:space="0" w:color="auto"/>
        <w:right w:val="none" w:sz="0" w:space="0" w:color="auto"/>
      </w:divBdr>
      <w:divsChild>
        <w:div w:id="241112825">
          <w:marLeft w:val="0"/>
          <w:marRight w:val="0"/>
          <w:marTop w:val="0"/>
          <w:marBottom w:val="0"/>
          <w:divBdr>
            <w:top w:val="none" w:sz="0" w:space="0" w:color="auto"/>
            <w:left w:val="none" w:sz="0" w:space="0" w:color="auto"/>
            <w:bottom w:val="none" w:sz="0" w:space="0" w:color="auto"/>
            <w:right w:val="none" w:sz="0" w:space="0" w:color="auto"/>
          </w:divBdr>
          <w:divsChild>
            <w:div w:id="118303347">
              <w:marLeft w:val="0"/>
              <w:marRight w:val="0"/>
              <w:marTop w:val="0"/>
              <w:marBottom w:val="0"/>
              <w:divBdr>
                <w:top w:val="none" w:sz="0" w:space="0" w:color="auto"/>
                <w:left w:val="none" w:sz="0" w:space="0" w:color="auto"/>
                <w:bottom w:val="none" w:sz="0" w:space="0" w:color="auto"/>
                <w:right w:val="none" w:sz="0" w:space="0" w:color="auto"/>
              </w:divBdr>
              <w:divsChild>
                <w:div w:id="2060933648">
                  <w:marLeft w:val="0"/>
                  <w:marRight w:val="0"/>
                  <w:marTop w:val="0"/>
                  <w:marBottom w:val="0"/>
                  <w:divBdr>
                    <w:top w:val="none" w:sz="0" w:space="0" w:color="auto"/>
                    <w:left w:val="none" w:sz="0" w:space="0" w:color="auto"/>
                    <w:bottom w:val="none" w:sz="0" w:space="0" w:color="auto"/>
                    <w:right w:val="none" w:sz="0" w:space="0" w:color="auto"/>
                  </w:divBdr>
                  <w:divsChild>
                    <w:div w:id="973632026">
                      <w:marLeft w:val="0"/>
                      <w:marRight w:val="0"/>
                      <w:marTop w:val="0"/>
                      <w:marBottom w:val="0"/>
                      <w:divBdr>
                        <w:top w:val="none" w:sz="0" w:space="0" w:color="auto"/>
                        <w:left w:val="none" w:sz="0" w:space="0" w:color="auto"/>
                        <w:bottom w:val="none" w:sz="0" w:space="0" w:color="auto"/>
                        <w:right w:val="none" w:sz="0" w:space="0" w:color="auto"/>
                      </w:divBdr>
                      <w:divsChild>
                        <w:div w:id="285936999">
                          <w:marLeft w:val="0"/>
                          <w:marRight w:val="0"/>
                          <w:marTop w:val="0"/>
                          <w:marBottom w:val="0"/>
                          <w:divBdr>
                            <w:top w:val="none" w:sz="0" w:space="0" w:color="auto"/>
                            <w:left w:val="none" w:sz="0" w:space="0" w:color="auto"/>
                            <w:bottom w:val="none" w:sz="0" w:space="0" w:color="auto"/>
                            <w:right w:val="none" w:sz="0" w:space="0" w:color="auto"/>
                          </w:divBdr>
                          <w:divsChild>
                            <w:div w:id="38745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807888">
                  <w:marLeft w:val="0"/>
                  <w:marRight w:val="0"/>
                  <w:marTop w:val="0"/>
                  <w:marBottom w:val="0"/>
                  <w:divBdr>
                    <w:top w:val="none" w:sz="0" w:space="0" w:color="auto"/>
                    <w:left w:val="none" w:sz="0" w:space="0" w:color="auto"/>
                    <w:bottom w:val="none" w:sz="0" w:space="0" w:color="auto"/>
                    <w:right w:val="none" w:sz="0" w:space="0" w:color="auto"/>
                  </w:divBdr>
                  <w:divsChild>
                    <w:div w:id="1756316627">
                      <w:marLeft w:val="0"/>
                      <w:marRight w:val="0"/>
                      <w:marTop w:val="0"/>
                      <w:marBottom w:val="0"/>
                      <w:divBdr>
                        <w:top w:val="none" w:sz="0" w:space="0" w:color="auto"/>
                        <w:left w:val="none" w:sz="0" w:space="0" w:color="auto"/>
                        <w:bottom w:val="none" w:sz="0" w:space="0" w:color="auto"/>
                        <w:right w:val="none" w:sz="0" w:space="0" w:color="auto"/>
                      </w:divBdr>
                      <w:divsChild>
                        <w:div w:id="123738917">
                          <w:marLeft w:val="0"/>
                          <w:marRight w:val="0"/>
                          <w:marTop w:val="0"/>
                          <w:marBottom w:val="0"/>
                          <w:divBdr>
                            <w:top w:val="none" w:sz="0" w:space="0" w:color="auto"/>
                            <w:left w:val="none" w:sz="0" w:space="0" w:color="auto"/>
                            <w:bottom w:val="none" w:sz="0" w:space="0" w:color="auto"/>
                            <w:right w:val="none" w:sz="0" w:space="0" w:color="auto"/>
                          </w:divBdr>
                          <w:divsChild>
                            <w:div w:id="137704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610666">
      <w:bodyDiv w:val="1"/>
      <w:marLeft w:val="0"/>
      <w:marRight w:val="0"/>
      <w:marTop w:val="0"/>
      <w:marBottom w:val="0"/>
      <w:divBdr>
        <w:top w:val="none" w:sz="0" w:space="0" w:color="auto"/>
        <w:left w:val="none" w:sz="0" w:space="0" w:color="auto"/>
        <w:bottom w:val="none" w:sz="0" w:space="0" w:color="auto"/>
        <w:right w:val="none" w:sz="0" w:space="0" w:color="auto"/>
      </w:divBdr>
    </w:div>
    <w:div w:id="1442916606">
      <w:bodyDiv w:val="1"/>
      <w:marLeft w:val="0"/>
      <w:marRight w:val="0"/>
      <w:marTop w:val="0"/>
      <w:marBottom w:val="0"/>
      <w:divBdr>
        <w:top w:val="none" w:sz="0" w:space="0" w:color="auto"/>
        <w:left w:val="none" w:sz="0" w:space="0" w:color="auto"/>
        <w:bottom w:val="none" w:sz="0" w:space="0" w:color="auto"/>
        <w:right w:val="none" w:sz="0" w:space="0" w:color="auto"/>
      </w:divBdr>
    </w:div>
    <w:div w:id="1443693013">
      <w:bodyDiv w:val="1"/>
      <w:marLeft w:val="0"/>
      <w:marRight w:val="0"/>
      <w:marTop w:val="0"/>
      <w:marBottom w:val="0"/>
      <w:divBdr>
        <w:top w:val="none" w:sz="0" w:space="0" w:color="auto"/>
        <w:left w:val="none" w:sz="0" w:space="0" w:color="auto"/>
        <w:bottom w:val="none" w:sz="0" w:space="0" w:color="auto"/>
        <w:right w:val="none" w:sz="0" w:space="0" w:color="auto"/>
      </w:divBdr>
    </w:div>
    <w:div w:id="1443723404">
      <w:bodyDiv w:val="1"/>
      <w:marLeft w:val="0"/>
      <w:marRight w:val="0"/>
      <w:marTop w:val="0"/>
      <w:marBottom w:val="0"/>
      <w:divBdr>
        <w:top w:val="none" w:sz="0" w:space="0" w:color="auto"/>
        <w:left w:val="none" w:sz="0" w:space="0" w:color="auto"/>
        <w:bottom w:val="none" w:sz="0" w:space="0" w:color="auto"/>
        <w:right w:val="none" w:sz="0" w:space="0" w:color="auto"/>
      </w:divBdr>
    </w:div>
    <w:div w:id="1443768574">
      <w:bodyDiv w:val="1"/>
      <w:marLeft w:val="0"/>
      <w:marRight w:val="0"/>
      <w:marTop w:val="0"/>
      <w:marBottom w:val="0"/>
      <w:divBdr>
        <w:top w:val="none" w:sz="0" w:space="0" w:color="auto"/>
        <w:left w:val="none" w:sz="0" w:space="0" w:color="auto"/>
        <w:bottom w:val="none" w:sz="0" w:space="0" w:color="auto"/>
        <w:right w:val="none" w:sz="0" w:space="0" w:color="auto"/>
      </w:divBdr>
    </w:div>
    <w:div w:id="1445732469">
      <w:bodyDiv w:val="1"/>
      <w:marLeft w:val="0"/>
      <w:marRight w:val="0"/>
      <w:marTop w:val="0"/>
      <w:marBottom w:val="0"/>
      <w:divBdr>
        <w:top w:val="none" w:sz="0" w:space="0" w:color="auto"/>
        <w:left w:val="none" w:sz="0" w:space="0" w:color="auto"/>
        <w:bottom w:val="none" w:sz="0" w:space="0" w:color="auto"/>
        <w:right w:val="none" w:sz="0" w:space="0" w:color="auto"/>
      </w:divBdr>
    </w:div>
    <w:div w:id="1445810191">
      <w:bodyDiv w:val="1"/>
      <w:marLeft w:val="0"/>
      <w:marRight w:val="0"/>
      <w:marTop w:val="0"/>
      <w:marBottom w:val="0"/>
      <w:divBdr>
        <w:top w:val="none" w:sz="0" w:space="0" w:color="auto"/>
        <w:left w:val="none" w:sz="0" w:space="0" w:color="auto"/>
        <w:bottom w:val="none" w:sz="0" w:space="0" w:color="auto"/>
        <w:right w:val="none" w:sz="0" w:space="0" w:color="auto"/>
      </w:divBdr>
    </w:div>
    <w:div w:id="1446268099">
      <w:bodyDiv w:val="1"/>
      <w:marLeft w:val="0"/>
      <w:marRight w:val="0"/>
      <w:marTop w:val="0"/>
      <w:marBottom w:val="0"/>
      <w:divBdr>
        <w:top w:val="none" w:sz="0" w:space="0" w:color="auto"/>
        <w:left w:val="none" w:sz="0" w:space="0" w:color="auto"/>
        <w:bottom w:val="none" w:sz="0" w:space="0" w:color="auto"/>
        <w:right w:val="none" w:sz="0" w:space="0" w:color="auto"/>
      </w:divBdr>
    </w:div>
    <w:div w:id="1446461998">
      <w:bodyDiv w:val="1"/>
      <w:marLeft w:val="0"/>
      <w:marRight w:val="0"/>
      <w:marTop w:val="0"/>
      <w:marBottom w:val="0"/>
      <w:divBdr>
        <w:top w:val="none" w:sz="0" w:space="0" w:color="auto"/>
        <w:left w:val="none" w:sz="0" w:space="0" w:color="auto"/>
        <w:bottom w:val="none" w:sz="0" w:space="0" w:color="auto"/>
        <w:right w:val="none" w:sz="0" w:space="0" w:color="auto"/>
      </w:divBdr>
    </w:div>
    <w:div w:id="1447311770">
      <w:bodyDiv w:val="1"/>
      <w:marLeft w:val="0"/>
      <w:marRight w:val="0"/>
      <w:marTop w:val="0"/>
      <w:marBottom w:val="0"/>
      <w:divBdr>
        <w:top w:val="none" w:sz="0" w:space="0" w:color="auto"/>
        <w:left w:val="none" w:sz="0" w:space="0" w:color="auto"/>
        <w:bottom w:val="none" w:sz="0" w:space="0" w:color="auto"/>
        <w:right w:val="none" w:sz="0" w:space="0" w:color="auto"/>
      </w:divBdr>
    </w:div>
    <w:div w:id="1447701702">
      <w:bodyDiv w:val="1"/>
      <w:marLeft w:val="0"/>
      <w:marRight w:val="0"/>
      <w:marTop w:val="0"/>
      <w:marBottom w:val="0"/>
      <w:divBdr>
        <w:top w:val="none" w:sz="0" w:space="0" w:color="auto"/>
        <w:left w:val="none" w:sz="0" w:space="0" w:color="auto"/>
        <w:bottom w:val="none" w:sz="0" w:space="0" w:color="auto"/>
        <w:right w:val="none" w:sz="0" w:space="0" w:color="auto"/>
      </w:divBdr>
    </w:div>
    <w:div w:id="1448311332">
      <w:bodyDiv w:val="1"/>
      <w:marLeft w:val="0"/>
      <w:marRight w:val="0"/>
      <w:marTop w:val="0"/>
      <w:marBottom w:val="0"/>
      <w:divBdr>
        <w:top w:val="none" w:sz="0" w:space="0" w:color="auto"/>
        <w:left w:val="none" w:sz="0" w:space="0" w:color="auto"/>
        <w:bottom w:val="none" w:sz="0" w:space="0" w:color="auto"/>
        <w:right w:val="none" w:sz="0" w:space="0" w:color="auto"/>
      </w:divBdr>
    </w:div>
    <w:div w:id="1448352666">
      <w:bodyDiv w:val="1"/>
      <w:marLeft w:val="0"/>
      <w:marRight w:val="0"/>
      <w:marTop w:val="0"/>
      <w:marBottom w:val="0"/>
      <w:divBdr>
        <w:top w:val="none" w:sz="0" w:space="0" w:color="auto"/>
        <w:left w:val="none" w:sz="0" w:space="0" w:color="auto"/>
        <w:bottom w:val="none" w:sz="0" w:space="0" w:color="auto"/>
        <w:right w:val="none" w:sz="0" w:space="0" w:color="auto"/>
      </w:divBdr>
    </w:div>
    <w:div w:id="1448694024">
      <w:bodyDiv w:val="1"/>
      <w:marLeft w:val="0"/>
      <w:marRight w:val="0"/>
      <w:marTop w:val="0"/>
      <w:marBottom w:val="0"/>
      <w:divBdr>
        <w:top w:val="none" w:sz="0" w:space="0" w:color="auto"/>
        <w:left w:val="none" w:sz="0" w:space="0" w:color="auto"/>
        <w:bottom w:val="none" w:sz="0" w:space="0" w:color="auto"/>
        <w:right w:val="none" w:sz="0" w:space="0" w:color="auto"/>
      </w:divBdr>
    </w:div>
    <w:div w:id="1449155291">
      <w:bodyDiv w:val="1"/>
      <w:marLeft w:val="0"/>
      <w:marRight w:val="0"/>
      <w:marTop w:val="0"/>
      <w:marBottom w:val="0"/>
      <w:divBdr>
        <w:top w:val="none" w:sz="0" w:space="0" w:color="auto"/>
        <w:left w:val="none" w:sz="0" w:space="0" w:color="auto"/>
        <w:bottom w:val="none" w:sz="0" w:space="0" w:color="auto"/>
        <w:right w:val="none" w:sz="0" w:space="0" w:color="auto"/>
      </w:divBdr>
    </w:div>
    <w:div w:id="1449206206">
      <w:bodyDiv w:val="1"/>
      <w:marLeft w:val="0"/>
      <w:marRight w:val="0"/>
      <w:marTop w:val="0"/>
      <w:marBottom w:val="0"/>
      <w:divBdr>
        <w:top w:val="none" w:sz="0" w:space="0" w:color="auto"/>
        <w:left w:val="none" w:sz="0" w:space="0" w:color="auto"/>
        <w:bottom w:val="none" w:sz="0" w:space="0" w:color="auto"/>
        <w:right w:val="none" w:sz="0" w:space="0" w:color="auto"/>
      </w:divBdr>
    </w:div>
    <w:div w:id="1449545225">
      <w:bodyDiv w:val="1"/>
      <w:marLeft w:val="0"/>
      <w:marRight w:val="0"/>
      <w:marTop w:val="0"/>
      <w:marBottom w:val="0"/>
      <w:divBdr>
        <w:top w:val="none" w:sz="0" w:space="0" w:color="auto"/>
        <w:left w:val="none" w:sz="0" w:space="0" w:color="auto"/>
        <w:bottom w:val="none" w:sz="0" w:space="0" w:color="auto"/>
        <w:right w:val="none" w:sz="0" w:space="0" w:color="auto"/>
      </w:divBdr>
    </w:div>
    <w:div w:id="1449815734">
      <w:bodyDiv w:val="1"/>
      <w:marLeft w:val="0"/>
      <w:marRight w:val="0"/>
      <w:marTop w:val="0"/>
      <w:marBottom w:val="0"/>
      <w:divBdr>
        <w:top w:val="none" w:sz="0" w:space="0" w:color="auto"/>
        <w:left w:val="none" w:sz="0" w:space="0" w:color="auto"/>
        <w:bottom w:val="none" w:sz="0" w:space="0" w:color="auto"/>
        <w:right w:val="none" w:sz="0" w:space="0" w:color="auto"/>
      </w:divBdr>
    </w:div>
    <w:div w:id="1450389523">
      <w:bodyDiv w:val="1"/>
      <w:marLeft w:val="0"/>
      <w:marRight w:val="0"/>
      <w:marTop w:val="0"/>
      <w:marBottom w:val="0"/>
      <w:divBdr>
        <w:top w:val="none" w:sz="0" w:space="0" w:color="auto"/>
        <w:left w:val="none" w:sz="0" w:space="0" w:color="auto"/>
        <w:bottom w:val="none" w:sz="0" w:space="0" w:color="auto"/>
        <w:right w:val="none" w:sz="0" w:space="0" w:color="auto"/>
      </w:divBdr>
    </w:div>
    <w:div w:id="1450584098">
      <w:bodyDiv w:val="1"/>
      <w:marLeft w:val="0"/>
      <w:marRight w:val="0"/>
      <w:marTop w:val="0"/>
      <w:marBottom w:val="0"/>
      <w:divBdr>
        <w:top w:val="none" w:sz="0" w:space="0" w:color="auto"/>
        <w:left w:val="none" w:sz="0" w:space="0" w:color="auto"/>
        <w:bottom w:val="none" w:sz="0" w:space="0" w:color="auto"/>
        <w:right w:val="none" w:sz="0" w:space="0" w:color="auto"/>
      </w:divBdr>
    </w:div>
    <w:div w:id="1450589943">
      <w:bodyDiv w:val="1"/>
      <w:marLeft w:val="0"/>
      <w:marRight w:val="0"/>
      <w:marTop w:val="0"/>
      <w:marBottom w:val="0"/>
      <w:divBdr>
        <w:top w:val="none" w:sz="0" w:space="0" w:color="auto"/>
        <w:left w:val="none" w:sz="0" w:space="0" w:color="auto"/>
        <w:bottom w:val="none" w:sz="0" w:space="0" w:color="auto"/>
        <w:right w:val="none" w:sz="0" w:space="0" w:color="auto"/>
      </w:divBdr>
    </w:div>
    <w:div w:id="1451706027">
      <w:bodyDiv w:val="1"/>
      <w:marLeft w:val="0"/>
      <w:marRight w:val="0"/>
      <w:marTop w:val="0"/>
      <w:marBottom w:val="0"/>
      <w:divBdr>
        <w:top w:val="none" w:sz="0" w:space="0" w:color="auto"/>
        <w:left w:val="none" w:sz="0" w:space="0" w:color="auto"/>
        <w:bottom w:val="none" w:sz="0" w:space="0" w:color="auto"/>
        <w:right w:val="none" w:sz="0" w:space="0" w:color="auto"/>
      </w:divBdr>
    </w:div>
    <w:div w:id="1452894539">
      <w:bodyDiv w:val="1"/>
      <w:marLeft w:val="0"/>
      <w:marRight w:val="0"/>
      <w:marTop w:val="0"/>
      <w:marBottom w:val="0"/>
      <w:divBdr>
        <w:top w:val="none" w:sz="0" w:space="0" w:color="auto"/>
        <w:left w:val="none" w:sz="0" w:space="0" w:color="auto"/>
        <w:bottom w:val="none" w:sz="0" w:space="0" w:color="auto"/>
        <w:right w:val="none" w:sz="0" w:space="0" w:color="auto"/>
      </w:divBdr>
    </w:div>
    <w:div w:id="1452895930">
      <w:bodyDiv w:val="1"/>
      <w:marLeft w:val="0"/>
      <w:marRight w:val="0"/>
      <w:marTop w:val="0"/>
      <w:marBottom w:val="0"/>
      <w:divBdr>
        <w:top w:val="none" w:sz="0" w:space="0" w:color="auto"/>
        <w:left w:val="none" w:sz="0" w:space="0" w:color="auto"/>
        <w:bottom w:val="none" w:sz="0" w:space="0" w:color="auto"/>
        <w:right w:val="none" w:sz="0" w:space="0" w:color="auto"/>
      </w:divBdr>
    </w:div>
    <w:div w:id="1453862012">
      <w:bodyDiv w:val="1"/>
      <w:marLeft w:val="0"/>
      <w:marRight w:val="0"/>
      <w:marTop w:val="0"/>
      <w:marBottom w:val="0"/>
      <w:divBdr>
        <w:top w:val="none" w:sz="0" w:space="0" w:color="auto"/>
        <w:left w:val="none" w:sz="0" w:space="0" w:color="auto"/>
        <w:bottom w:val="none" w:sz="0" w:space="0" w:color="auto"/>
        <w:right w:val="none" w:sz="0" w:space="0" w:color="auto"/>
      </w:divBdr>
    </w:div>
    <w:div w:id="1454254497">
      <w:bodyDiv w:val="1"/>
      <w:marLeft w:val="0"/>
      <w:marRight w:val="0"/>
      <w:marTop w:val="0"/>
      <w:marBottom w:val="0"/>
      <w:divBdr>
        <w:top w:val="none" w:sz="0" w:space="0" w:color="auto"/>
        <w:left w:val="none" w:sz="0" w:space="0" w:color="auto"/>
        <w:bottom w:val="none" w:sz="0" w:space="0" w:color="auto"/>
        <w:right w:val="none" w:sz="0" w:space="0" w:color="auto"/>
      </w:divBdr>
    </w:div>
    <w:div w:id="1454520938">
      <w:bodyDiv w:val="1"/>
      <w:marLeft w:val="0"/>
      <w:marRight w:val="0"/>
      <w:marTop w:val="0"/>
      <w:marBottom w:val="0"/>
      <w:divBdr>
        <w:top w:val="none" w:sz="0" w:space="0" w:color="auto"/>
        <w:left w:val="none" w:sz="0" w:space="0" w:color="auto"/>
        <w:bottom w:val="none" w:sz="0" w:space="0" w:color="auto"/>
        <w:right w:val="none" w:sz="0" w:space="0" w:color="auto"/>
      </w:divBdr>
    </w:div>
    <w:div w:id="1454521920">
      <w:bodyDiv w:val="1"/>
      <w:marLeft w:val="0"/>
      <w:marRight w:val="0"/>
      <w:marTop w:val="0"/>
      <w:marBottom w:val="0"/>
      <w:divBdr>
        <w:top w:val="none" w:sz="0" w:space="0" w:color="auto"/>
        <w:left w:val="none" w:sz="0" w:space="0" w:color="auto"/>
        <w:bottom w:val="none" w:sz="0" w:space="0" w:color="auto"/>
        <w:right w:val="none" w:sz="0" w:space="0" w:color="auto"/>
      </w:divBdr>
      <w:divsChild>
        <w:div w:id="276301818">
          <w:marLeft w:val="0"/>
          <w:marRight w:val="0"/>
          <w:marTop w:val="0"/>
          <w:marBottom w:val="0"/>
          <w:divBdr>
            <w:top w:val="none" w:sz="0" w:space="0" w:color="auto"/>
            <w:left w:val="none" w:sz="0" w:space="0" w:color="auto"/>
            <w:bottom w:val="none" w:sz="0" w:space="0" w:color="auto"/>
            <w:right w:val="none" w:sz="0" w:space="0" w:color="auto"/>
          </w:divBdr>
          <w:divsChild>
            <w:div w:id="454368835">
              <w:marLeft w:val="0"/>
              <w:marRight w:val="0"/>
              <w:marTop w:val="0"/>
              <w:marBottom w:val="0"/>
              <w:divBdr>
                <w:top w:val="none" w:sz="0" w:space="0" w:color="auto"/>
                <w:left w:val="none" w:sz="0" w:space="0" w:color="auto"/>
                <w:bottom w:val="none" w:sz="0" w:space="0" w:color="auto"/>
                <w:right w:val="none" w:sz="0" w:space="0" w:color="auto"/>
              </w:divBdr>
            </w:div>
          </w:divsChild>
        </w:div>
        <w:div w:id="448201224">
          <w:marLeft w:val="0"/>
          <w:marRight w:val="0"/>
          <w:marTop w:val="0"/>
          <w:marBottom w:val="0"/>
          <w:divBdr>
            <w:top w:val="none" w:sz="0" w:space="0" w:color="auto"/>
            <w:left w:val="none" w:sz="0" w:space="0" w:color="auto"/>
            <w:bottom w:val="none" w:sz="0" w:space="0" w:color="auto"/>
            <w:right w:val="none" w:sz="0" w:space="0" w:color="auto"/>
          </w:divBdr>
          <w:divsChild>
            <w:div w:id="1456876284">
              <w:marLeft w:val="0"/>
              <w:marRight w:val="0"/>
              <w:marTop w:val="0"/>
              <w:marBottom w:val="0"/>
              <w:divBdr>
                <w:top w:val="none" w:sz="0" w:space="0" w:color="auto"/>
                <w:left w:val="none" w:sz="0" w:space="0" w:color="auto"/>
                <w:bottom w:val="none" w:sz="0" w:space="0" w:color="auto"/>
                <w:right w:val="none" w:sz="0" w:space="0" w:color="auto"/>
              </w:divBdr>
            </w:div>
          </w:divsChild>
        </w:div>
        <w:div w:id="885486524">
          <w:marLeft w:val="0"/>
          <w:marRight w:val="0"/>
          <w:marTop w:val="0"/>
          <w:marBottom w:val="0"/>
          <w:divBdr>
            <w:top w:val="none" w:sz="0" w:space="0" w:color="auto"/>
            <w:left w:val="none" w:sz="0" w:space="0" w:color="auto"/>
            <w:bottom w:val="none" w:sz="0" w:space="0" w:color="auto"/>
            <w:right w:val="none" w:sz="0" w:space="0" w:color="auto"/>
          </w:divBdr>
          <w:divsChild>
            <w:div w:id="2032878071">
              <w:marLeft w:val="0"/>
              <w:marRight w:val="0"/>
              <w:marTop w:val="0"/>
              <w:marBottom w:val="0"/>
              <w:divBdr>
                <w:top w:val="none" w:sz="0" w:space="0" w:color="auto"/>
                <w:left w:val="none" w:sz="0" w:space="0" w:color="auto"/>
                <w:bottom w:val="none" w:sz="0" w:space="0" w:color="auto"/>
                <w:right w:val="none" w:sz="0" w:space="0" w:color="auto"/>
              </w:divBdr>
            </w:div>
          </w:divsChild>
        </w:div>
        <w:div w:id="937056756">
          <w:marLeft w:val="0"/>
          <w:marRight w:val="0"/>
          <w:marTop w:val="0"/>
          <w:marBottom w:val="0"/>
          <w:divBdr>
            <w:top w:val="none" w:sz="0" w:space="0" w:color="auto"/>
            <w:left w:val="none" w:sz="0" w:space="0" w:color="auto"/>
            <w:bottom w:val="none" w:sz="0" w:space="0" w:color="auto"/>
            <w:right w:val="none" w:sz="0" w:space="0" w:color="auto"/>
          </w:divBdr>
          <w:divsChild>
            <w:div w:id="359357901">
              <w:marLeft w:val="0"/>
              <w:marRight w:val="0"/>
              <w:marTop w:val="0"/>
              <w:marBottom w:val="0"/>
              <w:divBdr>
                <w:top w:val="none" w:sz="0" w:space="0" w:color="auto"/>
                <w:left w:val="none" w:sz="0" w:space="0" w:color="auto"/>
                <w:bottom w:val="none" w:sz="0" w:space="0" w:color="auto"/>
                <w:right w:val="none" w:sz="0" w:space="0" w:color="auto"/>
              </w:divBdr>
            </w:div>
          </w:divsChild>
        </w:div>
        <w:div w:id="1051657672">
          <w:marLeft w:val="0"/>
          <w:marRight w:val="0"/>
          <w:marTop w:val="0"/>
          <w:marBottom w:val="0"/>
          <w:divBdr>
            <w:top w:val="none" w:sz="0" w:space="0" w:color="auto"/>
            <w:left w:val="none" w:sz="0" w:space="0" w:color="auto"/>
            <w:bottom w:val="none" w:sz="0" w:space="0" w:color="auto"/>
            <w:right w:val="none" w:sz="0" w:space="0" w:color="auto"/>
          </w:divBdr>
          <w:divsChild>
            <w:div w:id="739526089">
              <w:marLeft w:val="0"/>
              <w:marRight w:val="0"/>
              <w:marTop w:val="0"/>
              <w:marBottom w:val="0"/>
              <w:divBdr>
                <w:top w:val="none" w:sz="0" w:space="0" w:color="auto"/>
                <w:left w:val="none" w:sz="0" w:space="0" w:color="auto"/>
                <w:bottom w:val="none" w:sz="0" w:space="0" w:color="auto"/>
                <w:right w:val="none" w:sz="0" w:space="0" w:color="auto"/>
              </w:divBdr>
            </w:div>
          </w:divsChild>
        </w:div>
        <w:div w:id="1200243530">
          <w:marLeft w:val="0"/>
          <w:marRight w:val="0"/>
          <w:marTop w:val="0"/>
          <w:marBottom w:val="0"/>
          <w:divBdr>
            <w:top w:val="none" w:sz="0" w:space="0" w:color="auto"/>
            <w:left w:val="none" w:sz="0" w:space="0" w:color="auto"/>
            <w:bottom w:val="none" w:sz="0" w:space="0" w:color="auto"/>
            <w:right w:val="none" w:sz="0" w:space="0" w:color="auto"/>
          </w:divBdr>
          <w:divsChild>
            <w:div w:id="1776292837">
              <w:marLeft w:val="0"/>
              <w:marRight w:val="0"/>
              <w:marTop w:val="0"/>
              <w:marBottom w:val="0"/>
              <w:divBdr>
                <w:top w:val="none" w:sz="0" w:space="0" w:color="auto"/>
                <w:left w:val="none" w:sz="0" w:space="0" w:color="auto"/>
                <w:bottom w:val="none" w:sz="0" w:space="0" w:color="auto"/>
                <w:right w:val="none" w:sz="0" w:space="0" w:color="auto"/>
              </w:divBdr>
            </w:div>
          </w:divsChild>
        </w:div>
        <w:div w:id="1833250414">
          <w:marLeft w:val="0"/>
          <w:marRight w:val="0"/>
          <w:marTop w:val="0"/>
          <w:marBottom w:val="0"/>
          <w:divBdr>
            <w:top w:val="none" w:sz="0" w:space="0" w:color="auto"/>
            <w:left w:val="none" w:sz="0" w:space="0" w:color="auto"/>
            <w:bottom w:val="none" w:sz="0" w:space="0" w:color="auto"/>
            <w:right w:val="none" w:sz="0" w:space="0" w:color="auto"/>
          </w:divBdr>
          <w:divsChild>
            <w:div w:id="148192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6295">
      <w:bodyDiv w:val="1"/>
      <w:marLeft w:val="0"/>
      <w:marRight w:val="0"/>
      <w:marTop w:val="0"/>
      <w:marBottom w:val="0"/>
      <w:divBdr>
        <w:top w:val="none" w:sz="0" w:space="0" w:color="auto"/>
        <w:left w:val="none" w:sz="0" w:space="0" w:color="auto"/>
        <w:bottom w:val="none" w:sz="0" w:space="0" w:color="auto"/>
        <w:right w:val="none" w:sz="0" w:space="0" w:color="auto"/>
      </w:divBdr>
    </w:div>
    <w:div w:id="1455444783">
      <w:bodyDiv w:val="1"/>
      <w:marLeft w:val="0"/>
      <w:marRight w:val="0"/>
      <w:marTop w:val="0"/>
      <w:marBottom w:val="0"/>
      <w:divBdr>
        <w:top w:val="none" w:sz="0" w:space="0" w:color="auto"/>
        <w:left w:val="none" w:sz="0" w:space="0" w:color="auto"/>
        <w:bottom w:val="none" w:sz="0" w:space="0" w:color="auto"/>
        <w:right w:val="none" w:sz="0" w:space="0" w:color="auto"/>
      </w:divBdr>
    </w:div>
    <w:div w:id="1456290895">
      <w:bodyDiv w:val="1"/>
      <w:marLeft w:val="0"/>
      <w:marRight w:val="0"/>
      <w:marTop w:val="0"/>
      <w:marBottom w:val="0"/>
      <w:divBdr>
        <w:top w:val="none" w:sz="0" w:space="0" w:color="auto"/>
        <w:left w:val="none" w:sz="0" w:space="0" w:color="auto"/>
        <w:bottom w:val="none" w:sz="0" w:space="0" w:color="auto"/>
        <w:right w:val="none" w:sz="0" w:space="0" w:color="auto"/>
      </w:divBdr>
    </w:div>
    <w:div w:id="1457216489">
      <w:bodyDiv w:val="1"/>
      <w:marLeft w:val="0"/>
      <w:marRight w:val="0"/>
      <w:marTop w:val="0"/>
      <w:marBottom w:val="0"/>
      <w:divBdr>
        <w:top w:val="none" w:sz="0" w:space="0" w:color="auto"/>
        <w:left w:val="none" w:sz="0" w:space="0" w:color="auto"/>
        <w:bottom w:val="none" w:sz="0" w:space="0" w:color="auto"/>
        <w:right w:val="none" w:sz="0" w:space="0" w:color="auto"/>
      </w:divBdr>
    </w:div>
    <w:div w:id="1457795070">
      <w:bodyDiv w:val="1"/>
      <w:marLeft w:val="0"/>
      <w:marRight w:val="0"/>
      <w:marTop w:val="0"/>
      <w:marBottom w:val="0"/>
      <w:divBdr>
        <w:top w:val="none" w:sz="0" w:space="0" w:color="auto"/>
        <w:left w:val="none" w:sz="0" w:space="0" w:color="auto"/>
        <w:bottom w:val="none" w:sz="0" w:space="0" w:color="auto"/>
        <w:right w:val="none" w:sz="0" w:space="0" w:color="auto"/>
      </w:divBdr>
    </w:div>
    <w:div w:id="1458639128">
      <w:bodyDiv w:val="1"/>
      <w:marLeft w:val="0"/>
      <w:marRight w:val="0"/>
      <w:marTop w:val="0"/>
      <w:marBottom w:val="0"/>
      <w:divBdr>
        <w:top w:val="none" w:sz="0" w:space="0" w:color="auto"/>
        <w:left w:val="none" w:sz="0" w:space="0" w:color="auto"/>
        <w:bottom w:val="none" w:sz="0" w:space="0" w:color="auto"/>
        <w:right w:val="none" w:sz="0" w:space="0" w:color="auto"/>
      </w:divBdr>
    </w:div>
    <w:div w:id="1458909502">
      <w:bodyDiv w:val="1"/>
      <w:marLeft w:val="0"/>
      <w:marRight w:val="0"/>
      <w:marTop w:val="0"/>
      <w:marBottom w:val="0"/>
      <w:divBdr>
        <w:top w:val="none" w:sz="0" w:space="0" w:color="auto"/>
        <w:left w:val="none" w:sz="0" w:space="0" w:color="auto"/>
        <w:bottom w:val="none" w:sz="0" w:space="0" w:color="auto"/>
        <w:right w:val="none" w:sz="0" w:space="0" w:color="auto"/>
      </w:divBdr>
    </w:div>
    <w:div w:id="1459058465">
      <w:bodyDiv w:val="1"/>
      <w:marLeft w:val="0"/>
      <w:marRight w:val="0"/>
      <w:marTop w:val="0"/>
      <w:marBottom w:val="0"/>
      <w:divBdr>
        <w:top w:val="none" w:sz="0" w:space="0" w:color="auto"/>
        <w:left w:val="none" w:sz="0" w:space="0" w:color="auto"/>
        <w:bottom w:val="none" w:sz="0" w:space="0" w:color="auto"/>
        <w:right w:val="none" w:sz="0" w:space="0" w:color="auto"/>
      </w:divBdr>
    </w:div>
    <w:div w:id="1459570737">
      <w:bodyDiv w:val="1"/>
      <w:marLeft w:val="0"/>
      <w:marRight w:val="0"/>
      <w:marTop w:val="0"/>
      <w:marBottom w:val="0"/>
      <w:divBdr>
        <w:top w:val="none" w:sz="0" w:space="0" w:color="auto"/>
        <w:left w:val="none" w:sz="0" w:space="0" w:color="auto"/>
        <w:bottom w:val="none" w:sz="0" w:space="0" w:color="auto"/>
        <w:right w:val="none" w:sz="0" w:space="0" w:color="auto"/>
      </w:divBdr>
    </w:div>
    <w:div w:id="1460028187">
      <w:bodyDiv w:val="1"/>
      <w:marLeft w:val="0"/>
      <w:marRight w:val="0"/>
      <w:marTop w:val="0"/>
      <w:marBottom w:val="0"/>
      <w:divBdr>
        <w:top w:val="none" w:sz="0" w:space="0" w:color="auto"/>
        <w:left w:val="none" w:sz="0" w:space="0" w:color="auto"/>
        <w:bottom w:val="none" w:sz="0" w:space="0" w:color="auto"/>
        <w:right w:val="none" w:sz="0" w:space="0" w:color="auto"/>
      </w:divBdr>
    </w:div>
    <w:div w:id="1460294283">
      <w:bodyDiv w:val="1"/>
      <w:marLeft w:val="0"/>
      <w:marRight w:val="0"/>
      <w:marTop w:val="0"/>
      <w:marBottom w:val="0"/>
      <w:divBdr>
        <w:top w:val="none" w:sz="0" w:space="0" w:color="auto"/>
        <w:left w:val="none" w:sz="0" w:space="0" w:color="auto"/>
        <w:bottom w:val="none" w:sz="0" w:space="0" w:color="auto"/>
        <w:right w:val="none" w:sz="0" w:space="0" w:color="auto"/>
      </w:divBdr>
    </w:div>
    <w:div w:id="1461073593">
      <w:bodyDiv w:val="1"/>
      <w:marLeft w:val="0"/>
      <w:marRight w:val="0"/>
      <w:marTop w:val="0"/>
      <w:marBottom w:val="0"/>
      <w:divBdr>
        <w:top w:val="none" w:sz="0" w:space="0" w:color="auto"/>
        <w:left w:val="none" w:sz="0" w:space="0" w:color="auto"/>
        <w:bottom w:val="none" w:sz="0" w:space="0" w:color="auto"/>
        <w:right w:val="none" w:sz="0" w:space="0" w:color="auto"/>
      </w:divBdr>
    </w:div>
    <w:div w:id="1461151702">
      <w:bodyDiv w:val="1"/>
      <w:marLeft w:val="0"/>
      <w:marRight w:val="0"/>
      <w:marTop w:val="0"/>
      <w:marBottom w:val="0"/>
      <w:divBdr>
        <w:top w:val="none" w:sz="0" w:space="0" w:color="auto"/>
        <w:left w:val="none" w:sz="0" w:space="0" w:color="auto"/>
        <w:bottom w:val="none" w:sz="0" w:space="0" w:color="auto"/>
        <w:right w:val="none" w:sz="0" w:space="0" w:color="auto"/>
      </w:divBdr>
    </w:div>
    <w:div w:id="1461607619">
      <w:bodyDiv w:val="1"/>
      <w:marLeft w:val="0"/>
      <w:marRight w:val="0"/>
      <w:marTop w:val="0"/>
      <w:marBottom w:val="0"/>
      <w:divBdr>
        <w:top w:val="none" w:sz="0" w:space="0" w:color="auto"/>
        <w:left w:val="none" w:sz="0" w:space="0" w:color="auto"/>
        <w:bottom w:val="none" w:sz="0" w:space="0" w:color="auto"/>
        <w:right w:val="none" w:sz="0" w:space="0" w:color="auto"/>
      </w:divBdr>
    </w:div>
    <w:div w:id="1461722659">
      <w:bodyDiv w:val="1"/>
      <w:marLeft w:val="0"/>
      <w:marRight w:val="0"/>
      <w:marTop w:val="0"/>
      <w:marBottom w:val="0"/>
      <w:divBdr>
        <w:top w:val="none" w:sz="0" w:space="0" w:color="auto"/>
        <w:left w:val="none" w:sz="0" w:space="0" w:color="auto"/>
        <w:bottom w:val="none" w:sz="0" w:space="0" w:color="auto"/>
        <w:right w:val="none" w:sz="0" w:space="0" w:color="auto"/>
      </w:divBdr>
    </w:div>
    <w:div w:id="1461916713">
      <w:bodyDiv w:val="1"/>
      <w:marLeft w:val="0"/>
      <w:marRight w:val="0"/>
      <w:marTop w:val="0"/>
      <w:marBottom w:val="0"/>
      <w:divBdr>
        <w:top w:val="none" w:sz="0" w:space="0" w:color="auto"/>
        <w:left w:val="none" w:sz="0" w:space="0" w:color="auto"/>
        <w:bottom w:val="none" w:sz="0" w:space="0" w:color="auto"/>
        <w:right w:val="none" w:sz="0" w:space="0" w:color="auto"/>
      </w:divBdr>
    </w:div>
    <w:div w:id="1462266837">
      <w:bodyDiv w:val="1"/>
      <w:marLeft w:val="0"/>
      <w:marRight w:val="0"/>
      <w:marTop w:val="0"/>
      <w:marBottom w:val="0"/>
      <w:divBdr>
        <w:top w:val="none" w:sz="0" w:space="0" w:color="auto"/>
        <w:left w:val="none" w:sz="0" w:space="0" w:color="auto"/>
        <w:bottom w:val="none" w:sz="0" w:space="0" w:color="auto"/>
        <w:right w:val="none" w:sz="0" w:space="0" w:color="auto"/>
      </w:divBdr>
    </w:div>
    <w:div w:id="1462721759">
      <w:bodyDiv w:val="1"/>
      <w:marLeft w:val="0"/>
      <w:marRight w:val="0"/>
      <w:marTop w:val="0"/>
      <w:marBottom w:val="0"/>
      <w:divBdr>
        <w:top w:val="none" w:sz="0" w:space="0" w:color="auto"/>
        <w:left w:val="none" w:sz="0" w:space="0" w:color="auto"/>
        <w:bottom w:val="none" w:sz="0" w:space="0" w:color="auto"/>
        <w:right w:val="none" w:sz="0" w:space="0" w:color="auto"/>
      </w:divBdr>
    </w:div>
    <w:div w:id="1462990614">
      <w:bodyDiv w:val="1"/>
      <w:marLeft w:val="0"/>
      <w:marRight w:val="0"/>
      <w:marTop w:val="0"/>
      <w:marBottom w:val="0"/>
      <w:divBdr>
        <w:top w:val="none" w:sz="0" w:space="0" w:color="auto"/>
        <w:left w:val="none" w:sz="0" w:space="0" w:color="auto"/>
        <w:bottom w:val="none" w:sz="0" w:space="0" w:color="auto"/>
        <w:right w:val="none" w:sz="0" w:space="0" w:color="auto"/>
      </w:divBdr>
    </w:div>
    <w:div w:id="1463041660">
      <w:bodyDiv w:val="1"/>
      <w:marLeft w:val="0"/>
      <w:marRight w:val="0"/>
      <w:marTop w:val="0"/>
      <w:marBottom w:val="0"/>
      <w:divBdr>
        <w:top w:val="none" w:sz="0" w:space="0" w:color="auto"/>
        <w:left w:val="none" w:sz="0" w:space="0" w:color="auto"/>
        <w:bottom w:val="none" w:sz="0" w:space="0" w:color="auto"/>
        <w:right w:val="none" w:sz="0" w:space="0" w:color="auto"/>
      </w:divBdr>
    </w:div>
    <w:div w:id="1463185146">
      <w:bodyDiv w:val="1"/>
      <w:marLeft w:val="0"/>
      <w:marRight w:val="0"/>
      <w:marTop w:val="0"/>
      <w:marBottom w:val="0"/>
      <w:divBdr>
        <w:top w:val="none" w:sz="0" w:space="0" w:color="auto"/>
        <w:left w:val="none" w:sz="0" w:space="0" w:color="auto"/>
        <w:bottom w:val="none" w:sz="0" w:space="0" w:color="auto"/>
        <w:right w:val="none" w:sz="0" w:space="0" w:color="auto"/>
      </w:divBdr>
    </w:div>
    <w:div w:id="1463235660">
      <w:bodyDiv w:val="1"/>
      <w:marLeft w:val="0"/>
      <w:marRight w:val="0"/>
      <w:marTop w:val="0"/>
      <w:marBottom w:val="0"/>
      <w:divBdr>
        <w:top w:val="none" w:sz="0" w:space="0" w:color="auto"/>
        <w:left w:val="none" w:sz="0" w:space="0" w:color="auto"/>
        <w:bottom w:val="none" w:sz="0" w:space="0" w:color="auto"/>
        <w:right w:val="none" w:sz="0" w:space="0" w:color="auto"/>
      </w:divBdr>
    </w:div>
    <w:div w:id="1463303017">
      <w:bodyDiv w:val="1"/>
      <w:marLeft w:val="0"/>
      <w:marRight w:val="0"/>
      <w:marTop w:val="0"/>
      <w:marBottom w:val="0"/>
      <w:divBdr>
        <w:top w:val="none" w:sz="0" w:space="0" w:color="auto"/>
        <w:left w:val="none" w:sz="0" w:space="0" w:color="auto"/>
        <w:bottom w:val="none" w:sz="0" w:space="0" w:color="auto"/>
        <w:right w:val="none" w:sz="0" w:space="0" w:color="auto"/>
      </w:divBdr>
    </w:div>
    <w:div w:id="1463420959">
      <w:bodyDiv w:val="1"/>
      <w:marLeft w:val="0"/>
      <w:marRight w:val="0"/>
      <w:marTop w:val="0"/>
      <w:marBottom w:val="0"/>
      <w:divBdr>
        <w:top w:val="none" w:sz="0" w:space="0" w:color="auto"/>
        <w:left w:val="none" w:sz="0" w:space="0" w:color="auto"/>
        <w:bottom w:val="none" w:sz="0" w:space="0" w:color="auto"/>
        <w:right w:val="none" w:sz="0" w:space="0" w:color="auto"/>
      </w:divBdr>
    </w:div>
    <w:div w:id="1463572489">
      <w:bodyDiv w:val="1"/>
      <w:marLeft w:val="0"/>
      <w:marRight w:val="0"/>
      <w:marTop w:val="0"/>
      <w:marBottom w:val="0"/>
      <w:divBdr>
        <w:top w:val="none" w:sz="0" w:space="0" w:color="auto"/>
        <w:left w:val="none" w:sz="0" w:space="0" w:color="auto"/>
        <w:bottom w:val="none" w:sz="0" w:space="0" w:color="auto"/>
        <w:right w:val="none" w:sz="0" w:space="0" w:color="auto"/>
      </w:divBdr>
    </w:div>
    <w:div w:id="1464075398">
      <w:bodyDiv w:val="1"/>
      <w:marLeft w:val="0"/>
      <w:marRight w:val="0"/>
      <w:marTop w:val="0"/>
      <w:marBottom w:val="0"/>
      <w:divBdr>
        <w:top w:val="none" w:sz="0" w:space="0" w:color="auto"/>
        <w:left w:val="none" w:sz="0" w:space="0" w:color="auto"/>
        <w:bottom w:val="none" w:sz="0" w:space="0" w:color="auto"/>
        <w:right w:val="none" w:sz="0" w:space="0" w:color="auto"/>
      </w:divBdr>
    </w:div>
    <w:div w:id="1465123348">
      <w:bodyDiv w:val="1"/>
      <w:marLeft w:val="0"/>
      <w:marRight w:val="0"/>
      <w:marTop w:val="0"/>
      <w:marBottom w:val="0"/>
      <w:divBdr>
        <w:top w:val="none" w:sz="0" w:space="0" w:color="auto"/>
        <w:left w:val="none" w:sz="0" w:space="0" w:color="auto"/>
        <w:bottom w:val="none" w:sz="0" w:space="0" w:color="auto"/>
        <w:right w:val="none" w:sz="0" w:space="0" w:color="auto"/>
      </w:divBdr>
    </w:div>
    <w:div w:id="1465149419">
      <w:bodyDiv w:val="1"/>
      <w:marLeft w:val="0"/>
      <w:marRight w:val="0"/>
      <w:marTop w:val="0"/>
      <w:marBottom w:val="0"/>
      <w:divBdr>
        <w:top w:val="none" w:sz="0" w:space="0" w:color="auto"/>
        <w:left w:val="none" w:sz="0" w:space="0" w:color="auto"/>
        <w:bottom w:val="none" w:sz="0" w:space="0" w:color="auto"/>
        <w:right w:val="none" w:sz="0" w:space="0" w:color="auto"/>
      </w:divBdr>
    </w:div>
    <w:div w:id="1465267364">
      <w:bodyDiv w:val="1"/>
      <w:marLeft w:val="0"/>
      <w:marRight w:val="0"/>
      <w:marTop w:val="0"/>
      <w:marBottom w:val="0"/>
      <w:divBdr>
        <w:top w:val="none" w:sz="0" w:space="0" w:color="auto"/>
        <w:left w:val="none" w:sz="0" w:space="0" w:color="auto"/>
        <w:bottom w:val="none" w:sz="0" w:space="0" w:color="auto"/>
        <w:right w:val="none" w:sz="0" w:space="0" w:color="auto"/>
      </w:divBdr>
    </w:div>
    <w:div w:id="1466505579">
      <w:bodyDiv w:val="1"/>
      <w:marLeft w:val="0"/>
      <w:marRight w:val="0"/>
      <w:marTop w:val="0"/>
      <w:marBottom w:val="0"/>
      <w:divBdr>
        <w:top w:val="none" w:sz="0" w:space="0" w:color="auto"/>
        <w:left w:val="none" w:sz="0" w:space="0" w:color="auto"/>
        <w:bottom w:val="none" w:sz="0" w:space="0" w:color="auto"/>
        <w:right w:val="none" w:sz="0" w:space="0" w:color="auto"/>
      </w:divBdr>
    </w:div>
    <w:div w:id="1467042372">
      <w:bodyDiv w:val="1"/>
      <w:marLeft w:val="0"/>
      <w:marRight w:val="0"/>
      <w:marTop w:val="0"/>
      <w:marBottom w:val="0"/>
      <w:divBdr>
        <w:top w:val="none" w:sz="0" w:space="0" w:color="auto"/>
        <w:left w:val="none" w:sz="0" w:space="0" w:color="auto"/>
        <w:bottom w:val="none" w:sz="0" w:space="0" w:color="auto"/>
        <w:right w:val="none" w:sz="0" w:space="0" w:color="auto"/>
      </w:divBdr>
    </w:div>
    <w:div w:id="1467160189">
      <w:bodyDiv w:val="1"/>
      <w:marLeft w:val="0"/>
      <w:marRight w:val="0"/>
      <w:marTop w:val="0"/>
      <w:marBottom w:val="0"/>
      <w:divBdr>
        <w:top w:val="none" w:sz="0" w:space="0" w:color="auto"/>
        <w:left w:val="none" w:sz="0" w:space="0" w:color="auto"/>
        <w:bottom w:val="none" w:sz="0" w:space="0" w:color="auto"/>
        <w:right w:val="none" w:sz="0" w:space="0" w:color="auto"/>
      </w:divBdr>
      <w:divsChild>
        <w:div w:id="124009388">
          <w:marLeft w:val="0"/>
          <w:marRight w:val="0"/>
          <w:marTop w:val="0"/>
          <w:marBottom w:val="0"/>
          <w:divBdr>
            <w:top w:val="none" w:sz="0" w:space="0" w:color="auto"/>
            <w:left w:val="none" w:sz="0" w:space="0" w:color="auto"/>
            <w:bottom w:val="none" w:sz="0" w:space="0" w:color="auto"/>
            <w:right w:val="none" w:sz="0" w:space="0" w:color="auto"/>
          </w:divBdr>
          <w:divsChild>
            <w:div w:id="2100174980">
              <w:marLeft w:val="0"/>
              <w:marRight w:val="0"/>
              <w:marTop w:val="0"/>
              <w:marBottom w:val="0"/>
              <w:divBdr>
                <w:top w:val="none" w:sz="0" w:space="0" w:color="auto"/>
                <w:left w:val="none" w:sz="0" w:space="0" w:color="auto"/>
                <w:bottom w:val="none" w:sz="0" w:space="0" w:color="auto"/>
                <w:right w:val="none" w:sz="0" w:space="0" w:color="auto"/>
              </w:divBdr>
            </w:div>
          </w:divsChild>
        </w:div>
        <w:div w:id="887373258">
          <w:marLeft w:val="0"/>
          <w:marRight w:val="0"/>
          <w:marTop w:val="0"/>
          <w:marBottom w:val="0"/>
          <w:divBdr>
            <w:top w:val="none" w:sz="0" w:space="0" w:color="auto"/>
            <w:left w:val="none" w:sz="0" w:space="0" w:color="auto"/>
            <w:bottom w:val="none" w:sz="0" w:space="0" w:color="auto"/>
            <w:right w:val="none" w:sz="0" w:space="0" w:color="auto"/>
          </w:divBdr>
          <w:divsChild>
            <w:div w:id="23866312">
              <w:marLeft w:val="0"/>
              <w:marRight w:val="0"/>
              <w:marTop w:val="0"/>
              <w:marBottom w:val="0"/>
              <w:divBdr>
                <w:top w:val="none" w:sz="0" w:space="0" w:color="auto"/>
                <w:left w:val="none" w:sz="0" w:space="0" w:color="auto"/>
                <w:bottom w:val="none" w:sz="0" w:space="0" w:color="auto"/>
                <w:right w:val="none" w:sz="0" w:space="0" w:color="auto"/>
              </w:divBdr>
            </w:div>
          </w:divsChild>
        </w:div>
        <w:div w:id="1149521503">
          <w:marLeft w:val="0"/>
          <w:marRight w:val="0"/>
          <w:marTop w:val="0"/>
          <w:marBottom w:val="0"/>
          <w:divBdr>
            <w:top w:val="none" w:sz="0" w:space="0" w:color="auto"/>
            <w:left w:val="none" w:sz="0" w:space="0" w:color="auto"/>
            <w:bottom w:val="none" w:sz="0" w:space="0" w:color="auto"/>
            <w:right w:val="none" w:sz="0" w:space="0" w:color="auto"/>
          </w:divBdr>
          <w:divsChild>
            <w:div w:id="1146556652">
              <w:marLeft w:val="0"/>
              <w:marRight w:val="0"/>
              <w:marTop w:val="0"/>
              <w:marBottom w:val="0"/>
              <w:divBdr>
                <w:top w:val="none" w:sz="0" w:space="0" w:color="auto"/>
                <w:left w:val="none" w:sz="0" w:space="0" w:color="auto"/>
                <w:bottom w:val="none" w:sz="0" w:space="0" w:color="auto"/>
                <w:right w:val="none" w:sz="0" w:space="0" w:color="auto"/>
              </w:divBdr>
            </w:div>
          </w:divsChild>
        </w:div>
        <w:div w:id="1461919832">
          <w:marLeft w:val="0"/>
          <w:marRight w:val="0"/>
          <w:marTop w:val="0"/>
          <w:marBottom w:val="0"/>
          <w:divBdr>
            <w:top w:val="none" w:sz="0" w:space="0" w:color="auto"/>
            <w:left w:val="none" w:sz="0" w:space="0" w:color="auto"/>
            <w:bottom w:val="none" w:sz="0" w:space="0" w:color="auto"/>
            <w:right w:val="none" w:sz="0" w:space="0" w:color="auto"/>
          </w:divBdr>
          <w:divsChild>
            <w:div w:id="529340083">
              <w:marLeft w:val="0"/>
              <w:marRight w:val="0"/>
              <w:marTop w:val="0"/>
              <w:marBottom w:val="0"/>
              <w:divBdr>
                <w:top w:val="none" w:sz="0" w:space="0" w:color="auto"/>
                <w:left w:val="none" w:sz="0" w:space="0" w:color="auto"/>
                <w:bottom w:val="none" w:sz="0" w:space="0" w:color="auto"/>
                <w:right w:val="none" w:sz="0" w:space="0" w:color="auto"/>
              </w:divBdr>
            </w:div>
          </w:divsChild>
        </w:div>
        <w:div w:id="1927037650">
          <w:marLeft w:val="0"/>
          <w:marRight w:val="0"/>
          <w:marTop w:val="0"/>
          <w:marBottom w:val="0"/>
          <w:divBdr>
            <w:top w:val="none" w:sz="0" w:space="0" w:color="auto"/>
            <w:left w:val="none" w:sz="0" w:space="0" w:color="auto"/>
            <w:bottom w:val="none" w:sz="0" w:space="0" w:color="auto"/>
            <w:right w:val="none" w:sz="0" w:space="0" w:color="auto"/>
          </w:divBdr>
          <w:divsChild>
            <w:div w:id="193261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90030">
      <w:bodyDiv w:val="1"/>
      <w:marLeft w:val="0"/>
      <w:marRight w:val="0"/>
      <w:marTop w:val="0"/>
      <w:marBottom w:val="0"/>
      <w:divBdr>
        <w:top w:val="none" w:sz="0" w:space="0" w:color="auto"/>
        <w:left w:val="none" w:sz="0" w:space="0" w:color="auto"/>
        <w:bottom w:val="none" w:sz="0" w:space="0" w:color="auto"/>
        <w:right w:val="none" w:sz="0" w:space="0" w:color="auto"/>
      </w:divBdr>
    </w:div>
    <w:div w:id="1468009527">
      <w:bodyDiv w:val="1"/>
      <w:marLeft w:val="0"/>
      <w:marRight w:val="0"/>
      <w:marTop w:val="0"/>
      <w:marBottom w:val="0"/>
      <w:divBdr>
        <w:top w:val="none" w:sz="0" w:space="0" w:color="auto"/>
        <w:left w:val="none" w:sz="0" w:space="0" w:color="auto"/>
        <w:bottom w:val="none" w:sz="0" w:space="0" w:color="auto"/>
        <w:right w:val="none" w:sz="0" w:space="0" w:color="auto"/>
      </w:divBdr>
    </w:div>
    <w:div w:id="1468087128">
      <w:bodyDiv w:val="1"/>
      <w:marLeft w:val="0"/>
      <w:marRight w:val="0"/>
      <w:marTop w:val="0"/>
      <w:marBottom w:val="0"/>
      <w:divBdr>
        <w:top w:val="none" w:sz="0" w:space="0" w:color="auto"/>
        <w:left w:val="none" w:sz="0" w:space="0" w:color="auto"/>
        <w:bottom w:val="none" w:sz="0" w:space="0" w:color="auto"/>
        <w:right w:val="none" w:sz="0" w:space="0" w:color="auto"/>
      </w:divBdr>
    </w:div>
    <w:div w:id="1468817743">
      <w:bodyDiv w:val="1"/>
      <w:marLeft w:val="0"/>
      <w:marRight w:val="0"/>
      <w:marTop w:val="0"/>
      <w:marBottom w:val="0"/>
      <w:divBdr>
        <w:top w:val="none" w:sz="0" w:space="0" w:color="auto"/>
        <w:left w:val="none" w:sz="0" w:space="0" w:color="auto"/>
        <w:bottom w:val="none" w:sz="0" w:space="0" w:color="auto"/>
        <w:right w:val="none" w:sz="0" w:space="0" w:color="auto"/>
      </w:divBdr>
    </w:div>
    <w:div w:id="1469472625">
      <w:bodyDiv w:val="1"/>
      <w:marLeft w:val="0"/>
      <w:marRight w:val="0"/>
      <w:marTop w:val="0"/>
      <w:marBottom w:val="0"/>
      <w:divBdr>
        <w:top w:val="none" w:sz="0" w:space="0" w:color="auto"/>
        <w:left w:val="none" w:sz="0" w:space="0" w:color="auto"/>
        <w:bottom w:val="none" w:sz="0" w:space="0" w:color="auto"/>
        <w:right w:val="none" w:sz="0" w:space="0" w:color="auto"/>
      </w:divBdr>
    </w:div>
    <w:div w:id="1470442309">
      <w:bodyDiv w:val="1"/>
      <w:marLeft w:val="0"/>
      <w:marRight w:val="0"/>
      <w:marTop w:val="0"/>
      <w:marBottom w:val="0"/>
      <w:divBdr>
        <w:top w:val="none" w:sz="0" w:space="0" w:color="auto"/>
        <w:left w:val="none" w:sz="0" w:space="0" w:color="auto"/>
        <w:bottom w:val="none" w:sz="0" w:space="0" w:color="auto"/>
        <w:right w:val="none" w:sz="0" w:space="0" w:color="auto"/>
      </w:divBdr>
    </w:div>
    <w:div w:id="1470587176">
      <w:bodyDiv w:val="1"/>
      <w:marLeft w:val="0"/>
      <w:marRight w:val="0"/>
      <w:marTop w:val="0"/>
      <w:marBottom w:val="0"/>
      <w:divBdr>
        <w:top w:val="none" w:sz="0" w:space="0" w:color="auto"/>
        <w:left w:val="none" w:sz="0" w:space="0" w:color="auto"/>
        <w:bottom w:val="none" w:sz="0" w:space="0" w:color="auto"/>
        <w:right w:val="none" w:sz="0" w:space="0" w:color="auto"/>
      </w:divBdr>
    </w:div>
    <w:div w:id="1470636661">
      <w:bodyDiv w:val="1"/>
      <w:marLeft w:val="0"/>
      <w:marRight w:val="0"/>
      <w:marTop w:val="0"/>
      <w:marBottom w:val="0"/>
      <w:divBdr>
        <w:top w:val="none" w:sz="0" w:space="0" w:color="auto"/>
        <w:left w:val="none" w:sz="0" w:space="0" w:color="auto"/>
        <w:bottom w:val="none" w:sz="0" w:space="0" w:color="auto"/>
        <w:right w:val="none" w:sz="0" w:space="0" w:color="auto"/>
      </w:divBdr>
    </w:div>
    <w:div w:id="1470825602">
      <w:bodyDiv w:val="1"/>
      <w:marLeft w:val="0"/>
      <w:marRight w:val="0"/>
      <w:marTop w:val="0"/>
      <w:marBottom w:val="0"/>
      <w:divBdr>
        <w:top w:val="none" w:sz="0" w:space="0" w:color="auto"/>
        <w:left w:val="none" w:sz="0" w:space="0" w:color="auto"/>
        <w:bottom w:val="none" w:sz="0" w:space="0" w:color="auto"/>
        <w:right w:val="none" w:sz="0" w:space="0" w:color="auto"/>
      </w:divBdr>
    </w:div>
    <w:div w:id="1471095742">
      <w:bodyDiv w:val="1"/>
      <w:marLeft w:val="0"/>
      <w:marRight w:val="0"/>
      <w:marTop w:val="0"/>
      <w:marBottom w:val="0"/>
      <w:divBdr>
        <w:top w:val="none" w:sz="0" w:space="0" w:color="auto"/>
        <w:left w:val="none" w:sz="0" w:space="0" w:color="auto"/>
        <w:bottom w:val="none" w:sz="0" w:space="0" w:color="auto"/>
        <w:right w:val="none" w:sz="0" w:space="0" w:color="auto"/>
      </w:divBdr>
    </w:div>
    <w:div w:id="1471511153">
      <w:bodyDiv w:val="1"/>
      <w:marLeft w:val="0"/>
      <w:marRight w:val="0"/>
      <w:marTop w:val="0"/>
      <w:marBottom w:val="0"/>
      <w:divBdr>
        <w:top w:val="none" w:sz="0" w:space="0" w:color="auto"/>
        <w:left w:val="none" w:sz="0" w:space="0" w:color="auto"/>
        <w:bottom w:val="none" w:sz="0" w:space="0" w:color="auto"/>
        <w:right w:val="none" w:sz="0" w:space="0" w:color="auto"/>
      </w:divBdr>
    </w:div>
    <w:div w:id="1472019721">
      <w:bodyDiv w:val="1"/>
      <w:marLeft w:val="0"/>
      <w:marRight w:val="0"/>
      <w:marTop w:val="0"/>
      <w:marBottom w:val="0"/>
      <w:divBdr>
        <w:top w:val="none" w:sz="0" w:space="0" w:color="auto"/>
        <w:left w:val="none" w:sz="0" w:space="0" w:color="auto"/>
        <w:bottom w:val="none" w:sz="0" w:space="0" w:color="auto"/>
        <w:right w:val="none" w:sz="0" w:space="0" w:color="auto"/>
      </w:divBdr>
    </w:div>
    <w:div w:id="1472793656">
      <w:bodyDiv w:val="1"/>
      <w:marLeft w:val="0"/>
      <w:marRight w:val="0"/>
      <w:marTop w:val="0"/>
      <w:marBottom w:val="0"/>
      <w:divBdr>
        <w:top w:val="none" w:sz="0" w:space="0" w:color="auto"/>
        <w:left w:val="none" w:sz="0" w:space="0" w:color="auto"/>
        <w:bottom w:val="none" w:sz="0" w:space="0" w:color="auto"/>
        <w:right w:val="none" w:sz="0" w:space="0" w:color="auto"/>
      </w:divBdr>
    </w:div>
    <w:div w:id="1473014825">
      <w:bodyDiv w:val="1"/>
      <w:marLeft w:val="0"/>
      <w:marRight w:val="0"/>
      <w:marTop w:val="0"/>
      <w:marBottom w:val="0"/>
      <w:divBdr>
        <w:top w:val="none" w:sz="0" w:space="0" w:color="auto"/>
        <w:left w:val="none" w:sz="0" w:space="0" w:color="auto"/>
        <w:bottom w:val="none" w:sz="0" w:space="0" w:color="auto"/>
        <w:right w:val="none" w:sz="0" w:space="0" w:color="auto"/>
      </w:divBdr>
    </w:div>
    <w:div w:id="1473061776">
      <w:bodyDiv w:val="1"/>
      <w:marLeft w:val="0"/>
      <w:marRight w:val="0"/>
      <w:marTop w:val="0"/>
      <w:marBottom w:val="0"/>
      <w:divBdr>
        <w:top w:val="none" w:sz="0" w:space="0" w:color="auto"/>
        <w:left w:val="none" w:sz="0" w:space="0" w:color="auto"/>
        <w:bottom w:val="none" w:sz="0" w:space="0" w:color="auto"/>
        <w:right w:val="none" w:sz="0" w:space="0" w:color="auto"/>
      </w:divBdr>
    </w:div>
    <w:div w:id="1473252929">
      <w:bodyDiv w:val="1"/>
      <w:marLeft w:val="0"/>
      <w:marRight w:val="0"/>
      <w:marTop w:val="0"/>
      <w:marBottom w:val="0"/>
      <w:divBdr>
        <w:top w:val="none" w:sz="0" w:space="0" w:color="auto"/>
        <w:left w:val="none" w:sz="0" w:space="0" w:color="auto"/>
        <w:bottom w:val="none" w:sz="0" w:space="0" w:color="auto"/>
        <w:right w:val="none" w:sz="0" w:space="0" w:color="auto"/>
      </w:divBdr>
    </w:div>
    <w:div w:id="1474133839">
      <w:bodyDiv w:val="1"/>
      <w:marLeft w:val="0"/>
      <w:marRight w:val="0"/>
      <w:marTop w:val="0"/>
      <w:marBottom w:val="0"/>
      <w:divBdr>
        <w:top w:val="none" w:sz="0" w:space="0" w:color="auto"/>
        <w:left w:val="none" w:sz="0" w:space="0" w:color="auto"/>
        <w:bottom w:val="none" w:sz="0" w:space="0" w:color="auto"/>
        <w:right w:val="none" w:sz="0" w:space="0" w:color="auto"/>
      </w:divBdr>
    </w:div>
    <w:div w:id="1474324974">
      <w:bodyDiv w:val="1"/>
      <w:marLeft w:val="0"/>
      <w:marRight w:val="0"/>
      <w:marTop w:val="0"/>
      <w:marBottom w:val="0"/>
      <w:divBdr>
        <w:top w:val="none" w:sz="0" w:space="0" w:color="auto"/>
        <w:left w:val="none" w:sz="0" w:space="0" w:color="auto"/>
        <w:bottom w:val="none" w:sz="0" w:space="0" w:color="auto"/>
        <w:right w:val="none" w:sz="0" w:space="0" w:color="auto"/>
      </w:divBdr>
    </w:div>
    <w:div w:id="1474522859">
      <w:bodyDiv w:val="1"/>
      <w:marLeft w:val="0"/>
      <w:marRight w:val="0"/>
      <w:marTop w:val="0"/>
      <w:marBottom w:val="0"/>
      <w:divBdr>
        <w:top w:val="none" w:sz="0" w:space="0" w:color="auto"/>
        <w:left w:val="none" w:sz="0" w:space="0" w:color="auto"/>
        <w:bottom w:val="none" w:sz="0" w:space="0" w:color="auto"/>
        <w:right w:val="none" w:sz="0" w:space="0" w:color="auto"/>
      </w:divBdr>
    </w:div>
    <w:div w:id="1474563346">
      <w:bodyDiv w:val="1"/>
      <w:marLeft w:val="0"/>
      <w:marRight w:val="0"/>
      <w:marTop w:val="0"/>
      <w:marBottom w:val="0"/>
      <w:divBdr>
        <w:top w:val="none" w:sz="0" w:space="0" w:color="auto"/>
        <w:left w:val="none" w:sz="0" w:space="0" w:color="auto"/>
        <w:bottom w:val="none" w:sz="0" w:space="0" w:color="auto"/>
        <w:right w:val="none" w:sz="0" w:space="0" w:color="auto"/>
      </w:divBdr>
    </w:div>
    <w:div w:id="1475027704">
      <w:bodyDiv w:val="1"/>
      <w:marLeft w:val="0"/>
      <w:marRight w:val="0"/>
      <w:marTop w:val="0"/>
      <w:marBottom w:val="0"/>
      <w:divBdr>
        <w:top w:val="none" w:sz="0" w:space="0" w:color="auto"/>
        <w:left w:val="none" w:sz="0" w:space="0" w:color="auto"/>
        <w:bottom w:val="none" w:sz="0" w:space="0" w:color="auto"/>
        <w:right w:val="none" w:sz="0" w:space="0" w:color="auto"/>
      </w:divBdr>
    </w:div>
    <w:div w:id="1475102156">
      <w:bodyDiv w:val="1"/>
      <w:marLeft w:val="0"/>
      <w:marRight w:val="0"/>
      <w:marTop w:val="0"/>
      <w:marBottom w:val="0"/>
      <w:divBdr>
        <w:top w:val="none" w:sz="0" w:space="0" w:color="auto"/>
        <w:left w:val="none" w:sz="0" w:space="0" w:color="auto"/>
        <w:bottom w:val="none" w:sz="0" w:space="0" w:color="auto"/>
        <w:right w:val="none" w:sz="0" w:space="0" w:color="auto"/>
      </w:divBdr>
    </w:div>
    <w:div w:id="1476217940">
      <w:bodyDiv w:val="1"/>
      <w:marLeft w:val="0"/>
      <w:marRight w:val="0"/>
      <w:marTop w:val="0"/>
      <w:marBottom w:val="0"/>
      <w:divBdr>
        <w:top w:val="none" w:sz="0" w:space="0" w:color="auto"/>
        <w:left w:val="none" w:sz="0" w:space="0" w:color="auto"/>
        <w:bottom w:val="none" w:sz="0" w:space="0" w:color="auto"/>
        <w:right w:val="none" w:sz="0" w:space="0" w:color="auto"/>
      </w:divBdr>
    </w:div>
    <w:div w:id="1476491107">
      <w:bodyDiv w:val="1"/>
      <w:marLeft w:val="0"/>
      <w:marRight w:val="0"/>
      <w:marTop w:val="0"/>
      <w:marBottom w:val="0"/>
      <w:divBdr>
        <w:top w:val="none" w:sz="0" w:space="0" w:color="auto"/>
        <w:left w:val="none" w:sz="0" w:space="0" w:color="auto"/>
        <w:bottom w:val="none" w:sz="0" w:space="0" w:color="auto"/>
        <w:right w:val="none" w:sz="0" w:space="0" w:color="auto"/>
      </w:divBdr>
    </w:div>
    <w:div w:id="1477262508">
      <w:bodyDiv w:val="1"/>
      <w:marLeft w:val="0"/>
      <w:marRight w:val="0"/>
      <w:marTop w:val="0"/>
      <w:marBottom w:val="0"/>
      <w:divBdr>
        <w:top w:val="none" w:sz="0" w:space="0" w:color="auto"/>
        <w:left w:val="none" w:sz="0" w:space="0" w:color="auto"/>
        <w:bottom w:val="none" w:sz="0" w:space="0" w:color="auto"/>
        <w:right w:val="none" w:sz="0" w:space="0" w:color="auto"/>
      </w:divBdr>
    </w:div>
    <w:div w:id="1477457949">
      <w:bodyDiv w:val="1"/>
      <w:marLeft w:val="0"/>
      <w:marRight w:val="0"/>
      <w:marTop w:val="0"/>
      <w:marBottom w:val="0"/>
      <w:divBdr>
        <w:top w:val="none" w:sz="0" w:space="0" w:color="auto"/>
        <w:left w:val="none" w:sz="0" w:space="0" w:color="auto"/>
        <w:bottom w:val="none" w:sz="0" w:space="0" w:color="auto"/>
        <w:right w:val="none" w:sz="0" w:space="0" w:color="auto"/>
      </w:divBdr>
    </w:div>
    <w:div w:id="1478110997">
      <w:bodyDiv w:val="1"/>
      <w:marLeft w:val="0"/>
      <w:marRight w:val="0"/>
      <w:marTop w:val="0"/>
      <w:marBottom w:val="0"/>
      <w:divBdr>
        <w:top w:val="none" w:sz="0" w:space="0" w:color="auto"/>
        <w:left w:val="none" w:sz="0" w:space="0" w:color="auto"/>
        <w:bottom w:val="none" w:sz="0" w:space="0" w:color="auto"/>
        <w:right w:val="none" w:sz="0" w:space="0" w:color="auto"/>
      </w:divBdr>
    </w:div>
    <w:div w:id="1478261124">
      <w:bodyDiv w:val="1"/>
      <w:marLeft w:val="0"/>
      <w:marRight w:val="0"/>
      <w:marTop w:val="0"/>
      <w:marBottom w:val="0"/>
      <w:divBdr>
        <w:top w:val="none" w:sz="0" w:space="0" w:color="auto"/>
        <w:left w:val="none" w:sz="0" w:space="0" w:color="auto"/>
        <w:bottom w:val="none" w:sz="0" w:space="0" w:color="auto"/>
        <w:right w:val="none" w:sz="0" w:space="0" w:color="auto"/>
      </w:divBdr>
    </w:div>
    <w:div w:id="1479415115">
      <w:bodyDiv w:val="1"/>
      <w:marLeft w:val="0"/>
      <w:marRight w:val="0"/>
      <w:marTop w:val="0"/>
      <w:marBottom w:val="0"/>
      <w:divBdr>
        <w:top w:val="none" w:sz="0" w:space="0" w:color="auto"/>
        <w:left w:val="none" w:sz="0" w:space="0" w:color="auto"/>
        <w:bottom w:val="none" w:sz="0" w:space="0" w:color="auto"/>
        <w:right w:val="none" w:sz="0" w:space="0" w:color="auto"/>
      </w:divBdr>
    </w:div>
    <w:div w:id="1479418976">
      <w:bodyDiv w:val="1"/>
      <w:marLeft w:val="0"/>
      <w:marRight w:val="0"/>
      <w:marTop w:val="0"/>
      <w:marBottom w:val="0"/>
      <w:divBdr>
        <w:top w:val="none" w:sz="0" w:space="0" w:color="auto"/>
        <w:left w:val="none" w:sz="0" w:space="0" w:color="auto"/>
        <w:bottom w:val="none" w:sz="0" w:space="0" w:color="auto"/>
        <w:right w:val="none" w:sz="0" w:space="0" w:color="auto"/>
      </w:divBdr>
    </w:div>
    <w:div w:id="1479496411">
      <w:bodyDiv w:val="1"/>
      <w:marLeft w:val="0"/>
      <w:marRight w:val="0"/>
      <w:marTop w:val="0"/>
      <w:marBottom w:val="0"/>
      <w:divBdr>
        <w:top w:val="none" w:sz="0" w:space="0" w:color="auto"/>
        <w:left w:val="none" w:sz="0" w:space="0" w:color="auto"/>
        <w:bottom w:val="none" w:sz="0" w:space="0" w:color="auto"/>
        <w:right w:val="none" w:sz="0" w:space="0" w:color="auto"/>
      </w:divBdr>
    </w:div>
    <w:div w:id="1479684673">
      <w:bodyDiv w:val="1"/>
      <w:marLeft w:val="0"/>
      <w:marRight w:val="0"/>
      <w:marTop w:val="0"/>
      <w:marBottom w:val="0"/>
      <w:divBdr>
        <w:top w:val="none" w:sz="0" w:space="0" w:color="auto"/>
        <w:left w:val="none" w:sz="0" w:space="0" w:color="auto"/>
        <w:bottom w:val="none" w:sz="0" w:space="0" w:color="auto"/>
        <w:right w:val="none" w:sz="0" w:space="0" w:color="auto"/>
      </w:divBdr>
    </w:div>
    <w:div w:id="1480655853">
      <w:bodyDiv w:val="1"/>
      <w:marLeft w:val="0"/>
      <w:marRight w:val="0"/>
      <w:marTop w:val="0"/>
      <w:marBottom w:val="0"/>
      <w:divBdr>
        <w:top w:val="none" w:sz="0" w:space="0" w:color="auto"/>
        <w:left w:val="none" w:sz="0" w:space="0" w:color="auto"/>
        <w:bottom w:val="none" w:sz="0" w:space="0" w:color="auto"/>
        <w:right w:val="none" w:sz="0" w:space="0" w:color="auto"/>
      </w:divBdr>
    </w:div>
    <w:div w:id="1480726988">
      <w:bodyDiv w:val="1"/>
      <w:marLeft w:val="0"/>
      <w:marRight w:val="0"/>
      <w:marTop w:val="0"/>
      <w:marBottom w:val="0"/>
      <w:divBdr>
        <w:top w:val="none" w:sz="0" w:space="0" w:color="auto"/>
        <w:left w:val="none" w:sz="0" w:space="0" w:color="auto"/>
        <w:bottom w:val="none" w:sz="0" w:space="0" w:color="auto"/>
        <w:right w:val="none" w:sz="0" w:space="0" w:color="auto"/>
      </w:divBdr>
    </w:div>
    <w:div w:id="1480801411">
      <w:bodyDiv w:val="1"/>
      <w:marLeft w:val="0"/>
      <w:marRight w:val="0"/>
      <w:marTop w:val="0"/>
      <w:marBottom w:val="0"/>
      <w:divBdr>
        <w:top w:val="none" w:sz="0" w:space="0" w:color="auto"/>
        <w:left w:val="none" w:sz="0" w:space="0" w:color="auto"/>
        <w:bottom w:val="none" w:sz="0" w:space="0" w:color="auto"/>
        <w:right w:val="none" w:sz="0" w:space="0" w:color="auto"/>
      </w:divBdr>
    </w:div>
    <w:div w:id="1481193698">
      <w:bodyDiv w:val="1"/>
      <w:marLeft w:val="0"/>
      <w:marRight w:val="0"/>
      <w:marTop w:val="0"/>
      <w:marBottom w:val="0"/>
      <w:divBdr>
        <w:top w:val="none" w:sz="0" w:space="0" w:color="auto"/>
        <w:left w:val="none" w:sz="0" w:space="0" w:color="auto"/>
        <w:bottom w:val="none" w:sz="0" w:space="0" w:color="auto"/>
        <w:right w:val="none" w:sz="0" w:space="0" w:color="auto"/>
      </w:divBdr>
    </w:div>
    <w:div w:id="1481657108">
      <w:bodyDiv w:val="1"/>
      <w:marLeft w:val="0"/>
      <w:marRight w:val="0"/>
      <w:marTop w:val="0"/>
      <w:marBottom w:val="0"/>
      <w:divBdr>
        <w:top w:val="none" w:sz="0" w:space="0" w:color="auto"/>
        <w:left w:val="none" w:sz="0" w:space="0" w:color="auto"/>
        <w:bottom w:val="none" w:sz="0" w:space="0" w:color="auto"/>
        <w:right w:val="none" w:sz="0" w:space="0" w:color="auto"/>
      </w:divBdr>
    </w:div>
    <w:div w:id="1481922728">
      <w:bodyDiv w:val="1"/>
      <w:marLeft w:val="0"/>
      <w:marRight w:val="0"/>
      <w:marTop w:val="0"/>
      <w:marBottom w:val="0"/>
      <w:divBdr>
        <w:top w:val="none" w:sz="0" w:space="0" w:color="auto"/>
        <w:left w:val="none" w:sz="0" w:space="0" w:color="auto"/>
        <w:bottom w:val="none" w:sz="0" w:space="0" w:color="auto"/>
        <w:right w:val="none" w:sz="0" w:space="0" w:color="auto"/>
      </w:divBdr>
      <w:divsChild>
        <w:div w:id="375353407">
          <w:marLeft w:val="0"/>
          <w:marRight w:val="0"/>
          <w:marTop w:val="0"/>
          <w:marBottom w:val="0"/>
          <w:divBdr>
            <w:top w:val="none" w:sz="0" w:space="0" w:color="auto"/>
            <w:left w:val="none" w:sz="0" w:space="0" w:color="auto"/>
            <w:bottom w:val="none" w:sz="0" w:space="0" w:color="auto"/>
            <w:right w:val="none" w:sz="0" w:space="0" w:color="auto"/>
          </w:divBdr>
          <w:divsChild>
            <w:div w:id="1093551800">
              <w:marLeft w:val="0"/>
              <w:marRight w:val="0"/>
              <w:marTop w:val="0"/>
              <w:marBottom w:val="0"/>
              <w:divBdr>
                <w:top w:val="none" w:sz="0" w:space="0" w:color="auto"/>
                <w:left w:val="none" w:sz="0" w:space="0" w:color="auto"/>
                <w:bottom w:val="none" w:sz="0" w:space="0" w:color="auto"/>
                <w:right w:val="none" w:sz="0" w:space="0" w:color="auto"/>
              </w:divBdr>
            </w:div>
          </w:divsChild>
        </w:div>
        <w:div w:id="420177354">
          <w:marLeft w:val="0"/>
          <w:marRight w:val="0"/>
          <w:marTop w:val="0"/>
          <w:marBottom w:val="0"/>
          <w:divBdr>
            <w:top w:val="none" w:sz="0" w:space="0" w:color="auto"/>
            <w:left w:val="none" w:sz="0" w:space="0" w:color="auto"/>
            <w:bottom w:val="none" w:sz="0" w:space="0" w:color="auto"/>
            <w:right w:val="none" w:sz="0" w:space="0" w:color="auto"/>
          </w:divBdr>
          <w:divsChild>
            <w:div w:id="1656252821">
              <w:marLeft w:val="0"/>
              <w:marRight w:val="0"/>
              <w:marTop w:val="0"/>
              <w:marBottom w:val="0"/>
              <w:divBdr>
                <w:top w:val="none" w:sz="0" w:space="0" w:color="auto"/>
                <w:left w:val="none" w:sz="0" w:space="0" w:color="auto"/>
                <w:bottom w:val="none" w:sz="0" w:space="0" w:color="auto"/>
                <w:right w:val="none" w:sz="0" w:space="0" w:color="auto"/>
              </w:divBdr>
            </w:div>
          </w:divsChild>
        </w:div>
        <w:div w:id="446388218">
          <w:marLeft w:val="0"/>
          <w:marRight w:val="0"/>
          <w:marTop w:val="0"/>
          <w:marBottom w:val="0"/>
          <w:divBdr>
            <w:top w:val="none" w:sz="0" w:space="0" w:color="auto"/>
            <w:left w:val="none" w:sz="0" w:space="0" w:color="auto"/>
            <w:bottom w:val="none" w:sz="0" w:space="0" w:color="auto"/>
            <w:right w:val="none" w:sz="0" w:space="0" w:color="auto"/>
          </w:divBdr>
          <w:divsChild>
            <w:div w:id="1227378254">
              <w:marLeft w:val="0"/>
              <w:marRight w:val="0"/>
              <w:marTop w:val="0"/>
              <w:marBottom w:val="0"/>
              <w:divBdr>
                <w:top w:val="none" w:sz="0" w:space="0" w:color="auto"/>
                <w:left w:val="none" w:sz="0" w:space="0" w:color="auto"/>
                <w:bottom w:val="none" w:sz="0" w:space="0" w:color="auto"/>
                <w:right w:val="none" w:sz="0" w:space="0" w:color="auto"/>
              </w:divBdr>
            </w:div>
          </w:divsChild>
        </w:div>
        <w:div w:id="715010207">
          <w:marLeft w:val="0"/>
          <w:marRight w:val="0"/>
          <w:marTop w:val="0"/>
          <w:marBottom w:val="0"/>
          <w:divBdr>
            <w:top w:val="none" w:sz="0" w:space="0" w:color="auto"/>
            <w:left w:val="none" w:sz="0" w:space="0" w:color="auto"/>
            <w:bottom w:val="none" w:sz="0" w:space="0" w:color="auto"/>
            <w:right w:val="none" w:sz="0" w:space="0" w:color="auto"/>
          </w:divBdr>
          <w:divsChild>
            <w:div w:id="593784617">
              <w:marLeft w:val="0"/>
              <w:marRight w:val="0"/>
              <w:marTop w:val="0"/>
              <w:marBottom w:val="0"/>
              <w:divBdr>
                <w:top w:val="none" w:sz="0" w:space="0" w:color="auto"/>
                <w:left w:val="none" w:sz="0" w:space="0" w:color="auto"/>
                <w:bottom w:val="none" w:sz="0" w:space="0" w:color="auto"/>
                <w:right w:val="none" w:sz="0" w:space="0" w:color="auto"/>
              </w:divBdr>
            </w:div>
          </w:divsChild>
        </w:div>
        <w:div w:id="916671934">
          <w:marLeft w:val="0"/>
          <w:marRight w:val="0"/>
          <w:marTop w:val="0"/>
          <w:marBottom w:val="0"/>
          <w:divBdr>
            <w:top w:val="none" w:sz="0" w:space="0" w:color="auto"/>
            <w:left w:val="none" w:sz="0" w:space="0" w:color="auto"/>
            <w:bottom w:val="none" w:sz="0" w:space="0" w:color="auto"/>
            <w:right w:val="none" w:sz="0" w:space="0" w:color="auto"/>
          </w:divBdr>
          <w:divsChild>
            <w:div w:id="720708979">
              <w:marLeft w:val="0"/>
              <w:marRight w:val="0"/>
              <w:marTop w:val="0"/>
              <w:marBottom w:val="0"/>
              <w:divBdr>
                <w:top w:val="none" w:sz="0" w:space="0" w:color="auto"/>
                <w:left w:val="none" w:sz="0" w:space="0" w:color="auto"/>
                <w:bottom w:val="none" w:sz="0" w:space="0" w:color="auto"/>
                <w:right w:val="none" w:sz="0" w:space="0" w:color="auto"/>
              </w:divBdr>
            </w:div>
          </w:divsChild>
        </w:div>
        <w:div w:id="931009255">
          <w:marLeft w:val="0"/>
          <w:marRight w:val="0"/>
          <w:marTop w:val="0"/>
          <w:marBottom w:val="0"/>
          <w:divBdr>
            <w:top w:val="none" w:sz="0" w:space="0" w:color="auto"/>
            <w:left w:val="none" w:sz="0" w:space="0" w:color="auto"/>
            <w:bottom w:val="none" w:sz="0" w:space="0" w:color="auto"/>
            <w:right w:val="none" w:sz="0" w:space="0" w:color="auto"/>
          </w:divBdr>
          <w:divsChild>
            <w:div w:id="1166240820">
              <w:marLeft w:val="0"/>
              <w:marRight w:val="0"/>
              <w:marTop w:val="0"/>
              <w:marBottom w:val="0"/>
              <w:divBdr>
                <w:top w:val="none" w:sz="0" w:space="0" w:color="auto"/>
                <w:left w:val="none" w:sz="0" w:space="0" w:color="auto"/>
                <w:bottom w:val="none" w:sz="0" w:space="0" w:color="auto"/>
                <w:right w:val="none" w:sz="0" w:space="0" w:color="auto"/>
              </w:divBdr>
            </w:div>
          </w:divsChild>
        </w:div>
        <w:div w:id="1244532643">
          <w:marLeft w:val="0"/>
          <w:marRight w:val="0"/>
          <w:marTop w:val="0"/>
          <w:marBottom w:val="0"/>
          <w:divBdr>
            <w:top w:val="none" w:sz="0" w:space="0" w:color="auto"/>
            <w:left w:val="none" w:sz="0" w:space="0" w:color="auto"/>
            <w:bottom w:val="none" w:sz="0" w:space="0" w:color="auto"/>
            <w:right w:val="none" w:sz="0" w:space="0" w:color="auto"/>
          </w:divBdr>
          <w:divsChild>
            <w:div w:id="1440562209">
              <w:marLeft w:val="0"/>
              <w:marRight w:val="0"/>
              <w:marTop w:val="0"/>
              <w:marBottom w:val="0"/>
              <w:divBdr>
                <w:top w:val="none" w:sz="0" w:space="0" w:color="auto"/>
                <w:left w:val="none" w:sz="0" w:space="0" w:color="auto"/>
                <w:bottom w:val="none" w:sz="0" w:space="0" w:color="auto"/>
                <w:right w:val="none" w:sz="0" w:space="0" w:color="auto"/>
              </w:divBdr>
            </w:div>
          </w:divsChild>
        </w:div>
        <w:div w:id="1351642475">
          <w:marLeft w:val="0"/>
          <w:marRight w:val="0"/>
          <w:marTop w:val="0"/>
          <w:marBottom w:val="0"/>
          <w:divBdr>
            <w:top w:val="none" w:sz="0" w:space="0" w:color="auto"/>
            <w:left w:val="none" w:sz="0" w:space="0" w:color="auto"/>
            <w:bottom w:val="none" w:sz="0" w:space="0" w:color="auto"/>
            <w:right w:val="none" w:sz="0" w:space="0" w:color="auto"/>
          </w:divBdr>
          <w:divsChild>
            <w:div w:id="1769546116">
              <w:marLeft w:val="0"/>
              <w:marRight w:val="0"/>
              <w:marTop w:val="0"/>
              <w:marBottom w:val="0"/>
              <w:divBdr>
                <w:top w:val="none" w:sz="0" w:space="0" w:color="auto"/>
                <w:left w:val="none" w:sz="0" w:space="0" w:color="auto"/>
                <w:bottom w:val="none" w:sz="0" w:space="0" w:color="auto"/>
                <w:right w:val="none" w:sz="0" w:space="0" w:color="auto"/>
              </w:divBdr>
            </w:div>
          </w:divsChild>
        </w:div>
        <w:div w:id="1658879126">
          <w:marLeft w:val="0"/>
          <w:marRight w:val="0"/>
          <w:marTop w:val="0"/>
          <w:marBottom w:val="0"/>
          <w:divBdr>
            <w:top w:val="none" w:sz="0" w:space="0" w:color="auto"/>
            <w:left w:val="none" w:sz="0" w:space="0" w:color="auto"/>
            <w:bottom w:val="none" w:sz="0" w:space="0" w:color="auto"/>
            <w:right w:val="none" w:sz="0" w:space="0" w:color="auto"/>
          </w:divBdr>
          <w:divsChild>
            <w:div w:id="635725944">
              <w:marLeft w:val="0"/>
              <w:marRight w:val="0"/>
              <w:marTop w:val="0"/>
              <w:marBottom w:val="0"/>
              <w:divBdr>
                <w:top w:val="none" w:sz="0" w:space="0" w:color="auto"/>
                <w:left w:val="none" w:sz="0" w:space="0" w:color="auto"/>
                <w:bottom w:val="none" w:sz="0" w:space="0" w:color="auto"/>
                <w:right w:val="none" w:sz="0" w:space="0" w:color="auto"/>
              </w:divBdr>
            </w:div>
          </w:divsChild>
        </w:div>
        <w:div w:id="1779134410">
          <w:marLeft w:val="0"/>
          <w:marRight w:val="0"/>
          <w:marTop w:val="0"/>
          <w:marBottom w:val="0"/>
          <w:divBdr>
            <w:top w:val="none" w:sz="0" w:space="0" w:color="auto"/>
            <w:left w:val="none" w:sz="0" w:space="0" w:color="auto"/>
            <w:bottom w:val="none" w:sz="0" w:space="0" w:color="auto"/>
            <w:right w:val="none" w:sz="0" w:space="0" w:color="auto"/>
          </w:divBdr>
          <w:divsChild>
            <w:div w:id="262540932">
              <w:marLeft w:val="0"/>
              <w:marRight w:val="0"/>
              <w:marTop w:val="0"/>
              <w:marBottom w:val="0"/>
              <w:divBdr>
                <w:top w:val="none" w:sz="0" w:space="0" w:color="auto"/>
                <w:left w:val="none" w:sz="0" w:space="0" w:color="auto"/>
                <w:bottom w:val="none" w:sz="0" w:space="0" w:color="auto"/>
                <w:right w:val="none" w:sz="0" w:space="0" w:color="auto"/>
              </w:divBdr>
            </w:div>
          </w:divsChild>
        </w:div>
        <w:div w:id="2012249299">
          <w:marLeft w:val="0"/>
          <w:marRight w:val="0"/>
          <w:marTop w:val="0"/>
          <w:marBottom w:val="0"/>
          <w:divBdr>
            <w:top w:val="none" w:sz="0" w:space="0" w:color="auto"/>
            <w:left w:val="none" w:sz="0" w:space="0" w:color="auto"/>
            <w:bottom w:val="none" w:sz="0" w:space="0" w:color="auto"/>
            <w:right w:val="none" w:sz="0" w:space="0" w:color="auto"/>
          </w:divBdr>
          <w:divsChild>
            <w:div w:id="136926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30835">
      <w:bodyDiv w:val="1"/>
      <w:marLeft w:val="0"/>
      <w:marRight w:val="0"/>
      <w:marTop w:val="0"/>
      <w:marBottom w:val="0"/>
      <w:divBdr>
        <w:top w:val="none" w:sz="0" w:space="0" w:color="auto"/>
        <w:left w:val="none" w:sz="0" w:space="0" w:color="auto"/>
        <w:bottom w:val="none" w:sz="0" w:space="0" w:color="auto"/>
        <w:right w:val="none" w:sz="0" w:space="0" w:color="auto"/>
      </w:divBdr>
    </w:div>
    <w:div w:id="1482498941">
      <w:bodyDiv w:val="1"/>
      <w:marLeft w:val="0"/>
      <w:marRight w:val="0"/>
      <w:marTop w:val="0"/>
      <w:marBottom w:val="0"/>
      <w:divBdr>
        <w:top w:val="none" w:sz="0" w:space="0" w:color="auto"/>
        <w:left w:val="none" w:sz="0" w:space="0" w:color="auto"/>
        <w:bottom w:val="none" w:sz="0" w:space="0" w:color="auto"/>
        <w:right w:val="none" w:sz="0" w:space="0" w:color="auto"/>
      </w:divBdr>
    </w:div>
    <w:div w:id="1483035011">
      <w:bodyDiv w:val="1"/>
      <w:marLeft w:val="0"/>
      <w:marRight w:val="0"/>
      <w:marTop w:val="0"/>
      <w:marBottom w:val="0"/>
      <w:divBdr>
        <w:top w:val="none" w:sz="0" w:space="0" w:color="auto"/>
        <w:left w:val="none" w:sz="0" w:space="0" w:color="auto"/>
        <w:bottom w:val="none" w:sz="0" w:space="0" w:color="auto"/>
        <w:right w:val="none" w:sz="0" w:space="0" w:color="auto"/>
      </w:divBdr>
    </w:div>
    <w:div w:id="1483933472">
      <w:bodyDiv w:val="1"/>
      <w:marLeft w:val="0"/>
      <w:marRight w:val="0"/>
      <w:marTop w:val="0"/>
      <w:marBottom w:val="0"/>
      <w:divBdr>
        <w:top w:val="none" w:sz="0" w:space="0" w:color="auto"/>
        <w:left w:val="none" w:sz="0" w:space="0" w:color="auto"/>
        <w:bottom w:val="none" w:sz="0" w:space="0" w:color="auto"/>
        <w:right w:val="none" w:sz="0" w:space="0" w:color="auto"/>
      </w:divBdr>
    </w:div>
    <w:div w:id="1484735004">
      <w:bodyDiv w:val="1"/>
      <w:marLeft w:val="0"/>
      <w:marRight w:val="0"/>
      <w:marTop w:val="0"/>
      <w:marBottom w:val="0"/>
      <w:divBdr>
        <w:top w:val="none" w:sz="0" w:space="0" w:color="auto"/>
        <w:left w:val="none" w:sz="0" w:space="0" w:color="auto"/>
        <w:bottom w:val="none" w:sz="0" w:space="0" w:color="auto"/>
        <w:right w:val="none" w:sz="0" w:space="0" w:color="auto"/>
      </w:divBdr>
    </w:div>
    <w:div w:id="1484850438">
      <w:bodyDiv w:val="1"/>
      <w:marLeft w:val="0"/>
      <w:marRight w:val="0"/>
      <w:marTop w:val="0"/>
      <w:marBottom w:val="0"/>
      <w:divBdr>
        <w:top w:val="none" w:sz="0" w:space="0" w:color="auto"/>
        <w:left w:val="none" w:sz="0" w:space="0" w:color="auto"/>
        <w:bottom w:val="none" w:sz="0" w:space="0" w:color="auto"/>
        <w:right w:val="none" w:sz="0" w:space="0" w:color="auto"/>
      </w:divBdr>
    </w:div>
    <w:div w:id="1484853016">
      <w:bodyDiv w:val="1"/>
      <w:marLeft w:val="0"/>
      <w:marRight w:val="0"/>
      <w:marTop w:val="0"/>
      <w:marBottom w:val="0"/>
      <w:divBdr>
        <w:top w:val="none" w:sz="0" w:space="0" w:color="auto"/>
        <w:left w:val="none" w:sz="0" w:space="0" w:color="auto"/>
        <w:bottom w:val="none" w:sz="0" w:space="0" w:color="auto"/>
        <w:right w:val="none" w:sz="0" w:space="0" w:color="auto"/>
      </w:divBdr>
    </w:div>
    <w:div w:id="1485510457">
      <w:bodyDiv w:val="1"/>
      <w:marLeft w:val="0"/>
      <w:marRight w:val="0"/>
      <w:marTop w:val="0"/>
      <w:marBottom w:val="0"/>
      <w:divBdr>
        <w:top w:val="none" w:sz="0" w:space="0" w:color="auto"/>
        <w:left w:val="none" w:sz="0" w:space="0" w:color="auto"/>
        <w:bottom w:val="none" w:sz="0" w:space="0" w:color="auto"/>
        <w:right w:val="none" w:sz="0" w:space="0" w:color="auto"/>
      </w:divBdr>
    </w:div>
    <w:div w:id="1485658853">
      <w:bodyDiv w:val="1"/>
      <w:marLeft w:val="0"/>
      <w:marRight w:val="0"/>
      <w:marTop w:val="0"/>
      <w:marBottom w:val="0"/>
      <w:divBdr>
        <w:top w:val="none" w:sz="0" w:space="0" w:color="auto"/>
        <w:left w:val="none" w:sz="0" w:space="0" w:color="auto"/>
        <w:bottom w:val="none" w:sz="0" w:space="0" w:color="auto"/>
        <w:right w:val="none" w:sz="0" w:space="0" w:color="auto"/>
      </w:divBdr>
    </w:div>
    <w:div w:id="1485974669">
      <w:bodyDiv w:val="1"/>
      <w:marLeft w:val="0"/>
      <w:marRight w:val="0"/>
      <w:marTop w:val="0"/>
      <w:marBottom w:val="0"/>
      <w:divBdr>
        <w:top w:val="none" w:sz="0" w:space="0" w:color="auto"/>
        <w:left w:val="none" w:sz="0" w:space="0" w:color="auto"/>
        <w:bottom w:val="none" w:sz="0" w:space="0" w:color="auto"/>
        <w:right w:val="none" w:sz="0" w:space="0" w:color="auto"/>
      </w:divBdr>
    </w:div>
    <w:div w:id="1486042377">
      <w:bodyDiv w:val="1"/>
      <w:marLeft w:val="0"/>
      <w:marRight w:val="0"/>
      <w:marTop w:val="0"/>
      <w:marBottom w:val="0"/>
      <w:divBdr>
        <w:top w:val="none" w:sz="0" w:space="0" w:color="auto"/>
        <w:left w:val="none" w:sz="0" w:space="0" w:color="auto"/>
        <w:bottom w:val="none" w:sz="0" w:space="0" w:color="auto"/>
        <w:right w:val="none" w:sz="0" w:space="0" w:color="auto"/>
      </w:divBdr>
    </w:div>
    <w:div w:id="1486166615">
      <w:bodyDiv w:val="1"/>
      <w:marLeft w:val="0"/>
      <w:marRight w:val="0"/>
      <w:marTop w:val="0"/>
      <w:marBottom w:val="0"/>
      <w:divBdr>
        <w:top w:val="none" w:sz="0" w:space="0" w:color="auto"/>
        <w:left w:val="none" w:sz="0" w:space="0" w:color="auto"/>
        <w:bottom w:val="none" w:sz="0" w:space="0" w:color="auto"/>
        <w:right w:val="none" w:sz="0" w:space="0" w:color="auto"/>
      </w:divBdr>
    </w:div>
    <w:div w:id="1486582354">
      <w:bodyDiv w:val="1"/>
      <w:marLeft w:val="0"/>
      <w:marRight w:val="0"/>
      <w:marTop w:val="0"/>
      <w:marBottom w:val="0"/>
      <w:divBdr>
        <w:top w:val="none" w:sz="0" w:space="0" w:color="auto"/>
        <w:left w:val="none" w:sz="0" w:space="0" w:color="auto"/>
        <w:bottom w:val="none" w:sz="0" w:space="0" w:color="auto"/>
        <w:right w:val="none" w:sz="0" w:space="0" w:color="auto"/>
      </w:divBdr>
    </w:div>
    <w:div w:id="1486894519">
      <w:bodyDiv w:val="1"/>
      <w:marLeft w:val="0"/>
      <w:marRight w:val="0"/>
      <w:marTop w:val="0"/>
      <w:marBottom w:val="0"/>
      <w:divBdr>
        <w:top w:val="none" w:sz="0" w:space="0" w:color="auto"/>
        <w:left w:val="none" w:sz="0" w:space="0" w:color="auto"/>
        <w:bottom w:val="none" w:sz="0" w:space="0" w:color="auto"/>
        <w:right w:val="none" w:sz="0" w:space="0" w:color="auto"/>
      </w:divBdr>
    </w:div>
    <w:div w:id="1488470768">
      <w:bodyDiv w:val="1"/>
      <w:marLeft w:val="0"/>
      <w:marRight w:val="0"/>
      <w:marTop w:val="0"/>
      <w:marBottom w:val="0"/>
      <w:divBdr>
        <w:top w:val="none" w:sz="0" w:space="0" w:color="auto"/>
        <w:left w:val="none" w:sz="0" w:space="0" w:color="auto"/>
        <w:bottom w:val="none" w:sz="0" w:space="0" w:color="auto"/>
        <w:right w:val="none" w:sz="0" w:space="0" w:color="auto"/>
      </w:divBdr>
    </w:div>
    <w:div w:id="1488742980">
      <w:bodyDiv w:val="1"/>
      <w:marLeft w:val="0"/>
      <w:marRight w:val="0"/>
      <w:marTop w:val="0"/>
      <w:marBottom w:val="0"/>
      <w:divBdr>
        <w:top w:val="none" w:sz="0" w:space="0" w:color="auto"/>
        <w:left w:val="none" w:sz="0" w:space="0" w:color="auto"/>
        <w:bottom w:val="none" w:sz="0" w:space="0" w:color="auto"/>
        <w:right w:val="none" w:sz="0" w:space="0" w:color="auto"/>
      </w:divBdr>
    </w:div>
    <w:div w:id="1489133433">
      <w:bodyDiv w:val="1"/>
      <w:marLeft w:val="0"/>
      <w:marRight w:val="0"/>
      <w:marTop w:val="0"/>
      <w:marBottom w:val="0"/>
      <w:divBdr>
        <w:top w:val="none" w:sz="0" w:space="0" w:color="auto"/>
        <w:left w:val="none" w:sz="0" w:space="0" w:color="auto"/>
        <w:bottom w:val="none" w:sz="0" w:space="0" w:color="auto"/>
        <w:right w:val="none" w:sz="0" w:space="0" w:color="auto"/>
      </w:divBdr>
    </w:div>
    <w:div w:id="1489592734">
      <w:bodyDiv w:val="1"/>
      <w:marLeft w:val="0"/>
      <w:marRight w:val="0"/>
      <w:marTop w:val="0"/>
      <w:marBottom w:val="0"/>
      <w:divBdr>
        <w:top w:val="none" w:sz="0" w:space="0" w:color="auto"/>
        <w:left w:val="none" w:sz="0" w:space="0" w:color="auto"/>
        <w:bottom w:val="none" w:sz="0" w:space="0" w:color="auto"/>
        <w:right w:val="none" w:sz="0" w:space="0" w:color="auto"/>
      </w:divBdr>
    </w:div>
    <w:div w:id="1489904537">
      <w:bodyDiv w:val="1"/>
      <w:marLeft w:val="0"/>
      <w:marRight w:val="0"/>
      <w:marTop w:val="0"/>
      <w:marBottom w:val="0"/>
      <w:divBdr>
        <w:top w:val="none" w:sz="0" w:space="0" w:color="auto"/>
        <w:left w:val="none" w:sz="0" w:space="0" w:color="auto"/>
        <w:bottom w:val="none" w:sz="0" w:space="0" w:color="auto"/>
        <w:right w:val="none" w:sz="0" w:space="0" w:color="auto"/>
      </w:divBdr>
    </w:div>
    <w:div w:id="1490321241">
      <w:bodyDiv w:val="1"/>
      <w:marLeft w:val="0"/>
      <w:marRight w:val="0"/>
      <w:marTop w:val="0"/>
      <w:marBottom w:val="0"/>
      <w:divBdr>
        <w:top w:val="none" w:sz="0" w:space="0" w:color="auto"/>
        <w:left w:val="none" w:sz="0" w:space="0" w:color="auto"/>
        <w:bottom w:val="none" w:sz="0" w:space="0" w:color="auto"/>
        <w:right w:val="none" w:sz="0" w:space="0" w:color="auto"/>
      </w:divBdr>
    </w:div>
    <w:div w:id="1490559411">
      <w:bodyDiv w:val="1"/>
      <w:marLeft w:val="0"/>
      <w:marRight w:val="0"/>
      <w:marTop w:val="0"/>
      <w:marBottom w:val="0"/>
      <w:divBdr>
        <w:top w:val="none" w:sz="0" w:space="0" w:color="auto"/>
        <w:left w:val="none" w:sz="0" w:space="0" w:color="auto"/>
        <w:bottom w:val="none" w:sz="0" w:space="0" w:color="auto"/>
        <w:right w:val="none" w:sz="0" w:space="0" w:color="auto"/>
      </w:divBdr>
    </w:div>
    <w:div w:id="1491870326">
      <w:bodyDiv w:val="1"/>
      <w:marLeft w:val="0"/>
      <w:marRight w:val="0"/>
      <w:marTop w:val="0"/>
      <w:marBottom w:val="0"/>
      <w:divBdr>
        <w:top w:val="none" w:sz="0" w:space="0" w:color="auto"/>
        <w:left w:val="none" w:sz="0" w:space="0" w:color="auto"/>
        <w:bottom w:val="none" w:sz="0" w:space="0" w:color="auto"/>
        <w:right w:val="none" w:sz="0" w:space="0" w:color="auto"/>
      </w:divBdr>
    </w:div>
    <w:div w:id="1492058833">
      <w:bodyDiv w:val="1"/>
      <w:marLeft w:val="0"/>
      <w:marRight w:val="0"/>
      <w:marTop w:val="0"/>
      <w:marBottom w:val="0"/>
      <w:divBdr>
        <w:top w:val="none" w:sz="0" w:space="0" w:color="auto"/>
        <w:left w:val="none" w:sz="0" w:space="0" w:color="auto"/>
        <w:bottom w:val="none" w:sz="0" w:space="0" w:color="auto"/>
        <w:right w:val="none" w:sz="0" w:space="0" w:color="auto"/>
      </w:divBdr>
    </w:div>
    <w:div w:id="1492258097">
      <w:bodyDiv w:val="1"/>
      <w:marLeft w:val="0"/>
      <w:marRight w:val="0"/>
      <w:marTop w:val="0"/>
      <w:marBottom w:val="0"/>
      <w:divBdr>
        <w:top w:val="none" w:sz="0" w:space="0" w:color="auto"/>
        <w:left w:val="none" w:sz="0" w:space="0" w:color="auto"/>
        <w:bottom w:val="none" w:sz="0" w:space="0" w:color="auto"/>
        <w:right w:val="none" w:sz="0" w:space="0" w:color="auto"/>
      </w:divBdr>
    </w:div>
    <w:div w:id="1492984498">
      <w:bodyDiv w:val="1"/>
      <w:marLeft w:val="0"/>
      <w:marRight w:val="0"/>
      <w:marTop w:val="0"/>
      <w:marBottom w:val="0"/>
      <w:divBdr>
        <w:top w:val="none" w:sz="0" w:space="0" w:color="auto"/>
        <w:left w:val="none" w:sz="0" w:space="0" w:color="auto"/>
        <w:bottom w:val="none" w:sz="0" w:space="0" w:color="auto"/>
        <w:right w:val="none" w:sz="0" w:space="0" w:color="auto"/>
      </w:divBdr>
    </w:div>
    <w:div w:id="1493064004">
      <w:bodyDiv w:val="1"/>
      <w:marLeft w:val="0"/>
      <w:marRight w:val="0"/>
      <w:marTop w:val="0"/>
      <w:marBottom w:val="0"/>
      <w:divBdr>
        <w:top w:val="none" w:sz="0" w:space="0" w:color="auto"/>
        <w:left w:val="none" w:sz="0" w:space="0" w:color="auto"/>
        <w:bottom w:val="none" w:sz="0" w:space="0" w:color="auto"/>
        <w:right w:val="none" w:sz="0" w:space="0" w:color="auto"/>
      </w:divBdr>
    </w:div>
    <w:div w:id="1493445242">
      <w:bodyDiv w:val="1"/>
      <w:marLeft w:val="0"/>
      <w:marRight w:val="0"/>
      <w:marTop w:val="0"/>
      <w:marBottom w:val="0"/>
      <w:divBdr>
        <w:top w:val="none" w:sz="0" w:space="0" w:color="auto"/>
        <w:left w:val="none" w:sz="0" w:space="0" w:color="auto"/>
        <w:bottom w:val="none" w:sz="0" w:space="0" w:color="auto"/>
        <w:right w:val="none" w:sz="0" w:space="0" w:color="auto"/>
      </w:divBdr>
    </w:div>
    <w:div w:id="1494030201">
      <w:bodyDiv w:val="1"/>
      <w:marLeft w:val="0"/>
      <w:marRight w:val="0"/>
      <w:marTop w:val="0"/>
      <w:marBottom w:val="0"/>
      <w:divBdr>
        <w:top w:val="none" w:sz="0" w:space="0" w:color="auto"/>
        <w:left w:val="none" w:sz="0" w:space="0" w:color="auto"/>
        <w:bottom w:val="none" w:sz="0" w:space="0" w:color="auto"/>
        <w:right w:val="none" w:sz="0" w:space="0" w:color="auto"/>
      </w:divBdr>
    </w:div>
    <w:div w:id="1494564256">
      <w:bodyDiv w:val="1"/>
      <w:marLeft w:val="0"/>
      <w:marRight w:val="0"/>
      <w:marTop w:val="0"/>
      <w:marBottom w:val="0"/>
      <w:divBdr>
        <w:top w:val="none" w:sz="0" w:space="0" w:color="auto"/>
        <w:left w:val="none" w:sz="0" w:space="0" w:color="auto"/>
        <w:bottom w:val="none" w:sz="0" w:space="0" w:color="auto"/>
        <w:right w:val="none" w:sz="0" w:space="0" w:color="auto"/>
      </w:divBdr>
    </w:div>
    <w:div w:id="1494877184">
      <w:bodyDiv w:val="1"/>
      <w:marLeft w:val="0"/>
      <w:marRight w:val="0"/>
      <w:marTop w:val="0"/>
      <w:marBottom w:val="0"/>
      <w:divBdr>
        <w:top w:val="none" w:sz="0" w:space="0" w:color="auto"/>
        <w:left w:val="none" w:sz="0" w:space="0" w:color="auto"/>
        <w:bottom w:val="none" w:sz="0" w:space="0" w:color="auto"/>
        <w:right w:val="none" w:sz="0" w:space="0" w:color="auto"/>
      </w:divBdr>
    </w:div>
    <w:div w:id="1495490169">
      <w:bodyDiv w:val="1"/>
      <w:marLeft w:val="0"/>
      <w:marRight w:val="0"/>
      <w:marTop w:val="0"/>
      <w:marBottom w:val="0"/>
      <w:divBdr>
        <w:top w:val="none" w:sz="0" w:space="0" w:color="auto"/>
        <w:left w:val="none" w:sz="0" w:space="0" w:color="auto"/>
        <w:bottom w:val="none" w:sz="0" w:space="0" w:color="auto"/>
        <w:right w:val="none" w:sz="0" w:space="0" w:color="auto"/>
      </w:divBdr>
      <w:divsChild>
        <w:div w:id="1804613925">
          <w:marLeft w:val="0"/>
          <w:marRight w:val="0"/>
          <w:marTop w:val="0"/>
          <w:marBottom w:val="0"/>
          <w:divBdr>
            <w:top w:val="none" w:sz="0" w:space="0" w:color="auto"/>
            <w:left w:val="none" w:sz="0" w:space="0" w:color="auto"/>
            <w:bottom w:val="none" w:sz="0" w:space="0" w:color="auto"/>
            <w:right w:val="none" w:sz="0" w:space="0" w:color="auto"/>
          </w:divBdr>
          <w:divsChild>
            <w:div w:id="1844660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96073108">
      <w:bodyDiv w:val="1"/>
      <w:marLeft w:val="0"/>
      <w:marRight w:val="0"/>
      <w:marTop w:val="0"/>
      <w:marBottom w:val="0"/>
      <w:divBdr>
        <w:top w:val="none" w:sz="0" w:space="0" w:color="auto"/>
        <w:left w:val="none" w:sz="0" w:space="0" w:color="auto"/>
        <w:bottom w:val="none" w:sz="0" w:space="0" w:color="auto"/>
        <w:right w:val="none" w:sz="0" w:space="0" w:color="auto"/>
      </w:divBdr>
    </w:div>
    <w:div w:id="1496872155">
      <w:bodyDiv w:val="1"/>
      <w:marLeft w:val="0"/>
      <w:marRight w:val="0"/>
      <w:marTop w:val="0"/>
      <w:marBottom w:val="0"/>
      <w:divBdr>
        <w:top w:val="none" w:sz="0" w:space="0" w:color="auto"/>
        <w:left w:val="none" w:sz="0" w:space="0" w:color="auto"/>
        <w:bottom w:val="none" w:sz="0" w:space="0" w:color="auto"/>
        <w:right w:val="none" w:sz="0" w:space="0" w:color="auto"/>
      </w:divBdr>
    </w:div>
    <w:div w:id="1496873107">
      <w:bodyDiv w:val="1"/>
      <w:marLeft w:val="0"/>
      <w:marRight w:val="0"/>
      <w:marTop w:val="0"/>
      <w:marBottom w:val="0"/>
      <w:divBdr>
        <w:top w:val="none" w:sz="0" w:space="0" w:color="auto"/>
        <w:left w:val="none" w:sz="0" w:space="0" w:color="auto"/>
        <w:bottom w:val="none" w:sz="0" w:space="0" w:color="auto"/>
        <w:right w:val="none" w:sz="0" w:space="0" w:color="auto"/>
      </w:divBdr>
    </w:div>
    <w:div w:id="1497653711">
      <w:bodyDiv w:val="1"/>
      <w:marLeft w:val="0"/>
      <w:marRight w:val="0"/>
      <w:marTop w:val="0"/>
      <w:marBottom w:val="0"/>
      <w:divBdr>
        <w:top w:val="none" w:sz="0" w:space="0" w:color="auto"/>
        <w:left w:val="none" w:sz="0" w:space="0" w:color="auto"/>
        <w:bottom w:val="none" w:sz="0" w:space="0" w:color="auto"/>
        <w:right w:val="none" w:sz="0" w:space="0" w:color="auto"/>
      </w:divBdr>
    </w:div>
    <w:div w:id="1498232419">
      <w:bodyDiv w:val="1"/>
      <w:marLeft w:val="0"/>
      <w:marRight w:val="0"/>
      <w:marTop w:val="0"/>
      <w:marBottom w:val="0"/>
      <w:divBdr>
        <w:top w:val="none" w:sz="0" w:space="0" w:color="auto"/>
        <w:left w:val="none" w:sz="0" w:space="0" w:color="auto"/>
        <w:bottom w:val="none" w:sz="0" w:space="0" w:color="auto"/>
        <w:right w:val="none" w:sz="0" w:space="0" w:color="auto"/>
      </w:divBdr>
    </w:div>
    <w:div w:id="1498378056">
      <w:bodyDiv w:val="1"/>
      <w:marLeft w:val="0"/>
      <w:marRight w:val="0"/>
      <w:marTop w:val="0"/>
      <w:marBottom w:val="0"/>
      <w:divBdr>
        <w:top w:val="none" w:sz="0" w:space="0" w:color="auto"/>
        <w:left w:val="none" w:sz="0" w:space="0" w:color="auto"/>
        <w:bottom w:val="none" w:sz="0" w:space="0" w:color="auto"/>
        <w:right w:val="none" w:sz="0" w:space="0" w:color="auto"/>
      </w:divBdr>
    </w:div>
    <w:div w:id="1498425059">
      <w:bodyDiv w:val="1"/>
      <w:marLeft w:val="0"/>
      <w:marRight w:val="0"/>
      <w:marTop w:val="0"/>
      <w:marBottom w:val="0"/>
      <w:divBdr>
        <w:top w:val="none" w:sz="0" w:space="0" w:color="auto"/>
        <w:left w:val="none" w:sz="0" w:space="0" w:color="auto"/>
        <w:bottom w:val="none" w:sz="0" w:space="0" w:color="auto"/>
        <w:right w:val="none" w:sz="0" w:space="0" w:color="auto"/>
      </w:divBdr>
    </w:div>
    <w:div w:id="1498612133">
      <w:bodyDiv w:val="1"/>
      <w:marLeft w:val="0"/>
      <w:marRight w:val="0"/>
      <w:marTop w:val="0"/>
      <w:marBottom w:val="0"/>
      <w:divBdr>
        <w:top w:val="none" w:sz="0" w:space="0" w:color="auto"/>
        <w:left w:val="none" w:sz="0" w:space="0" w:color="auto"/>
        <w:bottom w:val="none" w:sz="0" w:space="0" w:color="auto"/>
        <w:right w:val="none" w:sz="0" w:space="0" w:color="auto"/>
      </w:divBdr>
    </w:div>
    <w:div w:id="1498612624">
      <w:bodyDiv w:val="1"/>
      <w:marLeft w:val="0"/>
      <w:marRight w:val="0"/>
      <w:marTop w:val="0"/>
      <w:marBottom w:val="0"/>
      <w:divBdr>
        <w:top w:val="none" w:sz="0" w:space="0" w:color="auto"/>
        <w:left w:val="none" w:sz="0" w:space="0" w:color="auto"/>
        <w:bottom w:val="none" w:sz="0" w:space="0" w:color="auto"/>
        <w:right w:val="none" w:sz="0" w:space="0" w:color="auto"/>
      </w:divBdr>
    </w:div>
    <w:div w:id="1498614713">
      <w:bodyDiv w:val="1"/>
      <w:marLeft w:val="0"/>
      <w:marRight w:val="0"/>
      <w:marTop w:val="0"/>
      <w:marBottom w:val="0"/>
      <w:divBdr>
        <w:top w:val="none" w:sz="0" w:space="0" w:color="auto"/>
        <w:left w:val="none" w:sz="0" w:space="0" w:color="auto"/>
        <w:bottom w:val="none" w:sz="0" w:space="0" w:color="auto"/>
        <w:right w:val="none" w:sz="0" w:space="0" w:color="auto"/>
      </w:divBdr>
    </w:div>
    <w:div w:id="1498956967">
      <w:bodyDiv w:val="1"/>
      <w:marLeft w:val="0"/>
      <w:marRight w:val="0"/>
      <w:marTop w:val="0"/>
      <w:marBottom w:val="0"/>
      <w:divBdr>
        <w:top w:val="none" w:sz="0" w:space="0" w:color="auto"/>
        <w:left w:val="none" w:sz="0" w:space="0" w:color="auto"/>
        <w:bottom w:val="none" w:sz="0" w:space="0" w:color="auto"/>
        <w:right w:val="none" w:sz="0" w:space="0" w:color="auto"/>
      </w:divBdr>
    </w:div>
    <w:div w:id="1499031325">
      <w:bodyDiv w:val="1"/>
      <w:marLeft w:val="0"/>
      <w:marRight w:val="0"/>
      <w:marTop w:val="0"/>
      <w:marBottom w:val="0"/>
      <w:divBdr>
        <w:top w:val="none" w:sz="0" w:space="0" w:color="auto"/>
        <w:left w:val="none" w:sz="0" w:space="0" w:color="auto"/>
        <w:bottom w:val="none" w:sz="0" w:space="0" w:color="auto"/>
        <w:right w:val="none" w:sz="0" w:space="0" w:color="auto"/>
      </w:divBdr>
    </w:div>
    <w:div w:id="1499267282">
      <w:bodyDiv w:val="1"/>
      <w:marLeft w:val="0"/>
      <w:marRight w:val="0"/>
      <w:marTop w:val="0"/>
      <w:marBottom w:val="0"/>
      <w:divBdr>
        <w:top w:val="none" w:sz="0" w:space="0" w:color="auto"/>
        <w:left w:val="none" w:sz="0" w:space="0" w:color="auto"/>
        <w:bottom w:val="none" w:sz="0" w:space="0" w:color="auto"/>
        <w:right w:val="none" w:sz="0" w:space="0" w:color="auto"/>
      </w:divBdr>
    </w:div>
    <w:div w:id="1499422683">
      <w:bodyDiv w:val="1"/>
      <w:marLeft w:val="0"/>
      <w:marRight w:val="0"/>
      <w:marTop w:val="0"/>
      <w:marBottom w:val="0"/>
      <w:divBdr>
        <w:top w:val="none" w:sz="0" w:space="0" w:color="auto"/>
        <w:left w:val="none" w:sz="0" w:space="0" w:color="auto"/>
        <w:bottom w:val="none" w:sz="0" w:space="0" w:color="auto"/>
        <w:right w:val="none" w:sz="0" w:space="0" w:color="auto"/>
      </w:divBdr>
    </w:div>
    <w:div w:id="1499465043">
      <w:bodyDiv w:val="1"/>
      <w:marLeft w:val="0"/>
      <w:marRight w:val="0"/>
      <w:marTop w:val="0"/>
      <w:marBottom w:val="0"/>
      <w:divBdr>
        <w:top w:val="none" w:sz="0" w:space="0" w:color="auto"/>
        <w:left w:val="none" w:sz="0" w:space="0" w:color="auto"/>
        <w:bottom w:val="none" w:sz="0" w:space="0" w:color="auto"/>
        <w:right w:val="none" w:sz="0" w:space="0" w:color="auto"/>
      </w:divBdr>
    </w:div>
    <w:div w:id="1499731601">
      <w:bodyDiv w:val="1"/>
      <w:marLeft w:val="0"/>
      <w:marRight w:val="0"/>
      <w:marTop w:val="0"/>
      <w:marBottom w:val="0"/>
      <w:divBdr>
        <w:top w:val="none" w:sz="0" w:space="0" w:color="auto"/>
        <w:left w:val="none" w:sz="0" w:space="0" w:color="auto"/>
        <w:bottom w:val="none" w:sz="0" w:space="0" w:color="auto"/>
        <w:right w:val="none" w:sz="0" w:space="0" w:color="auto"/>
      </w:divBdr>
    </w:div>
    <w:div w:id="1499807705">
      <w:bodyDiv w:val="1"/>
      <w:marLeft w:val="0"/>
      <w:marRight w:val="0"/>
      <w:marTop w:val="0"/>
      <w:marBottom w:val="0"/>
      <w:divBdr>
        <w:top w:val="none" w:sz="0" w:space="0" w:color="auto"/>
        <w:left w:val="none" w:sz="0" w:space="0" w:color="auto"/>
        <w:bottom w:val="none" w:sz="0" w:space="0" w:color="auto"/>
        <w:right w:val="none" w:sz="0" w:space="0" w:color="auto"/>
      </w:divBdr>
    </w:div>
    <w:div w:id="1500196912">
      <w:bodyDiv w:val="1"/>
      <w:marLeft w:val="0"/>
      <w:marRight w:val="0"/>
      <w:marTop w:val="0"/>
      <w:marBottom w:val="0"/>
      <w:divBdr>
        <w:top w:val="none" w:sz="0" w:space="0" w:color="auto"/>
        <w:left w:val="none" w:sz="0" w:space="0" w:color="auto"/>
        <w:bottom w:val="none" w:sz="0" w:space="0" w:color="auto"/>
        <w:right w:val="none" w:sz="0" w:space="0" w:color="auto"/>
      </w:divBdr>
    </w:div>
    <w:div w:id="1500343580">
      <w:bodyDiv w:val="1"/>
      <w:marLeft w:val="0"/>
      <w:marRight w:val="0"/>
      <w:marTop w:val="0"/>
      <w:marBottom w:val="0"/>
      <w:divBdr>
        <w:top w:val="none" w:sz="0" w:space="0" w:color="auto"/>
        <w:left w:val="none" w:sz="0" w:space="0" w:color="auto"/>
        <w:bottom w:val="none" w:sz="0" w:space="0" w:color="auto"/>
        <w:right w:val="none" w:sz="0" w:space="0" w:color="auto"/>
      </w:divBdr>
    </w:div>
    <w:div w:id="1501113993">
      <w:bodyDiv w:val="1"/>
      <w:marLeft w:val="0"/>
      <w:marRight w:val="0"/>
      <w:marTop w:val="0"/>
      <w:marBottom w:val="0"/>
      <w:divBdr>
        <w:top w:val="none" w:sz="0" w:space="0" w:color="auto"/>
        <w:left w:val="none" w:sz="0" w:space="0" w:color="auto"/>
        <w:bottom w:val="none" w:sz="0" w:space="0" w:color="auto"/>
        <w:right w:val="none" w:sz="0" w:space="0" w:color="auto"/>
      </w:divBdr>
    </w:div>
    <w:div w:id="1501314463">
      <w:bodyDiv w:val="1"/>
      <w:marLeft w:val="0"/>
      <w:marRight w:val="0"/>
      <w:marTop w:val="0"/>
      <w:marBottom w:val="0"/>
      <w:divBdr>
        <w:top w:val="none" w:sz="0" w:space="0" w:color="auto"/>
        <w:left w:val="none" w:sz="0" w:space="0" w:color="auto"/>
        <w:bottom w:val="none" w:sz="0" w:space="0" w:color="auto"/>
        <w:right w:val="none" w:sz="0" w:space="0" w:color="auto"/>
      </w:divBdr>
    </w:div>
    <w:div w:id="1501774692">
      <w:bodyDiv w:val="1"/>
      <w:marLeft w:val="0"/>
      <w:marRight w:val="0"/>
      <w:marTop w:val="0"/>
      <w:marBottom w:val="0"/>
      <w:divBdr>
        <w:top w:val="none" w:sz="0" w:space="0" w:color="auto"/>
        <w:left w:val="none" w:sz="0" w:space="0" w:color="auto"/>
        <w:bottom w:val="none" w:sz="0" w:space="0" w:color="auto"/>
        <w:right w:val="none" w:sz="0" w:space="0" w:color="auto"/>
      </w:divBdr>
    </w:div>
    <w:div w:id="1501894664">
      <w:bodyDiv w:val="1"/>
      <w:marLeft w:val="0"/>
      <w:marRight w:val="0"/>
      <w:marTop w:val="0"/>
      <w:marBottom w:val="0"/>
      <w:divBdr>
        <w:top w:val="none" w:sz="0" w:space="0" w:color="auto"/>
        <w:left w:val="none" w:sz="0" w:space="0" w:color="auto"/>
        <w:bottom w:val="none" w:sz="0" w:space="0" w:color="auto"/>
        <w:right w:val="none" w:sz="0" w:space="0" w:color="auto"/>
      </w:divBdr>
    </w:div>
    <w:div w:id="1502088120">
      <w:bodyDiv w:val="1"/>
      <w:marLeft w:val="0"/>
      <w:marRight w:val="0"/>
      <w:marTop w:val="0"/>
      <w:marBottom w:val="0"/>
      <w:divBdr>
        <w:top w:val="none" w:sz="0" w:space="0" w:color="auto"/>
        <w:left w:val="none" w:sz="0" w:space="0" w:color="auto"/>
        <w:bottom w:val="none" w:sz="0" w:space="0" w:color="auto"/>
        <w:right w:val="none" w:sz="0" w:space="0" w:color="auto"/>
      </w:divBdr>
    </w:div>
    <w:div w:id="1502355356">
      <w:bodyDiv w:val="1"/>
      <w:marLeft w:val="0"/>
      <w:marRight w:val="0"/>
      <w:marTop w:val="0"/>
      <w:marBottom w:val="0"/>
      <w:divBdr>
        <w:top w:val="none" w:sz="0" w:space="0" w:color="auto"/>
        <w:left w:val="none" w:sz="0" w:space="0" w:color="auto"/>
        <w:bottom w:val="none" w:sz="0" w:space="0" w:color="auto"/>
        <w:right w:val="none" w:sz="0" w:space="0" w:color="auto"/>
      </w:divBdr>
      <w:divsChild>
        <w:div w:id="1837186016">
          <w:marLeft w:val="0"/>
          <w:marRight w:val="0"/>
          <w:marTop w:val="0"/>
          <w:marBottom w:val="0"/>
          <w:divBdr>
            <w:top w:val="none" w:sz="0" w:space="0" w:color="auto"/>
            <w:left w:val="none" w:sz="0" w:space="0" w:color="auto"/>
            <w:bottom w:val="none" w:sz="0" w:space="0" w:color="auto"/>
            <w:right w:val="none" w:sz="0" w:space="0" w:color="auto"/>
          </w:divBdr>
          <w:divsChild>
            <w:div w:id="1697192965">
              <w:marLeft w:val="0"/>
              <w:marRight w:val="0"/>
              <w:marTop w:val="0"/>
              <w:marBottom w:val="0"/>
              <w:divBdr>
                <w:top w:val="none" w:sz="0" w:space="0" w:color="auto"/>
                <w:left w:val="none" w:sz="0" w:space="0" w:color="auto"/>
                <w:bottom w:val="none" w:sz="0" w:space="0" w:color="auto"/>
                <w:right w:val="none" w:sz="0" w:space="0" w:color="auto"/>
              </w:divBdr>
            </w:div>
          </w:divsChild>
        </w:div>
        <w:div w:id="1849446532">
          <w:marLeft w:val="0"/>
          <w:marRight w:val="0"/>
          <w:marTop w:val="0"/>
          <w:marBottom w:val="0"/>
          <w:divBdr>
            <w:top w:val="none" w:sz="0" w:space="0" w:color="auto"/>
            <w:left w:val="none" w:sz="0" w:space="0" w:color="auto"/>
            <w:bottom w:val="none" w:sz="0" w:space="0" w:color="auto"/>
            <w:right w:val="none" w:sz="0" w:space="0" w:color="auto"/>
          </w:divBdr>
          <w:divsChild>
            <w:div w:id="754663978">
              <w:marLeft w:val="0"/>
              <w:marRight w:val="0"/>
              <w:marTop w:val="0"/>
              <w:marBottom w:val="0"/>
              <w:divBdr>
                <w:top w:val="none" w:sz="0" w:space="0" w:color="auto"/>
                <w:left w:val="none" w:sz="0" w:space="0" w:color="auto"/>
                <w:bottom w:val="none" w:sz="0" w:space="0" w:color="auto"/>
                <w:right w:val="none" w:sz="0" w:space="0" w:color="auto"/>
              </w:divBdr>
            </w:div>
          </w:divsChild>
        </w:div>
        <w:div w:id="2134447257">
          <w:marLeft w:val="0"/>
          <w:marRight w:val="0"/>
          <w:marTop w:val="0"/>
          <w:marBottom w:val="0"/>
          <w:divBdr>
            <w:top w:val="none" w:sz="0" w:space="0" w:color="auto"/>
            <w:left w:val="none" w:sz="0" w:space="0" w:color="auto"/>
            <w:bottom w:val="none" w:sz="0" w:space="0" w:color="auto"/>
            <w:right w:val="none" w:sz="0" w:space="0" w:color="auto"/>
          </w:divBdr>
          <w:divsChild>
            <w:div w:id="208063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03630">
      <w:bodyDiv w:val="1"/>
      <w:marLeft w:val="0"/>
      <w:marRight w:val="0"/>
      <w:marTop w:val="0"/>
      <w:marBottom w:val="0"/>
      <w:divBdr>
        <w:top w:val="none" w:sz="0" w:space="0" w:color="auto"/>
        <w:left w:val="none" w:sz="0" w:space="0" w:color="auto"/>
        <w:bottom w:val="none" w:sz="0" w:space="0" w:color="auto"/>
        <w:right w:val="none" w:sz="0" w:space="0" w:color="auto"/>
      </w:divBdr>
    </w:div>
    <w:div w:id="1502621842">
      <w:bodyDiv w:val="1"/>
      <w:marLeft w:val="0"/>
      <w:marRight w:val="0"/>
      <w:marTop w:val="0"/>
      <w:marBottom w:val="0"/>
      <w:divBdr>
        <w:top w:val="none" w:sz="0" w:space="0" w:color="auto"/>
        <w:left w:val="none" w:sz="0" w:space="0" w:color="auto"/>
        <w:bottom w:val="none" w:sz="0" w:space="0" w:color="auto"/>
        <w:right w:val="none" w:sz="0" w:space="0" w:color="auto"/>
      </w:divBdr>
    </w:div>
    <w:div w:id="1503007230">
      <w:bodyDiv w:val="1"/>
      <w:marLeft w:val="0"/>
      <w:marRight w:val="0"/>
      <w:marTop w:val="0"/>
      <w:marBottom w:val="0"/>
      <w:divBdr>
        <w:top w:val="none" w:sz="0" w:space="0" w:color="auto"/>
        <w:left w:val="none" w:sz="0" w:space="0" w:color="auto"/>
        <w:bottom w:val="none" w:sz="0" w:space="0" w:color="auto"/>
        <w:right w:val="none" w:sz="0" w:space="0" w:color="auto"/>
      </w:divBdr>
    </w:div>
    <w:div w:id="1503543174">
      <w:bodyDiv w:val="1"/>
      <w:marLeft w:val="0"/>
      <w:marRight w:val="0"/>
      <w:marTop w:val="0"/>
      <w:marBottom w:val="0"/>
      <w:divBdr>
        <w:top w:val="none" w:sz="0" w:space="0" w:color="auto"/>
        <w:left w:val="none" w:sz="0" w:space="0" w:color="auto"/>
        <w:bottom w:val="none" w:sz="0" w:space="0" w:color="auto"/>
        <w:right w:val="none" w:sz="0" w:space="0" w:color="auto"/>
      </w:divBdr>
    </w:div>
    <w:div w:id="1503592706">
      <w:bodyDiv w:val="1"/>
      <w:marLeft w:val="0"/>
      <w:marRight w:val="0"/>
      <w:marTop w:val="0"/>
      <w:marBottom w:val="0"/>
      <w:divBdr>
        <w:top w:val="none" w:sz="0" w:space="0" w:color="auto"/>
        <w:left w:val="none" w:sz="0" w:space="0" w:color="auto"/>
        <w:bottom w:val="none" w:sz="0" w:space="0" w:color="auto"/>
        <w:right w:val="none" w:sz="0" w:space="0" w:color="auto"/>
      </w:divBdr>
    </w:div>
    <w:div w:id="1503929458">
      <w:bodyDiv w:val="1"/>
      <w:marLeft w:val="0"/>
      <w:marRight w:val="0"/>
      <w:marTop w:val="0"/>
      <w:marBottom w:val="0"/>
      <w:divBdr>
        <w:top w:val="none" w:sz="0" w:space="0" w:color="auto"/>
        <w:left w:val="none" w:sz="0" w:space="0" w:color="auto"/>
        <w:bottom w:val="none" w:sz="0" w:space="0" w:color="auto"/>
        <w:right w:val="none" w:sz="0" w:space="0" w:color="auto"/>
      </w:divBdr>
    </w:div>
    <w:div w:id="1504204222">
      <w:bodyDiv w:val="1"/>
      <w:marLeft w:val="0"/>
      <w:marRight w:val="0"/>
      <w:marTop w:val="0"/>
      <w:marBottom w:val="0"/>
      <w:divBdr>
        <w:top w:val="none" w:sz="0" w:space="0" w:color="auto"/>
        <w:left w:val="none" w:sz="0" w:space="0" w:color="auto"/>
        <w:bottom w:val="none" w:sz="0" w:space="0" w:color="auto"/>
        <w:right w:val="none" w:sz="0" w:space="0" w:color="auto"/>
      </w:divBdr>
    </w:div>
    <w:div w:id="1504397602">
      <w:bodyDiv w:val="1"/>
      <w:marLeft w:val="0"/>
      <w:marRight w:val="0"/>
      <w:marTop w:val="0"/>
      <w:marBottom w:val="0"/>
      <w:divBdr>
        <w:top w:val="none" w:sz="0" w:space="0" w:color="auto"/>
        <w:left w:val="none" w:sz="0" w:space="0" w:color="auto"/>
        <w:bottom w:val="none" w:sz="0" w:space="0" w:color="auto"/>
        <w:right w:val="none" w:sz="0" w:space="0" w:color="auto"/>
      </w:divBdr>
    </w:div>
    <w:div w:id="1505708817">
      <w:bodyDiv w:val="1"/>
      <w:marLeft w:val="0"/>
      <w:marRight w:val="0"/>
      <w:marTop w:val="0"/>
      <w:marBottom w:val="0"/>
      <w:divBdr>
        <w:top w:val="none" w:sz="0" w:space="0" w:color="auto"/>
        <w:left w:val="none" w:sz="0" w:space="0" w:color="auto"/>
        <w:bottom w:val="none" w:sz="0" w:space="0" w:color="auto"/>
        <w:right w:val="none" w:sz="0" w:space="0" w:color="auto"/>
      </w:divBdr>
    </w:div>
    <w:div w:id="1505781479">
      <w:bodyDiv w:val="1"/>
      <w:marLeft w:val="0"/>
      <w:marRight w:val="0"/>
      <w:marTop w:val="0"/>
      <w:marBottom w:val="0"/>
      <w:divBdr>
        <w:top w:val="none" w:sz="0" w:space="0" w:color="auto"/>
        <w:left w:val="none" w:sz="0" w:space="0" w:color="auto"/>
        <w:bottom w:val="none" w:sz="0" w:space="0" w:color="auto"/>
        <w:right w:val="none" w:sz="0" w:space="0" w:color="auto"/>
      </w:divBdr>
    </w:div>
    <w:div w:id="1506936518">
      <w:bodyDiv w:val="1"/>
      <w:marLeft w:val="0"/>
      <w:marRight w:val="0"/>
      <w:marTop w:val="0"/>
      <w:marBottom w:val="0"/>
      <w:divBdr>
        <w:top w:val="none" w:sz="0" w:space="0" w:color="auto"/>
        <w:left w:val="none" w:sz="0" w:space="0" w:color="auto"/>
        <w:bottom w:val="none" w:sz="0" w:space="0" w:color="auto"/>
        <w:right w:val="none" w:sz="0" w:space="0" w:color="auto"/>
      </w:divBdr>
    </w:div>
    <w:div w:id="1507011519">
      <w:bodyDiv w:val="1"/>
      <w:marLeft w:val="0"/>
      <w:marRight w:val="0"/>
      <w:marTop w:val="0"/>
      <w:marBottom w:val="0"/>
      <w:divBdr>
        <w:top w:val="none" w:sz="0" w:space="0" w:color="auto"/>
        <w:left w:val="none" w:sz="0" w:space="0" w:color="auto"/>
        <w:bottom w:val="none" w:sz="0" w:space="0" w:color="auto"/>
        <w:right w:val="none" w:sz="0" w:space="0" w:color="auto"/>
      </w:divBdr>
    </w:div>
    <w:div w:id="1508014196">
      <w:bodyDiv w:val="1"/>
      <w:marLeft w:val="0"/>
      <w:marRight w:val="0"/>
      <w:marTop w:val="0"/>
      <w:marBottom w:val="0"/>
      <w:divBdr>
        <w:top w:val="none" w:sz="0" w:space="0" w:color="auto"/>
        <w:left w:val="none" w:sz="0" w:space="0" w:color="auto"/>
        <w:bottom w:val="none" w:sz="0" w:space="0" w:color="auto"/>
        <w:right w:val="none" w:sz="0" w:space="0" w:color="auto"/>
      </w:divBdr>
    </w:div>
    <w:div w:id="1508520117">
      <w:bodyDiv w:val="1"/>
      <w:marLeft w:val="0"/>
      <w:marRight w:val="0"/>
      <w:marTop w:val="0"/>
      <w:marBottom w:val="0"/>
      <w:divBdr>
        <w:top w:val="none" w:sz="0" w:space="0" w:color="auto"/>
        <w:left w:val="none" w:sz="0" w:space="0" w:color="auto"/>
        <w:bottom w:val="none" w:sz="0" w:space="0" w:color="auto"/>
        <w:right w:val="none" w:sz="0" w:space="0" w:color="auto"/>
      </w:divBdr>
    </w:div>
    <w:div w:id="1508597296">
      <w:bodyDiv w:val="1"/>
      <w:marLeft w:val="0"/>
      <w:marRight w:val="0"/>
      <w:marTop w:val="0"/>
      <w:marBottom w:val="0"/>
      <w:divBdr>
        <w:top w:val="none" w:sz="0" w:space="0" w:color="auto"/>
        <w:left w:val="none" w:sz="0" w:space="0" w:color="auto"/>
        <w:bottom w:val="none" w:sz="0" w:space="0" w:color="auto"/>
        <w:right w:val="none" w:sz="0" w:space="0" w:color="auto"/>
      </w:divBdr>
    </w:div>
    <w:div w:id="1508670550">
      <w:bodyDiv w:val="1"/>
      <w:marLeft w:val="0"/>
      <w:marRight w:val="0"/>
      <w:marTop w:val="0"/>
      <w:marBottom w:val="0"/>
      <w:divBdr>
        <w:top w:val="none" w:sz="0" w:space="0" w:color="auto"/>
        <w:left w:val="none" w:sz="0" w:space="0" w:color="auto"/>
        <w:bottom w:val="none" w:sz="0" w:space="0" w:color="auto"/>
        <w:right w:val="none" w:sz="0" w:space="0" w:color="auto"/>
      </w:divBdr>
    </w:div>
    <w:div w:id="1510488523">
      <w:bodyDiv w:val="1"/>
      <w:marLeft w:val="0"/>
      <w:marRight w:val="0"/>
      <w:marTop w:val="0"/>
      <w:marBottom w:val="0"/>
      <w:divBdr>
        <w:top w:val="none" w:sz="0" w:space="0" w:color="auto"/>
        <w:left w:val="none" w:sz="0" w:space="0" w:color="auto"/>
        <w:bottom w:val="none" w:sz="0" w:space="0" w:color="auto"/>
        <w:right w:val="none" w:sz="0" w:space="0" w:color="auto"/>
      </w:divBdr>
    </w:div>
    <w:div w:id="1510562644">
      <w:bodyDiv w:val="1"/>
      <w:marLeft w:val="0"/>
      <w:marRight w:val="0"/>
      <w:marTop w:val="0"/>
      <w:marBottom w:val="0"/>
      <w:divBdr>
        <w:top w:val="none" w:sz="0" w:space="0" w:color="auto"/>
        <w:left w:val="none" w:sz="0" w:space="0" w:color="auto"/>
        <w:bottom w:val="none" w:sz="0" w:space="0" w:color="auto"/>
        <w:right w:val="none" w:sz="0" w:space="0" w:color="auto"/>
      </w:divBdr>
      <w:divsChild>
        <w:div w:id="13388338">
          <w:marLeft w:val="0"/>
          <w:marRight w:val="0"/>
          <w:marTop w:val="0"/>
          <w:marBottom w:val="0"/>
          <w:divBdr>
            <w:top w:val="none" w:sz="0" w:space="0" w:color="auto"/>
            <w:left w:val="none" w:sz="0" w:space="0" w:color="auto"/>
            <w:bottom w:val="none" w:sz="0" w:space="0" w:color="auto"/>
            <w:right w:val="none" w:sz="0" w:space="0" w:color="auto"/>
          </w:divBdr>
          <w:divsChild>
            <w:div w:id="919371538">
              <w:marLeft w:val="0"/>
              <w:marRight w:val="0"/>
              <w:marTop w:val="0"/>
              <w:marBottom w:val="0"/>
              <w:divBdr>
                <w:top w:val="none" w:sz="0" w:space="0" w:color="auto"/>
                <w:left w:val="none" w:sz="0" w:space="0" w:color="auto"/>
                <w:bottom w:val="none" w:sz="0" w:space="0" w:color="auto"/>
                <w:right w:val="none" w:sz="0" w:space="0" w:color="auto"/>
              </w:divBdr>
            </w:div>
          </w:divsChild>
        </w:div>
        <w:div w:id="60100551">
          <w:marLeft w:val="0"/>
          <w:marRight w:val="0"/>
          <w:marTop w:val="0"/>
          <w:marBottom w:val="0"/>
          <w:divBdr>
            <w:top w:val="none" w:sz="0" w:space="0" w:color="auto"/>
            <w:left w:val="none" w:sz="0" w:space="0" w:color="auto"/>
            <w:bottom w:val="none" w:sz="0" w:space="0" w:color="auto"/>
            <w:right w:val="none" w:sz="0" w:space="0" w:color="auto"/>
          </w:divBdr>
          <w:divsChild>
            <w:div w:id="1699164851">
              <w:marLeft w:val="0"/>
              <w:marRight w:val="0"/>
              <w:marTop w:val="0"/>
              <w:marBottom w:val="0"/>
              <w:divBdr>
                <w:top w:val="none" w:sz="0" w:space="0" w:color="auto"/>
                <w:left w:val="none" w:sz="0" w:space="0" w:color="auto"/>
                <w:bottom w:val="none" w:sz="0" w:space="0" w:color="auto"/>
                <w:right w:val="none" w:sz="0" w:space="0" w:color="auto"/>
              </w:divBdr>
            </w:div>
          </w:divsChild>
        </w:div>
        <w:div w:id="151800376">
          <w:marLeft w:val="0"/>
          <w:marRight w:val="0"/>
          <w:marTop w:val="0"/>
          <w:marBottom w:val="0"/>
          <w:divBdr>
            <w:top w:val="none" w:sz="0" w:space="0" w:color="auto"/>
            <w:left w:val="none" w:sz="0" w:space="0" w:color="auto"/>
            <w:bottom w:val="none" w:sz="0" w:space="0" w:color="auto"/>
            <w:right w:val="none" w:sz="0" w:space="0" w:color="auto"/>
          </w:divBdr>
          <w:divsChild>
            <w:div w:id="1145901701">
              <w:marLeft w:val="0"/>
              <w:marRight w:val="0"/>
              <w:marTop w:val="0"/>
              <w:marBottom w:val="0"/>
              <w:divBdr>
                <w:top w:val="none" w:sz="0" w:space="0" w:color="auto"/>
                <w:left w:val="none" w:sz="0" w:space="0" w:color="auto"/>
                <w:bottom w:val="none" w:sz="0" w:space="0" w:color="auto"/>
                <w:right w:val="none" w:sz="0" w:space="0" w:color="auto"/>
              </w:divBdr>
            </w:div>
          </w:divsChild>
        </w:div>
        <w:div w:id="639965163">
          <w:marLeft w:val="0"/>
          <w:marRight w:val="0"/>
          <w:marTop w:val="0"/>
          <w:marBottom w:val="0"/>
          <w:divBdr>
            <w:top w:val="none" w:sz="0" w:space="0" w:color="auto"/>
            <w:left w:val="none" w:sz="0" w:space="0" w:color="auto"/>
            <w:bottom w:val="none" w:sz="0" w:space="0" w:color="auto"/>
            <w:right w:val="none" w:sz="0" w:space="0" w:color="auto"/>
          </w:divBdr>
          <w:divsChild>
            <w:div w:id="1441607077">
              <w:marLeft w:val="0"/>
              <w:marRight w:val="0"/>
              <w:marTop w:val="0"/>
              <w:marBottom w:val="0"/>
              <w:divBdr>
                <w:top w:val="none" w:sz="0" w:space="0" w:color="auto"/>
                <w:left w:val="none" w:sz="0" w:space="0" w:color="auto"/>
                <w:bottom w:val="none" w:sz="0" w:space="0" w:color="auto"/>
                <w:right w:val="none" w:sz="0" w:space="0" w:color="auto"/>
              </w:divBdr>
            </w:div>
          </w:divsChild>
        </w:div>
        <w:div w:id="1511482760">
          <w:marLeft w:val="0"/>
          <w:marRight w:val="0"/>
          <w:marTop w:val="0"/>
          <w:marBottom w:val="0"/>
          <w:divBdr>
            <w:top w:val="none" w:sz="0" w:space="0" w:color="auto"/>
            <w:left w:val="none" w:sz="0" w:space="0" w:color="auto"/>
            <w:bottom w:val="none" w:sz="0" w:space="0" w:color="auto"/>
            <w:right w:val="none" w:sz="0" w:space="0" w:color="auto"/>
          </w:divBdr>
          <w:divsChild>
            <w:div w:id="30751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27145">
      <w:bodyDiv w:val="1"/>
      <w:marLeft w:val="0"/>
      <w:marRight w:val="0"/>
      <w:marTop w:val="0"/>
      <w:marBottom w:val="0"/>
      <w:divBdr>
        <w:top w:val="none" w:sz="0" w:space="0" w:color="auto"/>
        <w:left w:val="none" w:sz="0" w:space="0" w:color="auto"/>
        <w:bottom w:val="none" w:sz="0" w:space="0" w:color="auto"/>
        <w:right w:val="none" w:sz="0" w:space="0" w:color="auto"/>
      </w:divBdr>
    </w:div>
    <w:div w:id="1511260721">
      <w:bodyDiv w:val="1"/>
      <w:marLeft w:val="0"/>
      <w:marRight w:val="0"/>
      <w:marTop w:val="0"/>
      <w:marBottom w:val="0"/>
      <w:divBdr>
        <w:top w:val="none" w:sz="0" w:space="0" w:color="auto"/>
        <w:left w:val="none" w:sz="0" w:space="0" w:color="auto"/>
        <w:bottom w:val="none" w:sz="0" w:space="0" w:color="auto"/>
        <w:right w:val="none" w:sz="0" w:space="0" w:color="auto"/>
      </w:divBdr>
    </w:div>
    <w:div w:id="1511411524">
      <w:bodyDiv w:val="1"/>
      <w:marLeft w:val="0"/>
      <w:marRight w:val="0"/>
      <w:marTop w:val="0"/>
      <w:marBottom w:val="0"/>
      <w:divBdr>
        <w:top w:val="none" w:sz="0" w:space="0" w:color="auto"/>
        <w:left w:val="none" w:sz="0" w:space="0" w:color="auto"/>
        <w:bottom w:val="none" w:sz="0" w:space="0" w:color="auto"/>
        <w:right w:val="none" w:sz="0" w:space="0" w:color="auto"/>
      </w:divBdr>
    </w:div>
    <w:div w:id="1511607625">
      <w:bodyDiv w:val="1"/>
      <w:marLeft w:val="0"/>
      <w:marRight w:val="0"/>
      <w:marTop w:val="0"/>
      <w:marBottom w:val="0"/>
      <w:divBdr>
        <w:top w:val="none" w:sz="0" w:space="0" w:color="auto"/>
        <w:left w:val="none" w:sz="0" w:space="0" w:color="auto"/>
        <w:bottom w:val="none" w:sz="0" w:space="0" w:color="auto"/>
        <w:right w:val="none" w:sz="0" w:space="0" w:color="auto"/>
      </w:divBdr>
    </w:div>
    <w:div w:id="1511873017">
      <w:bodyDiv w:val="1"/>
      <w:marLeft w:val="0"/>
      <w:marRight w:val="0"/>
      <w:marTop w:val="0"/>
      <w:marBottom w:val="0"/>
      <w:divBdr>
        <w:top w:val="none" w:sz="0" w:space="0" w:color="auto"/>
        <w:left w:val="none" w:sz="0" w:space="0" w:color="auto"/>
        <w:bottom w:val="none" w:sz="0" w:space="0" w:color="auto"/>
        <w:right w:val="none" w:sz="0" w:space="0" w:color="auto"/>
      </w:divBdr>
    </w:div>
    <w:div w:id="1513257146">
      <w:bodyDiv w:val="1"/>
      <w:marLeft w:val="0"/>
      <w:marRight w:val="0"/>
      <w:marTop w:val="0"/>
      <w:marBottom w:val="0"/>
      <w:divBdr>
        <w:top w:val="none" w:sz="0" w:space="0" w:color="auto"/>
        <w:left w:val="none" w:sz="0" w:space="0" w:color="auto"/>
        <w:bottom w:val="none" w:sz="0" w:space="0" w:color="auto"/>
        <w:right w:val="none" w:sz="0" w:space="0" w:color="auto"/>
      </w:divBdr>
    </w:div>
    <w:div w:id="1513641670">
      <w:bodyDiv w:val="1"/>
      <w:marLeft w:val="0"/>
      <w:marRight w:val="0"/>
      <w:marTop w:val="0"/>
      <w:marBottom w:val="0"/>
      <w:divBdr>
        <w:top w:val="none" w:sz="0" w:space="0" w:color="auto"/>
        <w:left w:val="none" w:sz="0" w:space="0" w:color="auto"/>
        <w:bottom w:val="none" w:sz="0" w:space="0" w:color="auto"/>
        <w:right w:val="none" w:sz="0" w:space="0" w:color="auto"/>
      </w:divBdr>
    </w:div>
    <w:div w:id="1513951265">
      <w:bodyDiv w:val="1"/>
      <w:marLeft w:val="0"/>
      <w:marRight w:val="0"/>
      <w:marTop w:val="0"/>
      <w:marBottom w:val="0"/>
      <w:divBdr>
        <w:top w:val="none" w:sz="0" w:space="0" w:color="auto"/>
        <w:left w:val="none" w:sz="0" w:space="0" w:color="auto"/>
        <w:bottom w:val="none" w:sz="0" w:space="0" w:color="auto"/>
        <w:right w:val="none" w:sz="0" w:space="0" w:color="auto"/>
      </w:divBdr>
    </w:div>
    <w:div w:id="1514146043">
      <w:bodyDiv w:val="1"/>
      <w:marLeft w:val="0"/>
      <w:marRight w:val="0"/>
      <w:marTop w:val="0"/>
      <w:marBottom w:val="0"/>
      <w:divBdr>
        <w:top w:val="none" w:sz="0" w:space="0" w:color="auto"/>
        <w:left w:val="none" w:sz="0" w:space="0" w:color="auto"/>
        <w:bottom w:val="none" w:sz="0" w:space="0" w:color="auto"/>
        <w:right w:val="none" w:sz="0" w:space="0" w:color="auto"/>
      </w:divBdr>
    </w:div>
    <w:div w:id="1514421857">
      <w:bodyDiv w:val="1"/>
      <w:marLeft w:val="0"/>
      <w:marRight w:val="0"/>
      <w:marTop w:val="0"/>
      <w:marBottom w:val="0"/>
      <w:divBdr>
        <w:top w:val="none" w:sz="0" w:space="0" w:color="auto"/>
        <w:left w:val="none" w:sz="0" w:space="0" w:color="auto"/>
        <w:bottom w:val="none" w:sz="0" w:space="0" w:color="auto"/>
        <w:right w:val="none" w:sz="0" w:space="0" w:color="auto"/>
      </w:divBdr>
    </w:div>
    <w:div w:id="1514566606">
      <w:bodyDiv w:val="1"/>
      <w:marLeft w:val="0"/>
      <w:marRight w:val="0"/>
      <w:marTop w:val="0"/>
      <w:marBottom w:val="0"/>
      <w:divBdr>
        <w:top w:val="none" w:sz="0" w:space="0" w:color="auto"/>
        <w:left w:val="none" w:sz="0" w:space="0" w:color="auto"/>
        <w:bottom w:val="none" w:sz="0" w:space="0" w:color="auto"/>
        <w:right w:val="none" w:sz="0" w:space="0" w:color="auto"/>
      </w:divBdr>
    </w:div>
    <w:div w:id="1515877244">
      <w:bodyDiv w:val="1"/>
      <w:marLeft w:val="0"/>
      <w:marRight w:val="0"/>
      <w:marTop w:val="0"/>
      <w:marBottom w:val="0"/>
      <w:divBdr>
        <w:top w:val="none" w:sz="0" w:space="0" w:color="auto"/>
        <w:left w:val="none" w:sz="0" w:space="0" w:color="auto"/>
        <w:bottom w:val="none" w:sz="0" w:space="0" w:color="auto"/>
        <w:right w:val="none" w:sz="0" w:space="0" w:color="auto"/>
      </w:divBdr>
    </w:div>
    <w:div w:id="1516455479">
      <w:bodyDiv w:val="1"/>
      <w:marLeft w:val="0"/>
      <w:marRight w:val="0"/>
      <w:marTop w:val="0"/>
      <w:marBottom w:val="0"/>
      <w:divBdr>
        <w:top w:val="none" w:sz="0" w:space="0" w:color="auto"/>
        <w:left w:val="none" w:sz="0" w:space="0" w:color="auto"/>
        <w:bottom w:val="none" w:sz="0" w:space="0" w:color="auto"/>
        <w:right w:val="none" w:sz="0" w:space="0" w:color="auto"/>
      </w:divBdr>
    </w:div>
    <w:div w:id="1517308643">
      <w:bodyDiv w:val="1"/>
      <w:marLeft w:val="0"/>
      <w:marRight w:val="0"/>
      <w:marTop w:val="0"/>
      <w:marBottom w:val="0"/>
      <w:divBdr>
        <w:top w:val="none" w:sz="0" w:space="0" w:color="auto"/>
        <w:left w:val="none" w:sz="0" w:space="0" w:color="auto"/>
        <w:bottom w:val="none" w:sz="0" w:space="0" w:color="auto"/>
        <w:right w:val="none" w:sz="0" w:space="0" w:color="auto"/>
      </w:divBdr>
    </w:div>
    <w:div w:id="1518619422">
      <w:bodyDiv w:val="1"/>
      <w:marLeft w:val="0"/>
      <w:marRight w:val="0"/>
      <w:marTop w:val="0"/>
      <w:marBottom w:val="0"/>
      <w:divBdr>
        <w:top w:val="none" w:sz="0" w:space="0" w:color="auto"/>
        <w:left w:val="none" w:sz="0" w:space="0" w:color="auto"/>
        <w:bottom w:val="none" w:sz="0" w:space="0" w:color="auto"/>
        <w:right w:val="none" w:sz="0" w:space="0" w:color="auto"/>
      </w:divBdr>
    </w:div>
    <w:div w:id="1518737186">
      <w:bodyDiv w:val="1"/>
      <w:marLeft w:val="0"/>
      <w:marRight w:val="0"/>
      <w:marTop w:val="0"/>
      <w:marBottom w:val="0"/>
      <w:divBdr>
        <w:top w:val="none" w:sz="0" w:space="0" w:color="auto"/>
        <w:left w:val="none" w:sz="0" w:space="0" w:color="auto"/>
        <w:bottom w:val="none" w:sz="0" w:space="0" w:color="auto"/>
        <w:right w:val="none" w:sz="0" w:space="0" w:color="auto"/>
      </w:divBdr>
    </w:div>
    <w:div w:id="1518960190">
      <w:bodyDiv w:val="1"/>
      <w:marLeft w:val="0"/>
      <w:marRight w:val="0"/>
      <w:marTop w:val="0"/>
      <w:marBottom w:val="0"/>
      <w:divBdr>
        <w:top w:val="none" w:sz="0" w:space="0" w:color="auto"/>
        <w:left w:val="none" w:sz="0" w:space="0" w:color="auto"/>
        <w:bottom w:val="none" w:sz="0" w:space="0" w:color="auto"/>
        <w:right w:val="none" w:sz="0" w:space="0" w:color="auto"/>
      </w:divBdr>
    </w:div>
    <w:div w:id="1519083504">
      <w:bodyDiv w:val="1"/>
      <w:marLeft w:val="0"/>
      <w:marRight w:val="0"/>
      <w:marTop w:val="0"/>
      <w:marBottom w:val="0"/>
      <w:divBdr>
        <w:top w:val="none" w:sz="0" w:space="0" w:color="auto"/>
        <w:left w:val="none" w:sz="0" w:space="0" w:color="auto"/>
        <w:bottom w:val="none" w:sz="0" w:space="0" w:color="auto"/>
        <w:right w:val="none" w:sz="0" w:space="0" w:color="auto"/>
      </w:divBdr>
    </w:div>
    <w:div w:id="1519194260">
      <w:bodyDiv w:val="1"/>
      <w:marLeft w:val="0"/>
      <w:marRight w:val="0"/>
      <w:marTop w:val="0"/>
      <w:marBottom w:val="0"/>
      <w:divBdr>
        <w:top w:val="none" w:sz="0" w:space="0" w:color="auto"/>
        <w:left w:val="none" w:sz="0" w:space="0" w:color="auto"/>
        <w:bottom w:val="none" w:sz="0" w:space="0" w:color="auto"/>
        <w:right w:val="none" w:sz="0" w:space="0" w:color="auto"/>
      </w:divBdr>
    </w:div>
    <w:div w:id="1519271578">
      <w:bodyDiv w:val="1"/>
      <w:marLeft w:val="0"/>
      <w:marRight w:val="0"/>
      <w:marTop w:val="0"/>
      <w:marBottom w:val="0"/>
      <w:divBdr>
        <w:top w:val="none" w:sz="0" w:space="0" w:color="auto"/>
        <w:left w:val="none" w:sz="0" w:space="0" w:color="auto"/>
        <w:bottom w:val="none" w:sz="0" w:space="0" w:color="auto"/>
        <w:right w:val="none" w:sz="0" w:space="0" w:color="auto"/>
      </w:divBdr>
    </w:div>
    <w:div w:id="1520118390">
      <w:bodyDiv w:val="1"/>
      <w:marLeft w:val="0"/>
      <w:marRight w:val="0"/>
      <w:marTop w:val="0"/>
      <w:marBottom w:val="0"/>
      <w:divBdr>
        <w:top w:val="none" w:sz="0" w:space="0" w:color="auto"/>
        <w:left w:val="none" w:sz="0" w:space="0" w:color="auto"/>
        <w:bottom w:val="none" w:sz="0" w:space="0" w:color="auto"/>
        <w:right w:val="none" w:sz="0" w:space="0" w:color="auto"/>
      </w:divBdr>
    </w:div>
    <w:div w:id="1520390327">
      <w:bodyDiv w:val="1"/>
      <w:marLeft w:val="0"/>
      <w:marRight w:val="0"/>
      <w:marTop w:val="0"/>
      <w:marBottom w:val="0"/>
      <w:divBdr>
        <w:top w:val="none" w:sz="0" w:space="0" w:color="auto"/>
        <w:left w:val="none" w:sz="0" w:space="0" w:color="auto"/>
        <w:bottom w:val="none" w:sz="0" w:space="0" w:color="auto"/>
        <w:right w:val="none" w:sz="0" w:space="0" w:color="auto"/>
      </w:divBdr>
    </w:div>
    <w:div w:id="1520465646">
      <w:bodyDiv w:val="1"/>
      <w:marLeft w:val="0"/>
      <w:marRight w:val="0"/>
      <w:marTop w:val="0"/>
      <w:marBottom w:val="0"/>
      <w:divBdr>
        <w:top w:val="none" w:sz="0" w:space="0" w:color="auto"/>
        <w:left w:val="none" w:sz="0" w:space="0" w:color="auto"/>
        <w:bottom w:val="none" w:sz="0" w:space="0" w:color="auto"/>
        <w:right w:val="none" w:sz="0" w:space="0" w:color="auto"/>
      </w:divBdr>
    </w:div>
    <w:div w:id="1520772125">
      <w:bodyDiv w:val="1"/>
      <w:marLeft w:val="0"/>
      <w:marRight w:val="0"/>
      <w:marTop w:val="0"/>
      <w:marBottom w:val="0"/>
      <w:divBdr>
        <w:top w:val="none" w:sz="0" w:space="0" w:color="auto"/>
        <w:left w:val="none" w:sz="0" w:space="0" w:color="auto"/>
        <w:bottom w:val="none" w:sz="0" w:space="0" w:color="auto"/>
        <w:right w:val="none" w:sz="0" w:space="0" w:color="auto"/>
      </w:divBdr>
    </w:div>
    <w:div w:id="1520852478">
      <w:bodyDiv w:val="1"/>
      <w:marLeft w:val="0"/>
      <w:marRight w:val="0"/>
      <w:marTop w:val="0"/>
      <w:marBottom w:val="0"/>
      <w:divBdr>
        <w:top w:val="none" w:sz="0" w:space="0" w:color="auto"/>
        <w:left w:val="none" w:sz="0" w:space="0" w:color="auto"/>
        <w:bottom w:val="none" w:sz="0" w:space="0" w:color="auto"/>
        <w:right w:val="none" w:sz="0" w:space="0" w:color="auto"/>
      </w:divBdr>
    </w:div>
    <w:div w:id="1521820888">
      <w:bodyDiv w:val="1"/>
      <w:marLeft w:val="0"/>
      <w:marRight w:val="0"/>
      <w:marTop w:val="0"/>
      <w:marBottom w:val="0"/>
      <w:divBdr>
        <w:top w:val="none" w:sz="0" w:space="0" w:color="auto"/>
        <w:left w:val="none" w:sz="0" w:space="0" w:color="auto"/>
        <w:bottom w:val="none" w:sz="0" w:space="0" w:color="auto"/>
        <w:right w:val="none" w:sz="0" w:space="0" w:color="auto"/>
      </w:divBdr>
    </w:div>
    <w:div w:id="1521821134">
      <w:bodyDiv w:val="1"/>
      <w:marLeft w:val="0"/>
      <w:marRight w:val="0"/>
      <w:marTop w:val="0"/>
      <w:marBottom w:val="0"/>
      <w:divBdr>
        <w:top w:val="none" w:sz="0" w:space="0" w:color="auto"/>
        <w:left w:val="none" w:sz="0" w:space="0" w:color="auto"/>
        <w:bottom w:val="none" w:sz="0" w:space="0" w:color="auto"/>
        <w:right w:val="none" w:sz="0" w:space="0" w:color="auto"/>
      </w:divBdr>
    </w:div>
    <w:div w:id="1522016376">
      <w:bodyDiv w:val="1"/>
      <w:marLeft w:val="0"/>
      <w:marRight w:val="0"/>
      <w:marTop w:val="0"/>
      <w:marBottom w:val="0"/>
      <w:divBdr>
        <w:top w:val="none" w:sz="0" w:space="0" w:color="auto"/>
        <w:left w:val="none" w:sz="0" w:space="0" w:color="auto"/>
        <w:bottom w:val="none" w:sz="0" w:space="0" w:color="auto"/>
        <w:right w:val="none" w:sz="0" w:space="0" w:color="auto"/>
      </w:divBdr>
    </w:div>
    <w:div w:id="1522358985">
      <w:bodyDiv w:val="1"/>
      <w:marLeft w:val="0"/>
      <w:marRight w:val="0"/>
      <w:marTop w:val="0"/>
      <w:marBottom w:val="0"/>
      <w:divBdr>
        <w:top w:val="none" w:sz="0" w:space="0" w:color="auto"/>
        <w:left w:val="none" w:sz="0" w:space="0" w:color="auto"/>
        <w:bottom w:val="none" w:sz="0" w:space="0" w:color="auto"/>
        <w:right w:val="none" w:sz="0" w:space="0" w:color="auto"/>
      </w:divBdr>
    </w:div>
    <w:div w:id="1522669264">
      <w:bodyDiv w:val="1"/>
      <w:marLeft w:val="0"/>
      <w:marRight w:val="0"/>
      <w:marTop w:val="0"/>
      <w:marBottom w:val="0"/>
      <w:divBdr>
        <w:top w:val="none" w:sz="0" w:space="0" w:color="auto"/>
        <w:left w:val="none" w:sz="0" w:space="0" w:color="auto"/>
        <w:bottom w:val="none" w:sz="0" w:space="0" w:color="auto"/>
        <w:right w:val="none" w:sz="0" w:space="0" w:color="auto"/>
      </w:divBdr>
    </w:div>
    <w:div w:id="1523669224">
      <w:bodyDiv w:val="1"/>
      <w:marLeft w:val="0"/>
      <w:marRight w:val="0"/>
      <w:marTop w:val="0"/>
      <w:marBottom w:val="0"/>
      <w:divBdr>
        <w:top w:val="none" w:sz="0" w:space="0" w:color="auto"/>
        <w:left w:val="none" w:sz="0" w:space="0" w:color="auto"/>
        <w:bottom w:val="none" w:sz="0" w:space="0" w:color="auto"/>
        <w:right w:val="none" w:sz="0" w:space="0" w:color="auto"/>
      </w:divBdr>
    </w:div>
    <w:div w:id="1523860392">
      <w:bodyDiv w:val="1"/>
      <w:marLeft w:val="0"/>
      <w:marRight w:val="0"/>
      <w:marTop w:val="0"/>
      <w:marBottom w:val="0"/>
      <w:divBdr>
        <w:top w:val="none" w:sz="0" w:space="0" w:color="auto"/>
        <w:left w:val="none" w:sz="0" w:space="0" w:color="auto"/>
        <w:bottom w:val="none" w:sz="0" w:space="0" w:color="auto"/>
        <w:right w:val="none" w:sz="0" w:space="0" w:color="auto"/>
      </w:divBdr>
    </w:div>
    <w:div w:id="1523978281">
      <w:bodyDiv w:val="1"/>
      <w:marLeft w:val="0"/>
      <w:marRight w:val="0"/>
      <w:marTop w:val="0"/>
      <w:marBottom w:val="0"/>
      <w:divBdr>
        <w:top w:val="none" w:sz="0" w:space="0" w:color="auto"/>
        <w:left w:val="none" w:sz="0" w:space="0" w:color="auto"/>
        <w:bottom w:val="none" w:sz="0" w:space="0" w:color="auto"/>
        <w:right w:val="none" w:sz="0" w:space="0" w:color="auto"/>
      </w:divBdr>
    </w:div>
    <w:div w:id="1524436036">
      <w:bodyDiv w:val="1"/>
      <w:marLeft w:val="0"/>
      <w:marRight w:val="0"/>
      <w:marTop w:val="0"/>
      <w:marBottom w:val="0"/>
      <w:divBdr>
        <w:top w:val="none" w:sz="0" w:space="0" w:color="auto"/>
        <w:left w:val="none" w:sz="0" w:space="0" w:color="auto"/>
        <w:bottom w:val="none" w:sz="0" w:space="0" w:color="auto"/>
        <w:right w:val="none" w:sz="0" w:space="0" w:color="auto"/>
      </w:divBdr>
    </w:div>
    <w:div w:id="1524518358">
      <w:bodyDiv w:val="1"/>
      <w:marLeft w:val="0"/>
      <w:marRight w:val="0"/>
      <w:marTop w:val="0"/>
      <w:marBottom w:val="0"/>
      <w:divBdr>
        <w:top w:val="none" w:sz="0" w:space="0" w:color="auto"/>
        <w:left w:val="none" w:sz="0" w:space="0" w:color="auto"/>
        <w:bottom w:val="none" w:sz="0" w:space="0" w:color="auto"/>
        <w:right w:val="none" w:sz="0" w:space="0" w:color="auto"/>
      </w:divBdr>
    </w:div>
    <w:div w:id="1524905693">
      <w:bodyDiv w:val="1"/>
      <w:marLeft w:val="0"/>
      <w:marRight w:val="0"/>
      <w:marTop w:val="0"/>
      <w:marBottom w:val="0"/>
      <w:divBdr>
        <w:top w:val="none" w:sz="0" w:space="0" w:color="auto"/>
        <w:left w:val="none" w:sz="0" w:space="0" w:color="auto"/>
        <w:bottom w:val="none" w:sz="0" w:space="0" w:color="auto"/>
        <w:right w:val="none" w:sz="0" w:space="0" w:color="auto"/>
      </w:divBdr>
    </w:div>
    <w:div w:id="1525093103">
      <w:bodyDiv w:val="1"/>
      <w:marLeft w:val="0"/>
      <w:marRight w:val="0"/>
      <w:marTop w:val="0"/>
      <w:marBottom w:val="0"/>
      <w:divBdr>
        <w:top w:val="none" w:sz="0" w:space="0" w:color="auto"/>
        <w:left w:val="none" w:sz="0" w:space="0" w:color="auto"/>
        <w:bottom w:val="none" w:sz="0" w:space="0" w:color="auto"/>
        <w:right w:val="none" w:sz="0" w:space="0" w:color="auto"/>
      </w:divBdr>
    </w:div>
    <w:div w:id="1525439616">
      <w:bodyDiv w:val="1"/>
      <w:marLeft w:val="0"/>
      <w:marRight w:val="0"/>
      <w:marTop w:val="0"/>
      <w:marBottom w:val="0"/>
      <w:divBdr>
        <w:top w:val="none" w:sz="0" w:space="0" w:color="auto"/>
        <w:left w:val="none" w:sz="0" w:space="0" w:color="auto"/>
        <w:bottom w:val="none" w:sz="0" w:space="0" w:color="auto"/>
        <w:right w:val="none" w:sz="0" w:space="0" w:color="auto"/>
      </w:divBdr>
    </w:div>
    <w:div w:id="1525632633">
      <w:bodyDiv w:val="1"/>
      <w:marLeft w:val="0"/>
      <w:marRight w:val="0"/>
      <w:marTop w:val="0"/>
      <w:marBottom w:val="0"/>
      <w:divBdr>
        <w:top w:val="none" w:sz="0" w:space="0" w:color="auto"/>
        <w:left w:val="none" w:sz="0" w:space="0" w:color="auto"/>
        <w:bottom w:val="none" w:sz="0" w:space="0" w:color="auto"/>
        <w:right w:val="none" w:sz="0" w:space="0" w:color="auto"/>
      </w:divBdr>
    </w:div>
    <w:div w:id="1526214635">
      <w:bodyDiv w:val="1"/>
      <w:marLeft w:val="0"/>
      <w:marRight w:val="0"/>
      <w:marTop w:val="0"/>
      <w:marBottom w:val="0"/>
      <w:divBdr>
        <w:top w:val="none" w:sz="0" w:space="0" w:color="auto"/>
        <w:left w:val="none" w:sz="0" w:space="0" w:color="auto"/>
        <w:bottom w:val="none" w:sz="0" w:space="0" w:color="auto"/>
        <w:right w:val="none" w:sz="0" w:space="0" w:color="auto"/>
      </w:divBdr>
    </w:div>
    <w:div w:id="1526480213">
      <w:bodyDiv w:val="1"/>
      <w:marLeft w:val="0"/>
      <w:marRight w:val="0"/>
      <w:marTop w:val="0"/>
      <w:marBottom w:val="0"/>
      <w:divBdr>
        <w:top w:val="none" w:sz="0" w:space="0" w:color="auto"/>
        <w:left w:val="none" w:sz="0" w:space="0" w:color="auto"/>
        <w:bottom w:val="none" w:sz="0" w:space="0" w:color="auto"/>
        <w:right w:val="none" w:sz="0" w:space="0" w:color="auto"/>
      </w:divBdr>
    </w:div>
    <w:div w:id="1527210772">
      <w:bodyDiv w:val="1"/>
      <w:marLeft w:val="0"/>
      <w:marRight w:val="0"/>
      <w:marTop w:val="0"/>
      <w:marBottom w:val="0"/>
      <w:divBdr>
        <w:top w:val="none" w:sz="0" w:space="0" w:color="auto"/>
        <w:left w:val="none" w:sz="0" w:space="0" w:color="auto"/>
        <w:bottom w:val="none" w:sz="0" w:space="0" w:color="auto"/>
        <w:right w:val="none" w:sz="0" w:space="0" w:color="auto"/>
      </w:divBdr>
    </w:div>
    <w:div w:id="1527519812">
      <w:bodyDiv w:val="1"/>
      <w:marLeft w:val="0"/>
      <w:marRight w:val="0"/>
      <w:marTop w:val="0"/>
      <w:marBottom w:val="0"/>
      <w:divBdr>
        <w:top w:val="none" w:sz="0" w:space="0" w:color="auto"/>
        <w:left w:val="none" w:sz="0" w:space="0" w:color="auto"/>
        <w:bottom w:val="none" w:sz="0" w:space="0" w:color="auto"/>
        <w:right w:val="none" w:sz="0" w:space="0" w:color="auto"/>
      </w:divBdr>
    </w:div>
    <w:div w:id="1527522546">
      <w:bodyDiv w:val="1"/>
      <w:marLeft w:val="0"/>
      <w:marRight w:val="0"/>
      <w:marTop w:val="0"/>
      <w:marBottom w:val="0"/>
      <w:divBdr>
        <w:top w:val="none" w:sz="0" w:space="0" w:color="auto"/>
        <w:left w:val="none" w:sz="0" w:space="0" w:color="auto"/>
        <w:bottom w:val="none" w:sz="0" w:space="0" w:color="auto"/>
        <w:right w:val="none" w:sz="0" w:space="0" w:color="auto"/>
      </w:divBdr>
    </w:div>
    <w:div w:id="1527793554">
      <w:bodyDiv w:val="1"/>
      <w:marLeft w:val="0"/>
      <w:marRight w:val="0"/>
      <w:marTop w:val="0"/>
      <w:marBottom w:val="0"/>
      <w:divBdr>
        <w:top w:val="none" w:sz="0" w:space="0" w:color="auto"/>
        <w:left w:val="none" w:sz="0" w:space="0" w:color="auto"/>
        <w:bottom w:val="none" w:sz="0" w:space="0" w:color="auto"/>
        <w:right w:val="none" w:sz="0" w:space="0" w:color="auto"/>
      </w:divBdr>
    </w:div>
    <w:div w:id="1528253658">
      <w:bodyDiv w:val="1"/>
      <w:marLeft w:val="0"/>
      <w:marRight w:val="0"/>
      <w:marTop w:val="0"/>
      <w:marBottom w:val="0"/>
      <w:divBdr>
        <w:top w:val="none" w:sz="0" w:space="0" w:color="auto"/>
        <w:left w:val="none" w:sz="0" w:space="0" w:color="auto"/>
        <w:bottom w:val="none" w:sz="0" w:space="0" w:color="auto"/>
        <w:right w:val="none" w:sz="0" w:space="0" w:color="auto"/>
      </w:divBdr>
    </w:div>
    <w:div w:id="1528981734">
      <w:bodyDiv w:val="1"/>
      <w:marLeft w:val="0"/>
      <w:marRight w:val="0"/>
      <w:marTop w:val="0"/>
      <w:marBottom w:val="0"/>
      <w:divBdr>
        <w:top w:val="none" w:sz="0" w:space="0" w:color="auto"/>
        <w:left w:val="none" w:sz="0" w:space="0" w:color="auto"/>
        <w:bottom w:val="none" w:sz="0" w:space="0" w:color="auto"/>
        <w:right w:val="none" w:sz="0" w:space="0" w:color="auto"/>
      </w:divBdr>
    </w:div>
    <w:div w:id="1529827455">
      <w:bodyDiv w:val="1"/>
      <w:marLeft w:val="0"/>
      <w:marRight w:val="0"/>
      <w:marTop w:val="0"/>
      <w:marBottom w:val="0"/>
      <w:divBdr>
        <w:top w:val="none" w:sz="0" w:space="0" w:color="auto"/>
        <w:left w:val="none" w:sz="0" w:space="0" w:color="auto"/>
        <w:bottom w:val="none" w:sz="0" w:space="0" w:color="auto"/>
        <w:right w:val="none" w:sz="0" w:space="0" w:color="auto"/>
      </w:divBdr>
    </w:div>
    <w:div w:id="1530492352">
      <w:bodyDiv w:val="1"/>
      <w:marLeft w:val="0"/>
      <w:marRight w:val="0"/>
      <w:marTop w:val="0"/>
      <w:marBottom w:val="0"/>
      <w:divBdr>
        <w:top w:val="none" w:sz="0" w:space="0" w:color="auto"/>
        <w:left w:val="none" w:sz="0" w:space="0" w:color="auto"/>
        <w:bottom w:val="none" w:sz="0" w:space="0" w:color="auto"/>
        <w:right w:val="none" w:sz="0" w:space="0" w:color="auto"/>
      </w:divBdr>
    </w:div>
    <w:div w:id="1530604664">
      <w:bodyDiv w:val="1"/>
      <w:marLeft w:val="0"/>
      <w:marRight w:val="0"/>
      <w:marTop w:val="0"/>
      <w:marBottom w:val="0"/>
      <w:divBdr>
        <w:top w:val="none" w:sz="0" w:space="0" w:color="auto"/>
        <w:left w:val="none" w:sz="0" w:space="0" w:color="auto"/>
        <w:bottom w:val="none" w:sz="0" w:space="0" w:color="auto"/>
        <w:right w:val="none" w:sz="0" w:space="0" w:color="auto"/>
      </w:divBdr>
    </w:div>
    <w:div w:id="1530681966">
      <w:bodyDiv w:val="1"/>
      <w:marLeft w:val="0"/>
      <w:marRight w:val="0"/>
      <w:marTop w:val="0"/>
      <w:marBottom w:val="0"/>
      <w:divBdr>
        <w:top w:val="none" w:sz="0" w:space="0" w:color="auto"/>
        <w:left w:val="none" w:sz="0" w:space="0" w:color="auto"/>
        <w:bottom w:val="none" w:sz="0" w:space="0" w:color="auto"/>
        <w:right w:val="none" w:sz="0" w:space="0" w:color="auto"/>
      </w:divBdr>
    </w:div>
    <w:div w:id="1530755889">
      <w:bodyDiv w:val="1"/>
      <w:marLeft w:val="0"/>
      <w:marRight w:val="0"/>
      <w:marTop w:val="0"/>
      <w:marBottom w:val="0"/>
      <w:divBdr>
        <w:top w:val="none" w:sz="0" w:space="0" w:color="auto"/>
        <w:left w:val="none" w:sz="0" w:space="0" w:color="auto"/>
        <w:bottom w:val="none" w:sz="0" w:space="0" w:color="auto"/>
        <w:right w:val="none" w:sz="0" w:space="0" w:color="auto"/>
      </w:divBdr>
    </w:div>
    <w:div w:id="1531256732">
      <w:bodyDiv w:val="1"/>
      <w:marLeft w:val="0"/>
      <w:marRight w:val="0"/>
      <w:marTop w:val="0"/>
      <w:marBottom w:val="0"/>
      <w:divBdr>
        <w:top w:val="none" w:sz="0" w:space="0" w:color="auto"/>
        <w:left w:val="none" w:sz="0" w:space="0" w:color="auto"/>
        <w:bottom w:val="none" w:sz="0" w:space="0" w:color="auto"/>
        <w:right w:val="none" w:sz="0" w:space="0" w:color="auto"/>
      </w:divBdr>
    </w:div>
    <w:div w:id="1531844758">
      <w:bodyDiv w:val="1"/>
      <w:marLeft w:val="0"/>
      <w:marRight w:val="0"/>
      <w:marTop w:val="0"/>
      <w:marBottom w:val="0"/>
      <w:divBdr>
        <w:top w:val="none" w:sz="0" w:space="0" w:color="auto"/>
        <w:left w:val="none" w:sz="0" w:space="0" w:color="auto"/>
        <w:bottom w:val="none" w:sz="0" w:space="0" w:color="auto"/>
        <w:right w:val="none" w:sz="0" w:space="0" w:color="auto"/>
      </w:divBdr>
    </w:div>
    <w:div w:id="1531869519">
      <w:bodyDiv w:val="1"/>
      <w:marLeft w:val="0"/>
      <w:marRight w:val="0"/>
      <w:marTop w:val="0"/>
      <w:marBottom w:val="0"/>
      <w:divBdr>
        <w:top w:val="none" w:sz="0" w:space="0" w:color="auto"/>
        <w:left w:val="none" w:sz="0" w:space="0" w:color="auto"/>
        <w:bottom w:val="none" w:sz="0" w:space="0" w:color="auto"/>
        <w:right w:val="none" w:sz="0" w:space="0" w:color="auto"/>
      </w:divBdr>
    </w:div>
    <w:div w:id="1532106587">
      <w:bodyDiv w:val="1"/>
      <w:marLeft w:val="0"/>
      <w:marRight w:val="0"/>
      <w:marTop w:val="0"/>
      <w:marBottom w:val="0"/>
      <w:divBdr>
        <w:top w:val="none" w:sz="0" w:space="0" w:color="auto"/>
        <w:left w:val="none" w:sz="0" w:space="0" w:color="auto"/>
        <w:bottom w:val="none" w:sz="0" w:space="0" w:color="auto"/>
        <w:right w:val="none" w:sz="0" w:space="0" w:color="auto"/>
      </w:divBdr>
    </w:div>
    <w:div w:id="1532494999">
      <w:bodyDiv w:val="1"/>
      <w:marLeft w:val="0"/>
      <w:marRight w:val="0"/>
      <w:marTop w:val="0"/>
      <w:marBottom w:val="0"/>
      <w:divBdr>
        <w:top w:val="none" w:sz="0" w:space="0" w:color="auto"/>
        <w:left w:val="none" w:sz="0" w:space="0" w:color="auto"/>
        <w:bottom w:val="none" w:sz="0" w:space="0" w:color="auto"/>
        <w:right w:val="none" w:sz="0" w:space="0" w:color="auto"/>
      </w:divBdr>
    </w:div>
    <w:div w:id="1532838847">
      <w:bodyDiv w:val="1"/>
      <w:marLeft w:val="0"/>
      <w:marRight w:val="0"/>
      <w:marTop w:val="0"/>
      <w:marBottom w:val="0"/>
      <w:divBdr>
        <w:top w:val="none" w:sz="0" w:space="0" w:color="auto"/>
        <w:left w:val="none" w:sz="0" w:space="0" w:color="auto"/>
        <w:bottom w:val="none" w:sz="0" w:space="0" w:color="auto"/>
        <w:right w:val="none" w:sz="0" w:space="0" w:color="auto"/>
      </w:divBdr>
    </w:div>
    <w:div w:id="1532954516">
      <w:bodyDiv w:val="1"/>
      <w:marLeft w:val="0"/>
      <w:marRight w:val="0"/>
      <w:marTop w:val="0"/>
      <w:marBottom w:val="0"/>
      <w:divBdr>
        <w:top w:val="none" w:sz="0" w:space="0" w:color="auto"/>
        <w:left w:val="none" w:sz="0" w:space="0" w:color="auto"/>
        <w:bottom w:val="none" w:sz="0" w:space="0" w:color="auto"/>
        <w:right w:val="none" w:sz="0" w:space="0" w:color="auto"/>
      </w:divBdr>
    </w:div>
    <w:div w:id="1533613228">
      <w:bodyDiv w:val="1"/>
      <w:marLeft w:val="0"/>
      <w:marRight w:val="0"/>
      <w:marTop w:val="0"/>
      <w:marBottom w:val="0"/>
      <w:divBdr>
        <w:top w:val="none" w:sz="0" w:space="0" w:color="auto"/>
        <w:left w:val="none" w:sz="0" w:space="0" w:color="auto"/>
        <w:bottom w:val="none" w:sz="0" w:space="0" w:color="auto"/>
        <w:right w:val="none" w:sz="0" w:space="0" w:color="auto"/>
      </w:divBdr>
    </w:div>
    <w:div w:id="1533764879">
      <w:bodyDiv w:val="1"/>
      <w:marLeft w:val="0"/>
      <w:marRight w:val="0"/>
      <w:marTop w:val="0"/>
      <w:marBottom w:val="0"/>
      <w:divBdr>
        <w:top w:val="none" w:sz="0" w:space="0" w:color="auto"/>
        <w:left w:val="none" w:sz="0" w:space="0" w:color="auto"/>
        <w:bottom w:val="none" w:sz="0" w:space="0" w:color="auto"/>
        <w:right w:val="none" w:sz="0" w:space="0" w:color="auto"/>
      </w:divBdr>
    </w:div>
    <w:div w:id="1533805263">
      <w:bodyDiv w:val="1"/>
      <w:marLeft w:val="0"/>
      <w:marRight w:val="0"/>
      <w:marTop w:val="0"/>
      <w:marBottom w:val="0"/>
      <w:divBdr>
        <w:top w:val="none" w:sz="0" w:space="0" w:color="auto"/>
        <w:left w:val="none" w:sz="0" w:space="0" w:color="auto"/>
        <w:bottom w:val="none" w:sz="0" w:space="0" w:color="auto"/>
        <w:right w:val="none" w:sz="0" w:space="0" w:color="auto"/>
      </w:divBdr>
    </w:div>
    <w:div w:id="1534415841">
      <w:bodyDiv w:val="1"/>
      <w:marLeft w:val="0"/>
      <w:marRight w:val="0"/>
      <w:marTop w:val="0"/>
      <w:marBottom w:val="0"/>
      <w:divBdr>
        <w:top w:val="none" w:sz="0" w:space="0" w:color="auto"/>
        <w:left w:val="none" w:sz="0" w:space="0" w:color="auto"/>
        <w:bottom w:val="none" w:sz="0" w:space="0" w:color="auto"/>
        <w:right w:val="none" w:sz="0" w:space="0" w:color="auto"/>
      </w:divBdr>
    </w:div>
    <w:div w:id="1535657762">
      <w:bodyDiv w:val="1"/>
      <w:marLeft w:val="0"/>
      <w:marRight w:val="0"/>
      <w:marTop w:val="0"/>
      <w:marBottom w:val="0"/>
      <w:divBdr>
        <w:top w:val="none" w:sz="0" w:space="0" w:color="auto"/>
        <w:left w:val="none" w:sz="0" w:space="0" w:color="auto"/>
        <w:bottom w:val="none" w:sz="0" w:space="0" w:color="auto"/>
        <w:right w:val="none" w:sz="0" w:space="0" w:color="auto"/>
      </w:divBdr>
    </w:div>
    <w:div w:id="1535771707">
      <w:bodyDiv w:val="1"/>
      <w:marLeft w:val="0"/>
      <w:marRight w:val="0"/>
      <w:marTop w:val="0"/>
      <w:marBottom w:val="0"/>
      <w:divBdr>
        <w:top w:val="none" w:sz="0" w:space="0" w:color="auto"/>
        <w:left w:val="none" w:sz="0" w:space="0" w:color="auto"/>
        <w:bottom w:val="none" w:sz="0" w:space="0" w:color="auto"/>
        <w:right w:val="none" w:sz="0" w:space="0" w:color="auto"/>
      </w:divBdr>
    </w:div>
    <w:div w:id="1536238192">
      <w:bodyDiv w:val="1"/>
      <w:marLeft w:val="0"/>
      <w:marRight w:val="0"/>
      <w:marTop w:val="0"/>
      <w:marBottom w:val="0"/>
      <w:divBdr>
        <w:top w:val="none" w:sz="0" w:space="0" w:color="auto"/>
        <w:left w:val="none" w:sz="0" w:space="0" w:color="auto"/>
        <w:bottom w:val="none" w:sz="0" w:space="0" w:color="auto"/>
        <w:right w:val="none" w:sz="0" w:space="0" w:color="auto"/>
      </w:divBdr>
    </w:div>
    <w:div w:id="1536850912">
      <w:bodyDiv w:val="1"/>
      <w:marLeft w:val="0"/>
      <w:marRight w:val="0"/>
      <w:marTop w:val="0"/>
      <w:marBottom w:val="0"/>
      <w:divBdr>
        <w:top w:val="none" w:sz="0" w:space="0" w:color="auto"/>
        <w:left w:val="none" w:sz="0" w:space="0" w:color="auto"/>
        <w:bottom w:val="none" w:sz="0" w:space="0" w:color="auto"/>
        <w:right w:val="none" w:sz="0" w:space="0" w:color="auto"/>
      </w:divBdr>
    </w:div>
    <w:div w:id="1538395692">
      <w:bodyDiv w:val="1"/>
      <w:marLeft w:val="0"/>
      <w:marRight w:val="0"/>
      <w:marTop w:val="0"/>
      <w:marBottom w:val="0"/>
      <w:divBdr>
        <w:top w:val="none" w:sz="0" w:space="0" w:color="auto"/>
        <w:left w:val="none" w:sz="0" w:space="0" w:color="auto"/>
        <w:bottom w:val="none" w:sz="0" w:space="0" w:color="auto"/>
        <w:right w:val="none" w:sz="0" w:space="0" w:color="auto"/>
      </w:divBdr>
    </w:div>
    <w:div w:id="1538548791">
      <w:bodyDiv w:val="1"/>
      <w:marLeft w:val="0"/>
      <w:marRight w:val="0"/>
      <w:marTop w:val="0"/>
      <w:marBottom w:val="0"/>
      <w:divBdr>
        <w:top w:val="none" w:sz="0" w:space="0" w:color="auto"/>
        <w:left w:val="none" w:sz="0" w:space="0" w:color="auto"/>
        <w:bottom w:val="none" w:sz="0" w:space="0" w:color="auto"/>
        <w:right w:val="none" w:sz="0" w:space="0" w:color="auto"/>
      </w:divBdr>
    </w:div>
    <w:div w:id="1540245455">
      <w:bodyDiv w:val="1"/>
      <w:marLeft w:val="0"/>
      <w:marRight w:val="0"/>
      <w:marTop w:val="0"/>
      <w:marBottom w:val="0"/>
      <w:divBdr>
        <w:top w:val="none" w:sz="0" w:space="0" w:color="auto"/>
        <w:left w:val="none" w:sz="0" w:space="0" w:color="auto"/>
        <w:bottom w:val="none" w:sz="0" w:space="0" w:color="auto"/>
        <w:right w:val="none" w:sz="0" w:space="0" w:color="auto"/>
      </w:divBdr>
    </w:div>
    <w:div w:id="1540586415">
      <w:bodyDiv w:val="1"/>
      <w:marLeft w:val="0"/>
      <w:marRight w:val="0"/>
      <w:marTop w:val="0"/>
      <w:marBottom w:val="0"/>
      <w:divBdr>
        <w:top w:val="none" w:sz="0" w:space="0" w:color="auto"/>
        <w:left w:val="none" w:sz="0" w:space="0" w:color="auto"/>
        <w:bottom w:val="none" w:sz="0" w:space="0" w:color="auto"/>
        <w:right w:val="none" w:sz="0" w:space="0" w:color="auto"/>
      </w:divBdr>
    </w:div>
    <w:div w:id="1541042538">
      <w:bodyDiv w:val="1"/>
      <w:marLeft w:val="0"/>
      <w:marRight w:val="0"/>
      <w:marTop w:val="0"/>
      <w:marBottom w:val="0"/>
      <w:divBdr>
        <w:top w:val="none" w:sz="0" w:space="0" w:color="auto"/>
        <w:left w:val="none" w:sz="0" w:space="0" w:color="auto"/>
        <w:bottom w:val="none" w:sz="0" w:space="0" w:color="auto"/>
        <w:right w:val="none" w:sz="0" w:space="0" w:color="auto"/>
      </w:divBdr>
    </w:div>
    <w:div w:id="1541165280">
      <w:bodyDiv w:val="1"/>
      <w:marLeft w:val="0"/>
      <w:marRight w:val="0"/>
      <w:marTop w:val="0"/>
      <w:marBottom w:val="0"/>
      <w:divBdr>
        <w:top w:val="none" w:sz="0" w:space="0" w:color="auto"/>
        <w:left w:val="none" w:sz="0" w:space="0" w:color="auto"/>
        <w:bottom w:val="none" w:sz="0" w:space="0" w:color="auto"/>
        <w:right w:val="none" w:sz="0" w:space="0" w:color="auto"/>
      </w:divBdr>
    </w:div>
    <w:div w:id="1541481243">
      <w:bodyDiv w:val="1"/>
      <w:marLeft w:val="0"/>
      <w:marRight w:val="0"/>
      <w:marTop w:val="0"/>
      <w:marBottom w:val="0"/>
      <w:divBdr>
        <w:top w:val="none" w:sz="0" w:space="0" w:color="auto"/>
        <w:left w:val="none" w:sz="0" w:space="0" w:color="auto"/>
        <w:bottom w:val="none" w:sz="0" w:space="0" w:color="auto"/>
        <w:right w:val="none" w:sz="0" w:space="0" w:color="auto"/>
      </w:divBdr>
    </w:div>
    <w:div w:id="1541822241">
      <w:bodyDiv w:val="1"/>
      <w:marLeft w:val="0"/>
      <w:marRight w:val="0"/>
      <w:marTop w:val="0"/>
      <w:marBottom w:val="0"/>
      <w:divBdr>
        <w:top w:val="none" w:sz="0" w:space="0" w:color="auto"/>
        <w:left w:val="none" w:sz="0" w:space="0" w:color="auto"/>
        <w:bottom w:val="none" w:sz="0" w:space="0" w:color="auto"/>
        <w:right w:val="none" w:sz="0" w:space="0" w:color="auto"/>
      </w:divBdr>
    </w:div>
    <w:div w:id="1542354638">
      <w:bodyDiv w:val="1"/>
      <w:marLeft w:val="0"/>
      <w:marRight w:val="0"/>
      <w:marTop w:val="0"/>
      <w:marBottom w:val="0"/>
      <w:divBdr>
        <w:top w:val="none" w:sz="0" w:space="0" w:color="auto"/>
        <w:left w:val="none" w:sz="0" w:space="0" w:color="auto"/>
        <w:bottom w:val="none" w:sz="0" w:space="0" w:color="auto"/>
        <w:right w:val="none" w:sz="0" w:space="0" w:color="auto"/>
      </w:divBdr>
    </w:div>
    <w:div w:id="1542355796">
      <w:bodyDiv w:val="1"/>
      <w:marLeft w:val="0"/>
      <w:marRight w:val="0"/>
      <w:marTop w:val="0"/>
      <w:marBottom w:val="0"/>
      <w:divBdr>
        <w:top w:val="none" w:sz="0" w:space="0" w:color="auto"/>
        <w:left w:val="none" w:sz="0" w:space="0" w:color="auto"/>
        <w:bottom w:val="none" w:sz="0" w:space="0" w:color="auto"/>
        <w:right w:val="none" w:sz="0" w:space="0" w:color="auto"/>
      </w:divBdr>
    </w:div>
    <w:div w:id="1542548450">
      <w:bodyDiv w:val="1"/>
      <w:marLeft w:val="0"/>
      <w:marRight w:val="0"/>
      <w:marTop w:val="0"/>
      <w:marBottom w:val="0"/>
      <w:divBdr>
        <w:top w:val="none" w:sz="0" w:space="0" w:color="auto"/>
        <w:left w:val="none" w:sz="0" w:space="0" w:color="auto"/>
        <w:bottom w:val="none" w:sz="0" w:space="0" w:color="auto"/>
        <w:right w:val="none" w:sz="0" w:space="0" w:color="auto"/>
      </w:divBdr>
    </w:div>
    <w:div w:id="1543054035">
      <w:bodyDiv w:val="1"/>
      <w:marLeft w:val="0"/>
      <w:marRight w:val="0"/>
      <w:marTop w:val="0"/>
      <w:marBottom w:val="0"/>
      <w:divBdr>
        <w:top w:val="none" w:sz="0" w:space="0" w:color="auto"/>
        <w:left w:val="none" w:sz="0" w:space="0" w:color="auto"/>
        <w:bottom w:val="none" w:sz="0" w:space="0" w:color="auto"/>
        <w:right w:val="none" w:sz="0" w:space="0" w:color="auto"/>
      </w:divBdr>
    </w:div>
    <w:div w:id="1543247555">
      <w:bodyDiv w:val="1"/>
      <w:marLeft w:val="0"/>
      <w:marRight w:val="0"/>
      <w:marTop w:val="0"/>
      <w:marBottom w:val="0"/>
      <w:divBdr>
        <w:top w:val="none" w:sz="0" w:space="0" w:color="auto"/>
        <w:left w:val="none" w:sz="0" w:space="0" w:color="auto"/>
        <w:bottom w:val="none" w:sz="0" w:space="0" w:color="auto"/>
        <w:right w:val="none" w:sz="0" w:space="0" w:color="auto"/>
      </w:divBdr>
    </w:div>
    <w:div w:id="1543900845">
      <w:bodyDiv w:val="1"/>
      <w:marLeft w:val="0"/>
      <w:marRight w:val="0"/>
      <w:marTop w:val="0"/>
      <w:marBottom w:val="0"/>
      <w:divBdr>
        <w:top w:val="none" w:sz="0" w:space="0" w:color="auto"/>
        <w:left w:val="none" w:sz="0" w:space="0" w:color="auto"/>
        <w:bottom w:val="none" w:sz="0" w:space="0" w:color="auto"/>
        <w:right w:val="none" w:sz="0" w:space="0" w:color="auto"/>
      </w:divBdr>
    </w:div>
    <w:div w:id="1543976629">
      <w:bodyDiv w:val="1"/>
      <w:marLeft w:val="0"/>
      <w:marRight w:val="0"/>
      <w:marTop w:val="0"/>
      <w:marBottom w:val="0"/>
      <w:divBdr>
        <w:top w:val="none" w:sz="0" w:space="0" w:color="auto"/>
        <w:left w:val="none" w:sz="0" w:space="0" w:color="auto"/>
        <w:bottom w:val="none" w:sz="0" w:space="0" w:color="auto"/>
        <w:right w:val="none" w:sz="0" w:space="0" w:color="auto"/>
      </w:divBdr>
    </w:div>
    <w:div w:id="1544710881">
      <w:bodyDiv w:val="1"/>
      <w:marLeft w:val="0"/>
      <w:marRight w:val="0"/>
      <w:marTop w:val="0"/>
      <w:marBottom w:val="0"/>
      <w:divBdr>
        <w:top w:val="none" w:sz="0" w:space="0" w:color="auto"/>
        <w:left w:val="none" w:sz="0" w:space="0" w:color="auto"/>
        <w:bottom w:val="none" w:sz="0" w:space="0" w:color="auto"/>
        <w:right w:val="none" w:sz="0" w:space="0" w:color="auto"/>
      </w:divBdr>
    </w:div>
    <w:div w:id="1544902713">
      <w:bodyDiv w:val="1"/>
      <w:marLeft w:val="0"/>
      <w:marRight w:val="0"/>
      <w:marTop w:val="0"/>
      <w:marBottom w:val="0"/>
      <w:divBdr>
        <w:top w:val="none" w:sz="0" w:space="0" w:color="auto"/>
        <w:left w:val="none" w:sz="0" w:space="0" w:color="auto"/>
        <w:bottom w:val="none" w:sz="0" w:space="0" w:color="auto"/>
        <w:right w:val="none" w:sz="0" w:space="0" w:color="auto"/>
      </w:divBdr>
    </w:div>
    <w:div w:id="1545095704">
      <w:bodyDiv w:val="1"/>
      <w:marLeft w:val="0"/>
      <w:marRight w:val="0"/>
      <w:marTop w:val="0"/>
      <w:marBottom w:val="0"/>
      <w:divBdr>
        <w:top w:val="none" w:sz="0" w:space="0" w:color="auto"/>
        <w:left w:val="none" w:sz="0" w:space="0" w:color="auto"/>
        <w:bottom w:val="none" w:sz="0" w:space="0" w:color="auto"/>
        <w:right w:val="none" w:sz="0" w:space="0" w:color="auto"/>
      </w:divBdr>
    </w:div>
    <w:div w:id="1545944946">
      <w:bodyDiv w:val="1"/>
      <w:marLeft w:val="0"/>
      <w:marRight w:val="0"/>
      <w:marTop w:val="0"/>
      <w:marBottom w:val="0"/>
      <w:divBdr>
        <w:top w:val="none" w:sz="0" w:space="0" w:color="auto"/>
        <w:left w:val="none" w:sz="0" w:space="0" w:color="auto"/>
        <w:bottom w:val="none" w:sz="0" w:space="0" w:color="auto"/>
        <w:right w:val="none" w:sz="0" w:space="0" w:color="auto"/>
      </w:divBdr>
    </w:div>
    <w:div w:id="1546792761">
      <w:bodyDiv w:val="1"/>
      <w:marLeft w:val="0"/>
      <w:marRight w:val="0"/>
      <w:marTop w:val="0"/>
      <w:marBottom w:val="0"/>
      <w:divBdr>
        <w:top w:val="none" w:sz="0" w:space="0" w:color="auto"/>
        <w:left w:val="none" w:sz="0" w:space="0" w:color="auto"/>
        <w:bottom w:val="none" w:sz="0" w:space="0" w:color="auto"/>
        <w:right w:val="none" w:sz="0" w:space="0" w:color="auto"/>
      </w:divBdr>
    </w:div>
    <w:div w:id="1546988957">
      <w:bodyDiv w:val="1"/>
      <w:marLeft w:val="0"/>
      <w:marRight w:val="0"/>
      <w:marTop w:val="0"/>
      <w:marBottom w:val="0"/>
      <w:divBdr>
        <w:top w:val="none" w:sz="0" w:space="0" w:color="auto"/>
        <w:left w:val="none" w:sz="0" w:space="0" w:color="auto"/>
        <w:bottom w:val="none" w:sz="0" w:space="0" w:color="auto"/>
        <w:right w:val="none" w:sz="0" w:space="0" w:color="auto"/>
      </w:divBdr>
    </w:div>
    <w:div w:id="1548443898">
      <w:bodyDiv w:val="1"/>
      <w:marLeft w:val="0"/>
      <w:marRight w:val="0"/>
      <w:marTop w:val="0"/>
      <w:marBottom w:val="0"/>
      <w:divBdr>
        <w:top w:val="none" w:sz="0" w:space="0" w:color="auto"/>
        <w:left w:val="none" w:sz="0" w:space="0" w:color="auto"/>
        <w:bottom w:val="none" w:sz="0" w:space="0" w:color="auto"/>
        <w:right w:val="none" w:sz="0" w:space="0" w:color="auto"/>
      </w:divBdr>
    </w:div>
    <w:div w:id="1548444774">
      <w:bodyDiv w:val="1"/>
      <w:marLeft w:val="0"/>
      <w:marRight w:val="0"/>
      <w:marTop w:val="0"/>
      <w:marBottom w:val="0"/>
      <w:divBdr>
        <w:top w:val="none" w:sz="0" w:space="0" w:color="auto"/>
        <w:left w:val="none" w:sz="0" w:space="0" w:color="auto"/>
        <w:bottom w:val="none" w:sz="0" w:space="0" w:color="auto"/>
        <w:right w:val="none" w:sz="0" w:space="0" w:color="auto"/>
      </w:divBdr>
    </w:div>
    <w:div w:id="1548563363">
      <w:bodyDiv w:val="1"/>
      <w:marLeft w:val="0"/>
      <w:marRight w:val="0"/>
      <w:marTop w:val="0"/>
      <w:marBottom w:val="0"/>
      <w:divBdr>
        <w:top w:val="none" w:sz="0" w:space="0" w:color="auto"/>
        <w:left w:val="none" w:sz="0" w:space="0" w:color="auto"/>
        <w:bottom w:val="none" w:sz="0" w:space="0" w:color="auto"/>
        <w:right w:val="none" w:sz="0" w:space="0" w:color="auto"/>
      </w:divBdr>
    </w:div>
    <w:div w:id="1549141944">
      <w:bodyDiv w:val="1"/>
      <w:marLeft w:val="0"/>
      <w:marRight w:val="0"/>
      <w:marTop w:val="0"/>
      <w:marBottom w:val="0"/>
      <w:divBdr>
        <w:top w:val="none" w:sz="0" w:space="0" w:color="auto"/>
        <w:left w:val="none" w:sz="0" w:space="0" w:color="auto"/>
        <w:bottom w:val="none" w:sz="0" w:space="0" w:color="auto"/>
        <w:right w:val="none" w:sz="0" w:space="0" w:color="auto"/>
      </w:divBdr>
    </w:div>
    <w:div w:id="1549301983">
      <w:bodyDiv w:val="1"/>
      <w:marLeft w:val="0"/>
      <w:marRight w:val="0"/>
      <w:marTop w:val="0"/>
      <w:marBottom w:val="0"/>
      <w:divBdr>
        <w:top w:val="none" w:sz="0" w:space="0" w:color="auto"/>
        <w:left w:val="none" w:sz="0" w:space="0" w:color="auto"/>
        <w:bottom w:val="none" w:sz="0" w:space="0" w:color="auto"/>
        <w:right w:val="none" w:sz="0" w:space="0" w:color="auto"/>
      </w:divBdr>
    </w:div>
    <w:div w:id="1549759992">
      <w:bodyDiv w:val="1"/>
      <w:marLeft w:val="0"/>
      <w:marRight w:val="0"/>
      <w:marTop w:val="0"/>
      <w:marBottom w:val="0"/>
      <w:divBdr>
        <w:top w:val="none" w:sz="0" w:space="0" w:color="auto"/>
        <w:left w:val="none" w:sz="0" w:space="0" w:color="auto"/>
        <w:bottom w:val="none" w:sz="0" w:space="0" w:color="auto"/>
        <w:right w:val="none" w:sz="0" w:space="0" w:color="auto"/>
      </w:divBdr>
    </w:div>
    <w:div w:id="1550220473">
      <w:bodyDiv w:val="1"/>
      <w:marLeft w:val="0"/>
      <w:marRight w:val="0"/>
      <w:marTop w:val="0"/>
      <w:marBottom w:val="0"/>
      <w:divBdr>
        <w:top w:val="none" w:sz="0" w:space="0" w:color="auto"/>
        <w:left w:val="none" w:sz="0" w:space="0" w:color="auto"/>
        <w:bottom w:val="none" w:sz="0" w:space="0" w:color="auto"/>
        <w:right w:val="none" w:sz="0" w:space="0" w:color="auto"/>
      </w:divBdr>
    </w:div>
    <w:div w:id="1550335484">
      <w:bodyDiv w:val="1"/>
      <w:marLeft w:val="0"/>
      <w:marRight w:val="0"/>
      <w:marTop w:val="0"/>
      <w:marBottom w:val="0"/>
      <w:divBdr>
        <w:top w:val="none" w:sz="0" w:space="0" w:color="auto"/>
        <w:left w:val="none" w:sz="0" w:space="0" w:color="auto"/>
        <w:bottom w:val="none" w:sz="0" w:space="0" w:color="auto"/>
        <w:right w:val="none" w:sz="0" w:space="0" w:color="auto"/>
      </w:divBdr>
    </w:div>
    <w:div w:id="1550454200">
      <w:bodyDiv w:val="1"/>
      <w:marLeft w:val="0"/>
      <w:marRight w:val="0"/>
      <w:marTop w:val="0"/>
      <w:marBottom w:val="0"/>
      <w:divBdr>
        <w:top w:val="none" w:sz="0" w:space="0" w:color="auto"/>
        <w:left w:val="none" w:sz="0" w:space="0" w:color="auto"/>
        <w:bottom w:val="none" w:sz="0" w:space="0" w:color="auto"/>
        <w:right w:val="none" w:sz="0" w:space="0" w:color="auto"/>
      </w:divBdr>
    </w:div>
    <w:div w:id="1550848029">
      <w:bodyDiv w:val="1"/>
      <w:marLeft w:val="0"/>
      <w:marRight w:val="0"/>
      <w:marTop w:val="0"/>
      <w:marBottom w:val="0"/>
      <w:divBdr>
        <w:top w:val="none" w:sz="0" w:space="0" w:color="auto"/>
        <w:left w:val="none" w:sz="0" w:space="0" w:color="auto"/>
        <w:bottom w:val="none" w:sz="0" w:space="0" w:color="auto"/>
        <w:right w:val="none" w:sz="0" w:space="0" w:color="auto"/>
      </w:divBdr>
    </w:div>
    <w:div w:id="1551067895">
      <w:bodyDiv w:val="1"/>
      <w:marLeft w:val="0"/>
      <w:marRight w:val="0"/>
      <w:marTop w:val="0"/>
      <w:marBottom w:val="0"/>
      <w:divBdr>
        <w:top w:val="none" w:sz="0" w:space="0" w:color="auto"/>
        <w:left w:val="none" w:sz="0" w:space="0" w:color="auto"/>
        <w:bottom w:val="none" w:sz="0" w:space="0" w:color="auto"/>
        <w:right w:val="none" w:sz="0" w:space="0" w:color="auto"/>
      </w:divBdr>
    </w:div>
    <w:div w:id="1551183784">
      <w:bodyDiv w:val="1"/>
      <w:marLeft w:val="0"/>
      <w:marRight w:val="0"/>
      <w:marTop w:val="0"/>
      <w:marBottom w:val="0"/>
      <w:divBdr>
        <w:top w:val="none" w:sz="0" w:space="0" w:color="auto"/>
        <w:left w:val="none" w:sz="0" w:space="0" w:color="auto"/>
        <w:bottom w:val="none" w:sz="0" w:space="0" w:color="auto"/>
        <w:right w:val="none" w:sz="0" w:space="0" w:color="auto"/>
      </w:divBdr>
    </w:div>
    <w:div w:id="1551259565">
      <w:bodyDiv w:val="1"/>
      <w:marLeft w:val="0"/>
      <w:marRight w:val="0"/>
      <w:marTop w:val="0"/>
      <w:marBottom w:val="0"/>
      <w:divBdr>
        <w:top w:val="none" w:sz="0" w:space="0" w:color="auto"/>
        <w:left w:val="none" w:sz="0" w:space="0" w:color="auto"/>
        <w:bottom w:val="none" w:sz="0" w:space="0" w:color="auto"/>
        <w:right w:val="none" w:sz="0" w:space="0" w:color="auto"/>
      </w:divBdr>
    </w:div>
    <w:div w:id="1551500342">
      <w:bodyDiv w:val="1"/>
      <w:marLeft w:val="0"/>
      <w:marRight w:val="0"/>
      <w:marTop w:val="0"/>
      <w:marBottom w:val="0"/>
      <w:divBdr>
        <w:top w:val="none" w:sz="0" w:space="0" w:color="auto"/>
        <w:left w:val="none" w:sz="0" w:space="0" w:color="auto"/>
        <w:bottom w:val="none" w:sz="0" w:space="0" w:color="auto"/>
        <w:right w:val="none" w:sz="0" w:space="0" w:color="auto"/>
      </w:divBdr>
    </w:div>
    <w:div w:id="1552307281">
      <w:bodyDiv w:val="1"/>
      <w:marLeft w:val="0"/>
      <w:marRight w:val="0"/>
      <w:marTop w:val="0"/>
      <w:marBottom w:val="0"/>
      <w:divBdr>
        <w:top w:val="none" w:sz="0" w:space="0" w:color="auto"/>
        <w:left w:val="none" w:sz="0" w:space="0" w:color="auto"/>
        <w:bottom w:val="none" w:sz="0" w:space="0" w:color="auto"/>
        <w:right w:val="none" w:sz="0" w:space="0" w:color="auto"/>
      </w:divBdr>
    </w:div>
    <w:div w:id="1552572817">
      <w:bodyDiv w:val="1"/>
      <w:marLeft w:val="0"/>
      <w:marRight w:val="0"/>
      <w:marTop w:val="0"/>
      <w:marBottom w:val="0"/>
      <w:divBdr>
        <w:top w:val="none" w:sz="0" w:space="0" w:color="auto"/>
        <w:left w:val="none" w:sz="0" w:space="0" w:color="auto"/>
        <w:bottom w:val="none" w:sz="0" w:space="0" w:color="auto"/>
        <w:right w:val="none" w:sz="0" w:space="0" w:color="auto"/>
      </w:divBdr>
    </w:div>
    <w:div w:id="1552575475">
      <w:bodyDiv w:val="1"/>
      <w:marLeft w:val="0"/>
      <w:marRight w:val="0"/>
      <w:marTop w:val="0"/>
      <w:marBottom w:val="0"/>
      <w:divBdr>
        <w:top w:val="none" w:sz="0" w:space="0" w:color="auto"/>
        <w:left w:val="none" w:sz="0" w:space="0" w:color="auto"/>
        <w:bottom w:val="none" w:sz="0" w:space="0" w:color="auto"/>
        <w:right w:val="none" w:sz="0" w:space="0" w:color="auto"/>
      </w:divBdr>
    </w:div>
    <w:div w:id="1552762403">
      <w:bodyDiv w:val="1"/>
      <w:marLeft w:val="0"/>
      <w:marRight w:val="0"/>
      <w:marTop w:val="0"/>
      <w:marBottom w:val="0"/>
      <w:divBdr>
        <w:top w:val="none" w:sz="0" w:space="0" w:color="auto"/>
        <w:left w:val="none" w:sz="0" w:space="0" w:color="auto"/>
        <w:bottom w:val="none" w:sz="0" w:space="0" w:color="auto"/>
        <w:right w:val="none" w:sz="0" w:space="0" w:color="auto"/>
      </w:divBdr>
    </w:div>
    <w:div w:id="1553034882">
      <w:bodyDiv w:val="1"/>
      <w:marLeft w:val="0"/>
      <w:marRight w:val="0"/>
      <w:marTop w:val="0"/>
      <w:marBottom w:val="0"/>
      <w:divBdr>
        <w:top w:val="none" w:sz="0" w:space="0" w:color="auto"/>
        <w:left w:val="none" w:sz="0" w:space="0" w:color="auto"/>
        <w:bottom w:val="none" w:sz="0" w:space="0" w:color="auto"/>
        <w:right w:val="none" w:sz="0" w:space="0" w:color="auto"/>
      </w:divBdr>
    </w:div>
    <w:div w:id="1553537903">
      <w:bodyDiv w:val="1"/>
      <w:marLeft w:val="0"/>
      <w:marRight w:val="0"/>
      <w:marTop w:val="0"/>
      <w:marBottom w:val="0"/>
      <w:divBdr>
        <w:top w:val="none" w:sz="0" w:space="0" w:color="auto"/>
        <w:left w:val="none" w:sz="0" w:space="0" w:color="auto"/>
        <w:bottom w:val="none" w:sz="0" w:space="0" w:color="auto"/>
        <w:right w:val="none" w:sz="0" w:space="0" w:color="auto"/>
      </w:divBdr>
    </w:div>
    <w:div w:id="1553686978">
      <w:bodyDiv w:val="1"/>
      <w:marLeft w:val="0"/>
      <w:marRight w:val="0"/>
      <w:marTop w:val="0"/>
      <w:marBottom w:val="0"/>
      <w:divBdr>
        <w:top w:val="none" w:sz="0" w:space="0" w:color="auto"/>
        <w:left w:val="none" w:sz="0" w:space="0" w:color="auto"/>
        <w:bottom w:val="none" w:sz="0" w:space="0" w:color="auto"/>
        <w:right w:val="none" w:sz="0" w:space="0" w:color="auto"/>
      </w:divBdr>
    </w:div>
    <w:div w:id="1554001689">
      <w:bodyDiv w:val="1"/>
      <w:marLeft w:val="0"/>
      <w:marRight w:val="0"/>
      <w:marTop w:val="0"/>
      <w:marBottom w:val="0"/>
      <w:divBdr>
        <w:top w:val="none" w:sz="0" w:space="0" w:color="auto"/>
        <w:left w:val="none" w:sz="0" w:space="0" w:color="auto"/>
        <w:bottom w:val="none" w:sz="0" w:space="0" w:color="auto"/>
        <w:right w:val="none" w:sz="0" w:space="0" w:color="auto"/>
      </w:divBdr>
    </w:div>
    <w:div w:id="1554270052">
      <w:bodyDiv w:val="1"/>
      <w:marLeft w:val="0"/>
      <w:marRight w:val="0"/>
      <w:marTop w:val="0"/>
      <w:marBottom w:val="0"/>
      <w:divBdr>
        <w:top w:val="none" w:sz="0" w:space="0" w:color="auto"/>
        <w:left w:val="none" w:sz="0" w:space="0" w:color="auto"/>
        <w:bottom w:val="none" w:sz="0" w:space="0" w:color="auto"/>
        <w:right w:val="none" w:sz="0" w:space="0" w:color="auto"/>
      </w:divBdr>
    </w:div>
    <w:div w:id="1554468384">
      <w:bodyDiv w:val="1"/>
      <w:marLeft w:val="0"/>
      <w:marRight w:val="0"/>
      <w:marTop w:val="0"/>
      <w:marBottom w:val="0"/>
      <w:divBdr>
        <w:top w:val="none" w:sz="0" w:space="0" w:color="auto"/>
        <w:left w:val="none" w:sz="0" w:space="0" w:color="auto"/>
        <w:bottom w:val="none" w:sz="0" w:space="0" w:color="auto"/>
        <w:right w:val="none" w:sz="0" w:space="0" w:color="auto"/>
      </w:divBdr>
    </w:div>
    <w:div w:id="1554807875">
      <w:bodyDiv w:val="1"/>
      <w:marLeft w:val="0"/>
      <w:marRight w:val="0"/>
      <w:marTop w:val="0"/>
      <w:marBottom w:val="0"/>
      <w:divBdr>
        <w:top w:val="none" w:sz="0" w:space="0" w:color="auto"/>
        <w:left w:val="none" w:sz="0" w:space="0" w:color="auto"/>
        <w:bottom w:val="none" w:sz="0" w:space="0" w:color="auto"/>
        <w:right w:val="none" w:sz="0" w:space="0" w:color="auto"/>
      </w:divBdr>
    </w:div>
    <w:div w:id="1555894881">
      <w:bodyDiv w:val="1"/>
      <w:marLeft w:val="0"/>
      <w:marRight w:val="0"/>
      <w:marTop w:val="0"/>
      <w:marBottom w:val="0"/>
      <w:divBdr>
        <w:top w:val="none" w:sz="0" w:space="0" w:color="auto"/>
        <w:left w:val="none" w:sz="0" w:space="0" w:color="auto"/>
        <w:bottom w:val="none" w:sz="0" w:space="0" w:color="auto"/>
        <w:right w:val="none" w:sz="0" w:space="0" w:color="auto"/>
      </w:divBdr>
    </w:div>
    <w:div w:id="1556505281">
      <w:bodyDiv w:val="1"/>
      <w:marLeft w:val="0"/>
      <w:marRight w:val="0"/>
      <w:marTop w:val="0"/>
      <w:marBottom w:val="0"/>
      <w:divBdr>
        <w:top w:val="none" w:sz="0" w:space="0" w:color="auto"/>
        <w:left w:val="none" w:sz="0" w:space="0" w:color="auto"/>
        <w:bottom w:val="none" w:sz="0" w:space="0" w:color="auto"/>
        <w:right w:val="none" w:sz="0" w:space="0" w:color="auto"/>
      </w:divBdr>
    </w:div>
    <w:div w:id="1556621063">
      <w:bodyDiv w:val="1"/>
      <w:marLeft w:val="0"/>
      <w:marRight w:val="0"/>
      <w:marTop w:val="0"/>
      <w:marBottom w:val="0"/>
      <w:divBdr>
        <w:top w:val="none" w:sz="0" w:space="0" w:color="auto"/>
        <w:left w:val="none" w:sz="0" w:space="0" w:color="auto"/>
        <w:bottom w:val="none" w:sz="0" w:space="0" w:color="auto"/>
        <w:right w:val="none" w:sz="0" w:space="0" w:color="auto"/>
      </w:divBdr>
    </w:div>
    <w:div w:id="1556696214">
      <w:bodyDiv w:val="1"/>
      <w:marLeft w:val="0"/>
      <w:marRight w:val="0"/>
      <w:marTop w:val="0"/>
      <w:marBottom w:val="0"/>
      <w:divBdr>
        <w:top w:val="none" w:sz="0" w:space="0" w:color="auto"/>
        <w:left w:val="none" w:sz="0" w:space="0" w:color="auto"/>
        <w:bottom w:val="none" w:sz="0" w:space="0" w:color="auto"/>
        <w:right w:val="none" w:sz="0" w:space="0" w:color="auto"/>
      </w:divBdr>
    </w:div>
    <w:div w:id="1556774653">
      <w:bodyDiv w:val="1"/>
      <w:marLeft w:val="0"/>
      <w:marRight w:val="0"/>
      <w:marTop w:val="0"/>
      <w:marBottom w:val="0"/>
      <w:divBdr>
        <w:top w:val="none" w:sz="0" w:space="0" w:color="auto"/>
        <w:left w:val="none" w:sz="0" w:space="0" w:color="auto"/>
        <w:bottom w:val="none" w:sz="0" w:space="0" w:color="auto"/>
        <w:right w:val="none" w:sz="0" w:space="0" w:color="auto"/>
      </w:divBdr>
    </w:div>
    <w:div w:id="1556967819">
      <w:bodyDiv w:val="1"/>
      <w:marLeft w:val="0"/>
      <w:marRight w:val="0"/>
      <w:marTop w:val="0"/>
      <w:marBottom w:val="0"/>
      <w:divBdr>
        <w:top w:val="none" w:sz="0" w:space="0" w:color="auto"/>
        <w:left w:val="none" w:sz="0" w:space="0" w:color="auto"/>
        <w:bottom w:val="none" w:sz="0" w:space="0" w:color="auto"/>
        <w:right w:val="none" w:sz="0" w:space="0" w:color="auto"/>
      </w:divBdr>
    </w:div>
    <w:div w:id="1557469251">
      <w:bodyDiv w:val="1"/>
      <w:marLeft w:val="0"/>
      <w:marRight w:val="0"/>
      <w:marTop w:val="0"/>
      <w:marBottom w:val="0"/>
      <w:divBdr>
        <w:top w:val="none" w:sz="0" w:space="0" w:color="auto"/>
        <w:left w:val="none" w:sz="0" w:space="0" w:color="auto"/>
        <w:bottom w:val="none" w:sz="0" w:space="0" w:color="auto"/>
        <w:right w:val="none" w:sz="0" w:space="0" w:color="auto"/>
      </w:divBdr>
    </w:div>
    <w:div w:id="1557928709">
      <w:bodyDiv w:val="1"/>
      <w:marLeft w:val="0"/>
      <w:marRight w:val="0"/>
      <w:marTop w:val="0"/>
      <w:marBottom w:val="0"/>
      <w:divBdr>
        <w:top w:val="none" w:sz="0" w:space="0" w:color="auto"/>
        <w:left w:val="none" w:sz="0" w:space="0" w:color="auto"/>
        <w:bottom w:val="none" w:sz="0" w:space="0" w:color="auto"/>
        <w:right w:val="none" w:sz="0" w:space="0" w:color="auto"/>
      </w:divBdr>
    </w:div>
    <w:div w:id="1558127139">
      <w:bodyDiv w:val="1"/>
      <w:marLeft w:val="0"/>
      <w:marRight w:val="0"/>
      <w:marTop w:val="0"/>
      <w:marBottom w:val="0"/>
      <w:divBdr>
        <w:top w:val="none" w:sz="0" w:space="0" w:color="auto"/>
        <w:left w:val="none" w:sz="0" w:space="0" w:color="auto"/>
        <w:bottom w:val="none" w:sz="0" w:space="0" w:color="auto"/>
        <w:right w:val="none" w:sz="0" w:space="0" w:color="auto"/>
      </w:divBdr>
    </w:div>
    <w:div w:id="1558708843">
      <w:bodyDiv w:val="1"/>
      <w:marLeft w:val="0"/>
      <w:marRight w:val="0"/>
      <w:marTop w:val="0"/>
      <w:marBottom w:val="0"/>
      <w:divBdr>
        <w:top w:val="none" w:sz="0" w:space="0" w:color="auto"/>
        <w:left w:val="none" w:sz="0" w:space="0" w:color="auto"/>
        <w:bottom w:val="none" w:sz="0" w:space="0" w:color="auto"/>
        <w:right w:val="none" w:sz="0" w:space="0" w:color="auto"/>
      </w:divBdr>
    </w:div>
    <w:div w:id="1558855081">
      <w:bodyDiv w:val="1"/>
      <w:marLeft w:val="0"/>
      <w:marRight w:val="0"/>
      <w:marTop w:val="0"/>
      <w:marBottom w:val="0"/>
      <w:divBdr>
        <w:top w:val="none" w:sz="0" w:space="0" w:color="auto"/>
        <w:left w:val="none" w:sz="0" w:space="0" w:color="auto"/>
        <w:bottom w:val="none" w:sz="0" w:space="0" w:color="auto"/>
        <w:right w:val="none" w:sz="0" w:space="0" w:color="auto"/>
      </w:divBdr>
    </w:div>
    <w:div w:id="1559050794">
      <w:bodyDiv w:val="1"/>
      <w:marLeft w:val="0"/>
      <w:marRight w:val="0"/>
      <w:marTop w:val="0"/>
      <w:marBottom w:val="0"/>
      <w:divBdr>
        <w:top w:val="none" w:sz="0" w:space="0" w:color="auto"/>
        <w:left w:val="none" w:sz="0" w:space="0" w:color="auto"/>
        <w:bottom w:val="none" w:sz="0" w:space="0" w:color="auto"/>
        <w:right w:val="none" w:sz="0" w:space="0" w:color="auto"/>
      </w:divBdr>
    </w:div>
    <w:div w:id="1559592296">
      <w:bodyDiv w:val="1"/>
      <w:marLeft w:val="0"/>
      <w:marRight w:val="0"/>
      <w:marTop w:val="0"/>
      <w:marBottom w:val="0"/>
      <w:divBdr>
        <w:top w:val="none" w:sz="0" w:space="0" w:color="auto"/>
        <w:left w:val="none" w:sz="0" w:space="0" w:color="auto"/>
        <w:bottom w:val="none" w:sz="0" w:space="0" w:color="auto"/>
        <w:right w:val="none" w:sz="0" w:space="0" w:color="auto"/>
      </w:divBdr>
    </w:div>
    <w:div w:id="1561012611">
      <w:bodyDiv w:val="1"/>
      <w:marLeft w:val="0"/>
      <w:marRight w:val="0"/>
      <w:marTop w:val="0"/>
      <w:marBottom w:val="0"/>
      <w:divBdr>
        <w:top w:val="none" w:sz="0" w:space="0" w:color="auto"/>
        <w:left w:val="none" w:sz="0" w:space="0" w:color="auto"/>
        <w:bottom w:val="none" w:sz="0" w:space="0" w:color="auto"/>
        <w:right w:val="none" w:sz="0" w:space="0" w:color="auto"/>
      </w:divBdr>
    </w:div>
    <w:div w:id="1562322727">
      <w:bodyDiv w:val="1"/>
      <w:marLeft w:val="0"/>
      <w:marRight w:val="0"/>
      <w:marTop w:val="0"/>
      <w:marBottom w:val="0"/>
      <w:divBdr>
        <w:top w:val="none" w:sz="0" w:space="0" w:color="auto"/>
        <w:left w:val="none" w:sz="0" w:space="0" w:color="auto"/>
        <w:bottom w:val="none" w:sz="0" w:space="0" w:color="auto"/>
        <w:right w:val="none" w:sz="0" w:space="0" w:color="auto"/>
      </w:divBdr>
    </w:div>
    <w:div w:id="1562986703">
      <w:bodyDiv w:val="1"/>
      <w:marLeft w:val="0"/>
      <w:marRight w:val="0"/>
      <w:marTop w:val="0"/>
      <w:marBottom w:val="0"/>
      <w:divBdr>
        <w:top w:val="none" w:sz="0" w:space="0" w:color="auto"/>
        <w:left w:val="none" w:sz="0" w:space="0" w:color="auto"/>
        <w:bottom w:val="none" w:sz="0" w:space="0" w:color="auto"/>
        <w:right w:val="none" w:sz="0" w:space="0" w:color="auto"/>
      </w:divBdr>
    </w:div>
    <w:div w:id="1563296733">
      <w:bodyDiv w:val="1"/>
      <w:marLeft w:val="0"/>
      <w:marRight w:val="0"/>
      <w:marTop w:val="0"/>
      <w:marBottom w:val="0"/>
      <w:divBdr>
        <w:top w:val="none" w:sz="0" w:space="0" w:color="auto"/>
        <w:left w:val="none" w:sz="0" w:space="0" w:color="auto"/>
        <w:bottom w:val="none" w:sz="0" w:space="0" w:color="auto"/>
        <w:right w:val="none" w:sz="0" w:space="0" w:color="auto"/>
      </w:divBdr>
    </w:div>
    <w:div w:id="1563326985">
      <w:bodyDiv w:val="1"/>
      <w:marLeft w:val="0"/>
      <w:marRight w:val="0"/>
      <w:marTop w:val="0"/>
      <w:marBottom w:val="0"/>
      <w:divBdr>
        <w:top w:val="none" w:sz="0" w:space="0" w:color="auto"/>
        <w:left w:val="none" w:sz="0" w:space="0" w:color="auto"/>
        <w:bottom w:val="none" w:sz="0" w:space="0" w:color="auto"/>
        <w:right w:val="none" w:sz="0" w:space="0" w:color="auto"/>
      </w:divBdr>
    </w:div>
    <w:div w:id="1563448851">
      <w:bodyDiv w:val="1"/>
      <w:marLeft w:val="0"/>
      <w:marRight w:val="0"/>
      <w:marTop w:val="0"/>
      <w:marBottom w:val="0"/>
      <w:divBdr>
        <w:top w:val="none" w:sz="0" w:space="0" w:color="auto"/>
        <w:left w:val="none" w:sz="0" w:space="0" w:color="auto"/>
        <w:bottom w:val="none" w:sz="0" w:space="0" w:color="auto"/>
        <w:right w:val="none" w:sz="0" w:space="0" w:color="auto"/>
      </w:divBdr>
    </w:div>
    <w:div w:id="1564675849">
      <w:bodyDiv w:val="1"/>
      <w:marLeft w:val="0"/>
      <w:marRight w:val="0"/>
      <w:marTop w:val="0"/>
      <w:marBottom w:val="0"/>
      <w:divBdr>
        <w:top w:val="none" w:sz="0" w:space="0" w:color="auto"/>
        <w:left w:val="none" w:sz="0" w:space="0" w:color="auto"/>
        <w:bottom w:val="none" w:sz="0" w:space="0" w:color="auto"/>
        <w:right w:val="none" w:sz="0" w:space="0" w:color="auto"/>
      </w:divBdr>
    </w:div>
    <w:div w:id="1565145424">
      <w:bodyDiv w:val="1"/>
      <w:marLeft w:val="0"/>
      <w:marRight w:val="0"/>
      <w:marTop w:val="0"/>
      <w:marBottom w:val="0"/>
      <w:divBdr>
        <w:top w:val="none" w:sz="0" w:space="0" w:color="auto"/>
        <w:left w:val="none" w:sz="0" w:space="0" w:color="auto"/>
        <w:bottom w:val="none" w:sz="0" w:space="0" w:color="auto"/>
        <w:right w:val="none" w:sz="0" w:space="0" w:color="auto"/>
      </w:divBdr>
    </w:div>
    <w:div w:id="1565532424">
      <w:bodyDiv w:val="1"/>
      <w:marLeft w:val="0"/>
      <w:marRight w:val="0"/>
      <w:marTop w:val="0"/>
      <w:marBottom w:val="0"/>
      <w:divBdr>
        <w:top w:val="none" w:sz="0" w:space="0" w:color="auto"/>
        <w:left w:val="none" w:sz="0" w:space="0" w:color="auto"/>
        <w:bottom w:val="none" w:sz="0" w:space="0" w:color="auto"/>
        <w:right w:val="none" w:sz="0" w:space="0" w:color="auto"/>
      </w:divBdr>
    </w:div>
    <w:div w:id="1565795522">
      <w:bodyDiv w:val="1"/>
      <w:marLeft w:val="0"/>
      <w:marRight w:val="0"/>
      <w:marTop w:val="0"/>
      <w:marBottom w:val="0"/>
      <w:divBdr>
        <w:top w:val="none" w:sz="0" w:space="0" w:color="auto"/>
        <w:left w:val="none" w:sz="0" w:space="0" w:color="auto"/>
        <w:bottom w:val="none" w:sz="0" w:space="0" w:color="auto"/>
        <w:right w:val="none" w:sz="0" w:space="0" w:color="auto"/>
      </w:divBdr>
    </w:div>
    <w:div w:id="1565946692">
      <w:bodyDiv w:val="1"/>
      <w:marLeft w:val="0"/>
      <w:marRight w:val="0"/>
      <w:marTop w:val="0"/>
      <w:marBottom w:val="0"/>
      <w:divBdr>
        <w:top w:val="none" w:sz="0" w:space="0" w:color="auto"/>
        <w:left w:val="none" w:sz="0" w:space="0" w:color="auto"/>
        <w:bottom w:val="none" w:sz="0" w:space="0" w:color="auto"/>
        <w:right w:val="none" w:sz="0" w:space="0" w:color="auto"/>
      </w:divBdr>
    </w:div>
    <w:div w:id="1566068698">
      <w:bodyDiv w:val="1"/>
      <w:marLeft w:val="0"/>
      <w:marRight w:val="0"/>
      <w:marTop w:val="0"/>
      <w:marBottom w:val="0"/>
      <w:divBdr>
        <w:top w:val="none" w:sz="0" w:space="0" w:color="auto"/>
        <w:left w:val="none" w:sz="0" w:space="0" w:color="auto"/>
        <w:bottom w:val="none" w:sz="0" w:space="0" w:color="auto"/>
        <w:right w:val="none" w:sz="0" w:space="0" w:color="auto"/>
      </w:divBdr>
    </w:div>
    <w:div w:id="1567032859">
      <w:bodyDiv w:val="1"/>
      <w:marLeft w:val="0"/>
      <w:marRight w:val="0"/>
      <w:marTop w:val="0"/>
      <w:marBottom w:val="0"/>
      <w:divBdr>
        <w:top w:val="none" w:sz="0" w:space="0" w:color="auto"/>
        <w:left w:val="none" w:sz="0" w:space="0" w:color="auto"/>
        <w:bottom w:val="none" w:sz="0" w:space="0" w:color="auto"/>
        <w:right w:val="none" w:sz="0" w:space="0" w:color="auto"/>
      </w:divBdr>
    </w:div>
    <w:div w:id="1567103913">
      <w:bodyDiv w:val="1"/>
      <w:marLeft w:val="0"/>
      <w:marRight w:val="0"/>
      <w:marTop w:val="0"/>
      <w:marBottom w:val="0"/>
      <w:divBdr>
        <w:top w:val="none" w:sz="0" w:space="0" w:color="auto"/>
        <w:left w:val="none" w:sz="0" w:space="0" w:color="auto"/>
        <w:bottom w:val="none" w:sz="0" w:space="0" w:color="auto"/>
        <w:right w:val="none" w:sz="0" w:space="0" w:color="auto"/>
      </w:divBdr>
    </w:div>
    <w:div w:id="1567643104">
      <w:bodyDiv w:val="1"/>
      <w:marLeft w:val="0"/>
      <w:marRight w:val="0"/>
      <w:marTop w:val="0"/>
      <w:marBottom w:val="0"/>
      <w:divBdr>
        <w:top w:val="none" w:sz="0" w:space="0" w:color="auto"/>
        <w:left w:val="none" w:sz="0" w:space="0" w:color="auto"/>
        <w:bottom w:val="none" w:sz="0" w:space="0" w:color="auto"/>
        <w:right w:val="none" w:sz="0" w:space="0" w:color="auto"/>
      </w:divBdr>
    </w:div>
    <w:div w:id="1568149998">
      <w:bodyDiv w:val="1"/>
      <w:marLeft w:val="0"/>
      <w:marRight w:val="0"/>
      <w:marTop w:val="0"/>
      <w:marBottom w:val="0"/>
      <w:divBdr>
        <w:top w:val="none" w:sz="0" w:space="0" w:color="auto"/>
        <w:left w:val="none" w:sz="0" w:space="0" w:color="auto"/>
        <w:bottom w:val="none" w:sz="0" w:space="0" w:color="auto"/>
        <w:right w:val="none" w:sz="0" w:space="0" w:color="auto"/>
      </w:divBdr>
    </w:div>
    <w:div w:id="1568488958">
      <w:bodyDiv w:val="1"/>
      <w:marLeft w:val="0"/>
      <w:marRight w:val="0"/>
      <w:marTop w:val="0"/>
      <w:marBottom w:val="0"/>
      <w:divBdr>
        <w:top w:val="none" w:sz="0" w:space="0" w:color="auto"/>
        <w:left w:val="none" w:sz="0" w:space="0" w:color="auto"/>
        <w:bottom w:val="none" w:sz="0" w:space="0" w:color="auto"/>
        <w:right w:val="none" w:sz="0" w:space="0" w:color="auto"/>
      </w:divBdr>
    </w:div>
    <w:div w:id="1568807604">
      <w:bodyDiv w:val="1"/>
      <w:marLeft w:val="0"/>
      <w:marRight w:val="0"/>
      <w:marTop w:val="0"/>
      <w:marBottom w:val="0"/>
      <w:divBdr>
        <w:top w:val="none" w:sz="0" w:space="0" w:color="auto"/>
        <w:left w:val="none" w:sz="0" w:space="0" w:color="auto"/>
        <w:bottom w:val="none" w:sz="0" w:space="0" w:color="auto"/>
        <w:right w:val="none" w:sz="0" w:space="0" w:color="auto"/>
      </w:divBdr>
    </w:div>
    <w:div w:id="1569195979">
      <w:bodyDiv w:val="1"/>
      <w:marLeft w:val="0"/>
      <w:marRight w:val="0"/>
      <w:marTop w:val="0"/>
      <w:marBottom w:val="0"/>
      <w:divBdr>
        <w:top w:val="none" w:sz="0" w:space="0" w:color="auto"/>
        <w:left w:val="none" w:sz="0" w:space="0" w:color="auto"/>
        <w:bottom w:val="none" w:sz="0" w:space="0" w:color="auto"/>
        <w:right w:val="none" w:sz="0" w:space="0" w:color="auto"/>
      </w:divBdr>
    </w:div>
    <w:div w:id="1570729317">
      <w:bodyDiv w:val="1"/>
      <w:marLeft w:val="0"/>
      <w:marRight w:val="0"/>
      <w:marTop w:val="0"/>
      <w:marBottom w:val="0"/>
      <w:divBdr>
        <w:top w:val="none" w:sz="0" w:space="0" w:color="auto"/>
        <w:left w:val="none" w:sz="0" w:space="0" w:color="auto"/>
        <w:bottom w:val="none" w:sz="0" w:space="0" w:color="auto"/>
        <w:right w:val="none" w:sz="0" w:space="0" w:color="auto"/>
      </w:divBdr>
    </w:div>
    <w:div w:id="1570967069">
      <w:bodyDiv w:val="1"/>
      <w:marLeft w:val="0"/>
      <w:marRight w:val="0"/>
      <w:marTop w:val="0"/>
      <w:marBottom w:val="0"/>
      <w:divBdr>
        <w:top w:val="none" w:sz="0" w:space="0" w:color="auto"/>
        <w:left w:val="none" w:sz="0" w:space="0" w:color="auto"/>
        <w:bottom w:val="none" w:sz="0" w:space="0" w:color="auto"/>
        <w:right w:val="none" w:sz="0" w:space="0" w:color="auto"/>
      </w:divBdr>
    </w:div>
    <w:div w:id="1571423518">
      <w:bodyDiv w:val="1"/>
      <w:marLeft w:val="0"/>
      <w:marRight w:val="0"/>
      <w:marTop w:val="0"/>
      <w:marBottom w:val="0"/>
      <w:divBdr>
        <w:top w:val="none" w:sz="0" w:space="0" w:color="auto"/>
        <w:left w:val="none" w:sz="0" w:space="0" w:color="auto"/>
        <w:bottom w:val="none" w:sz="0" w:space="0" w:color="auto"/>
        <w:right w:val="none" w:sz="0" w:space="0" w:color="auto"/>
      </w:divBdr>
    </w:div>
    <w:div w:id="1571425420">
      <w:bodyDiv w:val="1"/>
      <w:marLeft w:val="0"/>
      <w:marRight w:val="0"/>
      <w:marTop w:val="0"/>
      <w:marBottom w:val="0"/>
      <w:divBdr>
        <w:top w:val="none" w:sz="0" w:space="0" w:color="auto"/>
        <w:left w:val="none" w:sz="0" w:space="0" w:color="auto"/>
        <w:bottom w:val="none" w:sz="0" w:space="0" w:color="auto"/>
        <w:right w:val="none" w:sz="0" w:space="0" w:color="auto"/>
      </w:divBdr>
    </w:div>
    <w:div w:id="1571575652">
      <w:bodyDiv w:val="1"/>
      <w:marLeft w:val="0"/>
      <w:marRight w:val="0"/>
      <w:marTop w:val="0"/>
      <w:marBottom w:val="0"/>
      <w:divBdr>
        <w:top w:val="none" w:sz="0" w:space="0" w:color="auto"/>
        <w:left w:val="none" w:sz="0" w:space="0" w:color="auto"/>
        <w:bottom w:val="none" w:sz="0" w:space="0" w:color="auto"/>
        <w:right w:val="none" w:sz="0" w:space="0" w:color="auto"/>
      </w:divBdr>
    </w:div>
    <w:div w:id="1571648604">
      <w:bodyDiv w:val="1"/>
      <w:marLeft w:val="0"/>
      <w:marRight w:val="0"/>
      <w:marTop w:val="0"/>
      <w:marBottom w:val="0"/>
      <w:divBdr>
        <w:top w:val="none" w:sz="0" w:space="0" w:color="auto"/>
        <w:left w:val="none" w:sz="0" w:space="0" w:color="auto"/>
        <w:bottom w:val="none" w:sz="0" w:space="0" w:color="auto"/>
        <w:right w:val="none" w:sz="0" w:space="0" w:color="auto"/>
      </w:divBdr>
    </w:div>
    <w:div w:id="1572422230">
      <w:bodyDiv w:val="1"/>
      <w:marLeft w:val="0"/>
      <w:marRight w:val="0"/>
      <w:marTop w:val="0"/>
      <w:marBottom w:val="0"/>
      <w:divBdr>
        <w:top w:val="none" w:sz="0" w:space="0" w:color="auto"/>
        <w:left w:val="none" w:sz="0" w:space="0" w:color="auto"/>
        <w:bottom w:val="none" w:sz="0" w:space="0" w:color="auto"/>
        <w:right w:val="none" w:sz="0" w:space="0" w:color="auto"/>
      </w:divBdr>
    </w:div>
    <w:div w:id="1572429393">
      <w:bodyDiv w:val="1"/>
      <w:marLeft w:val="0"/>
      <w:marRight w:val="0"/>
      <w:marTop w:val="0"/>
      <w:marBottom w:val="0"/>
      <w:divBdr>
        <w:top w:val="none" w:sz="0" w:space="0" w:color="auto"/>
        <w:left w:val="none" w:sz="0" w:space="0" w:color="auto"/>
        <w:bottom w:val="none" w:sz="0" w:space="0" w:color="auto"/>
        <w:right w:val="none" w:sz="0" w:space="0" w:color="auto"/>
      </w:divBdr>
    </w:div>
    <w:div w:id="1572614949">
      <w:bodyDiv w:val="1"/>
      <w:marLeft w:val="0"/>
      <w:marRight w:val="0"/>
      <w:marTop w:val="0"/>
      <w:marBottom w:val="0"/>
      <w:divBdr>
        <w:top w:val="none" w:sz="0" w:space="0" w:color="auto"/>
        <w:left w:val="none" w:sz="0" w:space="0" w:color="auto"/>
        <w:bottom w:val="none" w:sz="0" w:space="0" w:color="auto"/>
        <w:right w:val="none" w:sz="0" w:space="0" w:color="auto"/>
      </w:divBdr>
    </w:div>
    <w:div w:id="1573273369">
      <w:bodyDiv w:val="1"/>
      <w:marLeft w:val="0"/>
      <w:marRight w:val="0"/>
      <w:marTop w:val="0"/>
      <w:marBottom w:val="0"/>
      <w:divBdr>
        <w:top w:val="none" w:sz="0" w:space="0" w:color="auto"/>
        <w:left w:val="none" w:sz="0" w:space="0" w:color="auto"/>
        <w:bottom w:val="none" w:sz="0" w:space="0" w:color="auto"/>
        <w:right w:val="none" w:sz="0" w:space="0" w:color="auto"/>
      </w:divBdr>
    </w:div>
    <w:div w:id="1573539943">
      <w:bodyDiv w:val="1"/>
      <w:marLeft w:val="0"/>
      <w:marRight w:val="0"/>
      <w:marTop w:val="0"/>
      <w:marBottom w:val="0"/>
      <w:divBdr>
        <w:top w:val="none" w:sz="0" w:space="0" w:color="auto"/>
        <w:left w:val="none" w:sz="0" w:space="0" w:color="auto"/>
        <w:bottom w:val="none" w:sz="0" w:space="0" w:color="auto"/>
        <w:right w:val="none" w:sz="0" w:space="0" w:color="auto"/>
      </w:divBdr>
    </w:div>
    <w:div w:id="1573813176">
      <w:bodyDiv w:val="1"/>
      <w:marLeft w:val="0"/>
      <w:marRight w:val="0"/>
      <w:marTop w:val="0"/>
      <w:marBottom w:val="0"/>
      <w:divBdr>
        <w:top w:val="none" w:sz="0" w:space="0" w:color="auto"/>
        <w:left w:val="none" w:sz="0" w:space="0" w:color="auto"/>
        <w:bottom w:val="none" w:sz="0" w:space="0" w:color="auto"/>
        <w:right w:val="none" w:sz="0" w:space="0" w:color="auto"/>
      </w:divBdr>
    </w:div>
    <w:div w:id="1574004683">
      <w:bodyDiv w:val="1"/>
      <w:marLeft w:val="0"/>
      <w:marRight w:val="0"/>
      <w:marTop w:val="0"/>
      <w:marBottom w:val="0"/>
      <w:divBdr>
        <w:top w:val="none" w:sz="0" w:space="0" w:color="auto"/>
        <w:left w:val="none" w:sz="0" w:space="0" w:color="auto"/>
        <w:bottom w:val="none" w:sz="0" w:space="0" w:color="auto"/>
        <w:right w:val="none" w:sz="0" w:space="0" w:color="auto"/>
      </w:divBdr>
    </w:div>
    <w:div w:id="1574271236">
      <w:bodyDiv w:val="1"/>
      <w:marLeft w:val="0"/>
      <w:marRight w:val="0"/>
      <w:marTop w:val="0"/>
      <w:marBottom w:val="0"/>
      <w:divBdr>
        <w:top w:val="none" w:sz="0" w:space="0" w:color="auto"/>
        <w:left w:val="none" w:sz="0" w:space="0" w:color="auto"/>
        <w:bottom w:val="none" w:sz="0" w:space="0" w:color="auto"/>
        <w:right w:val="none" w:sz="0" w:space="0" w:color="auto"/>
      </w:divBdr>
    </w:div>
    <w:div w:id="1574584927">
      <w:bodyDiv w:val="1"/>
      <w:marLeft w:val="0"/>
      <w:marRight w:val="0"/>
      <w:marTop w:val="0"/>
      <w:marBottom w:val="0"/>
      <w:divBdr>
        <w:top w:val="none" w:sz="0" w:space="0" w:color="auto"/>
        <w:left w:val="none" w:sz="0" w:space="0" w:color="auto"/>
        <w:bottom w:val="none" w:sz="0" w:space="0" w:color="auto"/>
        <w:right w:val="none" w:sz="0" w:space="0" w:color="auto"/>
      </w:divBdr>
    </w:div>
    <w:div w:id="1574857483">
      <w:bodyDiv w:val="1"/>
      <w:marLeft w:val="0"/>
      <w:marRight w:val="0"/>
      <w:marTop w:val="0"/>
      <w:marBottom w:val="0"/>
      <w:divBdr>
        <w:top w:val="none" w:sz="0" w:space="0" w:color="auto"/>
        <w:left w:val="none" w:sz="0" w:space="0" w:color="auto"/>
        <w:bottom w:val="none" w:sz="0" w:space="0" w:color="auto"/>
        <w:right w:val="none" w:sz="0" w:space="0" w:color="auto"/>
      </w:divBdr>
    </w:div>
    <w:div w:id="1575042812">
      <w:bodyDiv w:val="1"/>
      <w:marLeft w:val="0"/>
      <w:marRight w:val="0"/>
      <w:marTop w:val="0"/>
      <w:marBottom w:val="0"/>
      <w:divBdr>
        <w:top w:val="none" w:sz="0" w:space="0" w:color="auto"/>
        <w:left w:val="none" w:sz="0" w:space="0" w:color="auto"/>
        <w:bottom w:val="none" w:sz="0" w:space="0" w:color="auto"/>
        <w:right w:val="none" w:sz="0" w:space="0" w:color="auto"/>
      </w:divBdr>
    </w:div>
    <w:div w:id="1575630071">
      <w:bodyDiv w:val="1"/>
      <w:marLeft w:val="0"/>
      <w:marRight w:val="0"/>
      <w:marTop w:val="0"/>
      <w:marBottom w:val="0"/>
      <w:divBdr>
        <w:top w:val="none" w:sz="0" w:space="0" w:color="auto"/>
        <w:left w:val="none" w:sz="0" w:space="0" w:color="auto"/>
        <w:bottom w:val="none" w:sz="0" w:space="0" w:color="auto"/>
        <w:right w:val="none" w:sz="0" w:space="0" w:color="auto"/>
      </w:divBdr>
    </w:div>
    <w:div w:id="1575698255">
      <w:bodyDiv w:val="1"/>
      <w:marLeft w:val="0"/>
      <w:marRight w:val="0"/>
      <w:marTop w:val="0"/>
      <w:marBottom w:val="0"/>
      <w:divBdr>
        <w:top w:val="none" w:sz="0" w:space="0" w:color="auto"/>
        <w:left w:val="none" w:sz="0" w:space="0" w:color="auto"/>
        <w:bottom w:val="none" w:sz="0" w:space="0" w:color="auto"/>
        <w:right w:val="none" w:sz="0" w:space="0" w:color="auto"/>
      </w:divBdr>
    </w:div>
    <w:div w:id="1575891411">
      <w:bodyDiv w:val="1"/>
      <w:marLeft w:val="0"/>
      <w:marRight w:val="0"/>
      <w:marTop w:val="0"/>
      <w:marBottom w:val="0"/>
      <w:divBdr>
        <w:top w:val="none" w:sz="0" w:space="0" w:color="auto"/>
        <w:left w:val="none" w:sz="0" w:space="0" w:color="auto"/>
        <w:bottom w:val="none" w:sz="0" w:space="0" w:color="auto"/>
        <w:right w:val="none" w:sz="0" w:space="0" w:color="auto"/>
      </w:divBdr>
    </w:div>
    <w:div w:id="1576016131">
      <w:bodyDiv w:val="1"/>
      <w:marLeft w:val="0"/>
      <w:marRight w:val="0"/>
      <w:marTop w:val="0"/>
      <w:marBottom w:val="0"/>
      <w:divBdr>
        <w:top w:val="none" w:sz="0" w:space="0" w:color="auto"/>
        <w:left w:val="none" w:sz="0" w:space="0" w:color="auto"/>
        <w:bottom w:val="none" w:sz="0" w:space="0" w:color="auto"/>
        <w:right w:val="none" w:sz="0" w:space="0" w:color="auto"/>
      </w:divBdr>
    </w:div>
    <w:div w:id="1576478302">
      <w:bodyDiv w:val="1"/>
      <w:marLeft w:val="0"/>
      <w:marRight w:val="0"/>
      <w:marTop w:val="0"/>
      <w:marBottom w:val="0"/>
      <w:divBdr>
        <w:top w:val="none" w:sz="0" w:space="0" w:color="auto"/>
        <w:left w:val="none" w:sz="0" w:space="0" w:color="auto"/>
        <w:bottom w:val="none" w:sz="0" w:space="0" w:color="auto"/>
        <w:right w:val="none" w:sz="0" w:space="0" w:color="auto"/>
      </w:divBdr>
    </w:div>
    <w:div w:id="1576627493">
      <w:bodyDiv w:val="1"/>
      <w:marLeft w:val="0"/>
      <w:marRight w:val="0"/>
      <w:marTop w:val="0"/>
      <w:marBottom w:val="0"/>
      <w:divBdr>
        <w:top w:val="none" w:sz="0" w:space="0" w:color="auto"/>
        <w:left w:val="none" w:sz="0" w:space="0" w:color="auto"/>
        <w:bottom w:val="none" w:sz="0" w:space="0" w:color="auto"/>
        <w:right w:val="none" w:sz="0" w:space="0" w:color="auto"/>
      </w:divBdr>
    </w:div>
    <w:div w:id="1577016630">
      <w:bodyDiv w:val="1"/>
      <w:marLeft w:val="0"/>
      <w:marRight w:val="0"/>
      <w:marTop w:val="0"/>
      <w:marBottom w:val="0"/>
      <w:divBdr>
        <w:top w:val="none" w:sz="0" w:space="0" w:color="auto"/>
        <w:left w:val="none" w:sz="0" w:space="0" w:color="auto"/>
        <w:bottom w:val="none" w:sz="0" w:space="0" w:color="auto"/>
        <w:right w:val="none" w:sz="0" w:space="0" w:color="auto"/>
      </w:divBdr>
    </w:div>
    <w:div w:id="1577127667">
      <w:bodyDiv w:val="1"/>
      <w:marLeft w:val="0"/>
      <w:marRight w:val="0"/>
      <w:marTop w:val="0"/>
      <w:marBottom w:val="0"/>
      <w:divBdr>
        <w:top w:val="none" w:sz="0" w:space="0" w:color="auto"/>
        <w:left w:val="none" w:sz="0" w:space="0" w:color="auto"/>
        <w:bottom w:val="none" w:sz="0" w:space="0" w:color="auto"/>
        <w:right w:val="none" w:sz="0" w:space="0" w:color="auto"/>
      </w:divBdr>
    </w:div>
    <w:div w:id="1577399975">
      <w:bodyDiv w:val="1"/>
      <w:marLeft w:val="0"/>
      <w:marRight w:val="0"/>
      <w:marTop w:val="0"/>
      <w:marBottom w:val="0"/>
      <w:divBdr>
        <w:top w:val="none" w:sz="0" w:space="0" w:color="auto"/>
        <w:left w:val="none" w:sz="0" w:space="0" w:color="auto"/>
        <w:bottom w:val="none" w:sz="0" w:space="0" w:color="auto"/>
        <w:right w:val="none" w:sz="0" w:space="0" w:color="auto"/>
      </w:divBdr>
    </w:div>
    <w:div w:id="1577664929">
      <w:bodyDiv w:val="1"/>
      <w:marLeft w:val="0"/>
      <w:marRight w:val="0"/>
      <w:marTop w:val="0"/>
      <w:marBottom w:val="0"/>
      <w:divBdr>
        <w:top w:val="none" w:sz="0" w:space="0" w:color="auto"/>
        <w:left w:val="none" w:sz="0" w:space="0" w:color="auto"/>
        <w:bottom w:val="none" w:sz="0" w:space="0" w:color="auto"/>
        <w:right w:val="none" w:sz="0" w:space="0" w:color="auto"/>
      </w:divBdr>
    </w:div>
    <w:div w:id="1578049242">
      <w:bodyDiv w:val="1"/>
      <w:marLeft w:val="0"/>
      <w:marRight w:val="0"/>
      <w:marTop w:val="0"/>
      <w:marBottom w:val="0"/>
      <w:divBdr>
        <w:top w:val="none" w:sz="0" w:space="0" w:color="auto"/>
        <w:left w:val="none" w:sz="0" w:space="0" w:color="auto"/>
        <w:bottom w:val="none" w:sz="0" w:space="0" w:color="auto"/>
        <w:right w:val="none" w:sz="0" w:space="0" w:color="auto"/>
      </w:divBdr>
    </w:div>
    <w:div w:id="1578512758">
      <w:bodyDiv w:val="1"/>
      <w:marLeft w:val="0"/>
      <w:marRight w:val="0"/>
      <w:marTop w:val="0"/>
      <w:marBottom w:val="0"/>
      <w:divBdr>
        <w:top w:val="none" w:sz="0" w:space="0" w:color="auto"/>
        <w:left w:val="none" w:sz="0" w:space="0" w:color="auto"/>
        <w:bottom w:val="none" w:sz="0" w:space="0" w:color="auto"/>
        <w:right w:val="none" w:sz="0" w:space="0" w:color="auto"/>
      </w:divBdr>
    </w:div>
    <w:div w:id="1579515621">
      <w:bodyDiv w:val="1"/>
      <w:marLeft w:val="0"/>
      <w:marRight w:val="0"/>
      <w:marTop w:val="0"/>
      <w:marBottom w:val="0"/>
      <w:divBdr>
        <w:top w:val="none" w:sz="0" w:space="0" w:color="auto"/>
        <w:left w:val="none" w:sz="0" w:space="0" w:color="auto"/>
        <w:bottom w:val="none" w:sz="0" w:space="0" w:color="auto"/>
        <w:right w:val="none" w:sz="0" w:space="0" w:color="auto"/>
      </w:divBdr>
    </w:div>
    <w:div w:id="1579712340">
      <w:bodyDiv w:val="1"/>
      <w:marLeft w:val="0"/>
      <w:marRight w:val="0"/>
      <w:marTop w:val="0"/>
      <w:marBottom w:val="0"/>
      <w:divBdr>
        <w:top w:val="none" w:sz="0" w:space="0" w:color="auto"/>
        <w:left w:val="none" w:sz="0" w:space="0" w:color="auto"/>
        <w:bottom w:val="none" w:sz="0" w:space="0" w:color="auto"/>
        <w:right w:val="none" w:sz="0" w:space="0" w:color="auto"/>
      </w:divBdr>
    </w:div>
    <w:div w:id="1580673410">
      <w:bodyDiv w:val="1"/>
      <w:marLeft w:val="0"/>
      <w:marRight w:val="0"/>
      <w:marTop w:val="0"/>
      <w:marBottom w:val="0"/>
      <w:divBdr>
        <w:top w:val="none" w:sz="0" w:space="0" w:color="auto"/>
        <w:left w:val="none" w:sz="0" w:space="0" w:color="auto"/>
        <w:bottom w:val="none" w:sz="0" w:space="0" w:color="auto"/>
        <w:right w:val="none" w:sz="0" w:space="0" w:color="auto"/>
      </w:divBdr>
    </w:div>
    <w:div w:id="1580753179">
      <w:bodyDiv w:val="1"/>
      <w:marLeft w:val="0"/>
      <w:marRight w:val="0"/>
      <w:marTop w:val="0"/>
      <w:marBottom w:val="0"/>
      <w:divBdr>
        <w:top w:val="none" w:sz="0" w:space="0" w:color="auto"/>
        <w:left w:val="none" w:sz="0" w:space="0" w:color="auto"/>
        <w:bottom w:val="none" w:sz="0" w:space="0" w:color="auto"/>
        <w:right w:val="none" w:sz="0" w:space="0" w:color="auto"/>
      </w:divBdr>
    </w:div>
    <w:div w:id="1581325520">
      <w:bodyDiv w:val="1"/>
      <w:marLeft w:val="0"/>
      <w:marRight w:val="0"/>
      <w:marTop w:val="0"/>
      <w:marBottom w:val="0"/>
      <w:divBdr>
        <w:top w:val="none" w:sz="0" w:space="0" w:color="auto"/>
        <w:left w:val="none" w:sz="0" w:space="0" w:color="auto"/>
        <w:bottom w:val="none" w:sz="0" w:space="0" w:color="auto"/>
        <w:right w:val="none" w:sz="0" w:space="0" w:color="auto"/>
      </w:divBdr>
    </w:div>
    <w:div w:id="1581872030">
      <w:bodyDiv w:val="1"/>
      <w:marLeft w:val="0"/>
      <w:marRight w:val="0"/>
      <w:marTop w:val="0"/>
      <w:marBottom w:val="0"/>
      <w:divBdr>
        <w:top w:val="none" w:sz="0" w:space="0" w:color="auto"/>
        <w:left w:val="none" w:sz="0" w:space="0" w:color="auto"/>
        <w:bottom w:val="none" w:sz="0" w:space="0" w:color="auto"/>
        <w:right w:val="none" w:sz="0" w:space="0" w:color="auto"/>
      </w:divBdr>
    </w:div>
    <w:div w:id="1582331996">
      <w:bodyDiv w:val="1"/>
      <w:marLeft w:val="0"/>
      <w:marRight w:val="0"/>
      <w:marTop w:val="0"/>
      <w:marBottom w:val="0"/>
      <w:divBdr>
        <w:top w:val="none" w:sz="0" w:space="0" w:color="auto"/>
        <w:left w:val="none" w:sz="0" w:space="0" w:color="auto"/>
        <w:bottom w:val="none" w:sz="0" w:space="0" w:color="auto"/>
        <w:right w:val="none" w:sz="0" w:space="0" w:color="auto"/>
      </w:divBdr>
    </w:div>
    <w:div w:id="1582374224">
      <w:bodyDiv w:val="1"/>
      <w:marLeft w:val="0"/>
      <w:marRight w:val="0"/>
      <w:marTop w:val="0"/>
      <w:marBottom w:val="0"/>
      <w:divBdr>
        <w:top w:val="none" w:sz="0" w:space="0" w:color="auto"/>
        <w:left w:val="none" w:sz="0" w:space="0" w:color="auto"/>
        <w:bottom w:val="none" w:sz="0" w:space="0" w:color="auto"/>
        <w:right w:val="none" w:sz="0" w:space="0" w:color="auto"/>
      </w:divBdr>
    </w:div>
    <w:div w:id="1583366859">
      <w:bodyDiv w:val="1"/>
      <w:marLeft w:val="0"/>
      <w:marRight w:val="0"/>
      <w:marTop w:val="0"/>
      <w:marBottom w:val="0"/>
      <w:divBdr>
        <w:top w:val="none" w:sz="0" w:space="0" w:color="auto"/>
        <w:left w:val="none" w:sz="0" w:space="0" w:color="auto"/>
        <w:bottom w:val="none" w:sz="0" w:space="0" w:color="auto"/>
        <w:right w:val="none" w:sz="0" w:space="0" w:color="auto"/>
      </w:divBdr>
    </w:div>
    <w:div w:id="1583684593">
      <w:bodyDiv w:val="1"/>
      <w:marLeft w:val="0"/>
      <w:marRight w:val="0"/>
      <w:marTop w:val="0"/>
      <w:marBottom w:val="0"/>
      <w:divBdr>
        <w:top w:val="none" w:sz="0" w:space="0" w:color="auto"/>
        <w:left w:val="none" w:sz="0" w:space="0" w:color="auto"/>
        <w:bottom w:val="none" w:sz="0" w:space="0" w:color="auto"/>
        <w:right w:val="none" w:sz="0" w:space="0" w:color="auto"/>
      </w:divBdr>
    </w:div>
    <w:div w:id="1583878216">
      <w:bodyDiv w:val="1"/>
      <w:marLeft w:val="0"/>
      <w:marRight w:val="0"/>
      <w:marTop w:val="0"/>
      <w:marBottom w:val="0"/>
      <w:divBdr>
        <w:top w:val="none" w:sz="0" w:space="0" w:color="auto"/>
        <w:left w:val="none" w:sz="0" w:space="0" w:color="auto"/>
        <w:bottom w:val="none" w:sz="0" w:space="0" w:color="auto"/>
        <w:right w:val="none" w:sz="0" w:space="0" w:color="auto"/>
      </w:divBdr>
    </w:div>
    <w:div w:id="1583950507">
      <w:bodyDiv w:val="1"/>
      <w:marLeft w:val="0"/>
      <w:marRight w:val="0"/>
      <w:marTop w:val="0"/>
      <w:marBottom w:val="0"/>
      <w:divBdr>
        <w:top w:val="none" w:sz="0" w:space="0" w:color="auto"/>
        <w:left w:val="none" w:sz="0" w:space="0" w:color="auto"/>
        <w:bottom w:val="none" w:sz="0" w:space="0" w:color="auto"/>
        <w:right w:val="none" w:sz="0" w:space="0" w:color="auto"/>
      </w:divBdr>
    </w:div>
    <w:div w:id="1584146275">
      <w:bodyDiv w:val="1"/>
      <w:marLeft w:val="0"/>
      <w:marRight w:val="0"/>
      <w:marTop w:val="0"/>
      <w:marBottom w:val="0"/>
      <w:divBdr>
        <w:top w:val="none" w:sz="0" w:space="0" w:color="auto"/>
        <w:left w:val="none" w:sz="0" w:space="0" w:color="auto"/>
        <w:bottom w:val="none" w:sz="0" w:space="0" w:color="auto"/>
        <w:right w:val="none" w:sz="0" w:space="0" w:color="auto"/>
      </w:divBdr>
    </w:div>
    <w:div w:id="1584409374">
      <w:bodyDiv w:val="1"/>
      <w:marLeft w:val="0"/>
      <w:marRight w:val="0"/>
      <w:marTop w:val="0"/>
      <w:marBottom w:val="0"/>
      <w:divBdr>
        <w:top w:val="none" w:sz="0" w:space="0" w:color="auto"/>
        <w:left w:val="none" w:sz="0" w:space="0" w:color="auto"/>
        <w:bottom w:val="none" w:sz="0" w:space="0" w:color="auto"/>
        <w:right w:val="none" w:sz="0" w:space="0" w:color="auto"/>
      </w:divBdr>
    </w:div>
    <w:div w:id="1584685580">
      <w:bodyDiv w:val="1"/>
      <w:marLeft w:val="0"/>
      <w:marRight w:val="0"/>
      <w:marTop w:val="0"/>
      <w:marBottom w:val="0"/>
      <w:divBdr>
        <w:top w:val="none" w:sz="0" w:space="0" w:color="auto"/>
        <w:left w:val="none" w:sz="0" w:space="0" w:color="auto"/>
        <w:bottom w:val="none" w:sz="0" w:space="0" w:color="auto"/>
        <w:right w:val="none" w:sz="0" w:space="0" w:color="auto"/>
      </w:divBdr>
    </w:div>
    <w:div w:id="1585215436">
      <w:bodyDiv w:val="1"/>
      <w:marLeft w:val="0"/>
      <w:marRight w:val="0"/>
      <w:marTop w:val="0"/>
      <w:marBottom w:val="0"/>
      <w:divBdr>
        <w:top w:val="none" w:sz="0" w:space="0" w:color="auto"/>
        <w:left w:val="none" w:sz="0" w:space="0" w:color="auto"/>
        <w:bottom w:val="none" w:sz="0" w:space="0" w:color="auto"/>
        <w:right w:val="none" w:sz="0" w:space="0" w:color="auto"/>
      </w:divBdr>
    </w:div>
    <w:div w:id="1585382886">
      <w:bodyDiv w:val="1"/>
      <w:marLeft w:val="0"/>
      <w:marRight w:val="0"/>
      <w:marTop w:val="0"/>
      <w:marBottom w:val="0"/>
      <w:divBdr>
        <w:top w:val="none" w:sz="0" w:space="0" w:color="auto"/>
        <w:left w:val="none" w:sz="0" w:space="0" w:color="auto"/>
        <w:bottom w:val="none" w:sz="0" w:space="0" w:color="auto"/>
        <w:right w:val="none" w:sz="0" w:space="0" w:color="auto"/>
      </w:divBdr>
    </w:div>
    <w:div w:id="1585413932">
      <w:bodyDiv w:val="1"/>
      <w:marLeft w:val="0"/>
      <w:marRight w:val="0"/>
      <w:marTop w:val="0"/>
      <w:marBottom w:val="0"/>
      <w:divBdr>
        <w:top w:val="none" w:sz="0" w:space="0" w:color="auto"/>
        <w:left w:val="none" w:sz="0" w:space="0" w:color="auto"/>
        <w:bottom w:val="none" w:sz="0" w:space="0" w:color="auto"/>
        <w:right w:val="none" w:sz="0" w:space="0" w:color="auto"/>
      </w:divBdr>
    </w:div>
    <w:div w:id="1585532414">
      <w:bodyDiv w:val="1"/>
      <w:marLeft w:val="0"/>
      <w:marRight w:val="0"/>
      <w:marTop w:val="0"/>
      <w:marBottom w:val="0"/>
      <w:divBdr>
        <w:top w:val="none" w:sz="0" w:space="0" w:color="auto"/>
        <w:left w:val="none" w:sz="0" w:space="0" w:color="auto"/>
        <w:bottom w:val="none" w:sz="0" w:space="0" w:color="auto"/>
        <w:right w:val="none" w:sz="0" w:space="0" w:color="auto"/>
      </w:divBdr>
    </w:div>
    <w:div w:id="1586301887">
      <w:bodyDiv w:val="1"/>
      <w:marLeft w:val="0"/>
      <w:marRight w:val="0"/>
      <w:marTop w:val="0"/>
      <w:marBottom w:val="0"/>
      <w:divBdr>
        <w:top w:val="none" w:sz="0" w:space="0" w:color="auto"/>
        <w:left w:val="none" w:sz="0" w:space="0" w:color="auto"/>
        <w:bottom w:val="none" w:sz="0" w:space="0" w:color="auto"/>
        <w:right w:val="none" w:sz="0" w:space="0" w:color="auto"/>
      </w:divBdr>
    </w:div>
    <w:div w:id="1587495374">
      <w:bodyDiv w:val="1"/>
      <w:marLeft w:val="0"/>
      <w:marRight w:val="0"/>
      <w:marTop w:val="0"/>
      <w:marBottom w:val="0"/>
      <w:divBdr>
        <w:top w:val="none" w:sz="0" w:space="0" w:color="auto"/>
        <w:left w:val="none" w:sz="0" w:space="0" w:color="auto"/>
        <w:bottom w:val="none" w:sz="0" w:space="0" w:color="auto"/>
        <w:right w:val="none" w:sz="0" w:space="0" w:color="auto"/>
      </w:divBdr>
    </w:div>
    <w:div w:id="1587760789">
      <w:bodyDiv w:val="1"/>
      <w:marLeft w:val="0"/>
      <w:marRight w:val="0"/>
      <w:marTop w:val="0"/>
      <w:marBottom w:val="0"/>
      <w:divBdr>
        <w:top w:val="none" w:sz="0" w:space="0" w:color="auto"/>
        <w:left w:val="none" w:sz="0" w:space="0" w:color="auto"/>
        <w:bottom w:val="none" w:sz="0" w:space="0" w:color="auto"/>
        <w:right w:val="none" w:sz="0" w:space="0" w:color="auto"/>
      </w:divBdr>
    </w:div>
    <w:div w:id="1588341930">
      <w:bodyDiv w:val="1"/>
      <w:marLeft w:val="0"/>
      <w:marRight w:val="0"/>
      <w:marTop w:val="0"/>
      <w:marBottom w:val="0"/>
      <w:divBdr>
        <w:top w:val="none" w:sz="0" w:space="0" w:color="auto"/>
        <w:left w:val="none" w:sz="0" w:space="0" w:color="auto"/>
        <w:bottom w:val="none" w:sz="0" w:space="0" w:color="auto"/>
        <w:right w:val="none" w:sz="0" w:space="0" w:color="auto"/>
      </w:divBdr>
    </w:div>
    <w:div w:id="1588493196">
      <w:bodyDiv w:val="1"/>
      <w:marLeft w:val="0"/>
      <w:marRight w:val="0"/>
      <w:marTop w:val="0"/>
      <w:marBottom w:val="0"/>
      <w:divBdr>
        <w:top w:val="none" w:sz="0" w:space="0" w:color="auto"/>
        <w:left w:val="none" w:sz="0" w:space="0" w:color="auto"/>
        <w:bottom w:val="none" w:sz="0" w:space="0" w:color="auto"/>
        <w:right w:val="none" w:sz="0" w:space="0" w:color="auto"/>
      </w:divBdr>
    </w:div>
    <w:div w:id="1589462443">
      <w:bodyDiv w:val="1"/>
      <w:marLeft w:val="0"/>
      <w:marRight w:val="0"/>
      <w:marTop w:val="0"/>
      <w:marBottom w:val="0"/>
      <w:divBdr>
        <w:top w:val="none" w:sz="0" w:space="0" w:color="auto"/>
        <w:left w:val="none" w:sz="0" w:space="0" w:color="auto"/>
        <w:bottom w:val="none" w:sz="0" w:space="0" w:color="auto"/>
        <w:right w:val="none" w:sz="0" w:space="0" w:color="auto"/>
      </w:divBdr>
    </w:div>
    <w:div w:id="1589465698">
      <w:bodyDiv w:val="1"/>
      <w:marLeft w:val="0"/>
      <w:marRight w:val="0"/>
      <w:marTop w:val="0"/>
      <w:marBottom w:val="0"/>
      <w:divBdr>
        <w:top w:val="none" w:sz="0" w:space="0" w:color="auto"/>
        <w:left w:val="none" w:sz="0" w:space="0" w:color="auto"/>
        <w:bottom w:val="none" w:sz="0" w:space="0" w:color="auto"/>
        <w:right w:val="none" w:sz="0" w:space="0" w:color="auto"/>
      </w:divBdr>
    </w:div>
    <w:div w:id="1589532570">
      <w:bodyDiv w:val="1"/>
      <w:marLeft w:val="0"/>
      <w:marRight w:val="0"/>
      <w:marTop w:val="0"/>
      <w:marBottom w:val="0"/>
      <w:divBdr>
        <w:top w:val="none" w:sz="0" w:space="0" w:color="auto"/>
        <w:left w:val="none" w:sz="0" w:space="0" w:color="auto"/>
        <w:bottom w:val="none" w:sz="0" w:space="0" w:color="auto"/>
        <w:right w:val="none" w:sz="0" w:space="0" w:color="auto"/>
      </w:divBdr>
    </w:div>
    <w:div w:id="1589804442">
      <w:bodyDiv w:val="1"/>
      <w:marLeft w:val="0"/>
      <w:marRight w:val="0"/>
      <w:marTop w:val="0"/>
      <w:marBottom w:val="0"/>
      <w:divBdr>
        <w:top w:val="none" w:sz="0" w:space="0" w:color="auto"/>
        <w:left w:val="none" w:sz="0" w:space="0" w:color="auto"/>
        <w:bottom w:val="none" w:sz="0" w:space="0" w:color="auto"/>
        <w:right w:val="none" w:sz="0" w:space="0" w:color="auto"/>
      </w:divBdr>
    </w:div>
    <w:div w:id="1589971006">
      <w:bodyDiv w:val="1"/>
      <w:marLeft w:val="0"/>
      <w:marRight w:val="0"/>
      <w:marTop w:val="0"/>
      <w:marBottom w:val="0"/>
      <w:divBdr>
        <w:top w:val="none" w:sz="0" w:space="0" w:color="auto"/>
        <w:left w:val="none" w:sz="0" w:space="0" w:color="auto"/>
        <w:bottom w:val="none" w:sz="0" w:space="0" w:color="auto"/>
        <w:right w:val="none" w:sz="0" w:space="0" w:color="auto"/>
      </w:divBdr>
    </w:div>
    <w:div w:id="1590120444">
      <w:bodyDiv w:val="1"/>
      <w:marLeft w:val="0"/>
      <w:marRight w:val="0"/>
      <w:marTop w:val="0"/>
      <w:marBottom w:val="0"/>
      <w:divBdr>
        <w:top w:val="none" w:sz="0" w:space="0" w:color="auto"/>
        <w:left w:val="none" w:sz="0" w:space="0" w:color="auto"/>
        <w:bottom w:val="none" w:sz="0" w:space="0" w:color="auto"/>
        <w:right w:val="none" w:sz="0" w:space="0" w:color="auto"/>
      </w:divBdr>
    </w:div>
    <w:div w:id="1590234255">
      <w:bodyDiv w:val="1"/>
      <w:marLeft w:val="0"/>
      <w:marRight w:val="0"/>
      <w:marTop w:val="0"/>
      <w:marBottom w:val="0"/>
      <w:divBdr>
        <w:top w:val="none" w:sz="0" w:space="0" w:color="auto"/>
        <w:left w:val="none" w:sz="0" w:space="0" w:color="auto"/>
        <w:bottom w:val="none" w:sz="0" w:space="0" w:color="auto"/>
        <w:right w:val="none" w:sz="0" w:space="0" w:color="auto"/>
      </w:divBdr>
    </w:div>
    <w:div w:id="1590848789">
      <w:bodyDiv w:val="1"/>
      <w:marLeft w:val="0"/>
      <w:marRight w:val="0"/>
      <w:marTop w:val="0"/>
      <w:marBottom w:val="0"/>
      <w:divBdr>
        <w:top w:val="none" w:sz="0" w:space="0" w:color="auto"/>
        <w:left w:val="none" w:sz="0" w:space="0" w:color="auto"/>
        <w:bottom w:val="none" w:sz="0" w:space="0" w:color="auto"/>
        <w:right w:val="none" w:sz="0" w:space="0" w:color="auto"/>
      </w:divBdr>
    </w:div>
    <w:div w:id="1591231585">
      <w:bodyDiv w:val="1"/>
      <w:marLeft w:val="0"/>
      <w:marRight w:val="0"/>
      <w:marTop w:val="0"/>
      <w:marBottom w:val="0"/>
      <w:divBdr>
        <w:top w:val="none" w:sz="0" w:space="0" w:color="auto"/>
        <w:left w:val="none" w:sz="0" w:space="0" w:color="auto"/>
        <w:bottom w:val="none" w:sz="0" w:space="0" w:color="auto"/>
        <w:right w:val="none" w:sz="0" w:space="0" w:color="auto"/>
      </w:divBdr>
    </w:div>
    <w:div w:id="1591237721">
      <w:bodyDiv w:val="1"/>
      <w:marLeft w:val="0"/>
      <w:marRight w:val="0"/>
      <w:marTop w:val="0"/>
      <w:marBottom w:val="0"/>
      <w:divBdr>
        <w:top w:val="none" w:sz="0" w:space="0" w:color="auto"/>
        <w:left w:val="none" w:sz="0" w:space="0" w:color="auto"/>
        <w:bottom w:val="none" w:sz="0" w:space="0" w:color="auto"/>
        <w:right w:val="none" w:sz="0" w:space="0" w:color="auto"/>
      </w:divBdr>
    </w:div>
    <w:div w:id="1591549615">
      <w:bodyDiv w:val="1"/>
      <w:marLeft w:val="0"/>
      <w:marRight w:val="0"/>
      <w:marTop w:val="0"/>
      <w:marBottom w:val="0"/>
      <w:divBdr>
        <w:top w:val="none" w:sz="0" w:space="0" w:color="auto"/>
        <w:left w:val="none" w:sz="0" w:space="0" w:color="auto"/>
        <w:bottom w:val="none" w:sz="0" w:space="0" w:color="auto"/>
        <w:right w:val="none" w:sz="0" w:space="0" w:color="auto"/>
      </w:divBdr>
    </w:div>
    <w:div w:id="1591620361">
      <w:bodyDiv w:val="1"/>
      <w:marLeft w:val="0"/>
      <w:marRight w:val="0"/>
      <w:marTop w:val="0"/>
      <w:marBottom w:val="0"/>
      <w:divBdr>
        <w:top w:val="none" w:sz="0" w:space="0" w:color="auto"/>
        <w:left w:val="none" w:sz="0" w:space="0" w:color="auto"/>
        <w:bottom w:val="none" w:sz="0" w:space="0" w:color="auto"/>
        <w:right w:val="none" w:sz="0" w:space="0" w:color="auto"/>
      </w:divBdr>
    </w:div>
    <w:div w:id="1591696331">
      <w:bodyDiv w:val="1"/>
      <w:marLeft w:val="0"/>
      <w:marRight w:val="0"/>
      <w:marTop w:val="0"/>
      <w:marBottom w:val="0"/>
      <w:divBdr>
        <w:top w:val="none" w:sz="0" w:space="0" w:color="auto"/>
        <w:left w:val="none" w:sz="0" w:space="0" w:color="auto"/>
        <w:bottom w:val="none" w:sz="0" w:space="0" w:color="auto"/>
        <w:right w:val="none" w:sz="0" w:space="0" w:color="auto"/>
      </w:divBdr>
    </w:div>
    <w:div w:id="1591743252">
      <w:bodyDiv w:val="1"/>
      <w:marLeft w:val="0"/>
      <w:marRight w:val="0"/>
      <w:marTop w:val="0"/>
      <w:marBottom w:val="0"/>
      <w:divBdr>
        <w:top w:val="none" w:sz="0" w:space="0" w:color="auto"/>
        <w:left w:val="none" w:sz="0" w:space="0" w:color="auto"/>
        <w:bottom w:val="none" w:sz="0" w:space="0" w:color="auto"/>
        <w:right w:val="none" w:sz="0" w:space="0" w:color="auto"/>
      </w:divBdr>
    </w:div>
    <w:div w:id="1593049318">
      <w:bodyDiv w:val="1"/>
      <w:marLeft w:val="0"/>
      <w:marRight w:val="0"/>
      <w:marTop w:val="0"/>
      <w:marBottom w:val="0"/>
      <w:divBdr>
        <w:top w:val="none" w:sz="0" w:space="0" w:color="auto"/>
        <w:left w:val="none" w:sz="0" w:space="0" w:color="auto"/>
        <w:bottom w:val="none" w:sz="0" w:space="0" w:color="auto"/>
        <w:right w:val="none" w:sz="0" w:space="0" w:color="auto"/>
      </w:divBdr>
    </w:div>
    <w:div w:id="1593464038">
      <w:bodyDiv w:val="1"/>
      <w:marLeft w:val="0"/>
      <w:marRight w:val="0"/>
      <w:marTop w:val="0"/>
      <w:marBottom w:val="0"/>
      <w:divBdr>
        <w:top w:val="none" w:sz="0" w:space="0" w:color="auto"/>
        <w:left w:val="none" w:sz="0" w:space="0" w:color="auto"/>
        <w:bottom w:val="none" w:sz="0" w:space="0" w:color="auto"/>
        <w:right w:val="none" w:sz="0" w:space="0" w:color="auto"/>
      </w:divBdr>
    </w:div>
    <w:div w:id="1593777419">
      <w:bodyDiv w:val="1"/>
      <w:marLeft w:val="0"/>
      <w:marRight w:val="0"/>
      <w:marTop w:val="0"/>
      <w:marBottom w:val="0"/>
      <w:divBdr>
        <w:top w:val="none" w:sz="0" w:space="0" w:color="auto"/>
        <w:left w:val="none" w:sz="0" w:space="0" w:color="auto"/>
        <w:bottom w:val="none" w:sz="0" w:space="0" w:color="auto"/>
        <w:right w:val="none" w:sz="0" w:space="0" w:color="auto"/>
      </w:divBdr>
    </w:div>
    <w:div w:id="1594053226">
      <w:bodyDiv w:val="1"/>
      <w:marLeft w:val="0"/>
      <w:marRight w:val="0"/>
      <w:marTop w:val="0"/>
      <w:marBottom w:val="0"/>
      <w:divBdr>
        <w:top w:val="none" w:sz="0" w:space="0" w:color="auto"/>
        <w:left w:val="none" w:sz="0" w:space="0" w:color="auto"/>
        <w:bottom w:val="none" w:sz="0" w:space="0" w:color="auto"/>
        <w:right w:val="none" w:sz="0" w:space="0" w:color="auto"/>
      </w:divBdr>
    </w:div>
    <w:div w:id="1594194840">
      <w:bodyDiv w:val="1"/>
      <w:marLeft w:val="0"/>
      <w:marRight w:val="0"/>
      <w:marTop w:val="0"/>
      <w:marBottom w:val="0"/>
      <w:divBdr>
        <w:top w:val="none" w:sz="0" w:space="0" w:color="auto"/>
        <w:left w:val="none" w:sz="0" w:space="0" w:color="auto"/>
        <w:bottom w:val="none" w:sz="0" w:space="0" w:color="auto"/>
        <w:right w:val="none" w:sz="0" w:space="0" w:color="auto"/>
      </w:divBdr>
    </w:div>
    <w:div w:id="1594632666">
      <w:bodyDiv w:val="1"/>
      <w:marLeft w:val="0"/>
      <w:marRight w:val="0"/>
      <w:marTop w:val="0"/>
      <w:marBottom w:val="0"/>
      <w:divBdr>
        <w:top w:val="none" w:sz="0" w:space="0" w:color="auto"/>
        <w:left w:val="none" w:sz="0" w:space="0" w:color="auto"/>
        <w:bottom w:val="none" w:sz="0" w:space="0" w:color="auto"/>
        <w:right w:val="none" w:sz="0" w:space="0" w:color="auto"/>
      </w:divBdr>
    </w:div>
    <w:div w:id="1594823425">
      <w:bodyDiv w:val="1"/>
      <w:marLeft w:val="0"/>
      <w:marRight w:val="0"/>
      <w:marTop w:val="0"/>
      <w:marBottom w:val="0"/>
      <w:divBdr>
        <w:top w:val="none" w:sz="0" w:space="0" w:color="auto"/>
        <w:left w:val="none" w:sz="0" w:space="0" w:color="auto"/>
        <w:bottom w:val="none" w:sz="0" w:space="0" w:color="auto"/>
        <w:right w:val="none" w:sz="0" w:space="0" w:color="auto"/>
      </w:divBdr>
    </w:div>
    <w:div w:id="1594896603">
      <w:bodyDiv w:val="1"/>
      <w:marLeft w:val="0"/>
      <w:marRight w:val="0"/>
      <w:marTop w:val="0"/>
      <w:marBottom w:val="0"/>
      <w:divBdr>
        <w:top w:val="none" w:sz="0" w:space="0" w:color="auto"/>
        <w:left w:val="none" w:sz="0" w:space="0" w:color="auto"/>
        <w:bottom w:val="none" w:sz="0" w:space="0" w:color="auto"/>
        <w:right w:val="none" w:sz="0" w:space="0" w:color="auto"/>
      </w:divBdr>
    </w:div>
    <w:div w:id="1595238671">
      <w:bodyDiv w:val="1"/>
      <w:marLeft w:val="0"/>
      <w:marRight w:val="0"/>
      <w:marTop w:val="0"/>
      <w:marBottom w:val="0"/>
      <w:divBdr>
        <w:top w:val="none" w:sz="0" w:space="0" w:color="auto"/>
        <w:left w:val="none" w:sz="0" w:space="0" w:color="auto"/>
        <w:bottom w:val="none" w:sz="0" w:space="0" w:color="auto"/>
        <w:right w:val="none" w:sz="0" w:space="0" w:color="auto"/>
      </w:divBdr>
    </w:div>
    <w:div w:id="1595476039">
      <w:bodyDiv w:val="1"/>
      <w:marLeft w:val="0"/>
      <w:marRight w:val="0"/>
      <w:marTop w:val="0"/>
      <w:marBottom w:val="0"/>
      <w:divBdr>
        <w:top w:val="none" w:sz="0" w:space="0" w:color="auto"/>
        <w:left w:val="none" w:sz="0" w:space="0" w:color="auto"/>
        <w:bottom w:val="none" w:sz="0" w:space="0" w:color="auto"/>
        <w:right w:val="none" w:sz="0" w:space="0" w:color="auto"/>
      </w:divBdr>
    </w:div>
    <w:div w:id="1595894867">
      <w:bodyDiv w:val="1"/>
      <w:marLeft w:val="0"/>
      <w:marRight w:val="0"/>
      <w:marTop w:val="0"/>
      <w:marBottom w:val="0"/>
      <w:divBdr>
        <w:top w:val="none" w:sz="0" w:space="0" w:color="auto"/>
        <w:left w:val="none" w:sz="0" w:space="0" w:color="auto"/>
        <w:bottom w:val="none" w:sz="0" w:space="0" w:color="auto"/>
        <w:right w:val="none" w:sz="0" w:space="0" w:color="auto"/>
      </w:divBdr>
    </w:div>
    <w:div w:id="1595938992">
      <w:bodyDiv w:val="1"/>
      <w:marLeft w:val="0"/>
      <w:marRight w:val="0"/>
      <w:marTop w:val="0"/>
      <w:marBottom w:val="0"/>
      <w:divBdr>
        <w:top w:val="none" w:sz="0" w:space="0" w:color="auto"/>
        <w:left w:val="none" w:sz="0" w:space="0" w:color="auto"/>
        <w:bottom w:val="none" w:sz="0" w:space="0" w:color="auto"/>
        <w:right w:val="none" w:sz="0" w:space="0" w:color="auto"/>
      </w:divBdr>
    </w:div>
    <w:div w:id="1596595555">
      <w:bodyDiv w:val="1"/>
      <w:marLeft w:val="0"/>
      <w:marRight w:val="0"/>
      <w:marTop w:val="0"/>
      <w:marBottom w:val="0"/>
      <w:divBdr>
        <w:top w:val="none" w:sz="0" w:space="0" w:color="auto"/>
        <w:left w:val="none" w:sz="0" w:space="0" w:color="auto"/>
        <w:bottom w:val="none" w:sz="0" w:space="0" w:color="auto"/>
        <w:right w:val="none" w:sz="0" w:space="0" w:color="auto"/>
      </w:divBdr>
    </w:div>
    <w:div w:id="1596668369">
      <w:bodyDiv w:val="1"/>
      <w:marLeft w:val="0"/>
      <w:marRight w:val="0"/>
      <w:marTop w:val="0"/>
      <w:marBottom w:val="0"/>
      <w:divBdr>
        <w:top w:val="none" w:sz="0" w:space="0" w:color="auto"/>
        <w:left w:val="none" w:sz="0" w:space="0" w:color="auto"/>
        <w:bottom w:val="none" w:sz="0" w:space="0" w:color="auto"/>
        <w:right w:val="none" w:sz="0" w:space="0" w:color="auto"/>
      </w:divBdr>
    </w:div>
    <w:div w:id="1596672210">
      <w:bodyDiv w:val="1"/>
      <w:marLeft w:val="0"/>
      <w:marRight w:val="0"/>
      <w:marTop w:val="0"/>
      <w:marBottom w:val="0"/>
      <w:divBdr>
        <w:top w:val="none" w:sz="0" w:space="0" w:color="auto"/>
        <w:left w:val="none" w:sz="0" w:space="0" w:color="auto"/>
        <w:bottom w:val="none" w:sz="0" w:space="0" w:color="auto"/>
        <w:right w:val="none" w:sz="0" w:space="0" w:color="auto"/>
      </w:divBdr>
    </w:div>
    <w:div w:id="1597665447">
      <w:bodyDiv w:val="1"/>
      <w:marLeft w:val="0"/>
      <w:marRight w:val="0"/>
      <w:marTop w:val="0"/>
      <w:marBottom w:val="0"/>
      <w:divBdr>
        <w:top w:val="none" w:sz="0" w:space="0" w:color="auto"/>
        <w:left w:val="none" w:sz="0" w:space="0" w:color="auto"/>
        <w:bottom w:val="none" w:sz="0" w:space="0" w:color="auto"/>
        <w:right w:val="none" w:sz="0" w:space="0" w:color="auto"/>
      </w:divBdr>
    </w:div>
    <w:div w:id="1597709261">
      <w:bodyDiv w:val="1"/>
      <w:marLeft w:val="0"/>
      <w:marRight w:val="0"/>
      <w:marTop w:val="0"/>
      <w:marBottom w:val="0"/>
      <w:divBdr>
        <w:top w:val="none" w:sz="0" w:space="0" w:color="auto"/>
        <w:left w:val="none" w:sz="0" w:space="0" w:color="auto"/>
        <w:bottom w:val="none" w:sz="0" w:space="0" w:color="auto"/>
        <w:right w:val="none" w:sz="0" w:space="0" w:color="auto"/>
      </w:divBdr>
    </w:div>
    <w:div w:id="1598126933">
      <w:bodyDiv w:val="1"/>
      <w:marLeft w:val="0"/>
      <w:marRight w:val="0"/>
      <w:marTop w:val="0"/>
      <w:marBottom w:val="0"/>
      <w:divBdr>
        <w:top w:val="none" w:sz="0" w:space="0" w:color="auto"/>
        <w:left w:val="none" w:sz="0" w:space="0" w:color="auto"/>
        <w:bottom w:val="none" w:sz="0" w:space="0" w:color="auto"/>
        <w:right w:val="none" w:sz="0" w:space="0" w:color="auto"/>
      </w:divBdr>
    </w:div>
    <w:div w:id="1598294457">
      <w:bodyDiv w:val="1"/>
      <w:marLeft w:val="0"/>
      <w:marRight w:val="0"/>
      <w:marTop w:val="0"/>
      <w:marBottom w:val="0"/>
      <w:divBdr>
        <w:top w:val="none" w:sz="0" w:space="0" w:color="auto"/>
        <w:left w:val="none" w:sz="0" w:space="0" w:color="auto"/>
        <w:bottom w:val="none" w:sz="0" w:space="0" w:color="auto"/>
        <w:right w:val="none" w:sz="0" w:space="0" w:color="auto"/>
      </w:divBdr>
    </w:div>
    <w:div w:id="1598363660">
      <w:bodyDiv w:val="1"/>
      <w:marLeft w:val="0"/>
      <w:marRight w:val="0"/>
      <w:marTop w:val="0"/>
      <w:marBottom w:val="0"/>
      <w:divBdr>
        <w:top w:val="none" w:sz="0" w:space="0" w:color="auto"/>
        <w:left w:val="none" w:sz="0" w:space="0" w:color="auto"/>
        <w:bottom w:val="none" w:sz="0" w:space="0" w:color="auto"/>
        <w:right w:val="none" w:sz="0" w:space="0" w:color="auto"/>
      </w:divBdr>
    </w:div>
    <w:div w:id="1598363927">
      <w:bodyDiv w:val="1"/>
      <w:marLeft w:val="0"/>
      <w:marRight w:val="0"/>
      <w:marTop w:val="0"/>
      <w:marBottom w:val="0"/>
      <w:divBdr>
        <w:top w:val="none" w:sz="0" w:space="0" w:color="auto"/>
        <w:left w:val="none" w:sz="0" w:space="0" w:color="auto"/>
        <w:bottom w:val="none" w:sz="0" w:space="0" w:color="auto"/>
        <w:right w:val="none" w:sz="0" w:space="0" w:color="auto"/>
      </w:divBdr>
    </w:div>
    <w:div w:id="1598713191">
      <w:bodyDiv w:val="1"/>
      <w:marLeft w:val="0"/>
      <w:marRight w:val="0"/>
      <w:marTop w:val="0"/>
      <w:marBottom w:val="0"/>
      <w:divBdr>
        <w:top w:val="none" w:sz="0" w:space="0" w:color="auto"/>
        <w:left w:val="none" w:sz="0" w:space="0" w:color="auto"/>
        <w:bottom w:val="none" w:sz="0" w:space="0" w:color="auto"/>
        <w:right w:val="none" w:sz="0" w:space="0" w:color="auto"/>
      </w:divBdr>
    </w:div>
    <w:div w:id="1599098367">
      <w:bodyDiv w:val="1"/>
      <w:marLeft w:val="0"/>
      <w:marRight w:val="0"/>
      <w:marTop w:val="0"/>
      <w:marBottom w:val="0"/>
      <w:divBdr>
        <w:top w:val="none" w:sz="0" w:space="0" w:color="auto"/>
        <w:left w:val="none" w:sz="0" w:space="0" w:color="auto"/>
        <w:bottom w:val="none" w:sz="0" w:space="0" w:color="auto"/>
        <w:right w:val="none" w:sz="0" w:space="0" w:color="auto"/>
      </w:divBdr>
    </w:div>
    <w:div w:id="1599211465">
      <w:bodyDiv w:val="1"/>
      <w:marLeft w:val="0"/>
      <w:marRight w:val="0"/>
      <w:marTop w:val="0"/>
      <w:marBottom w:val="0"/>
      <w:divBdr>
        <w:top w:val="none" w:sz="0" w:space="0" w:color="auto"/>
        <w:left w:val="none" w:sz="0" w:space="0" w:color="auto"/>
        <w:bottom w:val="none" w:sz="0" w:space="0" w:color="auto"/>
        <w:right w:val="none" w:sz="0" w:space="0" w:color="auto"/>
      </w:divBdr>
    </w:div>
    <w:div w:id="1599557170">
      <w:bodyDiv w:val="1"/>
      <w:marLeft w:val="0"/>
      <w:marRight w:val="0"/>
      <w:marTop w:val="0"/>
      <w:marBottom w:val="0"/>
      <w:divBdr>
        <w:top w:val="none" w:sz="0" w:space="0" w:color="auto"/>
        <w:left w:val="none" w:sz="0" w:space="0" w:color="auto"/>
        <w:bottom w:val="none" w:sz="0" w:space="0" w:color="auto"/>
        <w:right w:val="none" w:sz="0" w:space="0" w:color="auto"/>
      </w:divBdr>
    </w:div>
    <w:div w:id="1600260454">
      <w:bodyDiv w:val="1"/>
      <w:marLeft w:val="0"/>
      <w:marRight w:val="0"/>
      <w:marTop w:val="0"/>
      <w:marBottom w:val="0"/>
      <w:divBdr>
        <w:top w:val="none" w:sz="0" w:space="0" w:color="auto"/>
        <w:left w:val="none" w:sz="0" w:space="0" w:color="auto"/>
        <w:bottom w:val="none" w:sz="0" w:space="0" w:color="auto"/>
        <w:right w:val="none" w:sz="0" w:space="0" w:color="auto"/>
      </w:divBdr>
    </w:div>
    <w:div w:id="1600524278">
      <w:bodyDiv w:val="1"/>
      <w:marLeft w:val="0"/>
      <w:marRight w:val="0"/>
      <w:marTop w:val="0"/>
      <w:marBottom w:val="0"/>
      <w:divBdr>
        <w:top w:val="none" w:sz="0" w:space="0" w:color="auto"/>
        <w:left w:val="none" w:sz="0" w:space="0" w:color="auto"/>
        <w:bottom w:val="none" w:sz="0" w:space="0" w:color="auto"/>
        <w:right w:val="none" w:sz="0" w:space="0" w:color="auto"/>
      </w:divBdr>
    </w:div>
    <w:div w:id="1600604142">
      <w:bodyDiv w:val="1"/>
      <w:marLeft w:val="0"/>
      <w:marRight w:val="0"/>
      <w:marTop w:val="0"/>
      <w:marBottom w:val="0"/>
      <w:divBdr>
        <w:top w:val="none" w:sz="0" w:space="0" w:color="auto"/>
        <w:left w:val="none" w:sz="0" w:space="0" w:color="auto"/>
        <w:bottom w:val="none" w:sz="0" w:space="0" w:color="auto"/>
        <w:right w:val="none" w:sz="0" w:space="0" w:color="auto"/>
      </w:divBdr>
    </w:div>
    <w:div w:id="1600870235">
      <w:bodyDiv w:val="1"/>
      <w:marLeft w:val="0"/>
      <w:marRight w:val="0"/>
      <w:marTop w:val="0"/>
      <w:marBottom w:val="0"/>
      <w:divBdr>
        <w:top w:val="none" w:sz="0" w:space="0" w:color="auto"/>
        <w:left w:val="none" w:sz="0" w:space="0" w:color="auto"/>
        <w:bottom w:val="none" w:sz="0" w:space="0" w:color="auto"/>
        <w:right w:val="none" w:sz="0" w:space="0" w:color="auto"/>
      </w:divBdr>
    </w:div>
    <w:div w:id="1601793740">
      <w:bodyDiv w:val="1"/>
      <w:marLeft w:val="0"/>
      <w:marRight w:val="0"/>
      <w:marTop w:val="0"/>
      <w:marBottom w:val="0"/>
      <w:divBdr>
        <w:top w:val="none" w:sz="0" w:space="0" w:color="auto"/>
        <w:left w:val="none" w:sz="0" w:space="0" w:color="auto"/>
        <w:bottom w:val="none" w:sz="0" w:space="0" w:color="auto"/>
        <w:right w:val="none" w:sz="0" w:space="0" w:color="auto"/>
      </w:divBdr>
    </w:div>
    <w:div w:id="1602029729">
      <w:bodyDiv w:val="1"/>
      <w:marLeft w:val="0"/>
      <w:marRight w:val="0"/>
      <w:marTop w:val="0"/>
      <w:marBottom w:val="0"/>
      <w:divBdr>
        <w:top w:val="none" w:sz="0" w:space="0" w:color="auto"/>
        <w:left w:val="none" w:sz="0" w:space="0" w:color="auto"/>
        <w:bottom w:val="none" w:sz="0" w:space="0" w:color="auto"/>
        <w:right w:val="none" w:sz="0" w:space="0" w:color="auto"/>
      </w:divBdr>
    </w:div>
    <w:div w:id="1602571652">
      <w:bodyDiv w:val="1"/>
      <w:marLeft w:val="0"/>
      <w:marRight w:val="0"/>
      <w:marTop w:val="0"/>
      <w:marBottom w:val="0"/>
      <w:divBdr>
        <w:top w:val="none" w:sz="0" w:space="0" w:color="auto"/>
        <w:left w:val="none" w:sz="0" w:space="0" w:color="auto"/>
        <w:bottom w:val="none" w:sz="0" w:space="0" w:color="auto"/>
        <w:right w:val="none" w:sz="0" w:space="0" w:color="auto"/>
      </w:divBdr>
    </w:div>
    <w:div w:id="1602909022">
      <w:bodyDiv w:val="1"/>
      <w:marLeft w:val="0"/>
      <w:marRight w:val="0"/>
      <w:marTop w:val="0"/>
      <w:marBottom w:val="0"/>
      <w:divBdr>
        <w:top w:val="none" w:sz="0" w:space="0" w:color="auto"/>
        <w:left w:val="none" w:sz="0" w:space="0" w:color="auto"/>
        <w:bottom w:val="none" w:sz="0" w:space="0" w:color="auto"/>
        <w:right w:val="none" w:sz="0" w:space="0" w:color="auto"/>
      </w:divBdr>
    </w:div>
    <w:div w:id="1603145039">
      <w:bodyDiv w:val="1"/>
      <w:marLeft w:val="0"/>
      <w:marRight w:val="0"/>
      <w:marTop w:val="0"/>
      <w:marBottom w:val="0"/>
      <w:divBdr>
        <w:top w:val="none" w:sz="0" w:space="0" w:color="auto"/>
        <w:left w:val="none" w:sz="0" w:space="0" w:color="auto"/>
        <w:bottom w:val="none" w:sz="0" w:space="0" w:color="auto"/>
        <w:right w:val="none" w:sz="0" w:space="0" w:color="auto"/>
      </w:divBdr>
    </w:div>
    <w:div w:id="1603535844">
      <w:bodyDiv w:val="1"/>
      <w:marLeft w:val="0"/>
      <w:marRight w:val="0"/>
      <w:marTop w:val="0"/>
      <w:marBottom w:val="0"/>
      <w:divBdr>
        <w:top w:val="none" w:sz="0" w:space="0" w:color="auto"/>
        <w:left w:val="none" w:sz="0" w:space="0" w:color="auto"/>
        <w:bottom w:val="none" w:sz="0" w:space="0" w:color="auto"/>
        <w:right w:val="none" w:sz="0" w:space="0" w:color="auto"/>
      </w:divBdr>
    </w:div>
    <w:div w:id="1603537775">
      <w:bodyDiv w:val="1"/>
      <w:marLeft w:val="0"/>
      <w:marRight w:val="0"/>
      <w:marTop w:val="0"/>
      <w:marBottom w:val="0"/>
      <w:divBdr>
        <w:top w:val="none" w:sz="0" w:space="0" w:color="auto"/>
        <w:left w:val="none" w:sz="0" w:space="0" w:color="auto"/>
        <w:bottom w:val="none" w:sz="0" w:space="0" w:color="auto"/>
        <w:right w:val="none" w:sz="0" w:space="0" w:color="auto"/>
      </w:divBdr>
    </w:div>
    <w:div w:id="1604453443">
      <w:bodyDiv w:val="1"/>
      <w:marLeft w:val="0"/>
      <w:marRight w:val="0"/>
      <w:marTop w:val="0"/>
      <w:marBottom w:val="0"/>
      <w:divBdr>
        <w:top w:val="none" w:sz="0" w:space="0" w:color="auto"/>
        <w:left w:val="none" w:sz="0" w:space="0" w:color="auto"/>
        <w:bottom w:val="none" w:sz="0" w:space="0" w:color="auto"/>
        <w:right w:val="none" w:sz="0" w:space="0" w:color="auto"/>
      </w:divBdr>
    </w:div>
    <w:div w:id="1605381466">
      <w:bodyDiv w:val="1"/>
      <w:marLeft w:val="0"/>
      <w:marRight w:val="0"/>
      <w:marTop w:val="0"/>
      <w:marBottom w:val="0"/>
      <w:divBdr>
        <w:top w:val="none" w:sz="0" w:space="0" w:color="auto"/>
        <w:left w:val="none" w:sz="0" w:space="0" w:color="auto"/>
        <w:bottom w:val="none" w:sz="0" w:space="0" w:color="auto"/>
        <w:right w:val="none" w:sz="0" w:space="0" w:color="auto"/>
      </w:divBdr>
    </w:div>
    <w:div w:id="1605459111">
      <w:bodyDiv w:val="1"/>
      <w:marLeft w:val="0"/>
      <w:marRight w:val="0"/>
      <w:marTop w:val="0"/>
      <w:marBottom w:val="0"/>
      <w:divBdr>
        <w:top w:val="none" w:sz="0" w:space="0" w:color="auto"/>
        <w:left w:val="none" w:sz="0" w:space="0" w:color="auto"/>
        <w:bottom w:val="none" w:sz="0" w:space="0" w:color="auto"/>
        <w:right w:val="none" w:sz="0" w:space="0" w:color="auto"/>
      </w:divBdr>
    </w:div>
    <w:div w:id="1605723249">
      <w:bodyDiv w:val="1"/>
      <w:marLeft w:val="0"/>
      <w:marRight w:val="0"/>
      <w:marTop w:val="0"/>
      <w:marBottom w:val="0"/>
      <w:divBdr>
        <w:top w:val="none" w:sz="0" w:space="0" w:color="auto"/>
        <w:left w:val="none" w:sz="0" w:space="0" w:color="auto"/>
        <w:bottom w:val="none" w:sz="0" w:space="0" w:color="auto"/>
        <w:right w:val="none" w:sz="0" w:space="0" w:color="auto"/>
      </w:divBdr>
    </w:div>
    <w:div w:id="1605839320">
      <w:bodyDiv w:val="1"/>
      <w:marLeft w:val="0"/>
      <w:marRight w:val="0"/>
      <w:marTop w:val="0"/>
      <w:marBottom w:val="0"/>
      <w:divBdr>
        <w:top w:val="none" w:sz="0" w:space="0" w:color="auto"/>
        <w:left w:val="none" w:sz="0" w:space="0" w:color="auto"/>
        <w:bottom w:val="none" w:sz="0" w:space="0" w:color="auto"/>
        <w:right w:val="none" w:sz="0" w:space="0" w:color="auto"/>
      </w:divBdr>
    </w:div>
    <w:div w:id="1605990433">
      <w:bodyDiv w:val="1"/>
      <w:marLeft w:val="0"/>
      <w:marRight w:val="0"/>
      <w:marTop w:val="0"/>
      <w:marBottom w:val="0"/>
      <w:divBdr>
        <w:top w:val="none" w:sz="0" w:space="0" w:color="auto"/>
        <w:left w:val="none" w:sz="0" w:space="0" w:color="auto"/>
        <w:bottom w:val="none" w:sz="0" w:space="0" w:color="auto"/>
        <w:right w:val="none" w:sz="0" w:space="0" w:color="auto"/>
      </w:divBdr>
    </w:div>
    <w:div w:id="1607301182">
      <w:bodyDiv w:val="1"/>
      <w:marLeft w:val="0"/>
      <w:marRight w:val="0"/>
      <w:marTop w:val="0"/>
      <w:marBottom w:val="0"/>
      <w:divBdr>
        <w:top w:val="none" w:sz="0" w:space="0" w:color="auto"/>
        <w:left w:val="none" w:sz="0" w:space="0" w:color="auto"/>
        <w:bottom w:val="none" w:sz="0" w:space="0" w:color="auto"/>
        <w:right w:val="none" w:sz="0" w:space="0" w:color="auto"/>
      </w:divBdr>
    </w:div>
    <w:div w:id="1609196206">
      <w:bodyDiv w:val="1"/>
      <w:marLeft w:val="0"/>
      <w:marRight w:val="0"/>
      <w:marTop w:val="0"/>
      <w:marBottom w:val="0"/>
      <w:divBdr>
        <w:top w:val="none" w:sz="0" w:space="0" w:color="auto"/>
        <w:left w:val="none" w:sz="0" w:space="0" w:color="auto"/>
        <w:bottom w:val="none" w:sz="0" w:space="0" w:color="auto"/>
        <w:right w:val="none" w:sz="0" w:space="0" w:color="auto"/>
      </w:divBdr>
    </w:div>
    <w:div w:id="1609578718">
      <w:bodyDiv w:val="1"/>
      <w:marLeft w:val="0"/>
      <w:marRight w:val="0"/>
      <w:marTop w:val="0"/>
      <w:marBottom w:val="0"/>
      <w:divBdr>
        <w:top w:val="none" w:sz="0" w:space="0" w:color="auto"/>
        <w:left w:val="none" w:sz="0" w:space="0" w:color="auto"/>
        <w:bottom w:val="none" w:sz="0" w:space="0" w:color="auto"/>
        <w:right w:val="none" w:sz="0" w:space="0" w:color="auto"/>
      </w:divBdr>
    </w:div>
    <w:div w:id="1609658798">
      <w:bodyDiv w:val="1"/>
      <w:marLeft w:val="0"/>
      <w:marRight w:val="0"/>
      <w:marTop w:val="0"/>
      <w:marBottom w:val="0"/>
      <w:divBdr>
        <w:top w:val="none" w:sz="0" w:space="0" w:color="auto"/>
        <w:left w:val="none" w:sz="0" w:space="0" w:color="auto"/>
        <w:bottom w:val="none" w:sz="0" w:space="0" w:color="auto"/>
        <w:right w:val="none" w:sz="0" w:space="0" w:color="auto"/>
      </w:divBdr>
    </w:div>
    <w:div w:id="1610312799">
      <w:bodyDiv w:val="1"/>
      <w:marLeft w:val="0"/>
      <w:marRight w:val="0"/>
      <w:marTop w:val="0"/>
      <w:marBottom w:val="0"/>
      <w:divBdr>
        <w:top w:val="none" w:sz="0" w:space="0" w:color="auto"/>
        <w:left w:val="none" w:sz="0" w:space="0" w:color="auto"/>
        <w:bottom w:val="none" w:sz="0" w:space="0" w:color="auto"/>
        <w:right w:val="none" w:sz="0" w:space="0" w:color="auto"/>
      </w:divBdr>
    </w:div>
    <w:div w:id="1610814583">
      <w:bodyDiv w:val="1"/>
      <w:marLeft w:val="0"/>
      <w:marRight w:val="0"/>
      <w:marTop w:val="0"/>
      <w:marBottom w:val="0"/>
      <w:divBdr>
        <w:top w:val="none" w:sz="0" w:space="0" w:color="auto"/>
        <w:left w:val="none" w:sz="0" w:space="0" w:color="auto"/>
        <w:bottom w:val="none" w:sz="0" w:space="0" w:color="auto"/>
        <w:right w:val="none" w:sz="0" w:space="0" w:color="auto"/>
      </w:divBdr>
    </w:div>
    <w:div w:id="1610887562">
      <w:bodyDiv w:val="1"/>
      <w:marLeft w:val="0"/>
      <w:marRight w:val="0"/>
      <w:marTop w:val="0"/>
      <w:marBottom w:val="0"/>
      <w:divBdr>
        <w:top w:val="none" w:sz="0" w:space="0" w:color="auto"/>
        <w:left w:val="none" w:sz="0" w:space="0" w:color="auto"/>
        <w:bottom w:val="none" w:sz="0" w:space="0" w:color="auto"/>
        <w:right w:val="none" w:sz="0" w:space="0" w:color="auto"/>
      </w:divBdr>
    </w:div>
    <w:div w:id="1611090385">
      <w:bodyDiv w:val="1"/>
      <w:marLeft w:val="0"/>
      <w:marRight w:val="0"/>
      <w:marTop w:val="0"/>
      <w:marBottom w:val="0"/>
      <w:divBdr>
        <w:top w:val="none" w:sz="0" w:space="0" w:color="auto"/>
        <w:left w:val="none" w:sz="0" w:space="0" w:color="auto"/>
        <w:bottom w:val="none" w:sz="0" w:space="0" w:color="auto"/>
        <w:right w:val="none" w:sz="0" w:space="0" w:color="auto"/>
      </w:divBdr>
    </w:div>
    <w:div w:id="1611351157">
      <w:bodyDiv w:val="1"/>
      <w:marLeft w:val="0"/>
      <w:marRight w:val="0"/>
      <w:marTop w:val="0"/>
      <w:marBottom w:val="0"/>
      <w:divBdr>
        <w:top w:val="none" w:sz="0" w:space="0" w:color="auto"/>
        <w:left w:val="none" w:sz="0" w:space="0" w:color="auto"/>
        <w:bottom w:val="none" w:sz="0" w:space="0" w:color="auto"/>
        <w:right w:val="none" w:sz="0" w:space="0" w:color="auto"/>
      </w:divBdr>
    </w:div>
    <w:div w:id="1611358844">
      <w:bodyDiv w:val="1"/>
      <w:marLeft w:val="0"/>
      <w:marRight w:val="0"/>
      <w:marTop w:val="0"/>
      <w:marBottom w:val="0"/>
      <w:divBdr>
        <w:top w:val="none" w:sz="0" w:space="0" w:color="auto"/>
        <w:left w:val="none" w:sz="0" w:space="0" w:color="auto"/>
        <w:bottom w:val="none" w:sz="0" w:space="0" w:color="auto"/>
        <w:right w:val="none" w:sz="0" w:space="0" w:color="auto"/>
      </w:divBdr>
    </w:div>
    <w:div w:id="1611543671">
      <w:bodyDiv w:val="1"/>
      <w:marLeft w:val="0"/>
      <w:marRight w:val="0"/>
      <w:marTop w:val="0"/>
      <w:marBottom w:val="0"/>
      <w:divBdr>
        <w:top w:val="none" w:sz="0" w:space="0" w:color="auto"/>
        <w:left w:val="none" w:sz="0" w:space="0" w:color="auto"/>
        <w:bottom w:val="none" w:sz="0" w:space="0" w:color="auto"/>
        <w:right w:val="none" w:sz="0" w:space="0" w:color="auto"/>
      </w:divBdr>
    </w:div>
    <w:div w:id="1611669237">
      <w:bodyDiv w:val="1"/>
      <w:marLeft w:val="0"/>
      <w:marRight w:val="0"/>
      <w:marTop w:val="0"/>
      <w:marBottom w:val="0"/>
      <w:divBdr>
        <w:top w:val="none" w:sz="0" w:space="0" w:color="auto"/>
        <w:left w:val="none" w:sz="0" w:space="0" w:color="auto"/>
        <w:bottom w:val="none" w:sz="0" w:space="0" w:color="auto"/>
        <w:right w:val="none" w:sz="0" w:space="0" w:color="auto"/>
      </w:divBdr>
    </w:div>
    <w:div w:id="1612123046">
      <w:bodyDiv w:val="1"/>
      <w:marLeft w:val="0"/>
      <w:marRight w:val="0"/>
      <w:marTop w:val="0"/>
      <w:marBottom w:val="0"/>
      <w:divBdr>
        <w:top w:val="none" w:sz="0" w:space="0" w:color="auto"/>
        <w:left w:val="none" w:sz="0" w:space="0" w:color="auto"/>
        <w:bottom w:val="none" w:sz="0" w:space="0" w:color="auto"/>
        <w:right w:val="none" w:sz="0" w:space="0" w:color="auto"/>
      </w:divBdr>
    </w:div>
    <w:div w:id="1612322630">
      <w:bodyDiv w:val="1"/>
      <w:marLeft w:val="0"/>
      <w:marRight w:val="0"/>
      <w:marTop w:val="0"/>
      <w:marBottom w:val="0"/>
      <w:divBdr>
        <w:top w:val="none" w:sz="0" w:space="0" w:color="auto"/>
        <w:left w:val="none" w:sz="0" w:space="0" w:color="auto"/>
        <w:bottom w:val="none" w:sz="0" w:space="0" w:color="auto"/>
        <w:right w:val="none" w:sz="0" w:space="0" w:color="auto"/>
      </w:divBdr>
    </w:div>
    <w:div w:id="1612472237">
      <w:bodyDiv w:val="1"/>
      <w:marLeft w:val="0"/>
      <w:marRight w:val="0"/>
      <w:marTop w:val="0"/>
      <w:marBottom w:val="0"/>
      <w:divBdr>
        <w:top w:val="none" w:sz="0" w:space="0" w:color="auto"/>
        <w:left w:val="none" w:sz="0" w:space="0" w:color="auto"/>
        <w:bottom w:val="none" w:sz="0" w:space="0" w:color="auto"/>
        <w:right w:val="none" w:sz="0" w:space="0" w:color="auto"/>
      </w:divBdr>
    </w:div>
    <w:div w:id="1612856135">
      <w:bodyDiv w:val="1"/>
      <w:marLeft w:val="0"/>
      <w:marRight w:val="0"/>
      <w:marTop w:val="0"/>
      <w:marBottom w:val="0"/>
      <w:divBdr>
        <w:top w:val="none" w:sz="0" w:space="0" w:color="auto"/>
        <w:left w:val="none" w:sz="0" w:space="0" w:color="auto"/>
        <w:bottom w:val="none" w:sz="0" w:space="0" w:color="auto"/>
        <w:right w:val="none" w:sz="0" w:space="0" w:color="auto"/>
      </w:divBdr>
    </w:div>
    <w:div w:id="1613590630">
      <w:bodyDiv w:val="1"/>
      <w:marLeft w:val="0"/>
      <w:marRight w:val="0"/>
      <w:marTop w:val="0"/>
      <w:marBottom w:val="0"/>
      <w:divBdr>
        <w:top w:val="none" w:sz="0" w:space="0" w:color="auto"/>
        <w:left w:val="none" w:sz="0" w:space="0" w:color="auto"/>
        <w:bottom w:val="none" w:sz="0" w:space="0" w:color="auto"/>
        <w:right w:val="none" w:sz="0" w:space="0" w:color="auto"/>
      </w:divBdr>
    </w:div>
    <w:div w:id="1613828542">
      <w:bodyDiv w:val="1"/>
      <w:marLeft w:val="0"/>
      <w:marRight w:val="0"/>
      <w:marTop w:val="0"/>
      <w:marBottom w:val="0"/>
      <w:divBdr>
        <w:top w:val="none" w:sz="0" w:space="0" w:color="auto"/>
        <w:left w:val="none" w:sz="0" w:space="0" w:color="auto"/>
        <w:bottom w:val="none" w:sz="0" w:space="0" w:color="auto"/>
        <w:right w:val="none" w:sz="0" w:space="0" w:color="auto"/>
      </w:divBdr>
    </w:div>
    <w:div w:id="1614047249">
      <w:bodyDiv w:val="1"/>
      <w:marLeft w:val="0"/>
      <w:marRight w:val="0"/>
      <w:marTop w:val="0"/>
      <w:marBottom w:val="0"/>
      <w:divBdr>
        <w:top w:val="none" w:sz="0" w:space="0" w:color="auto"/>
        <w:left w:val="none" w:sz="0" w:space="0" w:color="auto"/>
        <w:bottom w:val="none" w:sz="0" w:space="0" w:color="auto"/>
        <w:right w:val="none" w:sz="0" w:space="0" w:color="auto"/>
      </w:divBdr>
    </w:div>
    <w:div w:id="1614283753">
      <w:bodyDiv w:val="1"/>
      <w:marLeft w:val="0"/>
      <w:marRight w:val="0"/>
      <w:marTop w:val="0"/>
      <w:marBottom w:val="0"/>
      <w:divBdr>
        <w:top w:val="none" w:sz="0" w:space="0" w:color="auto"/>
        <w:left w:val="none" w:sz="0" w:space="0" w:color="auto"/>
        <w:bottom w:val="none" w:sz="0" w:space="0" w:color="auto"/>
        <w:right w:val="none" w:sz="0" w:space="0" w:color="auto"/>
      </w:divBdr>
    </w:div>
    <w:div w:id="1614823954">
      <w:bodyDiv w:val="1"/>
      <w:marLeft w:val="0"/>
      <w:marRight w:val="0"/>
      <w:marTop w:val="0"/>
      <w:marBottom w:val="0"/>
      <w:divBdr>
        <w:top w:val="none" w:sz="0" w:space="0" w:color="auto"/>
        <w:left w:val="none" w:sz="0" w:space="0" w:color="auto"/>
        <w:bottom w:val="none" w:sz="0" w:space="0" w:color="auto"/>
        <w:right w:val="none" w:sz="0" w:space="0" w:color="auto"/>
      </w:divBdr>
    </w:div>
    <w:div w:id="1615137417">
      <w:bodyDiv w:val="1"/>
      <w:marLeft w:val="0"/>
      <w:marRight w:val="0"/>
      <w:marTop w:val="0"/>
      <w:marBottom w:val="0"/>
      <w:divBdr>
        <w:top w:val="none" w:sz="0" w:space="0" w:color="auto"/>
        <w:left w:val="none" w:sz="0" w:space="0" w:color="auto"/>
        <w:bottom w:val="none" w:sz="0" w:space="0" w:color="auto"/>
        <w:right w:val="none" w:sz="0" w:space="0" w:color="auto"/>
      </w:divBdr>
    </w:div>
    <w:div w:id="1615288499">
      <w:bodyDiv w:val="1"/>
      <w:marLeft w:val="0"/>
      <w:marRight w:val="0"/>
      <w:marTop w:val="0"/>
      <w:marBottom w:val="0"/>
      <w:divBdr>
        <w:top w:val="none" w:sz="0" w:space="0" w:color="auto"/>
        <w:left w:val="none" w:sz="0" w:space="0" w:color="auto"/>
        <w:bottom w:val="none" w:sz="0" w:space="0" w:color="auto"/>
        <w:right w:val="none" w:sz="0" w:space="0" w:color="auto"/>
      </w:divBdr>
    </w:div>
    <w:div w:id="1615483223">
      <w:bodyDiv w:val="1"/>
      <w:marLeft w:val="0"/>
      <w:marRight w:val="0"/>
      <w:marTop w:val="0"/>
      <w:marBottom w:val="0"/>
      <w:divBdr>
        <w:top w:val="none" w:sz="0" w:space="0" w:color="auto"/>
        <w:left w:val="none" w:sz="0" w:space="0" w:color="auto"/>
        <w:bottom w:val="none" w:sz="0" w:space="0" w:color="auto"/>
        <w:right w:val="none" w:sz="0" w:space="0" w:color="auto"/>
      </w:divBdr>
    </w:div>
    <w:div w:id="1616400333">
      <w:bodyDiv w:val="1"/>
      <w:marLeft w:val="0"/>
      <w:marRight w:val="0"/>
      <w:marTop w:val="0"/>
      <w:marBottom w:val="0"/>
      <w:divBdr>
        <w:top w:val="none" w:sz="0" w:space="0" w:color="auto"/>
        <w:left w:val="none" w:sz="0" w:space="0" w:color="auto"/>
        <w:bottom w:val="none" w:sz="0" w:space="0" w:color="auto"/>
        <w:right w:val="none" w:sz="0" w:space="0" w:color="auto"/>
      </w:divBdr>
    </w:div>
    <w:div w:id="1616717365">
      <w:bodyDiv w:val="1"/>
      <w:marLeft w:val="0"/>
      <w:marRight w:val="0"/>
      <w:marTop w:val="0"/>
      <w:marBottom w:val="0"/>
      <w:divBdr>
        <w:top w:val="none" w:sz="0" w:space="0" w:color="auto"/>
        <w:left w:val="none" w:sz="0" w:space="0" w:color="auto"/>
        <w:bottom w:val="none" w:sz="0" w:space="0" w:color="auto"/>
        <w:right w:val="none" w:sz="0" w:space="0" w:color="auto"/>
      </w:divBdr>
    </w:div>
    <w:div w:id="1617179991">
      <w:bodyDiv w:val="1"/>
      <w:marLeft w:val="0"/>
      <w:marRight w:val="0"/>
      <w:marTop w:val="0"/>
      <w:marBottom w:val="0"/>
      <w:divBdr>
        <w:top w:val="none" w:sz="0" w:space="0" w:color="auto"/>
        <w:left w:val="none" w:sz="0" w:space="0" w:color="auto"/>
        <w:bottom w:val="none" w:sz="0" w:space="0" w:color="auto"/>
        <w:right w:val="none" w:sz="0" w:space="0" w:color="auto"/>
      </w:divBdr>
    </w:div>
    <w:div w:id="1617253124">
      <w:bodyDiv w:val="1"/>
      <w:marLeft w:val="0"/>
      <w:marRight w:val="0"/>
      <w:marTop w:val="0"/>
      <w:marBottom w:val="0"/>
      <w:divBdr>
        <w:top w:val="none" w:sz="0" w:space="0" w:color="auto"/>
        <w:left w:val="none" w:sz="0" w:space="0" w:color="auto"/>
        <w:bottom w:val="none" w:sz="0" w:space="0" w:color="auto"/>
        <w:right w:val="none" w:sz="0" w:space="0" w:color="auto"/>
      </w:divBdr>
    </w:div>
    <w:div w:id="1618444255">
      <w:bodyDiv w:val="1"/>
      <w:marLeft w:val="0"/>
      <w:marRight w:val="0"/>
      <w:marTop w:val="0"/>
      <w:marBottom w:val="0"/>
      <w:divBdr>
        <w:top w:val="none" w:sz="0" w:space="0" w:color="auto"/>
        <w:left w:val="none" w:sz="0" w:space="0" w:color="auto"/>
        <w:bottom w:val="none" w:sz="0" w:space="0" w:color="auto"/>
        <w:right w:val="none" w:sz="0" w:space="0" w:color="auto"/>
      </w:divBdr>
    </w:div>
    <w:div w:id="1618829992">
      <w:bodyDiv w:val="1"/>
      <w:marLeft w:val="0"/>
      <w:marRight w:val="0"/>
      <w:marTop w:val="0"/>
      <w:marBottom w:val="0"/>
      <w:divBdr>
        <w:top w:val="none" w:sz="0" w:space="0" w:color="auto"/>
        <w:left w:val="none" w:sz="0" w:space="0" w:color="auto"/>
        <w:bottom w:val="none" w:sz="0" w:space="0" w:color="auto"/>
        <w:right w:val="none" w:sz="0" w:space="0" w:color="auto"/>
      </w:divBdr>
    </w:div>
    <w:div w:id="1619491039">
      <w:bodyDiv w:val="1"/>
      <w:marLeft w:val="0"/>
      <w:marRight w:val="0"/>
      <w:marTop w:val="0"/>
      <w:marBottom w:val="0"/>
      <w:divBdr>
        <w:top w:val="none" w:sz="0" w:space="0" w:color="auto"/>
        <w:left w:val="none" w:sz="0" w:space="0" w:color="auto"/>
        <w:bottom w:val="none" w:sz="0" w:space="0" w:color="auto"/>
        <w:right w:val="none" w:sz="0" w:space="0" w:color="auto"/>
      </w:divBdr>
    </w:div>
    <w:div w:id="1619990864">
      <w:bodyDiv w:val="1"/>
      <w:marLeft w:val="0"/>
      <w:marRight w:val="0"/>
      <w:marTop w:val="0"/>
      <w:marBottom w:val="0"/>
      <w:divBdr>
        <w:top w:val="none" w:sz="0" w:space="0" w:color="auto"/>
        <w:left w:val="none" w:sz="0" w:space="0" w:color="auto"/>
        <w:bottom w:val="none" w:sz="0" w:space="0" w:color="auto"/>
        <w:right w:val="none" w:sz="0" w:space="0" w:color="auto"/>
      </w:divBdr>
    </w:div>
    <w:div w:id="1620145315">
      <w:bodyDiv w:val="1"/>
      <w:marLeft w:val="0"/>
      <w:marRight w:val="0"/>
      <w:marTop w:val="0"/>
      <w:marBottom w:val="0"/>
      <w:divBdr>
        <w:top w:val="none" w:sz="0" w:space="0" w:color="auto"/>
        <w:left w:val="none" w:sz="0" w:space="0" w:color="auto"/>
        <w:bottom w:val="none" w:sz="0" w:space="0" w:color="auto"/>
        <w:right w:val="none" w:sz="0" w:space="0" w:color="auto"/>
      </w:divBdr>
    </w:div>
    <w:div w:id="1620330521">
      <w:bodyDiv w:val="1"/>
      <w:marLeft w:val="0"/>
      <w:marRight w:val="0"/>
      <w:marTop w:val="0"/>
      <w:marBottom w:val="0"/>
      <w:divBdr>
        <w:top w:val="none" w:sz="0" w:space="0" w:color="auto"/>
        <w:left w:val="none" w:sz="0" w:space="0" w:color="auto"/>
        <w:bottom w:val="none" w:sz="0" w:space="0" w:color="auto"/>
        <w:right w:val="none" w:sz="0" w:space="0" w:color="auto"/>
      </w:divBdr>
    </w:div>
    <w:div w:id="1623227708">
      <w:bodyDiv w:val="1"/>
      <w:marLeft w:val="0"/>
      <w:marRight w:val="0"/>
      <w:marTop w:val="0"/>
      <w:marBottom w:val="0"/>
      <w:divBdr>
        <w:top w:val="none" w:sz="0" w:space="0" w:color="auto"/>
        <w:left w:val="none" w:sz="0" w:space="0" w:color="auto"/>
        <w:bottom w:val="none" w:sz="0" w:space="0" w:color="auto"/>
        <w:right w:val="none" w:sz="0" w:space="0" w:color="auto"/>
      </w:divBdr>
    </w:div>
    <w:div w:id="1623994948">
      <w:bodyDiv w:val="1"/>
      <w:marLeft w:val="0"/>
      <w:marRight w:val="0"/>
      <w:marTop w:val="0"/>
      <w:marBottom w:val="0"/>
      <w:divBdr>
        <w:top w:val="none" w:sz="0" w:space="0" w:color="auto"/>
        <w:left w:val="none" w:sz="0" w:space="0" w:color="auto"/>
        <w:bottom w:val="none" w:sz="0" w:space="0" w:color="auto"/>
        <w:right w:val="none" w:sz="0" w:space="0" w:color="auto"/>
      </w:divBdr>
    </w:div>
    <w:div w:id="1624268147">
      <w:bodyDiv w:val="1"/>
      <w:marLeft w:val="0"/>
      <w:marRight w:val="0"/>
      <w:marTop w:val="0"/>
      <w:marBottom w:val="0"/>
      <w:divBdr>
        <w:top w:val="none" w:sz="0" w:space="0" w:color="auto"/>
        <w:left w:val="none" w:sz="0" w:space="0" w:color="auto"/>
        <w:bottom w:val="none" w:sz="0" w:space="0" w:color="auto"/>
        <w:right w:val="none" w:sz="0" w:space="0" w:color="auto"/>
      </w:divBdr>
    </w:div>
    <w:div w:id="1624573966">
      <w:bodyDiv w:val="1"/>
      <w:marLeft w:val="0"/>
      <w:marRight w:val="0"/>
      <w:marTop w:val="0"/>
      <w:marBottom w:val="0"/>
      <w:divBdr>
        <w:top w:val="none" w:sz="0" w:space="0" w:color="auto"/>
        <w:left w:val="none" w:sz="0" w:space="0" w:color="auto"/>
        <w:bottom w:val="none" w:sz="0" w:space="0" w:color="auto"/>
        <w:right w:val="none" w:sz="0" w:space="0" w:color="auto"/>
      </w:divBdr>
    </w:div>
    <w:div w:id="1624918644">
      <w:bodyDiv w:val="1"/>
      <w:marLeft w:val="0"/>
      <w:marRight w:val="0"/>
      <w:marTop w:val="0"/>
      <w:marBottom w:val="0"/>
      <w:divBdr>
        <w:top w:val="none" w:sz="0" w:space="0" w:color="auto"/>
        <w:left w:val="none" w:sz="0" w:space="0" w:color="auto"/>
        <w:bottom w:val="none" w:sz="0" w:space="0" w:color="auto"/>
        <w:right w:val="none" w:sz="0" w:space="0" w:color="auto"/>
      </w:divBdr>
    </w:div>
    <w:div w:id="1625036613">
      <w:bodyDiv w:val="1"/>
      <w:marLeft w:val="0"/>
      <w:marRight w:val="0"/>
      <w:marTop w:val="0"/>
      <w:marBottom w:val="0"/>
      <w:divBdr>
        <w:top w:val="none" w:sz="0" w:space="0" w:color="auto"/>
        <w:left w:val="none" w:sz="0" w:space="0" w:color="auto"/>
        <w:bottom w:val="none" w:sz="0" w:space="0" w:color="auto"/>
        <w:right w:val="none" w:sz="0" w:space="0" w:color="auto"/>
      </w:divBdr>
    </w:div>
    <w:div w:id="1627002590">
      <w:bodyDiv w:val="1"/>
      <w:marLeft w:val="0"/>
      <w:marRight w:val="0"/>
      <w:marTop w:val="0"/>
      <w:marBottom w:val="0"/>
      <w:divBdr>
        <w:top w:val="none" w:sz="0" w:space="0" w:color="auto"/>
        <w:left w:val="none" w:sz="0" w:space="0" w:color="auto"/>
        <w:bottom w:val="none" w:sz="0" w:space="0" w:color="auto"/>
        <w:right w:val="none" w:sz="0" w:space="0" w:color="auto"/>
      </w:divBdr>
    </w:div>
    <w:div w:id="1627392028">
      <w:bodyDiv w:val="1"/>
      <w:marLeft w:val="0"/>
      <w:marRight w:val="0"/>
      <w:marTop w:val="0"/>
      <w:marBottom w:val="0"/>
      <w:divBdr>
        <w:top w:val="none" w:sz="0" w:space="0" w:color="auto"/>
        <w:left w:val="none" w:sz="0" w:space="0" w:color="auto"/>
        <w:bottom w:val="none" w:sz="0" w:space="0" w:color="auto"/>
        <w:right w:val="none" w:sz="0" w:space="0" w:color="auto"/>
      </w:divBdr>
    </w:div>
    <w:div w:id="1627932284">
      <w:bodyDiv w:val="1"/>
      <w:marLeft w:val="0"/>
      <w:marRight w:val="0"/>
      <w:marTop w:val="0"/>
      <w:marBottom w:val="0"/>
      <w:divBdr>
        <w:top w:val="none" w:sz="0" w:space="0" w:color="auto"/>
        <w:left w:val="none" w:sz="0" w:space="0" w:color="auto"/>
        <w:bottom w:val="none" w:sz="0" w:space="0" w:color="auto"/>
        <w:right w:val="none" w:sz="0" w:space="0" w:color="auto"/>
      </w:divBdr>
    </w:div>
    <w:div w:id="1628778046">
      <w:bodyDiv w:val="1"/>
      <w:marLeft w:val="0"/>
      <w:marRight w:val="0"/>
      <w:marTop w:val="0"/>
      <w:marBottom w:val="0"/>
      <w:divBdr>
        <w:top w:val="none" w:sz="0" w:space="0" w:color="auto"/>
        <w:left w:val="none" w:sz="0" w:space="0" w:color="auto"/>
        <w:bottom w:val="none" w:sz="0" w:space="0" w:color="auto"/>
        <w:right w:val="none" w:sz="0" w:space="0" w:color="auto"/>
      </w:divBdr>
    </w:div>
    <w:div w:id="1629118486">
      <w:bodyDiv w:val="1"/>
      <w:marLeft w:val="0"/>
      <w:marRight w:val="0"/>
      <w:marTop w:val="0"/>
      <w:marBottom w:val="0"/>
      <w:divBdr>
        <w:top w:val="none" w:sz="0" w:space="0" w:color="auto"/>
        <w:left w:val="none" w:sz="0" w:space="0" w:color="auto"/>
        <w:bottom w:val="none" w:sz="0" w:space="0" w:color="auto"/>
        <w:right w:val="none" w:sz="0" w:space="0" w:color="auto"/>
      </w:divBdr>
    </w:div>
    <w:div w:id="1629238196">
      <w:bodyDiv w:val="1"/>
      <w:marLeft w:val="0"/>
      <w:marRight w:val="0"/>
      <w:marTop w:val="0"/>
      <w:marBottom w:val="0"/>
      <w:divBdr>
        <w:top w:val="none" w:sz="0" w:space="0" w:color="auto"/>
        <w:left w:val="none" w:sz="0" w:space="0" w:color="auto"/>
        <w:bottom w:val="none" w:sz="0" w:space="0" w:color="auto"/>
        <w:right w:val="none" w:sz="0" w:space="0" w:color="auto"/>
      </w:divBdr>
    </w:div>
    <w:div w:id="1629241683">
      <w:bodyDiv w:val="1"/>
      <w:marLeft w:val="0"/>
      <w:marRight w:val="0"/>
      <w:marTop w:val="0"/>
      <w:marBottom w:val="0"/>
      <w:divBdr>
        <w:top w:val="none" w:sz="0" w:space="0" w:color="auto"/>
        <w:left w:val="none" w:sz="0" w:space="0" w:color="auto"/>
        <w:bottom w:val="none" w:sz="0" w:space="0" w:color="auto"/>
        <w:right w:val="none" w:sz="0" w:space="0" w:color="auto"/>
      </w:divBdr>
    </w:div>
    <w:div w:id="1630430797">
      <w:bodyDiv w:val="1"/>
      <w:marLeft w:val="0"/>
      <w:marRight w:val="0"/>
      <w:marTop w:val="0"/>
      <w:marBottom w:val="0"/>
      <w:divBdr>
        <w:top w:val="none" w:sz="0" w:space="0" w:color="auto"/>
        <w:left w:val="none" w:sz="0" w:space="0" w:color="auto"/>
        <w:bottom w:val="none" w:sz="0" w:space="0" w:color="auto"/>
        <w:right w:val="none" w:sz="0" w:space="0" w:color="auto"/>
      </w:divBdr>
    </w:div>
    <w:div w:id="1630431915">
      <w:bodyDiv w:val="1"/>
      <w:marLeft w:val="0"/>
      <w:marRight w:val="0"/>
      <w:marTop w:val="0"/>
      <w:marBottom w:val="0"/>
      <w:divBdr>
        <w:top w:val="none" w:sz="0" w:space="0" w:color="auto"/>
        <w:left w:val="none" w:sz="0" w:space="0" w:color="auto"/>
        <w:bottom w:val="none" w:sz="0" w:space="0" w:color="auto"/>
        <w:right w:val="none" w:sz="0" w:space="0" w:color="auto"/>
      </w:divBdr>
    </w:div>
    <w:div w:id="1630891549">
      <w:bodyDiv w:val="1"/>
      <w:marLeft w:val="0"/>
      <w:marRight w:val="0"/>
      <w:marTop w:val="0"/>
      <w:marBottom w:val="0"/>
      <w:divBdr>
        <w:top w:val="none" w:sz="0" w:space="0" w:color="auto"/>
        <w:left w:val="none" w:sz="0" w:space="0" w:color="auto"/>
        <w:bottom w:val="none" w:sz="0" w:space="0" w:color="auto"/>
        <w:right w:val="none" w:sz="0" w:space="0" w:color="auto"/>
      </w:divBdr>
    </w:div>
    <w:div w:id="1630937859">
      <w:bodyDiv w:val="1"/>
      <w:marLeft w:val="0"/>
      <w:marRight w:val="0"/>
      <w:marTop w:val="0"/>
      <w:marBottom w:val="0"/>
      <w:divBdr>
        <w:top w:val="none" w:sz="0" w:space="0" w:color="auto"/>
        <w:left w:val="none" w:sz="0" w:space="0" w:color="auto"/>
        <w:bottom w:val="none" w:sz="0" w:space="0" w:color="auto"/>
        <w:right w:val="none" w:sz="0" w:space="0" w:color="auto"/>
      </w:divBdr>
    </w:div>
    <w:div w:id="1631087915">
      <w:bodyDiv w:val="1"/>
      <w:marLeft w:val="0"/>
      <w:marRight w:val="0"/>
      <w:marTop w:val="0"/>
      <w:marBottom w:val="0"/>
      <w:divBdr>
        <w:top w:val="none" w:sz="0" w:space="0" w:color="auto"/>
        <w:left w:val="none" w:sz="0" w:space="0" w:color="auto"/>
        <w:bottom w:val="none" w:sz="0" w:space="0" w:color="auto"/>
        <w:right w:val="none" w:sz="0" w:space="0" w:color="auto"/>
      </w:divBdr>
    </w:div>
    <w:div w:id="1631089544">
      <w:bodyDiv w:val="1"/>
      <w:marLeft w:val="0"/>
      <w:marRight w:val="0"/>
      <w:marTop w:val="0"/>
      <w:marBottom w:val="0"/>
      <w:divBdr>
        <w:top w:val="none" w:sz="0" w:space="0" w:color="auto"/>
        <w:left w:val="none" w:sz="0" w:space="0" w:color="auto"/>
        <w:bottom w:val="none" w:sz="0" w:space="0" w:color="auto"/>
        <w:right w:val="none" w:sz="0" w:space="0" w:color="auto"/>
      </w:divBdr>
    </w:div>
    <w:div w:id="1631519732">
      <w:bodyDiv w:val="1"/>
      <w:marLeft w:val="0"/>
      <w:marRight w:val="0"/>
      <w:marTop w:val="0"/>
      <w:marBottom w:val="0"/>
      <w:divBdr>
        <w:top w:val="none" w:sz="0" w:space="0" w:color="auto"/>
        <w:left w:val="none" w:sz="0" w:space="0" w:color="auto"/>
        <w:bottom w:val="none" w:sz="0" w:space="0" w:color="auto"/>
        <w:right w:val="none" w:sz="0" w:space="0" w:color="auto"/>
      </w:divBdr>
    </w:div>
    <w:div w:id="1631865749">
      <w:bodyDiv w:val="1"/>
      <w:marLeft w:val="0"/>
      <w:marRight w:val="0"/>
      <w:marTop w:val="0"/>
      <w:marBottom w:val="0"/>
      <w:divBdr>
        <w:top w:val="none" w:sz="0" w:space="0" w:color="auto"/>
        <w:left w:val="none" w:sz="0" w:space="0" w:color="auto"/>
        <w:bottom w:val="none" w:sz="0" w:space="0" w:color="auto"/>
        <w:right w:val="none" w:sz="0" w:space="0" w:color="auto"/>
      </w:divBdr>
    </w:div>
    <w:div w:id="1631979299">
      <w:bodyDiv w:val="1"/>
      <w:marLeft w:val="0"/>
      <w:marRight w:val="0"/>
      <w:marTop w:val="0"/>
      <w:marBottom w:val="0"/>
      <w:divBdr>
        <w:top w:val="none" w:sz="0" w:space="0" w:color="auto"/>
        <w:left w:val="none" w:sz="0" w:space="0" w:color="auto"/>
        <w:bottom w:val="none" w:sz="0" w:space="0" w:color="auto"/>
        <w:right w:val="none" w:sz="0" w:space="0" w:color="auto"/>
      </w:divBdr>
    </w:div>
    <w:div w:id="1632052149">
      <w:bodyDiv w:val="1"/>
      <w:marLeft w:val="0"/>
      <w:marRight w:val="0"/>
      <w:marTop w:val="0"/>
      <w:marBottom w:val="0"/>
      <w:divBdr>
        <w:top w:val="none" w:sz="0" w:space="0" w:color="auto"/>
        <w:left w:val="none" w:sz="0" w:space="0" w:color="auto"/>
        <w:bottom w:val="none" w:sz="0" w:space="0" w:color="auto"/>
        <w:right w:val="none" w:sz="0" w:space="0" w:color="auto"/>
      </w:divBdr>
    </w:div>
    <w:div w:id="1632402196">
      <w:bodyDiv w:val="1"/>
      <w:marLeft w:val="0"/>
      <w:marRight w:val="0"/>
      <w:marTop w:val="0"/>
      <w:marBottom w:val="0"/>
      <w:divBdr>
        <w:top w:val="none" w:sz="0" w:space="0" w:color="auto"/>
        <w:left w:val="none" w:sz="0" w:space="0" w:color="auto"/>
        <w:bottom w:val="none" w:sz="0" w:space="0" w:color="auto"/>
        <w:right w:val="none" w:sz="0" w:space="0" w:color="auto"/>
      </w:divBdr>
    </w:div>
    <w:div w:id="1632975397">
      <w:bodyDiv w:val="1"/>
      <w:marLeft w:val="0"/>
      <w:marRight w:val="0"/>
      <w:marTop w:val="0"/>
      <w:marBottom w:val="0"/>
      <w:divBdr>
        <w:top w:val="none" w:sz="0" w:space="0" w:color="auto"/>
        <w:left w:val="none" w:sz="0" w:space="0" w:color="auto"/>
        <w:bottom w:val="none" w:sz="0" w:space="0" w:color="auto"/>
        <w:right w:val="none" w:sz="0" w:space="0" w:color="auto"/>
      </w:divBdr>
    </w:div>
    <w:div w:id="1633051842">
      <w:bodyDiv w:val="1"/>
      <w:marLeft w:val="0"/>
      <w:marRight w:val="0"/>
      <w:marTop w:val="0"/>
      <w:marBottom w:val="0"/>
      <w:divBdr>
        <w:top w:val="none" w:sz="0" w:space="0" w:color="auto"/>
        <w:left w:val="none" w:sz="0" w:space="0" w:color="auto"/>
        <w:bottom w:val="none" w:sz="0" w:space="0" w:color="auto"/>
        <w:right w:val="none" w:sz="0" w:space="0" w:color="auto"/>
      </w:divBdr>
    </w:div>
    <w:div w:id="1633364430">
      <w:bodyDiv w:val="1"/>
      <w:marLeft w:val="0"/>
      <w:marRight w:val="0"/>
      <w:marTop w:val="0"/>
      <w:marBottom w:val="0"/>
      <w:divBdr>
        <w:top w:val="none" w:sz="0" w:space="0" w:color="auto"/>
        <w:left w:val="none" w:sz="0" w:space="0" w:color="auto"/>
        <w:bottom w:val="none" w:sz="0" w:space="0" w:color="auto"/>
        <w:right w:val="none" w:sz="0" w:space="0" w:color="auto"/>
      </w:divBdr>
    </w:div>
    <w:div w:id="1633558117">
      <w:bodyDiv w:val="1"/>
      <w:marLeft w:val="0"/>
      <w:marRight w:val="0"/>
      <w:marTop w:val="0"/>
      <w:marBottom w:val="0"/>
      <w:divBdr>
        <w:top w:val="none" w:sz="0" w:space="0" w:color="auto"/>
        <w:left w:val="none" w:sz="0" w:space="0" w:color="auto"/>
        <w:bottom w:val="none" w:sz="0" w:space="0" w:color="auto"/>
        <w:right w:val="none" w:sz="0" w:space="0" w:color="auto"/>
      </w:divBdr>
    </w:div>
    <w:div w:id="1634477627">
      <w:bodyDiv w:val="1"/>
      <w:marLeft w:val="0"/>
      <w:marRight w:val="0"/>
      <w:marTop w:val="0"/>
      <w:marBottom w:val="0"/>
      <w:divBdr>
        <w:top w:val="none" w:sz="0" w:space="0" w:color="auto"/>
        <w:left w:val="none" w:sz="0" w:space="0" w:color="auto"/>
        <w:bottom w:val="none" w:sz="0" w:space="0" w:color="auto"/>
        <w:right w:val="none" w:sz="0" w:space="0" w:color="auto"/>
      </w:divBdr>
    </w:div>
    <w:div w:id="1634560866">
      <w:bodyDiv w:val="1"/>
      <w:marLeft w:val="0"/>
      <w:marRight w:val="0"/>
      <w:marTop w:val="0"/>
      <w:marBottom w:val="0"/>
      <w:divBdr>
        <w:top w:val="none" w:sz="0" w:space="0" w:color="auto"/>
        <w:left w:val="none" w:sz="0" w:space="0" w:color="auto"/>
        <w:bottom w:val="none" w:sz="0" w:space="0" w:color="auto"/>
        <w:right w:val="none" w:sz="0" w:space="0" w:color="auto"/>
      </w:divBdr>
    </w:div>
    <w:div w:id="1634675998">
      <w:bodyDiv w:val="1"/>
      <w:marLeft w:val="0"/>
      <w:marRight w:val="0"/>
      <w:marTop w:val="0"/>
      <w:marBottom w:val="0"/>
      <w:divBdr>
        <w:top w:val="none" w:sz="0" w:space="0" w:color="auto"/>
        <w:left w:val="none" w:sz="0" w:space="0" w:color="auto"/>
        <w:bottom w:val="none" w:sz="0" w:space="0" w:color="auto"/>
        <w:right w:val="none" w:sz="0" w:space="0" w:color="auto"/>
      </w:divBdr>
    </w:div>
    <w:div w:id="1634679693">
      <w:bodyDiv w:val="1"/>
      <w:marLeft w:val="0"/>
      <w:marRight w:val="0"/>
      <w:marTop w:val="0"/>
      <w:marBottom w:val="0"/>
      <w:divBdr>
        <w:top w:val="none" w:sz="0" w:space="0" w:color="auto"/>
        <w:left w:val="none" w:sz="0" w:space="0" w:color="auto"/>
        <w:bottom w:val="none" w:sz="0" w:space="0" w:color="auto"/>
        <w:right w:val="none" w:sz="0" w:space="0" w:color="auto"/>
      </w:divBdr>
    </w:div>
    <w:div w:id="1635259879">
      <w:bodyDiv w:val="1"/>
      <w:marLeft w:val="0"/>
      <w:marRight w:val="0"/>
      <w:marTop w:val="0"/>
      <w:marBottom w:val="0"/>
      <w:divBdr>
        <w:top w:val="none" w:sz="0" w:space="0" w:color="auto"/>
        <w:left w:val="none" w:sz="0" w:space="0" w:color="auto"/>
        <w:bottom w:val="none" w:sz="0" w:space="0" w:color="auto"/>
        <w:right w:val="none" w:sz="0" w:space="0" w:color="auto"/>
      </w:divBdr>
    </w:div>
    <w:div w:id="1635716439">
      <w:bodyDiv w:val="1"/>
      <w:marLeft w:val="0"/>
      <w:marRight w:val="0"/>
      <w:marTop w:val="0"/>
      <w:marBottom w:val="0"/>
      <w:divBdr>
        <w:top w:val="none" w:sz="0" w:space="0" w:color="auto"/>
        <w:left w:val="none" w:sz="0" w:space="0" w:color="auto"/>
        <w:bottom w:val="none" w:sz="0" w:space="0" w:color="auto"/>
        <w:right w:val="none" w:sz="0" w:space="0" w:color="auto"/>
      </w:divBdr>
    </w:div>
    <w:div w:id="1636181362">
      <w:bodyDiv w:val="1"/>
      <w:marLeft w:val="0"/>
      <w:marRight w:val="0"/>
      <w:marTop w:val="0"/>
      <w:marBottom w:val="0"/>
      <w:divBdr>
        <w:top w:val="none" w:sz="0" w:space="0" w:color="auto"/>
        <w:left w:val="none" w:sz="0" w:space="0" w:color="auto"/>
        <w:bottom w:val="none" w:sz="0" w:space="0" w:color="auto"/>
        <w:right w:val="none" w:sz="0" w:space="0" w:color="auto"/>
      </w:divBdr>
    </w:div>
    <w:div w:id="1636254966">
      <w:bodyDiv w:val="1"/>
      <w:marLeft w:val="0"/>
      <w:marRight w:val="0"/>
      <w:marTop w:val="0"/>
      <w:marBottom w:val="0"/>
      <w:divBdr>
        <w:top w:val="none" w:sz="0" w:space="0" w:color="auto"/>
        <w:left w:val="none" w:sz="0" w:space="0" w:color="auto"/>
        <w:bottom w:val="none" w:sz="0" w:space="0" w:color="auto"/>
        <w:right w:val="none" w:sz="0" w:space="0" w:color="auto"/>
      </w:divBdr>
    </w:div>
    <w:div w:id="1636718254">
      <w:bodyDiv w:val="1"/>
      <w:marLeft w:val="0"/>
      <w:marRight w:val="0"/>
      <w:marTop w:val="0"/>
      <w:marBottom w:val="0"/>
      <w:divBdr>
        <w:top w:val="none" w:sz="0" w:space="0" w:color="auto"/>
        <w:left w:val="none" w:sz="0" w:space="0" w:color="auto"/>
        <w:bottom w:val="none" w:sz="0" w:space="0" w:color="auto"/>
        <w:right w:val="none" w:sz="0" w:space="0" w:color="auto"/>
      </w:divBdr>
    </w:div>
    <w:div w:id="1636837907">
      <w:bodyDiv w:val="1"/>
      <w:marLeft w:val="0"/>
      <w:marRight w:val="0"/>
      <w:marTop w:val="0"/>
      <w:marBottom w:val="0"/>
      <w:divBdr>
        <w:top w:val="none" w:sz="0" w:space="0" w:color="auto"/>
        <w:left w:val="none" w:sz="0" w:space="0" w:color="auto"/>
        <w:bottom w:val="none" w:sz="0" w:space="0" w:color="auto"/>
        <w:right w:val="none" w:sz="0" w:space="0" w:color="auto"/>
      </w:divBdr>
    </w:div>
    <w:div w:id="1637296166">
      <w:bodyDiv w:val="1"/>
      <w:marLeft w:val="0"/>
      <w:marRight w:val="0"/>
      <w:marTop w:val="0"/>
      <w:marBottom w:val="0"/>
      <w:divBdr>
        <w:top w:val="none" w:sz="0" w:space="0" w:color="auto"/>
        <w:left w:val="none" w:sz="0" w:space="0" w:color="auto"/>
        <w:bottom w:val="none" w:sz="0" w:space="0" w:color="auto"/>
        <w:right w:val="none" w:sz="0" w:space="0" w:color="auto"/>
      </w:divBdr>
    </w:div>
    <w:div w:id="1637374355">
      <w:bodyDiv w:val="1"/>
      <w:marLeft w:val="0"/>
      <w:marRight w:val="0"/>
      <w:marTop w:val="0"/>
      <w:marBottom w:val="0"/>
      <w:divBdr>
        <w:top w:val="none" w:sz="0" w:space="0" w:color="auto"/>
        <w:left w:val="none" w:sz="0" w:space="0" w:color="auto"/>
        <w:bottom w:val="none" w:sz="0" w:space="0" w:color="auto"/>
        <w:right w:val="none" w:sz="0" w:space="0" w:color="auto"/>
      </w:divBdr>
    </w:div>
    <w:div w:id="1638297501">
      <w:bodyDiv w:val="1"/>
      <w:marLeft w:val="0"/>
      <w:marRight w:val="0"/>
      <w:marTop w:val="0"/>
      <w:marBottom w:val="0"/>
      <w:divBdr>
        <w:top w:val="none" w:sz="0" w:space="0" w:color="auto"/>
        <w:left w:val="none" w:sz="0" w:space="0" w:color="auto"/>
        <w:bottom w:val="none" w:sz="0" w:space="0" w:color="auto"/>
        <w:right w:val="none" w:sz="0" w:space="0" w:color="auto"/>
      </w:divBdr>
    </w:div>
    <w:div w:id="1638679878">
      <w:bodyDiv w:val="1"/>
      <w:marLeft w:val="0"/>
      <w:marRight w:val="0"/>
      <w:marTop w:val="0"/>
      <w:marBottom w:val="0"/>
      <w:divBdr>
        <w:top w:val="none" w:sz="0" w:space="0" w:color="auto"/>
        <w:left w:val="none" w:sz="0" w:space="0" w:color="auto"/>
        <w:bottom w:val="none" w:sz="0" w:space="0" w:color="auto"/>
        <w:right w:val="none" w:sz="0" w:space="0" w:color="auto"/>
      </w:divBdr>
    </w:div>
    <w:div w:id="1638879315">
      <w:bodyDiv w:val="1"/>
      <w:marLeft w:val="0"/>
      <w:marRight w:val="0"/>
      <w:marTop w:val="0"/>
      <w:marBottom w:val="0"/>
      <w:divBdr>
        <w:top w:val="none" w:sz="0" w:space="0" w:color="auto"/>
        <w:left w:val="none" w:sz="0" w:space="0" w:color="auto"/>
        <w:bottom w:val="none" w:sz="0" w:space="0" w:color="auto"/>
        <w:right w:val="none" w:sz="0" w:space="0" w:color="auto"/>
      </w:divBdr>
    </w:div>
    <w:div w:id="1639141498">
      <w:bodyDiv w:val="1"/>
      <w:marLeft w:val="0"/>
      <w:marRight w:val="0"/>
      <w:marTop w:val="0"/>
      <w:marBottom w:val="0"/>
      <w:divBdr>
        <w:top w:val="none" w:sz="0" w:space="0" w:color="auto"/>
        <w:left w:val="none" w:sz="0" w:space="0" w:color="auto"/>
        <w:bottom w:val="none" w:sz="0" w:space="0" w:color="auto"/>
        <w:right w:val="none" w:sz="0" w:space="0" w:color="auto"/>
      </w:divBdr>
    </w:div>
    <w:div w:id="1639798100">
      <w:bodyDiv w:val="1"/>
      <w:marLeft w:val="0"/>
      <w:marRight w:val="0"/>
      <w:marTop w:val="0"/>
      <w:marBottom w:val="0"/>
      <w:divBdr>
        <w:top w:val="none" w:sz="0" w:space="0" w:color="auto"/>
        <w:left w:val="none" w:sz="0" w:space="0" w:color="auto"/>
        <w:bottom w:val="none" w:sz="0" w:space="0" w:color="auto"/>
        <w:right w:val="none" w:sz="0" w:space="0" w:color="auto"/>
      </w:divBdr>
    </w:div>
    <w:div w:id="1640306059">
      <w:bodyDiv w:val="1"/>
      <w:marLeft w:val="0"/>
      <w:marRight w:val="0"/>
      <w:marTop w:val="0"/>
      <w:marBottom w:val="0"/>
      <w:divBdr>
        <w:top w:val="none" w:sz="0" w:space="0" w:color="auto"/>
        <w:left w:val="none" w:sz="0" w:space="0" w:color="auto"/>
        <w:bottom w:val="none" w:sz="0" w:space="0" w:color="auto"/>
        <w:right w:val="none" w:sz="0" w:space="0" w:color="auto"/>
      </w:divBdr>
    </w:div>
    <w:div w:id="1641884713">
      <w:bodyDiv w:val="1"/>
      <w:marLeft w:val="0"/>
      <w:marRight w:val="0"/>
      <w:marTop w:val="0"/>
      <w:marBottom w:val="0"/>
      <w:divBdr>
        <w:top w:val="none" w:sz="0" w:space="0" w:color="auto"/>
        <w:left w:val="none" w:sz="0" w:space="0" w:color="auto"/>
        <w:bottom w:val="none" w:sz="0" w:space="0" w:color="auto"/>
        <w:right w:val="none" w:sz="0" w:space="0" w:color="auto"/>
      </w:divBdr>
    </w:div>
    <w:div w:id="1643002827">
      <w:bodyDiv w:val="1"/>
      <w:marLeft w:val="0"/>
      <w:marRight w:val="0"/>
      <w:marTop w:val="0"/>
      <w:marBottom w:val="0"/>
      <w:divBdr>
        <w:top w:val="none" w:sz="0" w:space="0" w:color="auto"/>
        <w:left w:val="none" w:sz="0" w:space="0" w:color="auto"/>
        <w:bottom w:val="none" w:sz="0" w:space="0" w:color="auto"/>
        <w:right w:val="none" w:sz="0" w:space="0" w:color="auto"/>
      </w:divBdr>
    </w:div>
    <w:div w:id="1643121582">
      <w:bodyDiv w:val="1"/>
      <w:marLeft w:val="0"/>
      <w:marRight w:val="0"/>
      <w:marTop w:val="0"/>
      <w:marBottom w:val="0"/>
      <w:divBdr>
        <w:top w:val="none" w:sz="0" w:space="0" w:color="auto"/>
        <w:left w:val="none" w:sz="0" w:space="0" w:color="auto"/>
        <w:bottom w:val="none" w:sz="0" w:space="0" w:color="auto"/>
        <w:right w:val="none" w:sz="0" w:space="0" w:color="auto"/>
      </w:divBdr>
    </w:div>
    <w:div w:id="1643995263">
      <w:bodyDiv w:val="1"/>
      <w:marLeft w:val="0"/>
      <w:marRight w:val="0"/>
      <w:marTop w:val="0"/>
      <w:marBottom w:val="0"/>
      <w:divBdr>
        <w:top w:val="none" w:sz="0" w:space="0" w:color="auto"/>
        <w:left w:val="none" w:sz="0" w:space="0" w:color="auto"/>
        <w:bottom w:val="none" w:sz="0" w:space="0" w:color="auto"/>
        <w:right w:val="none" w:sz="0" w:space="0" w:color="auto"/>
      </w:divBdr>
    </w:div>
    <w:div w:id="1644122084">
      <w:bodyDiv w:val="1"/>
      <w:marLeft w:val="0"/>
      <w:marRight w:val="0"/>
      <w:marTop w:val="0"/>
      <w:marBottom w:val="0"/>
      <w:divBdr>
        <w:top w:val="none" w:sz="0" w:space="0" w:color="auto"/>
        <w:left w:val="none" w:sz="0" w:space="0" w:color="auto"/>
        <w:bottom w:val="none" w:sz="0" w:space="0" w:color="auto"/>
        <w:right w:val="none" w:sz="0" w:space="0" w:color="auto"/>
      </w:divBdr>
    </w:div>
    <w:div w:id="1644501539">
      <w:bodyDiv w:val="1"/>
      <w:marLeft w:val="0"/>
      <w:marRight w:val="0"/>
      <w:marTop w:val="0"/>
      <w:marBottom w:val="0"/>
      <w:divBdr>
        <w:top w:val="none" w:sz="0" w:space="0" w:color="auto"/>
        <w:left w:val="none" w:sz="0" w:space="0" w:color="auto"/>
        <w:bottom w:val="none" w:sz="0" w:space="0" w:color="auto"/>
        <w:right w:val="none" w:sz="0" w:space="0" w:color="auto"/>
      </w:divBdr>
    </w:div>
    <w:div w:id="1644505529">
      <w:bodyDiv w:val="1"/>
      <w:marLeft w:val="0"/>
      <w:marRight w:val="0"/>
      <w:marTop w:val="0"/>
      <w:marBottom w:val="0"/>
      <w:divBdr>
        <w:top w:val="none" w:sz="0" w:space="0" w:color="auto"/>
        <w:left w:val="none" w:sz="0" w:space="0" w:color="auto"/>
        <w:bottom w:val="none" w:sz="0" w:space="0" w:color="auto"/>
        <w:right w:val="none" w:sz="0" w:space="0" w:color="auto"/>
      </w:divBdr>
    </w:div>
    <w:div w:id="1644895147">
      <w:bodyDiv w:val="1"/>
      <w:marLeft w:val="0"/>
      <w:marRight w:val="0"/>
      <w:marTop w:val="0"/>
      <w:marBottom w:val="0"/>
      <w:divBdr>
        <w:top w:val="none" w:sz="0" w:space="0" w:color="auto"/>
        <w:left w:val="none" w:sz="0" w:space="0" w:color="auto"/>
        <w:bottom w:val="none" w:sz="0" w:space="0" w:color="auto"/>
        <w:right w:val="none" w:sz="0" w:space="0" w:color="auto"/>
      </w:divBdr>
    </w:div>
    <w:div w:id="1644962156">
      <w:bodyDiv w:val="1"/>
      <w:marLeft w:val="0"/>
      <w:marRight w:val="0"/>
      <w:marTop w:val="0"/>
      <w:marBottom w:val="0"/>
      <w:divBdr>
        <w:top w:val="none" w:sz="0" w:space="0" w:color="auto"/>
        <w:left w:val="none" w:sz="0" w:space="0" w:color="auto"/>
        <w:bottom w:val="none" w:sz="0" w:space="0" w:color="auto"/>
        <w:right w:val="none" w:sz="0" w:space="0" w:color="auto"/>
      </w:divBdr>
    </w:div>
    <w:div w:id="1645309407">
      <w:bodyDiv w:val="1"/>
      <w:marLeft w:val="0"/>
      <w:marRight w:val="0"/>
      <w:marTop w:val="0"/>
      <w:marBottom w:val="0"/>
      <w:divBdr>
        <w:top w:val="none" w:sz="0" w:space="0" w:color="auto"/>
        <w:left w:val="none" w:sz="0" w:space="0" w:color="auto"/>
        <w:bottom w:val="none" w:sz="0" w:space="0" w:color="auto"/>
        <w:right w:val="none" w:sz="0" w:space="0" w:color="auto"/>
      </w:divBdr>
    </w:div>
    <w:div w:id="1645432167">
      <w:bodyDiv w:val="1"/>
      <w:marLeft w:val="0"/>
      <w:marRight w:val="0"/>
      <w:marTop w:val="0"/>
      <w:marBottom w:val="0"/>
      <w:divBdr>
        <w:top w:val="none" w:sz="0" w:space="0" w:color="auto"/>
        <w:left w:val="none" w:sz="0" w:space="0" w:color="auto"/>
        <w:bottom w:val="none" w:sz="0" w:space="0" w:color="auto"/>
        <w:right w:val="none" w:sz="0" w:space="0" w:color="auto"/>
      </w:divBdr>
    </w:div>
    <w:div w:id="1646005759">
      <w:bodyDiv w:val="1"/>
      <w:marLeft w:val="0"/>
      <w:marRight w:val="0"/>
      <w:marTop w:val="0"/>
      <w:marBottom w:val="0"/>
      <w:divBdr>
        <w:top w:val="none" w:sz="0" w:space="0" w:color="auto"/>
        <w:left w:val="none" w:sz="0" w:space="0" w:color="auto"/>
        <w:bottom w:val="none" w:sz="0" w:space="0" w:color="auto"/>
        <w:right w:val="none" w:sz="0" w:space="0" w:color="auto"/>
      </w:divBdr>
    </w:div>
    <w:div w:id="1646201536">
      <w:bodyDiv w:val="1"/>
      <w:marLeft w:val="0"/>
      <w:marRight w:val="0"/>
      <w:marTop w:val="0"/>
      <w:marBottom w:val="0"/>
      <w:divBdr>
        <w:top w:val="none" w:sz="0" w:space="0" w:color="auto"/>
        <w:left w:val="none" w:sz="0" w:space="0" w:color="auto"/>
        <w:bottom w:val="none" w:sz="0" w:space="0" w:color="auto"/>
        <w:right w:val="none" w:sz="0" w:space="0" w:color="auto"/>
      </w:divBdr>
    </w:div>
    <w:div w:id="1646818493">
      <w:bodyDiv w:val="1"/>
      <w:marLeft w:val="0"/>
      <w:marRight w:val="0"/>
      <w:marTop w:val="0"/>
      <w:marBottom w:val="0"/>
      <w:divBdr>
        <w:top w:val="none" w:sz="0" w:space="0" w:color="auto"/>
        <w:left w:val="none" w:sz="0" w:space="0" w:color="auto"/>
        <w:bottom w:val="none" w:sz="0" w:space="0" w:color="auto"/>
        <w:right w:val="none" w:sz="0" w:space="0" w:color="auto"/>
      </w:divBdr>
    </w:div>
    <w:div w:id="1646858387">
      <w:bodyDiv w:val="1"/>
      <w:marLeft w:val="0"/>
      <w:marRight w:val="0"/>
      <w:marTop w:val="0"/>
      <w:marBottom w:val="0"/>
      <w:divBdr>
        <w:top w:val="none" w:sz="0" w:space="0" w:color="auto"/>
        <w:left w:val="none" w:sz="0" w:space="0" w:color="auto"/>
        <w:bottom w:val="none" w:sz="0" w:space="0" w:color="auto"/>
        <w:right w:val="none" w:sz="0" w:space="0" w:color="auto"/>
      </w:divBdr>
    </w:div>
    <w:div w:id="1648120099">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 w:id="1648626200">
      <w:bodyDiv w:val="1"/>
      <w:marLeft w:val="0"/>
      <w:marRight w:val="0"/>
      <w:marTop w:val="0"/>
      <w:marBottom w:val="0"/>
      <w:divBdr>
        <w:top w:val="none" w:sz="0" w:space="0" w:color="auto"/>
        <w:left w:val="none" w:sz="0" w:space="0" w:color="auto"/>
        <w:bottom w:val="none" w:sz="0" w:space="0" w:color="auto"/>
        <w:right w:val="none" w:sz="0" w:space="0" w:color="auto"/>
      </w:divBdr>
    </w:div>
    <w:div w:id="1648627645">
      <w:bodyDiv w:val="1"/>
      <w:marLeft w:val="0"/>
      <w:marRight w:val="0"/>
      <w:marTop w:val="0"/>
      <w:marBottom w:val="0"/>
      <w:divBdr>
        <w:top w:val="none" w:sz="0" w:space="0" w:color="auto"/>
        <w:left w:val="none" w:sz="0" w:space="0" w:color="auto"/>
        <w:bottom w:val="none" w:sz="0" w:space="0" w:color="auto"/>
        <w:right w:val="none" w:sz="0" w:space="0" w:color="auto"/>
      </w:divBdr>
    </w:div>
    <w:div w:id="1649091526">
      <w:bodyDiv w:val="1"/>
      <w:marLeft w:val="0"/>
      <w:marRight w:val="0"/>
      <w:marTop w:val="0"/>
      <w:marBottom w:val="0"/>
      <w:divBdr>
        <w:top w:val="none" w:sz="0" w:space="0" w:color="auto"/>
        <w:left w:val="none" w:sz="0" w:space="0" w:color="auto"/>
        <w:bottom w:val="none" w:sz="0" w:space="0" w:color="auto"/>
        <w:right w:val="none" w:sz="0" w:space="0" w:color="auto"/>
      </w:divBdr>
    </w:div>
    <w:div w:id="1649239782">
      <w:bodyDiv w:val="1"/>
      <w:marLeft w:val="0"/>
      <w:marRight w:val="0"/>
      <w:marTop w:val="0"/>
      <w:marBottom w:val="0"/>
      <w:divBdr>
        <w:top w:val="none" w:sz="0" w:space="0" w:color="auto"/>
        <w:left w:val="none" w:sz="0" w:space="0" w:color="auto"/>
        <w:bottom w:val="none" w:sz="0" w:space="0" w:color="auto"/>
        <w:right w:val="none" w:sz="0" w:space="0" w:color="auto"/>
      </w:divBdr>
    </w:div>
    <w:div w:id="1649360514">
      <w:bodyDiv w:val="1"/>
      <w:marLeft w:val="0"/>
      <w:marRight w:val="0"/>
      <w:marTop w:val="0"/>
      <w:marBottom w:val="0"/>
      <w:divBdr>
        <w:top w:val="none" w:sz="0" w:space="0" w:color="auto"/>
        <w:left w:val="none" w:sz="0" w:space="0" w:color="auto"/>
        <w:bottom w:val="none" w:sz="0" w:space="0" w:color="auto"/>
        <w:right w:val="none" w:sz="0" w:space="0" w:color="auto"/>
      </w:divBdr>
    </w:div>
    <w:div w:id="1649629976">
      <w:bodyDiv w:val="1"/>
      <w:marLeft w:val="0"/>
      <w:marRight w:val="0"/>
      <w:marTop w:val="0"/>
      <w:marBottom w:val="0"/>
      <w:divBdr>
        <w:top w:val="none" w:sz="0" w:space="0" w:color="auto"/>
        <w:left w:val="none" w:sz="0" w:space="0" w:color="auto"/>
        <w:bottom w:val="none" w:sz="0" w:space="0" w:color="auto"/>
        <w:right w:val="none" w:sz="0" w:space="0" w:color="auto"/>
      </w:divBdr>
    </w:div>
    <w:div w:id="1650015369">
      <w:bodyDiv w:val="1"/>
      <w:marLeft w:val="0"/>
      <w:marRight w:val="0"/>
      <w:marTop w:val="0"/>
      <w:marBottom w:val="0"/>
      <w:divBdr>
        <w:top w:val="none" w:sz="0" w:space="0" w:color="auto"/>
        <w:left w:val="none" w:sz="0" w:space="0" w:color="auto"/>
        <w:bottom w:val="none" w:sz="0" w:space="0" w:color="auto"/>
        <w:right w:val="none" w:sz="0" w:space="0" w:color="auto"/>
      </w:divBdr>
    </w:div>
    <w:div w:id="1650938206">
      <w:bodyDiv w:val="1"/>
      <w:marLeft w:val="0"/>
      <w:marRight w:val="0"/>
      <w:marTop w:val="0"/>
      <w:marBottom w:val="0"/>
      <w:divBdr>
        <w:top w:val="none" w:sz="0" w:space="0" w:color="auto"/>
        <w:left w:val="none" w:sz="0" w:space="0" w:color="auto"/>
        <w:bottom w:val="none" w:sz="0" w:space="0" w:color="auto"/>
        <w:right w:val="none" w:sz="0" w:space="0" w:color="auto"/>
      </w:divBdr>
    </w:div>
    <w:div w:id="1651057300">
      <w:bodyDiv w:val="1"/>
      <w:marLeft w:val="0"/>
      <w:marRight w:val="0"/>
      <w:marTop w:val="0"/>
      <w:marBottom w:val="0"/>
      <w:divBdr>
        <w:top w:val="none" w:sz="0" w:space="0" w:color="auto"/>
        <w:left w:val="none" w:sz="0" w:space="0" w:color="auto"/>
        <w:bottom w:val="none" w:sz="0" w:space="0" w:color="auto"/>
        <w:right w:val="none" w:sz="0" w:space="0" w:color="auto"/>
      </w:divBdr>
    </w:div>
    <w:div w:id="1651325809">
      <w:bodyDiv w:val="1"/>
      <w:marLeft w:val="0"/>
      <w:marRight w:val="0"/>
      <w:marTop w:val="0"/>
      <w:marBottom w:val="0"/>
      <w:divBdr>
        <w:top w:val="none" w:sz="0" w:space="0" w:color="auto"/>
        <w:left w:val="none" w:sz="0" w:space="0" w:color="auto"/>
        <w:bottom w:val="none" w:sz="0" w:space="0" w:color="auto"/>
        <w:right w:val="none" w:sz="0" w:space="0" w:color="auto"/>
      </w:divBdr>
    </w:div>
    <w:div w:id="1651405540">
      <w:bodyDiv w:val="1"/>
      <w:marLeft w:val="0"/>
      <w:marRight w:val="0"/>
      <w:marTop w:val="0"/>
      <w:marBottom w:val="0"/>
      <w:divBdr>
        <w:top w:val="none" w:sz="0" w:space="0" w:color="auto"/>
        <w:left w:val="none" w:sz="0" w:space="0" w:color="auto"/>
        <w:bottom w:val="none" w:sz="0" w:space="0" w:color="auto"/>
        <w:right w:val="none" w:sz="0" w:space="0" w:color="auto"/>
      </w:divBdr>
    </w:div>
    <w:div w:id="1651520384">
      <w:bodyDiv w:val="1"/>
      <w:marLeft w:val="0"/>
      <w:marRight w:val="0"/>
      <w:marTop w:val="0"/>
      <w:marBottom w:val="0"/>
      <w:divBdr>
        <w:top w:val="none" w:sz="0" w:space="0" w:color="auto"/>
        <w:left w:val="none" w:sz="0" w:space="0" w:color="auto"/>
        <w:bottom w:val="none" w:sz="0" w:space="0" w:color="auto"/>
        <w:right w:val="none" w:sz="0" w:space="0" w:color="auto"/>
      </w:divBdr>
    </w:div>
    <w:div w:id="1651640740">
      <w:bodyDiv w:val="1"/>
      <w:marLeft w:val="0"/>
      <w:marRight w:val="0"/>
      <w:marTop w:val="0"/>
      <w:marBottom w:val="0"/>
      <w:divBdr>
        <w:top w:val="none" w:sz="0" w:space="0" w:color="auto"/>
        <w:left w:val="none" w:sz="0" w:space="0" w:color="auto"/>
        <w:bottom w:val="none" w:sz="0" w:space="0" w:color="auto"/>
        <w:right w:val="none" w:sz="0" w:space="0" w:color="auto"/>
      </w:divBdr>
    </w:div>
    <w:div w:id="1651984850">
      <w:bodyDiv w:val="1"/>
      <w:marLeft w:val="0"/>
      <w:marRight w:val="0"/>
      <w:marTop w:val="0"/>
      <w:marBottom w:val="0"/>
      <w:divBdr>
        <w:top w:val="none" w:sz="0" w:space="0" w:color="auto"/>
        <w:left w:val="none" w:sz="0" w:space="0" w:color="auto"/>
        <w:bottom w:val="none" w:sz="0" w:space="0" w:color="auto"/>
        <w:right w:val="none" w:sz="0" w:space="0" w:color="auto"/>
      </w:divBdr>
    </w:div>
    <w:div w:id="1652521165">
      <w:bodyDiv w:val="1"/>
      <w:marLeft w:val="0"/>
      <w:marRight w:val="0"/>
      <w:marTop w:val="0"/>
      <w:marBottom w:val="0"/>
      <w:divBdr>
        <w:top w:val="none" w:sz="0" w:space="0" w:color="auto"/>
        <w:left w:val="none" w:sz="0" w:space="0" w:color="auto"/>
        <w:bottom w:val="none" w:sz="0" w:space="0" w:color="auto"/>
        <w:right w:val="none" w:sz="0" w:space="0" w:color="auto"/>
      </w:divBdr>
    </w:div>
    <w:div w:id="1653950675">
      <w:bodyDiv w:val="1"/>
      <w:marLeft w:val="0"/>
      <w:marRight w:val="0"/>
      <w:marTop w:val="0"/>
      <w:marBottom w:val="0"/>
      <w:divBdr>
        <w:top w:val="none" w:sz="0" w:space="0" w:color="auto"/>
        <w:left w:val="none" w:sz="0" w:space="0" w:color="auto"/>
        <w:bottom w:val="none" w:sz="0" w:space="0" w:color="auto"/>
        <w:right w:val="none" w:sz="0" w:space="0" w:color="auto"/>
      </w:divBdr>
    </w:div>
    <w:div w:id="1654065430">
      <w:bodyDiv w:val="1"/>
      <w:marLeft w:val="0"/>
      <w:marRight w:val="0"/>
      <w:marTop w:val="0"/>
      <w:marBottom w:val="0"/>
      <w:divBdr>
        <w:top w:val="none" w:sz="0" w:space="0" w:color="auto"/>
        <w:left w:val="none" w:sz="0" w:space="0" w:color="auto"/>
        <w:bottom w:val="none" w:sz="0" w:space="0" w:color="auto"/>
        <w:right w:val="none" w:sz="0" w:space="0" w:color="auto"/>
      </w:divBdr>
    </w:div>
    <w:div w:id="1654095696">
      <w:bodyDiv w:val="1"/>
      <w:marLeft w:val="0"/>
      <w:marRight w:val="0"/>
      <w:marTop w:val="0"/>
      <w:marBottom w:val="0"/>
      <w:divBdr>
        <w:top w:val="none" w:sz="0" w:space="0" w:color="auto"/>
        <w:left w:val="none" w:sz="0" w:space="0" w:color="auto"/>
        <w:bottom w:val="none" w:sz="0" w:space="0" w:color="auto"/>
        <w:right w:val="none" w:sz="0" w:space="0" w:color="auto"/>
      </w:divBdr>
    </w:div>
    <w:div w:id="1654142706">
      <w:bodyDiv w:val="1"/>
      <w:marLeft w:val="0"/>
      <w:marRight w:val="0"/>
      <w:marTop w:val="0"/>
      <w:marBottom w:val="0"/>
      <w:divBdr>
        <w:top w:val="none" w:sz="0" w:space="0" w:color="auto"/>
        <w:left w:val="none" w:sz="0" w:space="0" w:color="auto"/>
        <w:bottom w:val="none" w:sz="0" w:space="0" w:color="auto"/>
        <w:right w:val="none" w:sz="0" w:space="0" w:color="auto"/>
      </w:divBdr>
    </w:div>
    <w:div w:id="1654407099">
      <w:bodyDiv w:val="1"/>
      <w:marLeft w:val="0"/>
      <w:marRight w:val="0"/>
      <w:marTop w:val="0"/>
      <w:marBottom w:val="0"/>
      <w:divBdr>
        <w:top w:val="none" w:sz="0" w:space="0" w:color="auto"/>
        <w:left w:val="none" w:sz="0" w:space="0" w:color="auto"/>
        <w:bottom w:val="none" w:sz="0" w:space="0" w:color="auto"/>
        <w:right w:val="none" w:sz="0" w:space="0" w:color="auto"/>
      </w:divBdr>
    </w:div>
    <w:div w:id="1656255646">
      <w:bodyDiv w:val="1"/>
      <w:marLeft w:val="0"/>
      <w:marRight w:val="0"/>
      <w:marTop w:val="0"/>
      <w:marBottom w:val="0"/>
      <w:divBdr>
        <w:top w:val="none" w:sz="0" w:space="0" w:color="auto"/>
        <w:left w:val="none" w:sz="0" w:space="0" w:color="auto"/>
        <w:bottom w:val="none" w:sz="0" w:space="0" w:color="auto"/>
        <w:right w:val="none" w:sz="0" w:space="0" w:color="auto"/>
      </w:divBdr>
    </w:div>
    <w:div w:id="1656295164">
      <w:bodyDiv w:val="1"/>
      <w:marLeft w:val="0"/>
      <w:marRight w:val="0"/>
      <w:marTop w:val="0"/>
      <w:marBottom w:val="0"/>
      <w:divBdr>
        <w:top w:val="none" w:sz="0" w:space="0" w:color="auto"/>
        <w:left w:val="none" w:sz="0" w:space="0" w:color="auto"/>
        <w:bottom w:val="none" w:sz="0" w:space="0" w:color="auto"/>
        <w:right w:val="none" w:sz="0" w:space="0" w:color="auto"/>
      </w:divBdr>
    </w:div>
    <w:div w:id="1656520509">
      <w:bodyDiv w:val="1"/>
      <w:marLeft w:val="0"/>
      <w:marRight w:val="0"/>
      <w:marTop w:val="0"/>
      <w:marBottom w:val="0"/>
      <w:divBdr>
        <w:top w:val="none" w:sz="0" w:space="0" w:color="auto"/>
        <w:left w:val="none" w:sz="0" w:space="0" w:color="auto"/>
        <w:bottom w:val="none" w:sz="0" w:space="0" w:color="auto"/>
        <w:right w:val="none" w:sz="0" w:space="0" w:color="auto"/>
      </w:divBdr>
    </w:div>
    <w:div w:id="1656834528">
      <w:bodyDiv w:val="1"/>
      <w:marLeft w:val="0"/>
      <w:marRight w:val="0"/>
      <w:marTop w:val="0"/>
      <w:marBottom w:val="0"/>
      <w:divBdr>
        <w:top w:val="none" w:sz="0" w:space="0" w:color="auto"/>
        <w:left w:val="none" w:sz="0" w:space="0" w:color="auto"/>
        <w:bottom w:val="none" w:sz="0" w:space="0" w:color="auto"/>
        <w:right w:val="none" w:sz="0" w:space="0" w:color="auto"/>
      </w:divBdr>
    </w:div>
    <w:div w:id="1657149434">
      <w:bodyDiv w:val="1"/>
      <w:marLeft w:val="0"/>
      <w:marRight w:val="0"/>
      <w:marTop w:val="0"/>
      <w:marBottom w:val="0"/>
      <w:divBdr>
        <w:top w:val="none" w:sz="0" w:space="0" w:color="auto"/>
        <w:left w:val="none" w:sz="0" w:space="0" w:color="auto"/>
        <w:bottom w:val="none" w:sz="0" w:space="0" w:color="auto"/>
        <w:right w:val="none" w:sz="0" w:space="0" w:color="auto"/>
      </w:divBdr>
    </w:div>
    <w:div w:id="1657298422">
      <w:bodyDiv w:val="1"/>
      <w:marLeft w:val="0"/>
      <w:marRight w:val="0"/>
      <w:marTop w:val="0"/>
      <w:marBottom w:val="0"/>
      <w:divBdr>
        <w:top w:val="none" w:sz="0" w:space="0" w:color="auto"/>
        <w:left w:val="none" w:sz="0" w:space="0" w:color="auto"/>
        <w:bottom w:val="none" w:sz="0" w:space="0" w:color="auto"/>
        <w:right w:val="none" w:sz="0" w:space="0" w:color="auto"/>
      </w:divBdr>
    </w:div>
    <w:div w:id="1658150819">
      <w:bodyDiv w:val="1"/>
      <w:marLeft w:val="0"/>
      <w:marRight w:val="0"/>
      <w:marTop w:val="0"/>
      <w:marBottom w:val="0"/>
      <w:divBdr>
        <w:top w:val="none" w:sz="0" w:space="0" w:color="auto"/>
        <w:left w:val="none" w:sz="0" w:space="0" w:color="auto"/>
        <w:bottom w:val="none" w:sz="0" w:space="0" w:color="auto"/>
        <w:right w:val="none" w:sz="0" w:space="0" w:color="auto"/>
      </w:divBdr>
    </w:div>
    <w:div w:id="1658261372">
      <w:bodyDiv w:val="1"/>
      <w:marLeft w:val="0"/>
      <w:marRight w:val="0"/>
      <w:marTop w:val="0"/>
      <w:marBottom w:val="0"/>
      <w:divBdr>
        <w:top w:val="none" w:sz="0" w:space="0" w:color="auto"/>
        <w:left w:val="none" w:sz="0" w:space="0" w:color="auto"/>
        <w:bottom w:val="none" w:sz="0" w:space="0" w:color="auto"/>
        <w:right w:val="none" w:sz="0" w:space="0" w:color="auto"/>
      </w:divBdr>
    </w:div>
    <w:div w:id="1658269504">
      <w:bodyDiv w:val="1"/>
      <w:marLeft w:val="0"/>
      <w:marRight w:val="0"/>
      <w:marTop w:val="0"/>
      <w:marBottom w:val="0"/>
      <w:divBdr>
        <w:top w:val="none" w:sz="0" w:space="0" w:color="auto"/>
        <w:left w:val="none" w:sz="0" w:space="0" w:color="auto"/>
        <w:bottom w:val="none" w:sz="0" w:space="0" w:color="auto"/>
        <w:right w:val="none" w:sz="0" w:space="0" w:color="auto"/>
      </w:divBdr>
    </w:div>
    <w:div w:id="1658536759">
      <w:bodyDiv w:val="1"/>
      <w:marLeft w:val="0"/>
      <w:marRight w:val="0"/>
      <w:marTop w:val="0"/>
      <w:marBottom w:val="0"/>
      <w:divBdr>
        <w:top w:val="none" w:sz="0" w:space="0" w:color="auto"/>
        <w:left w:val="none" w:sz="0" w:space="0" w:color="auto"/>
        <w:bottom w:val="none" w:sz="0" w:space="0" w:color="auto"/>
        <w:right w:val="none" w:sz="0" w:space="0" w:color="auto"/>
      </w:divBdr>
    </w:div>
    <w:div w:id="1658848846">
      <w:bodyDiv w:val="1"/>
      <w:marLeft w:val="0"/>
      <w:marRight w:val="0"/>
      <w:marTop w:val="0"/>
      <w:marBottom w:val="0"/>
      <w:divBdr>
        <w:top w:val="none" w:sz="0" w:space="0" w:color="auto"/>
        <w:left w:val="none" w:sz="0" w:space="0" w:color="auto"/>
        <w:bottom w:val="none" w:sz="0" w:space="0" w:color="auto"/>
        <w:right w:val="none" w:sz="0" w:space="0" w:color="auto"/>
      </w:divBdr>
    </w:div>
    <w:div w:id="1659112074">
      <w:bodyDiv w:val="1"/>
      <w:marLeft w:val="0"/>
      <w:marRight w:val="0"/>
      <w:marTop w:val="0"/>
      <w:marBottom w:val="0"/>
      <w:divBdr>
        <w:top w:val="none" w:sz="0" w:space="0" w:color="auto"/>
        <w:left w:val="none" w:sz="0" w:space="0" w:color="auto"/>
        <w:bottom w:val="none" w:sz="0" w:space="0" w:color="auto"/>
        <w:right w:val="none" w:sz="0" w:space="0" w:color="auto"/>
      </w:divBdr>
    </w:div>
    <w:div w:id="1659267461">
      <w:bodyDiv w:val="1"/>
      <w:marLeft w:val="0"/>
      <w:marRight w:val="0"/>
      <w:marTop w:val="0"/>
      <w:marBottom w:val="0"/>
      <w:divBdr>
        <w:top w:val="none" w:sz="0" w:space="0" w:color="auto"/>
        <w:left w:val="none" w:sz="0" w:space="0" w:color="auto"/>
        <w:bottom w:val="none" w:sz="0" w:space="0" w:color="auto"/>
        <w:right w:val="none" w:sz="0" w:space="0" w:color="auto"/>
      </w:divBdr>
    </w:div>
    <w:div w:id="1659653333">
      <w:bodyDiv w:val="1"/>
      <w:marLeft w:val="0"/>
      <w:marRight w:val="0"/>
      <w:marTop w:val="0"/>
      <w:marBottom w:val="0"/>
      <w:divBdr>
        <w:top w:val="none" w:sz="0" w:space="0" w:color="auto"/>
        <w:left w:val="none" w:sz="0" w:space="0" w:color="auto"/>
        <w:bottom w:val="none" w:sz="0" w:space="0" w:color="auto"/>
        <w:right w:val="none" w:sz="0" w:space="0" w:color="auto"/>
      </w:divBdr>
    </w:div>
    <w:div w:id="1660887465">
      <w:bodyDiv w:val="1"/>
      <w:marLeft w:val="0"/>
      <w:marRight w:val="0"/>
      <w:marTop w:val="0"/>
      <w:marBottom w:val="0"/>
      <w:divBdr>
        <w:top w:val="none" w:sz="0" w:space="0" w:color="auto"/>
        <w:left w:val="none" w:sz="0" w:space="0" w:color="auto"/>
        <w:bottom w:val="none" w:sz="0" w:space="0" w:color="auto"/>
        <w:right w:val="none" w:sz="0" w:space="0" w:color="auto"/>
      </w:divBdr>
    </w:div>
    <w:div w:id="1661543759">
      <w:bodyDiv w:val="1"/>
      <w:marLeft w:val="0"/>
      <w:marRight w:val="0"/>
      <w:marTop w:val="0"/>
      <w:marBottom w:val="0"/>
      <w:divBdr>
        <w:top w:val="none" w:sz="0" w:space="0" w:color="auto"/>
        <w:left w:val="none" w:sz="0" w:space="0" w:color="auto"/>
        <w:bottom w:val="none" w:sz="0" w:space="0" w:color="auto"/>
        <w:right w:val="none" w:sz="0" w:space="0" w:color="auto"/>
      </w:divBdr>
    </w:div>
    <w:div w:id="1661737862">
      <w:bodyDiv w:val="1"/>
      <w:marLeft w:val="0"/>
      <w:marRight w:val="0"/>
      <w:marTop w:val="0"/>
      <w:marBottom w:val="0"/>
      <w:divBdr>
        <w:top w:val="none" w:sz="0" w:space="0" w:color="auto"/>
        <w:left w:val="none" w:sz="0" w:space="0" w:color="auto"/>
        <w:bottom w:val="none" w:sz="0" w:space="0" w:color="auto"/>
        <w:right w:val="none" w:sz="0" w:space="0" w:color="auto"/>
      </w:divBdr>
    </w:div>
    <w:div w:id="1661811770">
      <w:bodyDiv w:val="1"/>
      <w:marLeft w:val="0"/>
      <w:marRight w:val="0"/>
      <w:marTop w:val="0"/>
      <w:marBottom w:val="0"/>
      <w:divBdr>
        <w:top w:val="none" w:sz="0" w:space="0" w:color="auto"/>
        <w:left w:val="none" w:sz="0" w:space="0" w:color="auto"/>
        <w:bottom w:val="none" w:sz="0" w:space="0" w:color="auto"/>
        <w:right w:val="none" w:sz="0" w:space="0" w:color="auto"/>
      </w:divBdr>
    </w:div>
    <w:div w:id="1661887324">
      <w:bodyDiv w:val="1"/>
      <w:marLeft w:val="0"/>
      <w:marRight w:val="0"/>
      <w:marTop w:val="0"/>
      <w:marBottom w:val="0"/>
      <w:divBdr>
        <w:top w:val="none" w:sz="0" w:space="0" w:color="auto"/>
        <w:left w:val="none" w:sz="0" w:space="0" w:color="auto"/>
        <w:bottom w:val="none" w:sz="0" w:space="0" w:color="auto"/>
        <w:right w:val="none" w:sz="0" w:space="0" w:color="auto"/>
      </w:divBdr>
    </w:div>
    <w:div w:id="1662663169">
      <w:bodyDiv w:val="1"/>
      <w:marLeft w:val="0"/>
      <w:marRight w:val="0"/>
      <w:marTop w:val="0"/>
      <w:marBottom w:val="0"/>
      <w:divBdr>
        <w:top w:val="none" w:sz="0" w:space="0" w:color="auto"/>
        <w:left w:val="none" w:sz="0" w:space="0" w:color="auto"/>
        <w:bottom w:val="none" w:sz="0" w:space="0" w:color="auto"/>
        <w:right w:val="none" w:sz="0" w:space="0" w:color="auto"/>
      </w:divBdr>
    </w:div>
    <w:div w:id="1663314217">
      <w:bodyDiv w:val="1"/>
      <w:marLeft w:val="0"/>
      <w:marRight w:val="0"/>
      <w:marTop w:val="0"/>
      <w:marBottom w:val="0"/>
      <w:divBdr>
        <w:top w:val="none" w:sz="0" w:space="0" w:color="auto"/>
        <w:left w:val="none" w:sz="0" w:space="0" w:color="auto"/>
        <w:bottom w:val="none" w:sz="0" w:space="0" w:color="auto"/>
        <w:right w:val="none" w:sz="0" w:space="0" w:color="auto"/>
      </w:divBdr>
    </w:div>
    <w:div w:id="1663392943">
      <w:bodyDiv w:val="1"/>
      <w:marLeft w:val="0"/>
      <w:marRight w:val="0"/>
      <w:marTop w:val="0"/>
      <w:marBottom w:val="0"/>
      <w:divBdr>
        <w:top w:val="none" w:sz="0" w:space="0" w:color="auto"/>
        <w:left w:val="none" w:sz="0" w:space="0" w:color="auto"/>
        <w:bottom w:val="none" w:sz="0" w:space="0" w:color="auto"/>
        <w:right w:val="none" w:sz="0" w:space="0" w:color="auto"/>
      </w:divBdr>
    </w:div>
    <w:div w:id="1665666769">
      <w:bodyDiv w:val="1"/>
      <w:marLeft w:val="0"/>
      <w:marRight w:val="0"/>
      <w:marTop w:val="0"/>
      <w:marBottom w:val="0"/>
      <w:divBdr>
        <w:top w:val="none" w:sz="0" w:space="0" w:color="auto"/>
        <w:left w:val="none" w:sz="0" w:space="0" w:color="auto"/>
        <w:bottom w:val="none" w:sz="0" w:space="0" w:color="auto"/>
        <w:right w:val="none" w:sz="0" w:space="0" w:color="auto"/>
      </w:divBdr>
    </w:div>
    <w:div w:id="1665667607">
      <w:bodyDiv w:val="1"/>
      <w:marLeft w:val="0"/>
      <w:marRight w:val="0"/>
      <w:marTop w:val="0"/>
      <w:marBottom w:val="0"/>
      <w:divBdr>
        <w:top w:val="none" w:sz="0" w:space="0" w:color="auto"/>
        <w:left w:val="none" w:sz="0" w:space="0" w:color="auto"/>
        <w:bottom w:val="none" w:sz="0" w:space="0" w:color="auto"/>
        <w:right w:val="none" w:sz="0" w:space="0" w:color="auto"/>
      </w:divBdr>
    </w:div>
    <w:div w:id="1665892334">
      <w:bodyDiv w:val="1"/>
      <w:marLeft w:val="0"/>
      <w:marRight w:val="0"/>
      <w:marTop w:val="0"/>
      <w:marBottom w:val="0"/>
      <w:divBdr>
        <w:top w:val="none" w:sz="0" w:space="0" w:color="auto"/>
        <w:left w:val="none" w:sz="0" w:space="0" w:color="auto"/>
        <w:bottom w:val="none" w:sz="0" w:space="0" w:color="auto"/>
        <w:right w:val="none" w:sz="0" w:space="0" w:color="auto"/>
      </w:divBdr>
    </w:div>
    <w:div w:id="1666206249">
      <w:bodyDiv w:val="1"/>
      <w:marLeft w:val="0"/>
      <w:marRight w:val="0"/>
      <w:marTop w:val="0"/>
      <w:marBottom w:val="0"/>
      <w:divBdr>
        <w:top w:val="none" w:sz="0" w:space="0" w:color="auto"/>
        <w:left w:val="none" w:sz="0" w:space="0" w:color="auto"/>
        <w:bottom w:val="none" w:sz="0" w:space="0" w:color="auto"/>
        <w:right w:val="none" w:sz="0" w:space="0" w:color="auto"/>
      </w:divBdr>
    </w:div>
    <w:div w:id="1666325336">
      <w:bodyDiv w:val="1"/>
      <w:marLeft w:val="0"/>
      <w:marRight w:val="0"/>
      <w:marTop w:val="0"/>
      <w:marBottom w:val="0"/>
      <w:divBdr>
        <w:top w:val="none" w:sz="0" w:space="0" w:color="auto"/>
        <w:left w:val="none" w:sz="0" w:space="0" w:color="auto"/>
        <w:bottom w:val="none" w:sz="0" w:space="0" w:color="auto"/>
        <w:right w:val="none" w:sz="0" w:space="0" w:color="auto"/>
      </w:divBdr>
    </w:div>
    <w:div w:id="1666744019">
      <w:bodyDiv w:val="1"/>
      <w:marLeft w:val="0"/>
      <w:marRight w:val="0"/>
      <w:marTop w:val="0"/>
      <w:marBottom w:val="0"/>
      <w:divBdr>
        <w:top w:val="none" w:sz="0" w:space="0" w:color="auto"/>
        <w:left w:val="none" w:sz="0" w:space="0" w:color="auto"/>
        <w:bottom w:val="none" w:sz="0" w:space="0" w:color="auto"/>
        <w:right w:val="none" w:sz="0" w:space="0" w:color="auto"/>
      </w:divBdr>
    </w:div>
    <w:div w:id="1666858801">
      <w:bodyDiv w:val="1"/>
      <w:marLeft w:val="0"/>
      <w:marRight w:val="0"/>
      <w:marTop w:val="0"/>
      <w:marBottom w:val="0"/>
      <w:divBdr>
        <w:top w:val="none" w:sz="0" w:space="0" w:color="auto"/>
        <w:left w:val="none" w:sz="0" w:space="0" w:color="auto"/>
        <w:bottom w:val="none" w:sz="0" w:space="0" w:color="auto"/>
        <w:right w:val="none" w:sz="0" w:space="0" w:color="auto"/>
      </w:divBdr>
    </w:div>
    <w:div w:id="1666936369">
      <w:bodyDiv w:val="1"/>
      <w:marLeft w:val="0"/>
      <w:marRight w:val="0"/>
      <w:marTop w:val="0"/>
      <w:marBottom w:val="0"/>
      <w:divBdr>
        <w:top w:val="none" w:sz="0" w:space="0" w:color="auto"/>
        <w:left w:val="none" w:sz="0" w:space="0" w:color="auto"/>
        <w:bottom w:val="none" w:sz="0" w:space="0" w:color="auto"/>
        <w:right w:val="none" w:sz="0" w:space="0" w:color="auto"/>
      </w:divBdr>
    </w:div>
    <w:div w:id="1666976152">
      <w:bodyDiv w:val="1"/>
      <w:marLeft w:val="0"/>
      <w:marRight w:val="0"/>
      <w:marTop w:val="0"/>
      <w:marBottom w:val="0"/>
      <w:divBdr>
        <w:top w:val="none" w:sz="0" w:space="0" w:color="auto"/>
        <w:left w:val="none" w:sz="0" w:space="0" w:color="auto"/>
        <w:bottom w:val="none" w:sz="0" w:space="0" w:color="auto"/>
        <w:right w:val="none" w:sz="0" w:space="0" w:color="auto"/>
      </w:divBdr>
    </w:div>
    <w:div w:id="1666977833">
      <w:bodyDiv w:val="1"/>
      <w:marLeft w:val="0"/>
      <w:marRight w:val="0"/>
      <w:marTop w:val="0"/>
      <w:marBottom w:val="0"/>
      <w:divBdr>
        <w:top w:val="none" w:sz="0" w:space="0" w:color="auto"/>
        <w:left w:val="none" w:sz="0" w:space="0" w:color="auto"/>
        <w:bottom w:val="none" w:sz="0" w:space="0" w:color="auto"/>
        <w:right w:val="none" w:sz="0" w:space="0" w:color="auto"/>
      </w:divBdr>
    </w:div>
    <w:div w:id="1667129712">
      <w:bodyDiv w:val="1"/>
      <w:marLeft w:val="0"/>
      <w:marRight w:val="0"/>
      <w:marTop w:val="0"/>
      <w:marBottom w:val="0"/>
      <w:divBdr>
        <w:top w:val="none" w:sz="0" w:space="0" w:color="auto"/>
        <w:left w:val="none" w:sz="0" w:space="0" w:color="auto"/>
        <w:bottom w:val="none" w:sz="0" w:space="0" w:color="auto"/>
        <w:right w:val="none" w:sz="0" w:space="0" w:color="auto"/>
      </w:divBdr>
    </w:div>
    <w:div w:id="1668248637">
      <w:bodyDiv w:val="1"/>
      <w:marLeft w:val="0"/>
      <w:marRight w:val="0"/>
      <w:marTop w:val="0"/>
      <w:marBottom w:val="0"/>
      <w:divBdr>
        <w:top w:val="none" w:sz="0" w:space="0" w:color="auto"/>
        <w:left w:val="none" w:sz="0" w:space="0" w:color="auto"/>
        <w:bottom w:val="none" w:sz="0" w:space="0" w:color="auto"/>
        <w:right w:val="none" w:sz="0" w:space="0" w:color="auto"/>
      </w:divBdr>
    </w:div>
    <w:div w:id="1668363802">
      <w:bodyDiv w:val="1"/>
      <w:marLeft w:val="0"/>
      <w:marRight w:val="0"/>
      <w:marTop w:val="0"/>
      <w:marBottom w:val="0"/>
      <w:divBdr>
        <w:top w:val="none" w:sz="0" w:space="0" w:color="auto"/>
        <w:left w:val="none" w:sz="0" w:space="0" w:color="auto"/>
        <w:bottom w:val="none" w:sz="0" w:space="0" w:color="auto"/>
        <w:right w:val="none" w:sz="0" w:space="0" w:color="auto"/>
      </w:divBdr>
    </w:div>
    <w:div w:id="1668437091">
      <w:bodyDiv w:val="1"/>
      <w:marLeft w:val="0"/>
      <w:marRight w:val="0"/>
      <w:marTop w:val="0"/>
      <w:marBottom w:val="0"/>
      <w:divBdr>
        <w:top w:val="none" w:sz="0" w:space="0" w:color="auto"/>
        <w:left w:val="none" w:sz="0" w:space="0" w:color="auto"/>
        <w:bottom w:val="none" w:sz="0" w:space="0" w:color="auto"/>
        <w:right w:val="none" w:sz="0" w:space="0" w:color="auto"/>
      </w:divBdr>
    </w:div>
    <w:div w:id="1668706943">
      <w:bodyDiv w:val="1"/>
      <w:marLeft w:val="0"/>
      <w:marRight w:val="0"/>
      <w:marTop w:val="0"/>
      <w:marBottom w:val="0"/>
      <w:divBdr>
        <w:top w:val="none" w:sz="0" w:space="0" w:color="auto"/>
        <w:left w:val="none" w:sz="0" w:space="0" w:color="auto"/>
        <w:bottom w:val="none" w:sz="0" w:space="0" w:color="auto"/>
        <w:right w:val="none" w:sz="0" w:space="0" w:color="auto"/>
      </w:divBdr>
    </w:div>
    <w:div w:id="1669138319">
      <w:bodyDiv w:val="1"/>
      <w:marLeft w:val="0"/>
      <w:marRight w:val="0"/>
      <w:marTop w:val="0"/>
      <w:marBottom w:val="0"/>
      <w:divBdr>
        <w:top w:val="none" w:sz="0" w:space="0" w:color="auto"/>
        <w:left w:val="none" w:sz="0" w:space="0" w:color="auto"/>
        <w:bottom w:val="none" w:sz="0" w:space="0" w:color="auto"/>
        <w:right w:val="none" w:sz="0" w:space="0" w:color="auto"/>
      </w:divBdr>
    </w:div>
    <w:div w:id="1669215814">
      <w:bodyDiv w:val="1"/>
      <w:marLeft w:val="0"/>
      <w:marRight w:val="0"/>
      <w:marTop w:val="0"/>
      <w:marBottom w:val="0"/>
      <w:divBdr>
        <w:top w:val="none" w:sz="0" w:space="0" w:color="auto"/>
        <w:left w:val="none" w:sz="0" w:space="0" w:color="auto"/>
        <w:bottom w:val="none" w:sz="0" w:space="0" w:color="auto"/>
        <w:right w:val="none" w:sz="0" w:space="0" w:color="auto"/>
      </w:divBdr>
    </w:div>
    <w:div w:id="1669357416">
      <w:bodyDiv w:val="1"/>
      <w:marLeft w:val="0"/>
      <w:marRight w:val="0"/>
      <w:marTop w:val="0"/>
      <w:marBottom w:val="0"/>
      <w:divBdr>
        <w:top w:val="none" w:sz="0" w:space="0" w:color="auto"/>
        <w:left w:val="none" w:sz="0" w:space="0" w:color="auto"/>
        <w:bottom w:val="none" w:sz="0" w:space="0" w:color="auto"/>
        <w:right w:val="none" w:sz="0" w:space="0" w:color="auto"/>
      </w:divBdr>
    </w:div>
    <w:div w:id="1669403137">
      <w:bodyDiv w:val="1"/>
      <w:marLeft w:val="0"/>
      <w:marRight w:val="0"/>
      <w:marTop w:val="0"/>
      <w:marBottom w:val="0"/>
      <w:divBdr>
        <w:top w:val="none" w:sz="0" w:space="0" w:color="auto"/>
        <w:left w:val="none" w:sz="0" w:space="0" w:color="auto"/>
        <w:bottom w:val="none" w:sz="0" w:space="0" w:color="auto"/>
        <w:right w:val="none" w:sz="0" w:space="0" w:color="auto"/>
      </w:divBdr>
    </w:div>
    <w:div w:id="1669552288">
      <w:bodyDiv w:val="1"/>
      <w:marLeft w:val="0"/>
      <w:marRight w:val="0"/>
      <w:marTop w:val="0"/>
      <w:marBottom w:val="0"/>
      <w:divBdr>
        <w:top w:val="none" w:sz="0" w:space="0" w:color="auto"/>
        <w:left w:val="none" w:sz="0" w:space="0" w:color="auto"/>
        <w:bottom w:val="none" w:sz="0" w:space="0" w:color="auto"/>
        <w:right w:val="none" w:sz="0" w:space="0" w:color="auto"/>
      </w:divBdr>
    </w:div>
    <w:div w:id="1669743936">
      <w:bodyDiv w:val="1"/>
      <w:marLeft w:val="0"/>
      <w:marRight w:val="0"/>
      <w:marTop w:val="0"/>
      <w:marBottom w:val="0"/>
      <w:divBdr>
        <w:top w:val="none" w:sz="0" w:space="0" w:color="auto"/>
        <w:left w:val="none" w:sz="0" w:space="0" w:color="auto"/>
        <w:bottom w:val="none" w:sz="0" w:space="0" w:color="auto"/>
        <w:right w:val="none" w:sz="0" w:space="0" w:color="auto"/>
      </w:divBdr>
    </w:div>
    <w:div w:id="1670255426">
      <w:bodyDiv w:val="1"/>
      <w:marLeft w:val="0"/>
      <w:marRight w:val="0"/>
      <w:marTop w:val="0"/>
      <w:marBottom w:val="0"/>
      <w:divBdr>
        <w:top w:val="none" w:sz="0" w:space="0" w:color="auto"/>
        <w:left w:val="none" w:sz="0" w:space="0" w:color="auto"/>
        <w:bottom w:val="none" w:sz="0" w:space="0" w:color="auto"/>
        <w:right w:val="none" w:sz="0" w:space="0" w:color="auto"/>
      </w:divBdr>
    </w:div>
    <w:div w:id="1670327067">
      <w:bodyDiv w:val="1"/>
      <w:marLeft w:val="0"/>
      <w:marRight w:val="0"/>
      <w:marTop w:val="0"/>
      <w:marBottom w:val="0"/>
      <w:divBdr>
        <w:top w:val="none" w:sz="0" w:space="0" w:color="auto"/>
        <w:left w:val="none" w:sz="0" w:space="0" w:color="auto"/>
        <w:bottom w:val="none" w:sz="0" w:space="0" w:color="auto"/>
        <w:right w:val="none" w:sz="0" w:space="0" w:color="auto"/>
      </w:divBdr>
    </w:div>
    <w:div w:id="1670479180">
      <w:bodyDiv w:val="1"/>
      <w:marLeft w:val="0"/>
      <w:marRight w:val="0"/>
      <w:marTop w:val="0"/>
      <w:marBottom w:val="0"/>
      <w:divBdr>
        <w:top w:val="none" w:sz="0" w:space="0" w:color="auto"/>
        <w:left w:val="none" w:sz="0" w:space="0" w:color="auto"/>
        <w:bottom w:val="none" w:sz="0" w:space="0" w:color="auto"/>
        <w:right w:val="none" w:sz="0" w:space="0" w:color="auto"/>
      </w:divBdr>
    </w:div>
    <w:div w:id="1671328616">
      <w:bodyDiv w:val="1"/>
      <w:marLeft w:val="0"/>
      <w:marRight w:val="0"/>
      <w:marTop w:val="0"/>
      <w:marBottom w:val="0"/>
      <w:divBdr>
        <w:top w:val="none" w:sz="0" w:space="0" w:color="auto"/>
        <w:left w:val="none" w:sz="0" w:space="0" w:color="auto"/>
        <w:bottom w:val="none" w:sz="0" w:space="0" w:color="auto"/>
        <w:right w:val="none" w:sz="0" w:space="0" w:color="auto"/>
      </w:divBdr>
    </w:div>
    <w:div w:id="1671372339">
      <w:bodyDiv w:val="1"/>
      <w:marLeft w:val="0"/>
      <w:marRight w:val="0"/>
      <w:marTop w:val="0"/>
      <w:marBottom w:val="0"/>
      <w:divBdr>
        <w:top w:val="none" w:sz="0" w:space="0" w:color="auto"/>
        <w:left w:val="none" w:sz="0" w:space="0" w:color="auto"/>
        <w:bottom w:val="none" w:sz="0" w:space="0" w:color="auto"/>
        <w:right w:val="none" w:sz="0" w:space="0" w:color="auto"/>
      </w:divBdr>
    </w:div>
    <w:div w:id="1672293225">
      <w:bodyDiv w:val="1"/>
      <w:marLeft w:val="0"/>
      <w:marRight w:val="0"/>
      <w:marTop w:val="0"/>
      <w:marBottom w:val="0"/>
      <w:divBdr>
        <w:top w:val="none" w:sz="0" w:space="0" w:color="auto"/>
        <w:left w:val="none" w:sz="0" w:space="0" w:color="auto"/>
        <w:bottom w:val="none" w:sz="0" w:space="0" w:color="auto"/>
        <w:right w:val="none" w:sz="0" w:space="0" w:color="auto"/>
      </w:divBdr>
    </w:div>
    <w:div w:id="1672299120">
      <w:bodyDiv w:val="1"/>
      <w:marLeft w:val="0"/>
      <w:marRight w:val="0"/>
      <w:marTop w:val="0"/>
      <w:marBottom w:val="0"/>
      <w:divBdr>
        <w:top w:val="none" w:sz="0" w:space="0" w:color="auto"/>
        <w:left w:val="none" w:sz="0" w:space="0" w:color="auto"/>
        <w:bottom w:val="none" w:sz="0" w:space="0" w:color="auto"/>
        <w:right w:val="none" w:sz="0" w:space="0" w:color="auto"/>
      </w:divBdr>
    </w:div>
    <w:div w:id="1672374411">
      <w:bodyDiv w:val="1"/>
      <w:marLeft w:val="0"/>
      <w:marRight w:val="0"/>
      <w:marTop w:val="0"/>
      <w:marBottom w:val="0"/>
      <w:divBdr>
        <w:top w:val="none" w:sz="0" w:space="0" w:color="auto"/>
        <w:left w:val="none" w:sz="0" w:space="0" w:color="auto"/>
        <w:bottom w:val="none" w:sz="0" w:space="0" w:color="auto"/>
        <w:right w:val="none" w:sz="0" w:space="0" w:color="auto"/>
      </w:divBdr>
    </w:div>
    <w:div w:id="1673220588">
      <w:bodyDiv w:val="1"/>
      <w:marLeft w:val="0"/>
      <w:marRight w:val="0"/>
      <w:marTop w:val="0"/>
      <w:marBottom w:val="0"/>
      <w:divBdr>
        <w:top w:val="none" w:sz="0" w:space="0" w:color="auto"/>
        <w:left w:val="none" w:sz="0" w:space="0" w:color="auto"/>
        <w:bottom w:val="none" w:sz="0" w:space="0" w:color="auto"/>
        <w:right w:val="none" w:sz="0" w:space="0" w:color="auto"/>
      </w:divBdr>
    </w:div>
    <w:div w:id="1675302470">
      <w:bodyDiv w:val="1"/>
      <w:marLeft w:val="0"/>
      <w:marRight w:val="0"/>
      <w:marTop w:val="0"/>
      <w:marBottom w:val="0"/>
      <w:divBdr>
        <w:top w:val="none" w:sz="0" w:space="0" w:color="auto"/>
        <w:left w:val="none" w:sz="0" w:space="0" w:color="auto"/>
        <w:bottom w:val="none" w:sz="0" w:space="0" w:color="auto"/>
        <w:right w:val="none" w:sz="0" w:space="0" w:color="auto"/>
      </w:divBdr>
    </w:div>
    <w:div w:id="1675451386">
      <w:bodyDiv w:val="1"/>
      <w:marLeft w:val="0"/>
      <w:marRight w:val="0"/>
      <w:marTop w:val="0"/>
      <w:marBottom w:val="0"/>
      <w:divBdr>
        <w:top w:val="none" w:sz="0" w:space="0" w:color="auto"/>
        <w:left w:val="none" w:sz="0" w:space="0" w:color="auto"/>
        <w:bottom w:val="none" w:sz="0" w:space="0" w:color="auto"/>
        <w:right w:val="none" w:sz="0" w:space="0" w:color="auto"/>
      </w:divBdr>
    </w:div>
    <w:div w:id="1675917692">
      <w:bodyDiv w:val="1"/>
      <w:marLeft w:val="0"/>
      <w:marRight w:val="0"/>
      <w:marTop w:val="0"/>
      <w:marBottom w:val="0"/>
      <w:divBdr>
        <w:top w:val="none" w:sz="0" w:space="0" w:color="auto"/>
        <w:left w:val="none" w:sz="0" w:space="0" w:color="auto"/>
        <w:bottom w:val="none" w:sz="0" w:space="0" w:color="auto"/>
        <w:right w:val="none" w:sz="0" w:space="0" w:color="auto"/>
      </w:divBdr>
    </w:div>
    <w:div w:id="1676419839">
      <w:bodyDiv w:val="1"/>
      <w:marLeft w:val="0"/>
      <w:marRight w:val="0"/>
      <w:marTop w:val="0"/>
      <w:marBottom w:val="0"/>
      <w:divBdr>
        <w:top w:val="none" w:sz="0" w:space="0" w:color="auto"/>
        <w:left w:val="none" w:sz="0" w:space="0" w:color="auto"/>
        <w:bottom w:val="none" w:sz="0" w:space="0" w:color="auto"/>
        <w:right w:val="none" w:sz="0" w:space="0" w:color="auto"/>
      </w:divBdr>
    </w:div>
    <w:div w:id="1676423015">
      <w:bodyDiv w:val="1"/>
      <w:marLeft w:val="0"/>
      <w:marRight w:val="0"/>
      <w:marTop w:val="0"/>
      <w:marBottom w:val="0"/>
      <w:divBdr>
        <w:top w:val="none" w:sz="0" w:space="0" w:color="auto"/>
        <w:left w:val="none" w:sz="0" w:space="0" w:color="auto"/>
        <w:bottom w:val="none" w:sz="0" w:space="0" w:color="auto"/>
        <w:right w:val="none" w:sz="0" w:space="0" w:color="auto"/>
      </w:divBdr>
    </w:div>
    <w:div w:id="1676493333">
      <w:bodyDiv w:val="1"/>
      <w:marLeft w:val="0"/>
      <w:marRight w:val="0"/>
      <w:marTop w:val="0"/>
      <w:marBottom w:val="0"/>
      <w:divBdr>
        <w:top w:val="none" w:sz="0" w:space="0" w:color="auto"/>
        <w:left w:val="none" w:sz="0" w:space="0" w:color="auto"/>
        <w:bottom w:val="none" w:sz="0" w:space="0" w:color="auto"/>
        <w:right w:val="none" w:sz="0" w:space="0" w:color="auto"/>
      </w:divBdr>
    </w:div>
    <w:div w:id="1676810244">
      <w:bodyDiv w:val="1"/>
      <w:marLeft w:val="0"/>
      <w:marRight w:val="0"/>
      <w:marTop w:val="0"/>
      <w:marBottom w:val="0"/>
      <w:divBdr>
        <w:top w:val="none" w:sz="0" w:space="0" w:color="auto"/>
        <w:left w:val="none" w:sz="0" w:space="0" w:color="auto"/>
        <w:bottom w:val="none" w:sz="0" w:space="0" w:color="auto"/>
        <w:right w:val="none" w:sz="0" w:space="0" w:color="auto"/>
      </w:divBdr>
    </w:div>
    <w:div w:id="1677539792">
      <w:bodyDiv w:val="1"/>
      <w:marLeft w:val="0"/>
      <w:marRight w:val="0"/>
      <w:marTop w:val="0"/>
      <w:marBottom w:val="0"/>
      <w:divBdr>
        <w:top w:val="none" w:sz="0" w:space="0" w:color="auto"/>
        <w:left w:val="none" w:sz="0" w:space="0" w:color="auto"/>
        <w:bottom w:val="none" w:sz="0" w:space="0" w:color="auto"/>
        <w:right w:val="none" w:sz="0" w:space="0" w:color="auto"/>
      </w:divBdr>
    </w:div>
    <w:div w:id="1678265764">
      <w:bodyDiv w:val="1"/>
      <w:marLeft w:val="0"/>
      <w:marRight w:val="0"/>
      <w:marTop w:val="0"/>
      <w:marBottom w:val="0"/>
      <w:divBdr>
        <w:top w:val="none" w:sz="0" w:space="0" w:color="auto"/>
        <w:left w:val="none" w:sz="0" w:space="0" w:color="auto"/>
        <w:bottom w:val="none" w:sz="0" w:space="0" w:color="auto"/>
        <w:right w:val="none" w:sz="0" w:space="0" w:color="auto"/>
      </w:divBdr>
    </w:div>
    <w:div w:id="1678268973">
      <w:bodyDiv w:val="1"/>
      <w:marLeft w:val="0"/>
      <w:marRight w:val="0"/>
      <w:marTop w:val="0"/>
      <w:marBottom w:val="0"/>
      <w:divBdr>
        <w:top w:val="none" w:sz="0" w:space="0" w:color="auto"/>
        <w:left w:val="none" w:sz="0" w:space="0" w:color="auto"/>
        <w:bottom w:val="none" w:sz="0" w:space="0" w:color="auto"/>
        <w:right w:val="none" w:sz="0" w:space="0" w:color="auto"/>
      </w:divBdr>
    </w:div>
    <w:div w:id="1678924041">
      <w:bodyDiv w:val="1"/>
      <w:marLeft w:val="0"/>
      <w:marRight w:val="0"/>
      <w:marTop w:val="0"/>
      <w:marBottom w:val="0"/>
      <w:divBdr>
        <w:top w:val="none" w:sz="0" w:space="0" w:color="auto"/>
        <w:left w:val="none" w:sz="0" w:space="0" w:color="auto"/>
        <w:bottom w:val="none" w:sz="0" w:space="0" w:color="auto"/>
        <w:right w:val="none" w:sz="0" w:space="0" w:color="auto"/>
      </w:divBdr>
    </w:div>
    <w:div w:id="1679578572">
      <w:bodyDiv w:val="1"/>
      <w:marLeft w:val="0"/>
      <w:marRight w:val="0"/>
      <w:marTop w:val="0"/>
      <w:marBottom w:val="0"/>
      <w:divBdr>
        <w:top w:val="none" w:sz="0" w:space="0" w:color="auto"/>
        <w:left w:val="none" w:sz="0" w:space="0" w:color="auto"/>
        <w:bottom w:val="none" w:sz="0" w:space="0" w:color="auto"/>
        <w:right w:val="none" w:sz="0" w:space="0" w:color="auto"/>
      </w:divBdr>
    </w:div>
    <w:div w:id="1679770599">
      <w:bodyDiv w:val="1"/>
      <w:marLeft w:val="0"/>
      <w:marRight w:val="0"/>
      <w:marTop w:val="0"/>
      <w:marBottom w:val="0"/>
      <w:divBdr>
        <w:top w:val="none" w:sz="0" w:space="0" w:color="auto"/>
        <w:left w:val="none" w:sz="0" w:space="0" w:color="auto"/>
        <w:bottom w:val="none" w:sz="0" w:space="0" w:color="auto"/>
        <w:right w:val="none" w:sz="0" w:space="0" w:color="auto"/>
      </w:divBdr>
    </w:div>
    <w:div w:id="1679887031">
      <w:bodyDiv w:val="1"/>
      <w:marLeft w:val="0"/>
      <w:marRight w:val="0"/>
      <w:marTop w:val="0"/>
      <w:marBottom w:val="0"/>
      <w:divBdr>
        <w:top w:val="none" w:sz="0" w:space="0" w:color="auto"/>
        <w:left w:val="none" w:sz="0" w:space="0" w:color="auto"/>
        <w:bottom w:val="none" w:sz="0" w:space="0" w:color="auto"/>
        <w:right w:val="none" w:sz="0" w:space="0" w:color="auto"/>
      </w:divBdr>
    </w:div>
    <w:div w:id="1680229269">
      <w:bodyDiv w:val="1"/>
      <w:marLeft w:val="0"/>
      <w:marRight w:val="0"/>
      <w:marTop w:val="0"/>
      <w:marBottom w:val="0"/>
      <w:divBdr>
        <w:top w:val="none" w:sz="0" w:space="0" w:color="auto"/>
        <w:left w:val="none" w:sz="0" w:space="0" w:color="auto"/>
        <w:bottom w:val="none" w:sz="0" w:space="0" w:color="auto"/>
        <w:right w:val="none" w:sz="0" w:space="0" w:color="auto"/>
      </w:divBdr>
    </w:div>
    <w:div w:id="1680351493">
      <w:bodyDiv w:val="1"/>
      <w:marLeft w:val="0"/>
      <w:marRight w:val="0"/>
      <w:marTop w:val="0"/>
      <w:marBottom w:val="0"/>
      <w:divBdr>
        <w:top w:val="none" w:sz="0" w:space="0" w:color="auto"/>
        <w:left w:val="none" w:sz="0" w:space="0" w:color="auto"/>
        <w:bottom w:val="none" w:sz="0" w:space="0" w:color="auto"/>
        <w:right w:val="none" w:sz="0" w:space="0" w:color="auto"/>
      </w:divBdr>
    </w:div>
    <w:div w:id="1680430261">
      <w:bodyDiv w:val="1"/>
      <w:marLeft w:val="0"/>
      <w:marRight w:val="0"/>
      <w:marTop w:val="0"/>
      <w:marBottom w:val="0"/>
      <w:divBdr>
        <w:top w:val="none" w:sz="0" w:space="0" w:color="auto"/>
        <w:left w:val="none" w:sz="0" w:space="0" w:color="auto"/>
        <w:bottom w:val="none" w:sz="0" w:space="0" w:color="auto"/>
        <w:right w:val="none" w:sz="0" w:space="0" w:color="auto"/>
      </w:divBdr>
    </w:div>
    <w:div w:id="1681928454">
      <w:bodyDiv w:val="1"/>
      <w:marLeft w:val="0"/>
      <w:marRight w:val="0"/>
      <w:marTop w:val="0"/>
      <w:marBottom w:val="0"/>
      <w:divBdr>
        <w:top w:val="none" w:sz="0" w:space="0" w:color="auto"/>
        <w:left w:val="none" w:sz="0" w:space="0" w:color="auto"/>
        <w:bottom w:val="none" w:sz="0" w:space="0" w:color="auto"/>
        <w:right w:val="none" w:sz="0" w:space="0" w:color="auto"/>
      </w:divBdr>
    </w:div>
    <w:div w:id="1682312504">
      <w:bodyDiv w:val="1"/>
      <w:marLeft w:val="0"/>
      <w:marRight w:val="0"/>
      <w:marTop w:val="0"/>
      <w:marBottom w:val="0"/>
      <w:divBdr>
        <w:top w:val="none" w:sz="0" w:space="0" w:color="auto"/>
        <w:left w:val="none" w:sz="0" w:space="0" w:color="auto"/>
        <w:bottom w:val="none" w:sz="0" w:space="0" w:color="auto"/>
        <w:right w:val="none" w:sz="0" w:space="0" w:color="auto"/>
      </w:divBdr>
    </w:div>
    <w:div w:id="1682781205">
      <w:bodyDiv w:val="1"/>
      <w:marLeft w:val="0"/>
      <w:marRight w:val="0"/>
      <w:marTop w:val="0"/>
      <w:marBottom w:val="0"/>
      <w:divBdr>
        <w:top w:val="none" w:sz="0" w:space="0" w:color="auto"/>
        <w:left w:val="none" w:sz="0" w:space="0" w:color="auto"/>
        <w:bottom w:val="none" w:sz="0" w:space="0" w:color="auto"/>
        <w:right w:val="none" w:sz="0" w:space="0" w:color="auto"/>
      </w:divBdr>
    </w:div>
    <w:div w:id="1683048482">
      <w:bodyDiv w:val="1"/>
      <w:marLeft w:val="0"/>
      <w:marRight w:val="0"/>
      <w:marTop w:val="0"/>
      <w:marBottom w:val="0"/>
      <w:divBdr>
        <w:top w:val="none" w:sz="0" w:space="0" w:color="auto"/>
        <w:left w:val="none" w:sz="0" w:space="0" w:color="auto"/>
        <w:bottom w:val="none" w:sz="0" w:space="0" w:color="auto"/>
        <w:right w:val="none" w:sz="0" w:space="0" w:color="auto"/>
      </w:divBdr>
    </w:div>
    <w:div w:id="1683123891">
      <w:bodyDiv w:val="1"/>
      <w:marLeft w:val="0"/>
      <w:marRight w:val="0"/>
      <w:marTop w:val="0"/>
      <w:marBottom w:val="0"/>
      <w:divBdr>
        <w:top w:val="none" w:sz="0" w:space="0" w:color="auto"/>
        <w:left w:val="none" w:sz="0" w:space="0" w:color="auto"/>
        <w:bottom w:val="none" w:sz="0" w:space="0" w:color="auto"/>
        <w:right w:val="none" w:sz="0" w:space="0" w:color="auto"/>
      </w:divBdr>
    </w:div>
    <w:div w:id="1683360184">
      <w:bodyDiv w:val="1"/>
      <w:marLeft w:val="0"/>
      <w:marRight w:val="0"/>
      <w:marTop w:val="0"/>
      <w:marBottom w:val="0"/>
      <w:divBdr>
        <w:top w:val="none" w:sz="0" w:space="0" w:color="auto"/>
        <w:left w:val="none" w:sz="0" w:space="0" w:color="auto"/>
        <w:bottom w:val="none" w:sz="0" w:space="0" w:color="auto"/>
        <w:right w:val="none" w:sz="0" w:space="0" w:color="auto"/>
      </w:divBdr>
    </w:div>
    <w:div w:id="1683432460">
      <w:bodyDiv w:val="1"/>
      <w:marLeft w:val="0"/>
      <w:marRight w:val="0"/>
      <w:marTop w:val="0"/>
      <w:marBottom w:val="0"/>
      <w:divBdr>
        <w:top w:val="none" w:sz="0" w:space="0" w:color="auto"/>
        <w:left w:val="none" w:sz="0" w:space="0" w:color="auto"/>
        <w:bottom w:val="none" w:sz="0" w:space="0" w:color="auto"/>
        <w:right w:val="none" w:sz="0" w:space="0" w:color="auto"/>
      </w:divBdr>
      <w:divsChild>
        <w:div w:id="670987044">
          <w:marLeft w:val="0"/>
          <w:marRight w:val="0"/>
          <w:marTop w:val="0"/>
          <w:marBottom w:val="0"/>
          <w:divBdr>
            <w:top w:val="none" w:sz="0" w:space="0" w:color="auto"/>
            <w:left w:val="none" w:sz="0" w:space="0" w:color="auto"/>
            <w:bottom w:val="none" w:sz="0" w:space="0" w:color="auto"/>
            <w:right w:val="none" w:sz="0" w:space="0" w:color="auto"/>
          </w:divBdr>
          <w:divsChild>
            <w:div w:id="460415447">
              <w:marLeft w:val="0"/>
              <w:marRight w:val="0"/>
              <w:marTop w:val="0"/>
              <w:marBottom w:val="0"/>
              <w:divBdr>
                <w:top w:val="none" w:sz="0" w:space="0" w:color="auto"/>
                <w:left w:val="none" w:sz="0" w:space="0" w:color="auto"/>
                <w:bottom w:val="none" w:sz="0" w:space="0" w:color="auto"/>
                <w:right w:val="none" w:sz="0" w:space="0" w:color="auto"/>
              </w:divBdr>
              <w:divsChild>
                <w:div w:id="1881167565">
                  <w:marLeft w:val="0"/>
                  <w:marRight w:val="0"/>
                  <w:marTop w:val="0"/>
                  <w:marBottom w:val="0"/>
                  <w:divBdr>
                    <w:top w:val="none" w:sz="0" w:space="0" w:color="auto"/>
                    <w:left w:val="none" w:sz="0" w:space="0" w:color="auto"/>
                    <w:bottom w:val="none" w:sz="0" w:space="0" w:color="auto"/>
                    <w:right w:val="none" w:sz="0" w:space="0" w:color="auto"/>
                  </w:divBdr>
                </w:div>
              </w:divsChild>
            </w:div>
            <w:div w:id="518355374">
              <w:marLeft w:val="0"/>
              <w:marRight w:val="0"/>
              <w:marTop w:val="0"/>
              <w:marBottom w:val="0"/>
              <w:divBdr>
                <w:top w:val="none" w:sz="0" w:space="0" w:color="auto"/>
                <w:left w:val="none" w:sz="0" w:space="0" w:color="auto"/>
                <w:bottom w:val="none" w:sz="0" w:space="0" w:color="auto"/>
                <w:right w:val="none" w:sz="0" w:space="0" w:color="auto"/>
              </w:divBdr>
              <w:divsChild>
                <w:div w:id="510609040">
                  <w:marLeft w:val="0"/>
                  <w:marRight w:val="0"/>
                  <w:marTop w:val="0"/>
                  <w:marBottom w:val="0"/>
                  <w:divBdr>
                    <w:top w:val="none" w:sz="0" w:space="0" w:color="auto"/>
                    <w:left w:val="none" w:sz="0" w:space="0" w:color="auto"/>
                    <w:bottom w:val="none" w:sz="0" w:space="0" w:color="auto"/>
                    <w:right w:val="none" w:sz="0" w:space="0" w:color="auto"/>
                  </w:divBdr>
                  <w:divsChild>
                    <w:div w:id="158734949">
                      <w:marLeft w:val="0"/>
                      <w:marRight w:val="0"/>
                      <w:marTop w:val="0"/>
                      <w:marBottom w:val="0"/>
                      <w:divBdr>
                        <w:top w:val="none" w:sz="0" w:space="0" w:color="auto"/>
                        <w:left w:val="none" w:sz="0" w:space="0" w:color="auto"/>
                        <w:bottom w:val="none" w:sz="0" w:space="0" w:color="auto"/>
                        <w:right w:val="none" w:sz="0" w:space="0" w:color="auto"/>
                      </w:divBdr>
                      <w:divsChild>
                        <w:div w:id="431628893">
                          <w:marLeft w:val="0"/>
                          <w:marRight w:val="0"/>
                          <w:marTop w:val="0"/>
                          <w:marBottom w:val="0"/>
                          <w:divBdr>
                            <w:top w:val="none" w:sz="0" w:space="0" w:color="auto"/>
                            <w:left w:val="none" w:sz="0" w:space="0" w:color="auto"/>
                            <w:bottom w:val="none" w:sz="0" w:space="0" w:color="auto"/>
                            <w:right w:val="none" w:sz="0" w:space="0" w:color="auto"/>
                          </w:divBdr>
                          <w:divsChild>
                            <w:div w:id="1048803944">
                              <w:marLeft w:val="0"/>
                              <w:marRight w:val="0"/>
                              <w:marTop w:val="0"/>
                              <w:marBottom w:val="0"/>
                              <w:divBdr>
                                <w:top w:val="none" w:sz="0" w:space="0" w:color="auto"/>
                                <w:left w:val="none" w:sz="0" w:space="0" w:color="auto"/>
                                <w:bottom w:val="none" w:sz="0" w:space="0" w:color="auto"/>
                                <w:right w:val="none" w:sz="0" w:space="0" w:color="auto"/>
                              </w:divBdr>
                            </w:div>
                          </w:divsChild>
                        </w:div>
                        <w:div w:id="142537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785236">
              <w:blockQuote w:val="1"/>
              <w:marLeft w:val="720"/>
              <w:marRight w:val="720"/>
              <w:marTop w:val="100"/>
              <w:marBottom w:val="100"/>
              <w:divBdr>
                <w:top w:val="none" w:sz="0" w:space="0" w:color="auto"/>
                <w:left w:val="none" w:sz="0" w:space="0" w:color="auto"/>
                <w:bottom w:val="none" w:sz="0" w:space="0" w:color="auto"/>
                <w:right w:val="none" w:sz="0" w:space="0" w:color="auto"/>
              </w:divBdr>
            </w:div>
            <w:div w:id="759371231">
              <w:marLeft w:val="0"/>
              <w:marRight w:val="0"/>
              <w:marTop w:val="0"/>
              <w:marBottom w:val="0"/>
              <w:divBdr>
                <w:top w:val="none" w:sz="0" w:space="0" w:color="auto"/>
                <w:left w:val="none" w:sz="0" w:space="0" w:color="auto"/>
                <w:bottom w:val="none" w:sz="0" w:space="0" w:color="auto"/>
                <w:right w:val="none" w:sz="0" w:space="0" w:color="auto"/>
              </w:divBdr>
              <w:divsChild>
                <w:div w:id="1305545153">
                  <w:marLeft w:val="0"/>
                  <w:marRight w:val="0"/>
                  <w:marTop w:val="0"/>
                  <w:marBottom w:val="0"/>
                  <w:divBdr>
                    <w:top w:val="none" w:sz="0" w:space="0" w:color="auto"/>
                    <w:left w:val="none" w:sz="0" w:space="0" w:color="auto"/>
                    <w:bottom w:val="none" w:sz="0" w:space="0" w:color="auto"/>
                    <w:right w:val="none" w:sz="0" w:space="0" w:color="auto"/>
                  </w:divBdr>
                </w:div>
              </w:divsChild>
            </w:div>
            <w:div w:id="1046754216">
              <w:marLeft w:val="0"/>
              <w:marRight w:val="0"/>
              <w:marTop w:val="0"/>
              <w:marBottom w:val="0"/>
              <w:divBdr>
                <w:top w:val="none" w:sz="0" w:space="0" w:color="auto"/>
                <w:left w:val="none" w:sz="0" w:space="0" w:color="auto"/>
                <w:bottom w:val="none" w:sz="0" w:space="0" w:color="auto"/>
                <w:right w:val="none" w:sz="0" w:space="0" w:color="auto"/>
              </w:divBdr>
              <w:divsChild>
                <w:div w:id="1082023527">
                  <w:marLeft w:val="0"/>
                  <w:marRight w:val="0"/>
                  <w:marTop w:val="0"/>
                  <w:marBottom w:val="0"/>
                  <w:divBdr>
                    <w:top w:val="none" w:sz="0" w:space="0" w:color="auto"/>
                    <w:left w:val="none" w:sz="0" w:space="0" w:color="auto"/>
                    <w:bottom w:val="none" w:sz="0" w:space="0" w:color="auto"/>
                    <w:right w:val="none" w:sz="0" w:space="0" w:color="auto"/>
                  </w:divBdr>
                </w:div>
              </w:divsChild>
            </w:div>
            <w:div w:id="1377463898">
              <w:marLeft w:val="0"/>
              <w:marRight w:val="0"/>
              <w:marTop w:val="0"/>
              <w:marBottom w:val="0"/>
              <w:divBdr>
                <w:top w:val="none" w:sz="0" w:space="0" w:color="auto"/>
                <w:left w:val="none" w:sz="0" w:space="0" w:color="auto"/>
                <w:bottom w:val="none" w:sz="0" w:space="0" w:color="auto"/>
                <w:right w:val="none" w:sz="0" w:space="0" w:color="auto"/>
              </w:divBdr>
              <w:divsChild>
                <w:div w:id="623462751">
                  <w:marLeft w:val="0"/>
                  <w:marRight w:val="0"/>
                  <w:marTop w:val="0"/>
                  <w:marBottom w:val="0"/>
                  <w:divBdr>
                    <w:top w:val="none" w:sz="0" w:space="0" w:color="auto"/>
                    <w:left w:val="none" w:sz="0" w:space="0" w:color="auto"/>
                    <w:bottom w:val="none" w:sz="0" w:space="0" w:color="auto"/>
                    <w:right w:val="none" w:sz="0" w:space="0" w:color="auto"/>
                  </w:divBdr>
                </w:div>
              </w:divsChild>
            </w:div>
            <w:div w:id="1429689807">
              <w:marLeft w:val="0"/>
              <w:marRight w:val="0"/>
              <w:marTop w:val="0"/>
              <w:marBottom w:val="0"/>
              <w:divBdr>
                <w:top w:val="none" w:sz="0" w:space="0" w:color="auto"/>
                <w:left w:val="none" w:sz="0" w:space="0" w:color="auto"/>
                <w:bottom w:val="none" w:sz="0" w:space="0" w:color="auto"/>
                <w:right w:val="none" w:sz="0" w:space="0" w:color="auto"/>
              </w:divBdr>
              <w:divsChild>
                <w:div w:id="23829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510213">
      <w:bodyDiv w:val="1"/>
      <w:marLeft w:val="0"/>
      <w:marRight w:val="0"/>
      <w:marTop w:val="0"/>
      <w:marBottom w:val="0"/>
      <w:divBdr>
        <w:top w:val="none" w:sz="0" w:space="0" w:color="auto"/>
        <w:left w:val="none" w:sz="0" w:space="0" w:color="auto"/>
        <w:bottom w:val="none" w:sz="0" w:space="0" w:color="auto"/>
        <w:right w:val="none" w:sz="0" w:space="0" w:color="auto"/>
      </w:divBdr>
    </w:div>
    <w:div w:id="1685089074">
      <w:bodyDiv w:val="1"/>
      <w:marLeft w:val="0"/>
      <w:marRight w:val="0"/>
      <w:marTop w:val="0"/>
      <w:marBottom w:val="0"/>
      <w:divBdr>
        <w:top w:val="none" w:sz="0" w:space="0" w:color="auto"/>
        <w:left w:val="none" w:sz="0" w:space="0" w:color="auto"/>
        <w:bottom w:val="none" w:sz="0" w:space="0" w:color="auto"/>
        <w:right w:val="none" w:sz="0" w:space="0" w:color="auto"/>
      </w:divBdr>
    </w:div>
    <w:div w:id="1685669114">
      <w:bodyDiv w:val="1"/>
      <w:marLeft w:val="0"/>
      <w:marRight w:val="0"/>
      <w:marTop w:val="0"/>
      <w:marBottom w:val="0"/>
      <w:divBdr>
        <w:top w:val="none" w:sz="0" w:space="0" w:color="auto"/>
        <w:left w:val="none" w:sz="0" w:space="0" w:color="auto"/>
        <w:bottom w:val="none" w:sz="0" w:space="0" w:color="auto"/>
        <w:right w:val="none" w:sz="0" w:space="0" w:color="auto"/>
      </w:divBdr>
    </w:div>
    <w:div w:id="1685672615">
      <w:bodyDiv w:val="1"/>
      <w:marLeft w:val="0"/>
      <w:marRight w:val="0"/>
      <w:marTop w:val="0"/>
      <w:marBottom w:val="0"/>
      <w:divBdr>
        <w:top w:val="none" w:sz="0" w:space="0" w:color="auto"/>
        <w:left w:val="none" w:sz="0" w:space="0" w:color="auto"/>
        <w:bottom w:val="none" w:sz="0" w:space="0" w:color="auto"/>
        <w:right w:val="none" w:sz="0" w:space="0" w:color="auto"/>
      </w:divBdr>
    </w:div>
    <w:div w:id="1685744621">
      <w:bodyDiv w:val="1"/>
      <w:marLeft w:val="0"/>
      <w:marRight w:val="0"/>
      <w:marTop w:val="0"/>
      <w:marBottom w:val="0"/>
      <w:divBdr>
        <w:top w:val="none" w:sz="0" w:space="0" w:color="auto"/>
        <w:left w:val="none" w:sz="0" w:space="0" w:color="auto"/>
        <w:bottom w:val="none" w:sz="0" w:space="0" w:color="auto"/>
        <w:right w:val="none" w:sz="0" w:space="0" w:color="auto"/>
      </w:divBdr>
    </w:div>
    <w:div w:id="1686783982">
      <w:bodyDiv w:val="1"/>
      <w:marLeft w:val="0"/>
      <w:marRight w:val="0"/>
      <w:marTop w:val="0"/>
      <w:marBottom w:val="0"/>
      <w:divBdr>
        <w:top w:val="none" w:sz="0" w:space="0" w:color="auto"/>
        <w:left w:val="none" w:sz="0" w:space="0" w:color="auto"/>
        <w:bottom w:val="none" w:sz="0" w:space="0" w:color="auto"/>
        <w:right w:val="none" w:sz="0" w:space="0" w:color="auto"/>
      </w:divBdr>
    </w:div>
    <w:div w:id="1686974421">
      <w:bodyDiv w:val="1"/>
      <w:marLeft w:val="0"/>
      <w:marRight w:val="0"/>
      <w:marTop w:val="0"/>
      <w:marBottom w:val="0"/>
      <w:divBdr>
        <w:top w:val="none" w:sz="0" w:space="0" w:color="auto"/>
        <w:left w:val="none" w:sz="0" w:space="0" w:color="auto"/>
        <w:bottom w:val="none" w:sz="0" w:space="0" w:color="auto"/>
        <w:right w:val="none" w:sz="0" w:space="0" w:color="auto"/>
      </w:divBdr>
    </w:div>
    <w:div w:id="1687125542">
      <w:bodyDiv w:val="1"/>
      <w:marLeft w:val="0"/>
      <w:marRight w:val="0"/>
      <w:marTop w:val="0"/>
      <w:marBottom w:val="0"/>
      <w:divBdr>
        <w:top w:val="none" w:sz="0" w:space="0" w:color="auto"/>
        <w:left w:val="none" w:sz="0" w:space="0" w:color="auto"/>
        <w:bottom w:val="none" w:sz="0" w:space="0" w:color="auto"/>
        <w:right w:val="none" w:sz="0" w:space="0" w:color="auto"/>
      </w:divBdr>
    </w:div>
    <w:div w:id="1687176311">
      <w:bodyDiv w:val="1"/>
      <w:marLeft w:val="0"/>
      <w:marRight w:val="0"/>
      <w:marTop w:val="0"/>
      <w:marBottom w:val="0"/>
      <w:divBdr>
        <w:top w:val="none" w:sz="0" w:space="0" w:color="auto"/>
        <w:left w:val="none" w:sz="0" w:space="0" w:color="auto"/>
        <w:bottom w:val="none" w:sz="0" w:space="0" w:color="auto"/>
        <w:right w:val="none" w:sz="0" w:space="0" w:color="auto"/>
      </w:divBdr>
    </w:div>
    <w:div w:id="1687974486">
      <w:bodyDiv w:val="1"/>
      <w:marLeft w:val="0"/>
      <w:marRight w:val="0"/>
      <w:marTop w:val="0"/>
      <w:marBottom w:val="0"/>
      <w:divBdr>
        <w:top w:val="none" w:sz="0" w:space="0" w:color="auto"/>
        <w:left w:val="none" w:sz="0" w:space="0" w:color="auto"/>
        <w:bottom w:val="none" w:sz="0" w:space="0" w:color="auto"/>
        <w:right w:val="none" w:sz="0" w:space="0" w:color="auto"/>
      </w:divBdr>
    </w:div>
    <w:div w:id="1688940494">
      <w:bodyDiv w:val="1"/>
      <w:marLeft w:val="0"/>
      <w:marRight w:val="0"/>
      <w:marTop w:val="0"/>
      <w:marBottom w:val="0"/>
      <w:divBdr>
        <w:top w:val="none" w:sz="0" w:space="0" w:color="auto"/>
        <w:left w:val="none" w:sz="0" w:space="0" w:color="auto"/>
        <w:bottom w:val="none" w:sz="0" w:space="0" w:color="auto"/>
        <w:right w:val="none" w:sz="0" w:space="0" w:color="auto"/>
      </w:divBdr>
    </w:div>
    <w:div w:id="1689481223">
      <w:bodyDiv w:val="1"/>
      <w:marLeft w:val="0"/>
      <w:marRight w:val="0"/>
      <w:marTop w:val="0"/>
      <w:marBottom w:val="0"/>
      <w:divBdr>
        <w:top w:val="none" w:sz="0" w:space="0" w:color="auto"/>
        <w:left w:val="none" w:sz="0" w:space="0" w:color="auto"/>
        <w:bottom w:val="none" w:sz="0" w:space="0" w:color="auto"/>
        <w:right w:val="none" w:sz="0" w:space="0" w:color="auto"/>
      </w:divBdr>
    </w:div>
    <w:div w:id="1689870221">
      <w:bodyDiv w:val="1"/>
      <w:marLeft w:val="0"/>
      <w:marRight w:val="0"/>
      <w:marTop w:val="0"/>
      <w:marBottom w:val="0"/>
      <w:divBdr>
        <w:top w:val="none" w:sz="0" w:space="0" w:color="auto"/>
        <w:left w:val="none" w:sz="0" w:space="0" w:color="auto"/>
        <w:bottom w:val="none" w:sz="0" w:space="0" w:color="auto"/>
        <w:right w:val="none" w:sz="0" w:space="0" w:color="auto"/>
      </w:divBdr>
    </w:div>
    <w:div w:id="1689914325">
      <w:bodyDiv w:val="1"/>
      <w:marLeft w:val="0"/>
      <w:marRight w:val="0"/>
      <w:marTop w:val="0"/>
      <w:marBottom w:val="0"/>
      <w:divBdr>
        <w:top w:val="none" w:sz="0" w:space="0" w:color="auto"/>
        <w:left w:val="none" w:sz="0" w:space="0" w:color="auto"/>
        <w:bottom w:val="none" w:sz="0" w:space="0" w:color="auto"/>
        <w:right w:val="none" w:sz="0" w:space="0" w:color="auto"/>
      </w:divBdr>
    </w:div>
    <w:div w:id="1690184651">
      <w:bodyDiv w:val="1"/>
      <w:marLeft w:val="0"/>
      <w:marRight w:val="0"/>
      <w:marTop w:val="0"/>
      <w:marBottom w:val="0"/>
      <w:divBdr>
        <w:top w:val="none" w:sz="0" w:space="0" w:color="auto"/>
        <w:left w:val="none" w:sz="0" w:space="0" w:color="auto"/>
        <w:bottom w:val="none" w:sz="0" w:space="0" w:color="auto"/>
        <w:right w:val="none" w:sz="0" w:space="0" w:color="auto"/>
      </w:divBdr>
    </w:div>
    <w:div w:id="1690257849">
      <w:bodyDiv w:val="1"/>
      <w:marLeft w:val="0"/>
      <w:marRight w:val="0"/>
      <w:marTop w:val="0"/>
      <w:marBottom w:val="0"/>
      <w:divBdr>
        <w:top w:val="none" w:sz="0" w:space="0" w:color="auto"/>
        <w:left w:val="none" w:sz="0" w:space="0" w:color="auto"/>
        <w:bottom w:val="none" w:sz="0" w:space="0" w:color="auto"/>
        <w:right w:val="none" w:sz="0" w:space="0" w:color="auto"/>
      </w:divBdr>
    </w:div>
    <w:div w:id="1690376071">
      <w:bodyDiv w:val="1"/>
      <w:marLeft w:val="0"/>
      <w:marRight w:val="0"/>
      <w:marTop w:val="0"/>
      <w:marBottom w:val="0"/>
      <w:divBdr>
        <w:top w:val="none" w:sz="0" w:space="0" w:color="auto"/>
        <w:left w:val="none" w:sz="0" w:space="0" w:color="auto"/>
        <w:bottom w:val="none" w:sz="0" w:space="0" w:color="auto"/>
        <w:right w:val="none" w:sz="0" w:space="0" w:color="auto"/>
      </w:divBdr>
    </w:div>
    <w:div w:id="1691836089">
      <w:bodyDiv w:val="1"/>
      <w:marLeft w:val="0"/>
      <w:marRight w:val="0"/>
      <w:marTop w:val="0"/>
      <w:marBottom w:val="0"/>
      <w:divBdr>
        <w:top w:val="none" w:sz="0" w:space="0" w:color="auto"/>
        <w:left w:val="none" w:sz="0" w:space="0" w:color="auto"/>
        <w:bottom w:val="none" w:sz="0" w:space="0" w:color="auto"/>
        <w:right w:val="none" w:sz="0" w:space="0" w:color="auto"/>
      </w:divBdr>
    </w:div>
    <w:div w:id="1691908273">
      <w:bodyDiv w:val="1"/>
      <w:marLeft w:val="0"/>
      <w:marRight w:val="0"/>
      <w:marTop w:val="0"/>
      <w:marBottom w:val="0"/>
      <w:divBdr>
        <w:top w:val="none" w:sz="0" w:space="0" w:color="auto"/>
        <w:left w:val="none" w:sz="0" w:space="0" w:color="auto"/>
        <w:bottom w:val="none" w:sz="0" w:space="0" w:color="auto"/>
        <w:right w:val="none" w:sz="0" w:space="0" w:color="auto"/>
      </w:divBdr>
    </w:div>
    <w:div w:id="1691957145">
      <w:bodyDiv w:val="1"/>
      <w:marLeft w:val="0"/>
      <w:marRight w:val="0"/>
      <w:marTop w:val="0"/>
      <w:marBottom w:val="0"/>
      <w:divBdr>
        <w:top w:val="none" w:sz="0" w:space="0" w:color="auto"/>
        <w:left w:val="none" w:sz="0" w:space="0" w:color="auto"/>
        <w:bottom w:val="none" w:sz="0" w:space="0" w:color="auto"/>
        <w:right w:val="none" w:sz="0" w:space="0" w:color="auto"/>
      </w:divBdr>
    </w:div>
    <w:div w:id="1692337579">
      <w:bodyDiv w:val="1"/>
      <w:marLeft w:val="0"/>
      <w:marRight w:val="0"/>
      <w:marTop w:val="0"/>
      <w:marBottom w:val="0"/>
      <w:divBdr>
        <w:top w:val="none" w:sz="0" w:space="0" w:color="auto"/>
        <w:left w:val="none" w:sz="0" w:space="0" w:color="auto"/>
        <w:bottom w:val="none" w:sz="0" w:space="0" w:color="auto"/>
        <w:right w:val="none" w:sz="0" w:space="0" w:color="auto"/>
      </w:divBdr>
    </w:div>
    <w:div w:id="1693609671">
      <w:bodyDiv w:val="1"/>
      <w:marLeft w:val="0"/>
      <w:marRight w:val="0"/>
      <w:marTop w:val="0"/>
      <w:marBottom w:val="0"/>
      <w:divBdr>
        <w:top w:val="none" w:sz="0" w:space="0" w:color="auto"/>
        <w:left w:val="none" w:sz="0" w:space="0" w:color="auto"/>
        <w:bottom w:val="none" w:sz="0" w:space="0" w:color="auto"/>
        <w:right w:val="none" w:sz="0" w:space="0" w:color="auto"/>
      </w:divBdr>
    </w:div>
    <w:div w:id="1693997696">
      <w:bodyDiv w:val="1"/>
      <w:marLeft w:val="0"/>
      <w:marRight w:val="0"/>
      <w:marTop w:val="0"/>
      <w:marBottom w:val="0"/>
      <w:divBdr>
        <w:top w:val="none" w:sz="0" w:space="0" w:color="auto"/>
        <w:left w:val="none" w:sz="0" w:space="0" w:color="auto"/>
        <w:bottom w:val="none" w:sz="0" w:space="0" w:color="auto"/>
        <w:right w:val="none" w:sz="0" w:space="0" w:color="auto"/>
      </w:divBdr>
    </w:div>
    <w:div w:id="1694110952">
      <w:bodyDiv w:val="1"/>
      <w:marLeft w:val="0"/>
      <w:marRight w:val="0"/>
      <w:marTop w:val="0"/>
      <w:marBottom w:val="0"/>
      <w:divBdr>
        <w:top w:val="none" w:sz="0" w:space="0" w:color="auto"/>
        <w:left w:val="none" w:sz="0" w:space="0" w:color="auto"/>
        <w:bottom w:val="none" w:sz="0" w:space="0" w:color="auto"/>
        <w:right w:val="none" w:sz="0" w:space="0" w:color="auto"/>
      </w:divBdr>
    </w:div>
    <w:div w:id="1694263980">
      <w:bodyDiv w:val="1"/>
      <w:marLeft w:val="0"/>
      <w:marRight w:val="0"/>
      <w:marTop w:val="0"/>
      <w:marBottom w:val="0"/>
      <w:divBdr>
        <w:top w:val="none" w:sz="0" w:space="0" w:color="auto"/>
        <w:left w:val="none" w:sz="0" w:space="0" w:color="auto"/>
        <w:bottom w:val="none" w:sz="0" w:space="0" w:color="auto"/>
        <w:right w:val="none" w:sz="0" w:space="0" w:color="auto"/>
      </w:divBdr>
    </w:div>
    <w:div w:id="1694531518">
      <w:bodyDiv w:val="1"/>
      <w:marLeft w:val="0"/>
      <w:marRight w:val="0"/>
      <w:marTop w:val="0"/>
      <w:marBottom w:val="0"/>
      <w:divBdr>
        <w:top w:val="none" w:sz="0" w:space="0" w:color="auto"/>
        <w:left w:val="none" w:sz="0" w:space="0" w:color="auto"/>
        <w:bottom w:val="none" w:sz="0" w:space="0" w:color="auto"/>
        <w:right w:val="none" w:sz="0" w:space="0" w:color="auto"/>
      </w:divBdr>
    </w:div>
    <w:div w:id="1694571623">
      <w:bodyDiv w:val="1"/>
      <w:marLeft w:val="0"/>
      <w:marRight w:val="0"/>
      <w:marTop w:val="0"/>
      <w:marBottom w:val="0"/>
      <w:divBdr>
        <w:top w:val="none" w:sz="0" w:space="0" w:color="auto"/>
        <w:left w:val="none" w:sz="0" w:space="0" w:color="auto"/>
        <w:bottom w:val="none" w:sz="0" w:space="0" w:color="auto"/>
        <w:right w:val="none" w:sz="0" w:space="0" w:color="auto"/>
      </w:divBdr>
    </w:div>
    <w:div w:id="1694651501">
      <w:bodyDiv w:val="1"/>
      <w:marLeft w:val="0"/>
      <w:marRight w:val="0"/>
      <w:marTop w:val="0"/>
      <w:marBottom w:val="0"/>
      <w:divBdr>
        <w:top w:val="none" w:sz="0" w:space="0" w:color="auto"/>
        <w:left w:val="none" w:sz="0" w:space="0" w:color="auto"/>
        <w:bottom w:val="none" w:sz="0" w:space="0" w:color="auto"/>
        <w:right w:val="none" w:sz="0" w:space="0" w:color="auto"/>
      </w:divBdr>
    </w:div>
    <w:div w:id="1694916117">
      <w:bodyDiv w:val="1"/>
      <w:marLeft w:val="0"/>
      <w:marRight w:val="0"/>
      <w:marTop w:val="0"/>
      <w:marBottom w:val="0"/>
      <w:divBdr>
        <w:top w:val="none" w:sz="0" w:space="0" w:color="auto"/>
        <w:left w:val="none" w:sz="0" w:space="0" w:color="auto"/>
        <w:bottom w:val="none" w:sz="0" w:space="0" w:color="auto"/>
        <w:right w:val="none" w:sz="0" w:space="0" w:color="auto"/>
      </w:divBdr>
    </w:div>
    <w:div w:id="1695031389">
      <w:bodyDiv w:val="1"/>
      <w:marLeft w:val="0"/>
      <w:marRight w:val="0"/>
      <w:marTop w:val="0"/>
      <w:marBottom w:val="0"/>
      <w:divBdr>
        <w:top w:val="none" w:sz="0" w:space="0" w:color="auto"/>
        <w:left w:val="none" w:sz="0" w:space="0" w:color="auto"/>
        <w:bottom w:val="none" w:sz="0" w:space="0" w:color="auto"/>
        <w:right w:val="none" w:sz="0" w:space="0" w:color="auto"/>
      </w:divBdr>
    </w:div>
    <w:div w:id="1695615868">
      <w:bodyDiv w:val="1"/>
      <w:marLeft w:val="0"/>
      <w:marRight w:val="0"/>
      <w:marTop w:val="0"/>
      <w:marBottom w:val="0"/>
      <w:divBdr>
        <w:top w:val="none" w:sz="0" w:space="0" w:color="auto"/>
        <w:left w:val="none" w:sz="0" w:space="0" w:color="auto"/>
        <w:bottom w:val="none" w:sz="0" w:space="0" w:color="auto"/>
        <w:right w:val="none" w:sz="0" w:space="0" w:color="auto"/>
      </w:divBdr>
    </w:div>
    <w:div w:id="1696618059">
      <w:bodyDiv w:val="1"/>
      <w:marLeft w:val="0"/>
      <w:marRight w:val="0"/>
      <w:marTop w:val="0"/>
      <w:marBottom w:val="0"/>
      <w:divBdr>
        <w:top w:val="none" w:sz="0" w:space="0" w:color="auto"/>
        <w:left w:val="none" w:sz="0" w:space="0" w:color="auto"/>
        <w:bottom w:val="none" w:sz="0" w:space="0" w:color="auto"/>
        <w:right w:val="none" w:sz="0" w:space="0" w:color="auto"/>
      </w:divBdr>
    </w:div>
    <w:div w:id="1696689187">
      <w:bodyDiv w:val="1"/>
      <w:marLeft w:val="0"/>
      <w:marRight w:val="0"/>
      <w:marTop w:val="0"/>
      <w:marBottom w:val="0"/>
      <w:divBdr>
        <w:top w:val="none" w:sz="0" w:space="0" w:color="auto"/>
        <w:left w:val="none" w:sz="0" w:space="0" w:color="auto"/>
        <w:bottom w:val="none" w:sz="0" w:space="0" w:color="auto"/>
        <w:right w:val="none" w:sz="0" w:space="0" w:color="auto"/>
      </w:divBdr>
    </w:div>
    <w:div w:id="1697467186">
      <w:bodyDiv w:val="1"/>
      <w:marLeft w:val="0"/>
      <w:marRight w:val="0"/>
      <w:marTop w:val="0"/>
      <w:marBottom w:val="0"/>
      <w:divBdr>
        <w:top w:val="none" w:sz="0" w:space="0" w:color="auto"/>
        <w:left w:val="none" w:sz="0" w:space="0" w:color="auto"/>
        <w:bottom w:val="none" w:sz="0" w:space="0" w:color="auto"/>
        <w:right w:val="none" w:sz="0" w:space="0" w:color="auto"/>
      </w:divBdr>
    </w:div>
    <w:div w:id="1697731607">
      <w:bodyDiv w:val="1"/>
      <w:marLeft w:val="0"/>
      <w:marRight w:val="0"/>
      <w:marTop w:val="0"/>
      <w:marBottom w:val="0"/>
      <w:divBdr>
        <w:top w:val="none" w:sz="0" w:space="0" w:color="auto"/>
        <w:left w:val="none" w:sz="0" w:space="0" w:color="auto"/>
        <w:bottom w:val="none" w:sz="0" w:space="0" w:color="auto"/>
        <w:right w:val="none" w:sz="0" w:space="0" w:color="auto"/>
      </w:divBdr>
    </w:div>
    <w:div w:id="1697776506">
      <w:bodyDiv w:val="1"/>
      <w:marLeft w:val="0"/>
      <w:marRight w:val="0"/>
      <w:marTop w:val="0"/>
      <w:marBottom w:val="0"/>
      <w:divBdr>
        <w:top w:val="none" w:sz="0" w:space="0" w:color="auto"/>
        <w:left w:val="none" w:sz="0" w:space="0" w:color="auto"/>
        <w:bottom w:val="none" w:sz="0" w:space="0" w:color="auto"/>
        <w:right w:val="none" w:sz="0" w:space="0" w:color="auto"/>
      </w:divBdr>
    </w:div>
    <w:div w:id="1698778405">
      <w:bodyDiv w:val="1"/>
      <w:marLeft w:val="0"/>
      <w:marRight w:val="0"/>
      <w:marTop w:val="0"/>
      <w:marBottom w:val="0"/>
      <w:divBdr>
        <w:top w:val="none" w:sz="0" w:space="0" w:color="auto"/>
        <w:left w:val="none" w:sz="0" w:space="0" w:color="auto"/>
        <w:bottom w:val="none" w:sz="0" w:space="0" w:color="auto"/>
        <w:right w:val="none" w:sz="0" w:space="0" w:color="auto"/>
      </w:divBdr>
    </w:div>
    <w:div w:id="1699165176">
      <w:bodyDiv w:val="1"/>
      <w:marLeft w:val="0"/>
      <w:marRight w:val="0"/>
      <w:marTop w:val="0"/>
      <w:marBottom w:val="0"/>
      <w:divBdr>
        <w:top w:val="none" w:sz="0" w:space="0" w:color="auto"/>
        <w:left w:val="none" w:sz="0" w:space="0" w:color="auto"/>
        <w:bottom w:val="none" w:sz="0" w:space="0" w:color="auto"/>
        <w:right w:val="none" w:sz="0" w:space="0" w:color="auto"/>
      </w:divBdr>
    </w:div>
    <w:div w:id="1699813593">
      <w:bodyDiv w:val="1"/>
      <w:marLeft w:val="0"/>
      <w:marRight w:val="0"/>
      <w:marTop w:val="0"/>
      <w:marBottom w:val="0"/>
      <w:divBdr>
        <w:top w:val="none" w:sz="0" w:space="0" w:color="auto"/>
        <w:left w:val="none" w:sz="0" w:space="0" w:color="auto"/>
        <w:bottom w:val="none" w:sz="0" w:space="0" w:color="auto"/>
        <w:right w:val="none" w:sz="0" w:space="0" w:color="auto"/>
      </w:divBdr>
    </w:div>
    <w:div w:id="1700281471">
      <w:bodyDiv w:val="1"/>
      <w:marLeft w:val="0"/>
      <w:marRight w:val="0"/>
      <w:marTop w:val="0"/>
      <w:marBottom w:val="0"/>
      <w:divBdr>
        <w:top w:val="none" w:sz="0" w:space="0" w:color="auto"/>
        <w:left w:val="none" w:sz="0" w:space="0" w:color="auto"/>
        <w:bottom w:val="none" w:sz="0" w:space="0" w:color="auto"/>
        <w:right w:val="none" w:sz="0" w:space="0" w:color="auto"/>
      </w:divBdr>
    </w:div>
    <w:div w:id="1701275292">
      <w:bodyDiv w:val="1"/>
      <w:marLeft w:val="0"/>
      <w:marRight w:val="0"/>
      <w:marTop w:val="0"/>
      <w:marBottom w:val="0"/>
      <w:divBdr>
        <w:top w:val="none" w:sz="0" w:space="0" w:color="auto"/>
        <w:left w:val="none" w:sz="0" w:space="0" w:color="auto"/>
        <w:bottom w:val="none" w:sz="0" w:space="0" w:color="auto"/>
        <w:right w:val="none" w:sz="0" w:space="0" w:color="auto"/>
      </w:divBdr>
    </w:div>
    <w:div w:id="1702391980">
      <w:bodyDiv w:val="1"/>
      <w:marLeft w:val="0"/>
      <w:marRight w:val="0"/>
      <w:marTop w:val="0"/>
      <w:marBottom w:val="0"/>
      <w:divBdr>
        <w:top w:val="none" w:sz="0" w:space="0" w:color="auto"/>
        <w:left w:val="none" w:sz="0" w:space="0" w:color="auto"/>
        <w:bottom w:val="none" w:sz="0" w:space="0" w:color="auto"/>
        <w:right w:val="none" w:sz="0" w:space="0" w:color="auto"/>
      </w:divBdr>
    </w:div>
    <w:div w:id="1703168117">
      <w:bodyDiv w:val="1"/>
      <w:marLeft w:val="0"/>
      <w:marRight w:val="0"/>
      <w:marTop w:val="0"/>
      <w:marBottom w:val="0"/>
      <w:divBdr>
        <w:top w:val="none" w:sz="0" w:space="0" w:color="auto"/>
        <w:left w:val="none" w:sz="0" w:space="0" w:color="auto"/>
        <w:bottom w:val="none" w:sz="0" w:space="0" w:color="auto"/>
        <w:right w:val="none" w:sz="0" w:space="0" w:color="auto"/>
      </w:divBdr>
    </w:div>
    <w:div w:id="1703480531">
      <w:bodyDiv w:val="1"/>
      <w:marLeft w:val="0"/>
      <w:marRight w:val="0"/>
      <w:marTop w:val="0"/>
      <w:marBottom w:val="0"/>
      <w:divBdr>
        <w:top w:val="none" w:sz="0" w:space="0" w:color="auto"/>
        <w:left w:val="none" w:sz="0" w:space="0" w:color="auto"/>
        <w:bottom w:val="none" w:sz="0" w:space="0" w:color="auto"/>
        <w:right w:val="none" w:sz="0" w:space="0" w:color="auto"/>
      </w:divBdr>
    </w:div>
    <w:div w:id="1703898277">
      <w:bodyDiv w:val="1"/>
      <w:marLeft w:val="0"/>
      <w:marRight w:val="0"/>
      <w:marTop w:val="0"/>
      <w:marBottom w:val="0"/>
      <w:divBdr>
        <w:top w:val="none" w:sz="0" w:space="0" w:color="auto"/>
        <w:left w:val="none" w:sz="0" w:space="0" w:color="auto"/>
        <w:bottom w:val="none" w:sz="0" w:space="0" w:color="auto"/>
        <w:right w:val="none" w:sz="0" w:space="0" w:color="auto"/>
      </w:divBdr>
    </w:div>
    <w:div w:id="1704162448">
      <w:bodyDiv w:val="1"/>
      <w:marLeft w:val="0"/>
      <w:marRight w:val="0"/>
      <w:marTop w:val="0"/>
      <w:marBottom w:val="0"/>
      <w:divBdr>
        <w:top w:val="none" w:sz="0" w:space="0" w:color="auto"/>
        <w:left w:val="none" w:sz="0" w:space="0" w:color="auto"/>
        <w:bottom w:val="none" w:sz="0" w:space="0" w:color="auto"/>
        <w:right w:val="none" w:sz="0" w:space="0" w:color="auto"/>
      </w:divBdr>
    </w:div>
    <w:div w:id="1704212167">
      <w:bodyDiv w:val="1"/>
      <w:marLeft w:val="0"/>
      <w:marRight w:val="0"/>
      <w:marTop w:val="0"/>
      <w:marBottom w:val="0"/>
      <w:divBdr>
        <w:top w:val="none" w:sz="0" w:space="0" w:color="auto"/>
        <w:left w:val="none" w:sz="0" w:space="0" w:color="auto"/>
        <w:bottom w:val="none" w:sz="0" w:space="0" w:color="auto"/>
        <w:right w:val="none" w:sz="0" w:space="0" w:color="auto"/>
      </w:divBdr>
    </w:div>
    <w:div w:id="1704480352">
      <w:bodyDiv w:val="1"/>
      <w:marLeft w:val="0"/>
      <w:marRight w:val="0"/>
      <w:marTop w:val="0"/>
      <w:marBottom w:val="0"/>
      <w:divBdr>
        <w:top w:val="none" w:sz="0" w:space="0" w:color="auto"/>
        <w:left w:val="none" w:sz="0" w:space="0" w:color="auto"/>
        <w:bottom w:val="none" w:sz="0" w:space="0" w:color="auto"/>
        <w:right w:val="none" w:sz="0" w:space="0" w:color="auto"/>
      </w:divBdr>
    </w:div>
    <w:div w:id="1704936319">
      <w:bodyDiv w:val="1"/>
      <w:marLeft w:val="0"/>
      <w:marRight w:val="0"/>
      <w:marTop w:val="0"/>
      <w:marBottom w:val="0"/>
      <w:divBdr>
        <w:top w:val="none" w:sz="0" w:space="0" w:color="auto"/>
        <w:left w:val="none" w:sz="0" w:space="0" w:color="auto"/>
        <w:bottom w:val="none" w:sz="0" w:space="0" w:color="auto"/>
        <w:right w:val="none" w:sz="0" w:space="0" w:color="auto"/>
      </w:divBdr>
    </w:div>
    <w:div w:id="1705015680">
      <w:bodyDiv w:val="1"/>
      <w:marLeft w:val="0"/>
      <w:marRight w:val="0"/>
      <w:marTop w:val="0"/>
      <w:marBottom w:val="0"/>
      <w:divBdr>
        <w:top w:val="none" w:sz="0" w:space="0" w:color="auto"/>
        <w:left w:val="none" w:sz="0" w:space="0" w:color="auto"/>
        <w:bottom w:val="none" w:sz="0" w:space="0" w:color="auto"/>
        <w:right w:val="none" w:sz="0" w:space="0" w:color="auto"/>
      </w:divBdr>
    </w:div>
    <w:div w:id="1705522372">
      <w:bodyDiv w:val="1"/>
      <w:marLeft w:val="0"/>
      <w:marRight w:val="0"/>
      <w:marTop w:val="0"/>
      <w:marBottom w:val="0"/>
      <w:divBdr>
        <w:top w:val="none" w:sz="0" w:space="0" w:color="auto"/>
        <w:left w:val="none" w:sz="0" w:space="0" w:color="auto"/>
        <w:bottom w:val="none" w:sz="0" w:space="0" w:color="auto"/>
        <w:right w:val="none" w:sz="0" w:space="0" w:color="auto"/>
      </w:divBdr>
    </w:div>
    <w:div w:id="1705783954">
      <w:bodyDiv w:val="1"/>
      <w:marLeft w:val="0"/>
      <w:marRight w:val="0"/>
      <w:marTop w:val="0"/>
      <w:marBottom w:val="0"/>
      <w:divBdr>
        <w:top w:val="none" w:sz="0" w:space="0" w:color="auto"/>
        <w:left w:val="none" w:sz="0" w:space="0" w:color="auto"/>
        <w:bottom w:val="none" w:sz="0" w:space="0" w:color="auto"/>
        <w:right w:val="none" w:sz="0" w:space="0" w:color="auto"/>
      </w:divBdr>
    </w:div>
    <w:div w:id="1705910033">
      <w:bodyDiv w:val="1"/>
      <w:marLeft w:val="0"/>
      <w:marRight w:val="0"/>
      <w:marTop w:val="0"/>
      <w:marBottom w:val="0"/>
      <w:divBdr>
        <w:top w:val="none" w:sz="0" w:space="0" w:color="auto"/>
        <w:left w:val="none" w:sz="0" w:space="0" w:color="auto"/>
        <w:bottom w:val="none" w:sz="0" w:space="0" w:color="auto"/>
        <w:right w:val="none" w:sz="0" w:space="0" w:color="auto"/>
      </w:divBdr>
    </w:div>
    <w:div w:id="1706053701">
      <w:bodyDiv w:val="1"/>
      <w:marLeft w:val="0"/>
      <w:marRight w:val="0"/>
      <w:marTop w:val="0"/>
      <w:marBottom w:val="0"/>
      <w:divBdr>
        <w:top w:val="none" w:sz="0" w:space="0" w:color="auto"/>
        <w:left w:val="none" w:sz="0" w:space="0" w:color="auto"/>
        <w:bottom w:val="none" w:sz="0" w:space="0" w:color="auto"/>
        <w:right w:val="none" w:sz="0" w:space="0" w:color="auto"/>
      </w:divBdr>
    </w:div>
    <w:div w:id="1706253854">
      <w:bodyDiv w:val="1"/>
      <w:marLeft w:val="0"/>
      <w:marRight w:val="0"/>
      <w:marTop w:val="0"/>
      <w:marBottom w:val="0"/>
      <w:divBdr>
        <w:top w:val="none" w:sz="0" w:space="0" w:color="auto"/>
        <w:left w:val="none" w:sz="0" w:space="0" w:color="auto"/>
        <w:bottom w:val="none" w:sz="0" w:space="0" w:color="auto"/>
        <w:right w:val="none" w:sz="0" w:space="0" w:color="auto"/>
      </w:divBdr>
    </w:div>
    <w:div w:id="1706565745">
      <w:bodyDiv w:val="1"/>
      <w:marLeft w:val="0"/>
      <w:marRight w:val="0"/>
      <w:marTop w:val="0"/>
      <w:marBottom w:val="0"/>
      <w:divBdr>
        <w:top w:val="none" w:sz="0" w:space="0" w:color="auto"/>
        <w:left w:val="none" w:sz="0" w:space="0" w:color="auto"/>
        <w:bottom w:val="none" w:sz="0" w:space="0" w:color="auto"/>
        <w:right w:val="none" w:sz="0" w:space="0" w:color="auto"/>
      </w:divBdr>
    </w:div>
    <w:div w:id="1706637110">
      <w:bodyDiv w:val="1"/>
      <w:marLeft w:val="0"/>
      <w:marRight w:val="0"/>
      <w:marTop w:val="0"/>
      <w:marBottom w:val="0"/>
      <w:divBdr>
        <w:top w:val="none" w:sz="0" w:space="0" w:color="auto"/>
        <w:left w:val="none" w:sz="0" w:space="0" w:color="auto"/>
        <w:bottom w:val="none" w:sz="0" w:space="0" w:color="auto"/>
        <w:right w:val="none" w:sz="0" w:space="0" w:color="auto"/>
      </w:divBdr>
    </w:div>
    <w:div w:id="1706759636">
      <w:bodyDiv w:val="1"/>
      <w:marLeft w:val="0"/>
      <w:marRight w:val="0"/>
      <w:marTop w:val="0"/>
      <w:marBottom w:val="0"/>
      <w:divBdr>
        <w:top w:val="none" w:sz="0" w:space="0" w:color="auto"/>
        <w:left w:val="none" w:sz="0" w:space="0" w:color="auto"/>
        <w:bottom w:val="none" w:sz="0" w:space="0" w:color="auto"/>
        <w:right w:val="none" w:sz="0" w:space="0" w:color="auto"/>
      </w:divBdr>
    </w:div>
    <w:div w:id="1707752127">
      <w:bodyDiv w:val="1"/>
      <w:marLeft w:val="0"/>
      <w:marRight w:val="0"/>
      <w:marTop w:val="0"/>
      <w:marBottom w:val="0"/>
      <w:divBdr>
        <w:top w:val="none" w:sz="0" w:space="0" w:color="auto"/>
        <w:left w:val="none" w:sz="0" w:space="0" w:color="auto"/>
        <w:bottom w:val="none" w:sz="0" w:space="0" w:color="auto"/>
        <w:right w:val="none" w:sz="0" w:space="0" w:color="auto"/>
      </w:divBdr>
    </w:div>
    <w:div w:id="1708291959">
      <w:bodyDiv w:val="1"/>
      <w:marLeft w:val="0"/>
      <w:marRight w:val="0"/>
      <w:marTop w:val="0"/>
      <w:marBottom w:val="0"/>
      <w:divBdr>
        <w:top w:val="none" w:sz="0" w:space="0" w:color="auto"/>
        <w:left w:val="none" w:sz="0" w:space="0" w:color="auto"/>
        <w:bottom w:val="none" w:sz="0" w:space="0" w:color="auto"/>
        <w:right w:val="none" w:sz="0" w:space="0" w:color="auto"/>
      </w:divBdr>
    </w:div>
    <w:div w:id="1708677014">
      <w:bodyDiv w:val="1"/>
      <w:marLeft w:val="0"/>
      <w:marRight w:val="0"/>
      <w:marTop w:val="0"/>
      <w:marBottom w:val="0"/>
      <w:divBdr>
        <w:top w:val="none" w:sz="0" w:space="0" w:color="auto"/>
        <w:left w:val="none" w:sz="0" w:space="0" w:color="auto"/>
        <w:bottom w:val="none" w:sz="0" w:space="0" w:color="auto"/>
        <w:right w:val="none" w:sz="0" w:space="0" w:color="auto"/>
      </w:divBdr>
    </w:div>
    <w:div w:id="1709600496">
      <w:bodyDiv w:val="1"/>
      <w:marLeft w:val="0"/>
      <w:marRight w:val="0"/>
      <w:marTop w:val="0"/>
      <w:marBottom w:val="0"/>
      <w:divBdr>
        <w:top w:val="none" w:sz="0" w:space="0" w:color="auto"/>
        <w:left w:val="none" w:sz="0" w:space="0" w:color="auto"/>
        <w:bottom w:val="none" w:sz="0" w:space="0" w:color="auto"/>
        <w:right w:val="none" w:sz="0" w:space="0" w:color="auto"/>
      </w:divBdr>
    </w:div>
    <w:div w:id="1709647046">
      <w:bodyDiv w:val="1"/>
      <w:marLeft w:val="0"/>
      <w:marRight w:val="0"/>
      <w:marTop w:val="0"/>
      <w:marBottom w:val="0"/>
      <w:divBdr>
        <w:top w:val="none" w:sz="0" w:space="0" w:color="auto"/>
        <w:left w:val="none" w:sz="0" w:space="0" w:color="auto"/>
        <w:bottom w:val="none" w:sz="0" w:space="0" w:color="auto"/>
        <w:right w:val="none" w:sz="0" w:space="0" w:color="auto"/>
      </w:divBdr>
    </w:div>
    <w:div w:id="1709791270">
      <w:bodyDiv w:val="1"/>
      <w:marLeft w:val="0"/>
      <w:marRight w:val="0"/>
      <w:marTop w:val="0"/>
      <w:marBottom w:val="0"/>
      <w:divBdr>
        <w:top w:val="none" w:sz="0" w:space="0" w:color="auto"/>
        <w:left w:val="none" w:sz="0" w:space="0" w:color="auto"/>
        <w:bottom w:val="none" w:sz="0" w:space="0" w:color="auto"/>
        <w:right w:val="none" w:sz="0" w:space="0" w:color="auto"/>
      </w:divBdr>
    </w:div>
    <w:div w:id="1710180333">
      <w:bodyDiv w:val="1"/>
      <w:marLeft w:val="0"/>
      <w:marRight w:val="0"/>
      <w:marTop w:val="0"/>
      <w:marBottom w:val="0"/>
      <w:divBdr>
        <w:top w:val="none" w:sz="0" w:space="0" w:color="auto"/>
        <w:left w:val="none" w:sz="0" w:space="0" w:color="auto"/>
        <w:bottom w:val="none" w:sz="0" w:space="0" w:color="auto"/>
        <w:right w:val="none" w:sz="0" w:space="0" w:color="auto"/>
      </w:divBdr>
    </w:div>
    <w:div w:id="1710228797">
      <w:bodyDiv w:val="1"/>
      <w:marLeft w:val="0"/>
      <w:marRight w:val="0"/>
      <w:marTop w:val="0"/>
      <w:marBottom w:val="0"/>
      <w:divBdr>
        <w:top w:val="none" w:sz="0" w:space="0" w:color="auto"/>
        <w:left w:val="none" w:sz="0" w:space="0" w:color="auto"/>
        <w:bottom w:val="none" w:sz="0" w:space="0" w:color="auto"/>
        <w:right w:val="none" w:sz="0" w:space="0" w:color="auto"/>
      </w:divBdr>
    </w:div>
    <w:div w:id="1710373880">
      <w:bodyDiv w:val="1"/>
      <w:marLeft w:val="0"/>
      <w:marRight w:val="0"/>
      <w:marTop w:val="0"/>
      <w:marBottom w:val="0"/>
      <w:divBdr>
        <w:top w:val="none" w:sz="0" w:space="0" w:color="auto"/>
        <w:left w:val="none" w:sz="0" w:space="0" w:color="auto"/>
        <w:bottom w:val="none" w:sz="0" w:space="0" w:color="auto"/>
        <w:right w:val="none" w:sz="0" w:space="0" w:color="auto"/>
      </w:divBdr>
    </w:div>
    <w:div w:id="1710766321">
      <w:bodyDiv w:val="1"/>
      <w:marLeft w:val="0"/>
      <w:marRight w:val="0"/>
      <w:marTop w:val="0"/>
      <w:marBottom w:val="0"/>
      <w:divBdr>
        <w:top w:val="none" w:sz="0" w:space="0" w:color="auto"/>
        <w:left w:val="none" w:sz="0" w:space="0" w:color="auto"/>
        <w:bottom w:val="none" w:sz="0" w:space="0" w:color="auto"/>
        <w:right w:val="none" w:sz="0" w:space="0" w:color="auto"/>
      </w:divBdr>
    </w:div>
    <w:div w:id="1711800602">
      <w:bodyDiv w:val="1"/>
      <w:marLeft w:val="0"/>
      <w:marRight w:val="0"/>
      <w:marTop w:val="0"/>
      <w:marBottom w:val="0"/>
      <w:divBdr>
        <w:top w:val="none" w:sz="0" w:space="0" w:color="auto"/>
        <w:left w:val="none" w:sz="0" w:space="0" w:color="auto"/>
        <w:bottom w:val="none" w:sz="0" w:space="0" w:color="auto"/>
        <w:right w:val="none" w:sz="0" w:space="0" w:color="auto"/>
      </w:divBdr>
    </w:div>
    <w:div w:id="1711807531">
      <w:bodyDiv w:val="1"/>
      <w:marLeft w:val="0"/>
      <w:marRight w:val="0"/>
      <w:marTop w:val="0"/>
      <w:marBottom w:val="0"/>
      <w:divBdr>
        <w:top w:val="none" w:sz="0" w:space="0" w:color="auto"/>
        <w:left w:val="none" w:sz="0" w:space="0" w:color="auto"/>
        <w:bottom w:val="none" w:sz="0" w:space="0" w:color="auto"/>
        <w:right w:val="none" w:sz="0" w:space="0" w:color="auto"/>
      </w:divBdr>
    </w:div>
    <w:div w:id="1712224445">
      <w:bodyDiv w:val="1"/>
      <w:marLeft w:val="0"/>
      <w:marRight w:val="0"/>
      <w:marTop w:val="0"/>
      <w:marBottom w:val="0"/>
      <w:divBdr>
        <w:top w:val="none" w:sz="0" w:space="0" w:color="auto"/>
        <w:left w:val="none" w:sz="0" w:space="0" w:color="auto"/>
        <w:bottom w:val="none" w:sz="0" w:space="0" w:color="auto"/>
        <w:right w:val="none" w:sz="0" w:space="0" w:color="auto"/>
      </w:divBdr>
    </w:div>
    <w:div w:id="1712879307">
      <w:bodyDiv w:val="1"/>
      <w:marLeft w:val="0"/>
      <w:marRight w:val="0"/>
      <w:marTop w:val="0"/>
      <w:marBottom w:val="0"/>
      <w:divBdr>
        <w:top w:val="none" w:sz="0" w:space="0" w:color="auto"/>
        <w:left w:val="none" w:sz="0" w:space="0" w:color="auto"/>
        <w:bottom w:val="none" w:sz="0" w:space="0" w:color="auto"/>
        <w:right w:val="none" w:sz="0" w:space="0" w:color="auto"/>
      </w:divBdr>
    </w:div>
    <w:div w:id="1713117423">
      <w:bodyDiv w:val="1"/>
      <w:marLeft w:val="0"/>
      <w:marRight w:val="0"/>
      <w:marTop w:val="0"/>
      <w:marBottom w:val="0"/>
      <w:divBdr>
        <w:top w:val="none" w:sz="0" w:space="0" w:color="auto"/>
        <w:left w:val="none" w:sz="0" w:space="0" w:color="auto"/>
        <w:bottom w:val="none" w:sz="0" w:space="0" w:color="auto"/>
        <w:right w:val="none" w:sz="0" w:space="0" w:color="auto"/>
      </w:divBdr>
    </w:div>
    <w:div w:id="1713456819">
      <w:bodyDiv w:val="1"/>
      <w:marLeft w:val="0"/>
      <w:marRight w:val="0"/>
      <w:marTop w:val="0"/>
      <w:marBottom w:val="0"/>
      <w:divBdr>
        <w:top w:val="none" w:sz="0" w:space="0" w:color="auto"/>
        <w:left w:val="none" w:sz="0" w:space="0" w:color="auto"/>
        <w:bottom w:val="none" w:sz="0" w:space="0" w:color="auto"/>
        <w:right w:val="none" w:sz="0" w:space="0" w:color="auto"/>
      </w:divBdr>
    </w:div>
    <w:div w:id="1713573317">
      <w:bodyDiv w:val="1"/>
      <w:marLeft w:val="0"/>
      <w:marRight w:val="0"/>
      <w:marTop w:val="0"/>
      <w:marBottom w:val="0"/>
      <w:divBdr>
        <w:top w:val="none" w:sz="0" w:space="0" w:color="auto"/>
        <w:left w:val="none" w:sz="0" w:space="0" w:color="auto"/>
        <w:bottom w:val="none" w:sz="0" w:space="0" w:color="auto"/>
        <w:right w:val="none" w:sz="0" w:space="0" w:color="auto"/>
      </w:divBdr>
    </w:div>
    <w:div w:id="1714648547">
      <w:bodyDiv w:val="1"/>
      <w:marLeft w:val="0"/>
      <w:marRight w:val="0"/>
      <w:marTop w:val="0"/>
      <w:marBottom w:val="0"/>
      <w:divBdr>
        <w:top w:val="none" w:sz="0" w:space="0" w:color="auto"/>
        <w:left w:val="none" w:sz="0" w:space="0" w:color="auto"/>
        <w:bottom w:val="none" w:sz="0" w:space="0" w:color="auto"/>
        <w:right w:val="none" w:sz="0" w:space="0" w:color="auto"/>
      </w:divBdr>
    </w:div>
    <w:div w:id="1715040823">
      <w:bodyDiv w:val="1"/>
      <w:marLeft w:val="0"/>
      <w:marRight w:val="0"/>
      <w:marTop w:val="0"/>
      <w:marBottom w:val="0"/>
      <w:divBdr>
        <w:top w:val="none" w:sz="0" w:space="0" w:color="auto"/>
        <w:left w:val="none" w:sz="0" w:space="0" w:color="auto"/>
        <w:bottom w:val="none" w:sz="0" w:space="0" w:color="auto"/>
        <w:right w:val="none" w:sz="0" w:space="0" w:color="auto"/>
      </w:divBdr>
    </w:div>
    <w:div w:id="1715543442">
      <w:bodyDiv w:val="1"/>
      <w:marLeft w:val="0"/>
      <w:marRight w:val="0"/>
      <w:marTop w:val="0"/>
      <w:marBottom w:val="0"/>
      <w:divBdr>
        <w:top w:val="none" w:sz="0" w:space="0" w:color="auto"/>
        <w:left w:val="none" w:sz="0" w:space="0" w:color="auto"/>
        <w:bottom w:val="none" w:sz="0" w:space="0" w:color="auto"/>
        <w:right w:val="none" w:sz="0" w:space="0" w:color="auto"/>
      </w:divBdr>
    </w:div>
    <w:div w:id="1716545928">
      <w:bodyDiv w:val="1"/>
      <w:marLeft w:val="0"/>
      <w:marRight w:val="0"/>
      <w:marTop w:val="0"/>
      <w:marBottom w:val="0"/>
      <w:divBdr>
        <w:top w:val="none" w:sz="0" w:space="0" w:color="auto"/>
        <w:left w:val="none" w:sz="0" w:space="0" w:color="auto"/>
        <w:bottom w:val="none" w:sz="0" w:space="0" w:color="auto"/>
        <w:right w:val="none" w:sz="0" w:space="0" w:color="auto"/>
      </w:divBdr>
    </w:div>
    <w:div w:id="1716659148">
      <w:bodyDiv w:val="1"/>
      <w:marLeft w:val="0"/>
      <w:marRight w:val="0"/>
      <w:marTop w:val="0"/>
      <w:marBottom w:val="0"/>
      <w:divBdr>
        <w:top w:val="none" w:sz="0" w:space="0" w:color="auto"/>
        <w:left w:val="none" w:sz="0" w:space="0" w:color="auto"/>
        <w:bottom w:val="none" w:sz="0" w:space="0" w:color="auto"/>
        <w:right w:val="none" w:sz="0" w:space="0" w:color="auto"/>
      </w:divBdr>
    </w:div>
    <w:div w:id="1716847900">
      <w:bodyDiv w:val="1"/>
      <w:marLeft w:val="0"/>
      <w:marRight w:val="0"/>
      <w:marTop w:val="0"/>
      <w:marBottom w:val="0"/>
      <w:divBdr>
        <w:top w:val="none" w:sz="0" w:space="0" w:color="auto"/>
        <w:left w:val="none" w:sz="0" w:space="0" w:color="auto"/>
        <w:bottom w:val="none" w:sz="0" w:space="0" w:color="auto"/>
        <w:right w:val="none" w:sz="0" w:space="0" w:color="auto"/>
      </w:divBdr>
    </w:div>
    <w:div w:id="1717044182">
      <w:bodyDiv w:val="1"/>
      <w:marLeft w:val="0"/>
      <w:marRight w:val="0"/>
      <w:marTop w:val="0"/>
      <w:marBottom w:val="0"/>
      <w:divBdr>
        <w:top w:val="none" w:sz="0" w:space="0" w:color="auto"/>
        <w:left w:val="none" w:sz="0" w:space="0" w:color="auto"/>
        <w:bottom w:val="none" w:sz="0" w:space="0" w:color="auto"/>
        <w:right w:val="none" w:sz="0" w:space="0" w:color="auto"/>
      </w:divBdr>
    </w:div>
    <w:div w:id="1717240161">
      <w:bodyDiv w:val="1"/>
      <w:marLeft w:val="0"/>
      <w:marRight w:val="0"/>
      <w:marTop w:val="0"/>
      <w:marBottom w:val="0"/>
      <w:divBdr>
        <w:top w:val="none" w:sz="0" w:space="0" w:color="auto"/>
        <w:left w:val="none" w:sz="0" w:space="0" w:color="auto"/>
        <w:bottom w:val="none" w:sz="0" w:space="0" w:color="auto"/>
        <w:right w:val="none" w:sz="0" w:space="0" w:color="auto"/>
      </w:divBdr>
    </w:div>
    <w:div w:id="1717394346">
      <w:bodyDiv w:val="1"/>
      <w:marLeft w:val="0"/>
      <w:marRight w:val="0"/>
      <w:marTop w:val="0"/>
      <w:marBottom w:val="0"/>
      <w:divBdr>
        <w:top w:val="none" w:sz="0" w:space="0" w:color="auto"/>
        <w:left w:val="none" w:sz="0" w:space="0" w:color="auto"/>
        <w:bottom w:val="none" w:sz="0" w:space="0" w:color="auto"/>
        <w:right w:val="none" w:sz="0" w:space="0" w:color="auto"/>
      </w:divBdr>
    </w:div>
    <w:div w:id="1717923693">
      <w:bodyDiv w:val="1"/>
      <w:marLeft w:val="0"/>
      <w:marRight w:val="0"/>
      <w:marTop w:val="0"/>
      <w:marBottom w:val="0"/>
      <w:divBdr>
        <w:top w:val="none" w:sz="0" w:space="0" w:color="auto"/>
        <w:left w:val="none" w:sz="0" w:space="0" w:color="auto"/>
        <w:bottom w:val="none" w:sz="0" w:space="0" w:color="auto"/>
        <w:right w:val="none" w:sz="0" w:space="0" w:color="auto"/>
      </w:divBdr>
    </w:div>
    <w:div w:id="1718115735">
      <w:bodyDiv w:val="1"/>
      <w:marLeft w:val="0"/>
      <w:marRight w:val="0"/>
      <w:marTop w:val="0"/>
      <w:marBottom w:val="0"/>
      <w:divBdr>
        <w:top w:val="none" w:sz="0" w:space="0" w:color="auto"/>
        <w:left w:val="none" w:sz="0" w:space="0" w:color="auto"/>
        <w:bottom w:val="none" w:sz="0" w:space="0" w:color="auto"/>
        <w:right w:val="none" w:sz="0" w:space="0" w:color="auto"/>
      </w:divBdr>
    </w:div>
    <w:div w:id="1718628036">
      <w:bodyDiv w:val="1"/>
      <w:marLeft w:val="0"/>
      <w:marRight w:val="0"/>
      <w:marTop w:val="0"/>
      <w:marBottom w:val="0"/>
      <w:divBdr>
        <w:top w:val="none" w:sz="0" w:space="0" w:color="auto"/>
        <w:left w:val="none" w:sz="0" w:space="0" w:color="auto"/>
        <w:bottom w:val="none" w:sz="0" w:space="0" w:color="auto"/>
        <w:right w:val="none" w:sz="0" w:space="0" w:color="auto"/>
      </w:divBdr>
    </w:div>
    <w:div w:id="1719236871">
      <w:bodyDiv w:val="1"/>
      <w:marLeft w:val="0"/>
      <w:marRight w:val="0"/>
      <w:marTop w:val="0"/>
      <w:marBottom w:val="0"/>
      <w:divBdr>
        <w:top w:val="none" w:sz="0" w:space="0" w:color="auto"/>
        <w:left w:val="none" w:sz="0" w:space="0" w:color="auto"/>
        <w:bottom w:val="none" w:sz="0" w:space="0" w:color="auto"/>
        <w:right w:val="none" w:sz="0" w:space="0" w:color="auto"/>
      </w:divBdr>
    </w:div>
    <w:div w:id="1719666350">
      <w:bodyDiv w:val="1"/>
      <w:marLeft w:val="0"/>
      <w:marRight w:val="0"/>
      <w:marTop w:val="0"/>
      <w:marBottom w:val="0"/>
      <w:divBdr>
        <w:top w:val="none" w:sz="0" w:space="0" w:color="auto"/>
        <w:left w:val="none" w:sz="0" w:space="0" w:color="auto"/>
        <w:bottom w:val="none" w:sz="0" w:space="0" w:color="auto"/>
        <w:right w:val="none" w:sz="0" w:space="0" w:color="auto"/>
      </w:divBdr>
    </w:div>
    <w:div w:id="1719743933">
      <w:bodyDiv w:val="1"/>
      <w:marLeft w:val="0"/>
      <w:marRight w:val="0"/>
      <w:marTop w:val="0"/>
      <w:marBottom w:val="0"/>
      <w:divBdr>
        <w:top w:val="none" w:sz="0" w:space="0" w:color="auto"/>
        <w:left w:val="none" w:sz="0" w:space="0" w:color="auto"/>
        <w:bottom w:val="none" w:sz="0" w:space="0" w:color="auto"/>
        <w:right w:val="none" w:sz="0" w:space="0" w:color="auto"/>
      </w:divBdr>
    </w:div>
    <w:div w:id="1720014062">
      <w:bodyDiv w:val="1"/>
      <w:marLeft w:val="0"/>
      <w:marRight w:val="0"/>
      <w:marTop w:val="0"/>
      <w:marBottom w:val="0"/>
      <w:divBdr>
        <w:top w:val="none" w:sz="0" w:space="0" w:color="auto"/>
        <w:left w:val="none" w:sz="0" w:space="0" w:color="auto"/>
        <w:bottom w:val="none" w:sz="0" w:space="0" w:color="auto"/>
        <w:right w:val="none" w:sz="0" w:space="0" w:color="auto"/>
      </w:divBdr>
    </w:div>
    <w:div w:id="1720474077">
      <w:bodyDiv w:val="1"/>
      <w:marLeft w:val="0"/>
      <w:marRight w:val="0"/>
      <w:marTop w:val="0"/>
      <w:marBottom w:val="0"/>
      <w:divBdr>
        <w:top w:val="none" w:sz="0" w:space="0" w:color="auto"/>
        <w:left w:val="none" w:sz="0" w:space="0" w:color="auto"/>
        <w:bottom w:val="none" w:sz="0" w:space="0" w:color="auto"/>
        <w:right w:val="none" w:sz="0" w:space="0" w:color="auto"/>
      </w:divBdr>
    </w:div>
    <w:div w:id="1721051754">
      <w:bodyDiv w:val="1"/>
      <w:marLeft w:val="0"/>
      <w:marRight w:val="0"/>
      <w:marTop w:val="0"/>
      <w:marBottom w:val="0"/>
      <w:divBdr>
        <w:top w:val="none" w:sz="0" w:space="0" w:color="auto"/>
        <w:left w:val="none" w:sz="0" w:space="0" w:color="auto"/>
        <w:bottom w:val="none" w:sz="0" w:space="0" w:color="auto"/>
        <w:right w:val="none" w:sz="0" w:space="0" w:color="auto"/>
      </w:divBdr>
    </w:div>
    <w:div w:id="1721319034">
      <w:bodyDiv w:val="1"/>
      <w:marLeft w:val="0"/>
      <w:marRight w:val="0"/>
      <w:marTop w:val="0"/>
      <w:marBottom w:val="0"/>
      <w:divBdr>
        <w:top w:val="none" w:sz="0" w:space="0" w:color="auto"/>
        <w:left w:val="none" w:sz="0" w:space="0" w:color="auto"/>
        <w:bottom w:val="none" w:sz="0" w:space="0" w:color="auto"/>
        <w:right w:val="none" w:sz="0" w:space="0" w:color="auto"/>
      </w:divBdr>
    </w:div>
    <w:div w:id="1721586949">
      <w:bodyDiv w:val="1"/>
      <w:marLeft w:val="0"/>
      <w:marRight w:val="0"/>
      <w:marTop w:val="0"/>
      <w:marBottom w:val="0"/>
      <w:divBdr>
        <w:top w:val="none" w:sz="0" w:space="0" w:color="auto"/>
        <w:left w:val="none" w:sz="0" w:space="0" w:color="auto"/>
        <w:bottom w:val="none" w:sz="0" w:space="0" w:color="auto"/>
        <w:right w:val="none" w:sz="0" w:space="0" w:color="auto"/>
      </w:divBdr>
    </w:div>
    <w:div w:id="1721781814">
      <w:bodyDiv w:val="1"/>
      <w:marLeft w:val="0"/>
      <w:marRight w:val="0"/>
      <w:marTop w:val="0"/>
      <w:marBottom w:val="0"/>
      <w:divBdr>
        <w:top w:val="none" w:sz="0" w:space="0" w:color="auto"/>
        <w:left w:val="none" w:sz="0" w:space="0" w:color="auto"/>
        <w:bottom w:val="none" w:sz="0" w:space="0" w:color="auto"/>
        <w:right w:val="none" w:sz="0" w:space="0" w:color="auto"/>
      </w:divBdr>
    </w:div>
    <w:div w:id="1722286858">
      <w:bodyDiv w:val="1"/>
      <w:marLeft w:val="0"/>
      <w:marRight w:val="0"/>
      <w:marTop w:val="0"/>
      <w:marBottom w:val="0"/>
      <w:divBdr>
        <w:top w:val="none" w:sz="0" w:space="0" w:color="auto"/>
        <w:left w:val="none" w:sz="0" w:space="0" w:color="auto"/>
        <w:bottom w:val="none" w:sz="0" w:space="0" w:color="auto"/>
        <w:right w:val="none" w:sz="0" w:space="0" w:color="auto"/>
      </w:divBdr>
    </w:div>
    <w:div w:id="1722555399">
      <w:bodyDiv w:val="1"/>
      <w:marLeft w:val="0"/>
      <w:marRight w:val="0"/>
      <w:marTop w:val="0"/>
      <w:marBottom w:val="0"/>
      <w:divBdr>
        <w:top w:val="none" w:sz="0" w:space="0" w:color="auto"/>
        <w:left w:val="none" w:sz="0" w:space="0" w:color="auto"/>
        <w:bottom w:val="none" w:sz="0" w:space="0" w:color="auto"/>
        <w:right w:val="none" w:sz="0" w:space="0" w:color="auto"/>
      </w:divBdr>
    </w:div>
    <w:div w:id="1723947391">
      <w:bodyDiv w:val="1"/>
      <w:marLeft w:val="0"/>
      <w:marRight w:val="0"/>
      <w:marTop w:val="0"/>
      <w:marBottom w:val="0"/>
      <w:divBdr>
        <w:top w:val="none" w:sz="0" w:space="0" w:color="auto"/>
        <w:left w:val="none" w:sz="0" w:space="0" w:color="auto"/>
        <w:bottom w:val="none" w:sz="0" w:space="0" w:color="auto"/>
        <w:right w:val="none" w:sz="0" w:space="0" w:color="auto"/>
      </w:divBdr>
    </w:div>
    <w:div w:id="1724013568">
      <w:bodyDiv w:val="1"/>
      <w:marLeft w:val="0"/>
      <w:marRight w:val="0"/>
      <w:marTop w:val="0"/>
      <w:marBottom w:val="0"/>
      <w:divBdr>
        <w:top w:val="none" w:sz="0" w:space="0" w:color="auto"/>
        <w:left w:val="none" w:sz="0" w:space="0" w:color="auto"/>
        <w:bottom w:val="none" w:sz="0" w:space="0" w:color="auto"/>
        <w:right w:val="none" w:sz="0" w:space="0" w:color="auto"/>
      </w:divBdr>
    </w:div>
    <w:div w:id="1725064676">
      <w:bodyDiv w:val="1"/>
      <w:marLeft w:val="0"/>
      <w:marRight w:val="0"/>
      <w:marTop w:val="0"/>
      <w:marBottom w:val="0"/>
      <w:divBdr>
        <w:top w:val="none" w:sz="0" w:space="0" w:color="auto"/>
        <w:left w:val="none" w:sz="0" w:space="0" w:color="auto"/>
        <w:bottom w:val="none" w:sz="0" w:space="0" w:color="auto"/>
        <w:right w:val="none" w:sz="0" w:space="0" w:color="auto"/>
      </w:divBdr>
    </w:div>
    <w:div w:id="1725441743">
      <w:bodyDiv w:val="1"/>
      <w:marLeft w:val="0"/>
      <w:marRight w:val="0"/>
      <w:marTop w:val="0"/>
      <w:marBottom w:val="0"/>
      <w:divBdr>
        <w:top w:val="none" w:sz="0" w:space="0" w:color="auto"/>
        <w:left w:val="none" w:sz="0" w:space="0" w:color="auto"/>
        <w:bottom w:val="none" w:sz="0" w:space="0" w:color="auto"/>
        <w:right w:val="none" w:sz="0" w:space="0" w:color="auto"/>
      </w:divBdr>
    </w:div>
    <w:div w:id="1726293155">
      <w:bodyDiv w:val="1"/>
      <w:marLeft w:val="0"/>
      <w:marRight w:val="0"/>
      <w:marTop w:val="0"/>
      <w:marBottom w:val="0"/>
      <w:divBdr>
        <w:top w:val="none" w:sz="0" w:space="0" w:color="auto"/>
        <w:left w:val="none" w:sz="0" w:space="0" w:color="auto"/>
        <w:bottom w:val="none" w:sz="0" w:space="0" w:color="auto"/>
        <w:right w:val="none" w:sz="0" w:space="0" w:color="auto"/>
      </w:divBdr>
    </w:div>
    <w:div w:id="1726445834">
      <w:bodyDiv w:val="1"/>
      <w:marLeft w:val="0"/>
      <w:marRight w:val="0"/>
      <w:marTop w:val="0"/>
      <w:marBottom w:val="0"/>
      <w:divBdr>
        <w:top w:val="none" w:sz="0" w:space="0" w:color="auto"/>
        <w:left w:val="none" w:sz="0" w:space="0" w:color="auto"/>
        <w:bottom w:val="none" w:sz="0" w:space="0" w:color="auto"/>
        <w:right w:val="none" w:sz="0" w:space="0" w:color="auto"/>
      </w:divBdr>
    </w:div>
    <w:div w:id="1726832422">
      <w:bodyDiv w:val="1"/>
      <w:marLeft w:val="0"/>
      <w:marRight w:val="0"/>
      <w:marTop w:val="0"/>
      <w:marBottom w:val="0"/>
      <w:divBdr>
        <w:top w:val="none" w:sz="0" w:space="0" w:color="auto"/>
        <w:left w:val="none" w:sz="0" w:space="0" w:color="auto"/>
        <w:bottom w:val="none" w:sz="0" w:space="0" w:color="auto"/>
        <w:right w:val="none" w:sz="0" w:space="0" w:color="auto"/>
      </w:divBdr>
    </w:div>
    <w:div w:id="1727485884">
      <w:bodyDiv w:val="1"/>
      <w:marLeft w:val="0"/>
      <w:marRight w:val="0"/>
      <w:marTop w:val="0"/>
      <w:marBottom w:val="0"/>
      <w:divBdr>
        <w:top w:val="none" w:sz="0" w:space="0" w:color="auto"/>
        <w:left w:val="none" w:sz="0" w:space="0" w:color="auto"/>
        <w:bottom w:val="none" w:sz="0" w:space="0" w:color="auto"/>
        <w:right w:val="none" w:sz="0" w:space="0" w:color="auto"/>
      </w:divBdr>
    </w:div>
    <w:div w:id="1727952675">
      <w:bodyDiv w:val="1"/>
      <w:marLeft w:val="0"/>
      <w:marRight w:val="0"/>
      <w:marTop w:val="0"/>
      <w:marBottom w:val="0"/>
      <w:divBdr>
        <w:top w:val="none" w:sz="0" w:space="0" w:color="auto"/>
        <w:left w:val="none" w:sz="0" w:space="0" w:color="auto"/>
        <w:bottom w:val="none" w:sz="0" w:space="0" w:color="auto"/>
        <w:right w:val="none" w:sz="0" w:space="0" w:color="auto"/>
      </w:divBdr>
    </w:div>
    <w:div w:id="1728607032">
      <w:bodyDiv w:val="1"/>
      <w:marLeft w:val="0"/>
      <w:marRight w:val="0"/>
      <w:marTop w:val="0"/>
      <w:marBottom w:val="0"/>
      <w:divBdr>
        <w:top w:val="none" w:sz="0" w:space="0" w:color="auto"/>
        <w:left w:val="none" w:sz="0" w:space="0" w:color="auto"/>
        <w:bottom w:val="none" w:sz="0" w:space="0" w:color="auto"/>
        <w:right w:val="none" w:sz="0" w:space="0" w:color="auto"/>
      </w:divBdr>
    </w:div>
    <w:div w:id="1728726441">
      <w:bodyDiv w:val="1"/>
      <w:marLeft w:val="0"/>
      <w:marRight w:val="0"/>
      <w:marTop w:val="0"/>
      <w:marBottom w:val="0"/>
      <w:divBdr>
        <w:top w:val="none" w:sz="0" w:space="0" w:color="auto"/>
        <w:left w:val="none" w:sz="0" w:space="0" w:color="auto"/>
        <w:bottom w:val="none" w:sz="0" w:space="0" w:color="auto"/>
        <w:right w:val="none" w:sz="0" w:space="0" w:color="auto"/>
      </w:divBdr>
    </w:div>
    <w:div w:id="1728801848">
      <w:bodyDiv w:val="1"/>
      <w:marLeft w:val="0"/>
      <w:marRight w:val="0"/>
      <w:marTop w:val="0"/>
      <w:marBottom w:val="0"/>
      <w:divBdr>
        <w:top w:val="none" w:sz="0" w:space="0" w:color="auto"/>
        <w:left w:val="none" w:sz="0" w:space="0" w:color="auto"/>
        <w:bottom w:val="none" w:sz="0" w:space="0" w:color="auto"/>
        <w:right w:val="none" w:sz="0" w:space="0" w:color="auto"/>
      </w:divBdr>
    </w:div>
    <w:div w:id="1728994409">
      <w:bodyDiv w:val="1"/>
      <w:marLeft w:val="0"/>
      <w:marRight w:val="0"/>
      <w:marTop w:val="0"/>
      <w:marBottom w:val="0"/>
      <w:divBdr>
        <w:top w:val="none" w:sz="0" w:space="0" w:color="auto"/>
        <w:left w:val="none" w:sz="0" w:space="0" w:color="auto"/>
        <w:bottom w:val="none" w:sz="0" w:space="0" w:color="auto"/>
        <w:right w:val="none" w:sz="0" w:space="0" w:color="auto"/>
      </w:divBdr>
    </w:div>
    <w:div w:id="1729112004">
      <w:bodyDiv w:val="1"/>
      <w:marLeft w:val="0"/>
      <w:marRight w:val="0"/>
      <w:marTop w:val="0"/>
      <w:marBottom w:val="0"/>
      <w:divBdr>
        <w:top w:val="none" w:sz="0" w:space="0" w:color="auto"/>
        <w:left w:val="none" w:sz="0" w:space="0" w:color="auto"/>
        <w:bottom w:val="none" w:sz="0" w:space="0" w:color="auto"/>
        <w:right w:val="none" w:sz="0" w:space="0" w:color="auto"/>
      </w:divBdr>
    </w:div>
    <w:div w:id="1729261703">
      <w:bodyDiv w:val="1"/>
      <w:marLeft w:val="0"/>
      <w:marRight w:val="0"/>
      <w:marTop w:val="0"/>
      <w:marBottom w:val="0"/>
      <w:divBdr>
        <w:top w:val="none" w:sz="0" w:space="0" w:color="auto"/>
        <w:left w:val="none" w:sz="0" w:space="0" w:color="auto"/>
        <w:bottom w:val="none" w:sz="0" w:space="0" w:color="auto"/>
        <w:right w:val="none" w:sz="0" w:space="0" w:color="auto"/>
      </w:divBdr>
    </w:div>
    <w:div w:id="1729457037">
      <w:bodyDiv w:val="1"/>
      <w:marLeft w:val="0"/>
      <w:marRight w:val="0"/>
      <w:marTop w:val="0"/>
      <w:marBottom w:val="0"/>
      <w:divBdr>
        <w:top w:val="none" w:sz="0" w:space="0" w:color="auto"/>
        <w:left w:val="none" w:sz="0" w:space="0" w:color="auto"/>
        <w:bottom w:val="none" w:sz="0" w:space="0" w:color="auto"/>
        <w:right w:val="none" w:sz="0" w:space="0" w:color="auto"/>
      </w:divBdr>
    </w:div>
    <w:div w:id="1732656278">
      <w:bodyDiv w:val="1"/>
      <w:marLeft w:val="0"/>
      <w:marRight w:val="0"/>
      <w:marTop w:val="0"/>
      <w:marBottom w:val="0"/>
      <w:divBdr>
        <w:top w:val="none" w:sz="0" w:space="0" w:color="auto"/>
        <w:left w:val="none" w:sz="0" w:space="0" w:color="auto"/>
        <w:bottom w:val="none" w:sz="0" w:space="0" w:color="auto"/>
        <w:right w:val="none" w:sz="0" w:space="0" w:color="auto"/>
      </w:divBdr>
    </w:div>
    <w:div w:id="1732925965">
      <w:bodyDiv w:val="1"/>
      <w:marLeft w:val="0"/>
      <w:marRight w:val="0"/>
      <w:marTop w:val="0"/>
      <w:marBottom w:val="0"/>
      <w:divBdr>
        <w:top w:val="none" w:sz="0" w:space="0" w:color="auto"/>
        <w:left w:val="none" w:sz="0" w:space="0" w:color="auto"/>
        <w:bottom w:val="none" w:sz="0" w:space="0" w:color="auto"/>
        <w:right w:val="none" w:sz="0" w:space="0" w:color="auto"/>
      </w:divBdr>
    </w:div>
    <w:div w:id="1734308826">
      <w:bodyDiv w:val="1"/>
      <w:marLeft w:val="0"/>
      <w:marRight w:val="0"/>
      <w:marTop w:val="0"/>
      <w:marBottom w:val="0"/>
      <w:divBdr>
        <w:top w:val="none" w:sz="0" w:space="0" w:color="auto"/>
        <w:left w:val="none" w:sz="0" w:space="0" w:color="auto"/>
        <w:bottom w:val="none" w:sz="0" w:space="0" w:color="auto"/>
        <w:right w:val="none" w:sz="0" w:space="0" w:color="auto"/>
      </w:divBdr>
    </w:div>
    <w:div w:id="1735349249">
      <w:bodyDiv w:val="1"/>
      <w:marLeft w:val="0"/>
      <w:marRight w:val="0"/>
      <w:marTop w:val="0"/>
      <w:marBottom w:val="0"/>
      <w:divBdr>
        <w:top w:val="none" w:sz="0" w:space="0" w:color="auto"/>
        <w:left w:val="none" w:sz="0" w:space="0" w:color="auto"/>
        <w:bottom w:val="none" w:sz="0" w:space="0" w:color="auto"/>
        <w:right w:val="none" w:sz="0" w:space="0" w:color="auto"/>
      </w:divBdr>
    </w:div>
    <w:div w:id="1735397949">
      <w:bodyDiv w:val="1"/>
      <w:marLeft w:val="0"/>
      <w:marRight w:val="0"/>
      <w:marTop w:val="0"/>
      <w:marBottom w:val="0"/>
      <w:divBdr>
        <w:top w:val="none" w:sz="0" w:space="0" w:color="auto"/>
        <w:left w:val="none" w:sz="0" w:space="0" w:color="auto"/>
        <w:bottom w:val="none" w:sz="0" w:space="0" w:color="auto"/>
        <w:right w:val="none" w:sz="0" w:space="0" w:color="auto"/>
      </w:divBdr>
    </w:div>
    <w:div w:id="1735421716">
      <w:bodyDiv w:val="1"/>
      <w:marLeft w:val="0"/>
      <w:marRight w:val="0"/>
      <w:marTop w:val="0"/>
      <w:marBottom w:val="0"/>
      <w:divBdr>
        <w:top w:val="none" w:sz="0" w:space="0" w:color="auto"/>
        <w:left w:val="none" w:sz="0" w:space="0" w:color="auto"/>
        <w:bottom w:val="none" w:sz="0" w:space="0" w:color="auto"/>
        <w:right w:val="none" w:sz="0" w:space="0" w:color="auto"/>
      </w:divBdr>
    </w:div>
    <w:div w:id="1736001358">
      <w:bodyDiv w:val="1"/>
      <w:marLeft w:val="0"/>
      <w:marRight w:val="0"/>
      <w:marTop w:val="0"/>
      <w:marBottom w:val="0"/>
      <w:divBdr>
        <w:top w:val="none" w:sz="0" w:space="0" w:color="auto"/>
        <w:left w:val="none" w:sz="0" w:space="0" w:color="auto"/>
        <w:bottom w:val="none" w:sz="0" w:space="0" w:color="auto"/>
        <w:right w:val="none" w:sz="0" w:space="0" w:color="auto"/>
      </w:divBdr>
    </w:div>
    <w:div w:id="1736078962">
      <w:bodyDiv w:val="1"/>
      <w:marLeft w:val="0"/>
      <w:marRight w:val="0"/>
      <w:marTop w:val="0"/>
      <w:marBottom w:val="0"/>
      <w:divBdr>
        <w:top w:val="none" w:sz="0" w:space="0" w:color="auto"/>
        <w:left w:val="none" w:sz="0" w:space="0" w:color="auto"/>
        <w:bottom w:val="none" w:sz="0" w:space="0" w:color="auto"/>
        <w:right w:val="none" w:sz="0" w:space="0" w:color="auto"/>
      </w:divBdr>
    </w:div>
    <w:div w:id="1736664582">
      <w:bodyDiv w:val="1"/>
      <w:marLeft w:val="0"/>
      <w:marRight w:val="0"/>
      <w:marTop w:val="0"/>
      <w:marBottom w:val="0"/>
      <w:divBdr>
        <w:top w:val="none" w:sz="0" w:space="0" w:color="auto"/>
        <w:left w:val="none" w:sz="0" w:space="0" w:color="auto"/>
        <w:bottom w:val="none" w:sz="0" w:space="0" w:color="auto"/>
        <w:right w:val="none" w:sz="0" w:space="0" w:color="auto"/>
      </w:divBdr>
    </w:div>
    <w:div w:id="1737124556">
      <w:bodyDiv w:val="1"/>
      <w:marLeft w:val="0"/>
      <w:marRight w:val="0"/>
      <w:marTop w:val="0"/>
      <w:marBottom w:val="0"/>
      <w:divBdr>
        <w:top w:val="none" w:sz="0" w:space="0" w:color="auto"/>
        <w:left w:val="none" w:sz="0" w:space="0" w:color="auto"/>
        <w:bottom w:val="none" w:sz="0" w:space="0" w:color="auto"/>
        <w:right w:val="none" w:sz="0" w:space="0" w:color="auto"/>
      </w:divBdr>
    </w:div>
    <w:div w:id="1737169244">
      <w:bodyDiv w:val="1"/>
      <w:marLeft w:val="0"/>
      <w:marRight w:val="0"/>
      <w:marTop w:val="0"/>
      <w:marBottom w:val="0"/>
      <w:divBdr>
        <w:top w:val="none" w:sz="0" w:space="0" w:color="auto"/>
        <w:left w:val="none" w:sz="0" w:space="0" w:color="auto"/>
        <w:bottom w:val="none" w:sz="0" w:space="0" w:color="auto"/>
        <w:right w:val="none" w:sz="0" w:space="0" w:color="auto"/>
      </w:divBdr>
    </w:div>
    <w:div w:id="1737507794">
      <w:bodyDiv w:val="1"/>
      <w:marLeft w:val="0"/>
      <w:marRight w:val="0"/>
      <w:marTop w:val="0"/>
      <w:marBottom w:val="0"/>
      <w:divBdr>
        <w:top w:val="none" w:sz="0" w:space="0" w:color="auto"/>
        <w:left w:val="none" w:sz="0" w:space="0" w:color="auto"/>
        <w:bottom w:val="none" w:sz="0" w:space="0" w:color="auto"/>
        <w:right w:val="none" w:sz="0" w:space="0" w:color="auto"/>
      </w:divBdr>
    </w:div>
    <w:div w:id="1737510122">
      <w:bodyDiv w:val="1"/>
      <w:marLeft w:val="0"/>
      <w:marRight w:val="0"/>
      <w:marTop w:val="0"/>
      <w:marBottom w:val="0"/>
      <w:divBdr>
        <w:top w:val="none" w:sz="0" w:space="0" w:color="auto"/>
        <w:left w:val="none" w:sz="0" w:space="0" w:color="auto"/>
        <w:bottom w:val="none" w:sz="0" w:space="0" w:color="auto"/>
        <w:right w:val="none" w:sz="0" w:space="0" w:color="auto"/>
      </w:divBdr>
    </w:div>
    <w:div w:id="1738282765">
      <w:bodyDiv w:val="1"/>
      <w:marLeft w:val="0"/>
      <w:marRight w:val="0"/>
      <w:marTop w:val="0"/>
      <w:marBottom w:val="0"/>
      <w:divBdr>
        <w:top w:val="none" w:sz="0" w:space="0" w:color="auto"/>
        <w:left w:val="none" w:sz="0" w:space="0" w:color="auto"/>
        <w:bottom w:val="none" w:sz="0" w:space="0" w:color="auto"/>
        <w:right w:val="none" w:sz="0" w:space="0" w:color="auto"/>
      </w:divBdr>
    </w:div>
    <w:div w:id="1738356970">
      <w:bodyDiv w:val="1"/>
      <w:marLeft w:val="0"/>
      <w:marRight w:val="0"/>
      <w:marTop w:val="0"/>
      <w:marBottom w:val="0"/>
      <w:divBdr>
        <w:top w:val="none" w:sz="0" w:space="0" w:color="auto"/>
        <w:left w:val="none" w:sz="0" w:space="0" w:color="auto"/>
        <w:bottom w:val="none" w:sz="0" w:space="0" w:color="auto"/>
        <w:right w:val="none" w:sz="0" w:space="0" w:color="auto"/>
      </w:divBdr>
    </w:div>
    <w:div w:id="1738823124">
      <w:bodyDiv w:val="1"/>
      <w:marLeft w:val="0"/>
      <w:marRight w:val="0"/>
      <w:marTop w:val="0"/>
      <w:marBottom w:val="0"/>
      <w:divBdr>
        <w:top w:val="none" w:sz="0" w:space="0" w:color="auto"/>
        <w:left w:val="none" w:sz="0" w:space="0" w:color="auto"/>
        <w:bottom w:val="none" w:sz="0" w:space="0" w:color="auto"/>
        <w:right w:val="none" w:sz="0" w:space="0" w:color="auto"/>
      </w:divBdr>
    </w:div>
    <w:div w:id="1739018157">
      <w:bodyDiv w:val="1"/>
      <w:marLeft w:val="0"/>
      <w:marRight w:val="0"/>
      <w:marTop w:val="0"/>
      <w:marBottom w:val="0"/>
      <w:divBdr>
        <w:top w:val="none" w:sz="0" w:space="0" w:color="auto"/>
        <w:left w:val="none" w:sz="0" w:space="0" w:color="auto"/>
        <w:bottom w:val="none" w:sz="0" w:space="0" w:color="auto"/>
        <w:right w:val="none" w:sz="0" w:space="0" w:color="auto"/>
      </w:divBdr>
    </w:div>
    <w:div w:id="1740244694">
      <w:bodyDiv w:val="1"/>
      <w:marLeft w:val="0"/>
      <w:marRight w:val="0"/>
      <w:marTop w:val="0"/>
      <w:marBottom w:val="0"/>
      <w:divBdr>
        <w:top w:val="none" w:sz="0" w:space="0" w:color="auto"/>
        <w:left w:val="none" w:sz="0" w:space="0" w:color="auto"/>
        <w:bottom w:val="none" w:sz="0" w:space="0" w:color="auto"/>
        <w:right w:val="none" w:sz="0" w:space="0" w:color="auto"/>
      </w:divBdr>
    </w:div>
    <w:div w:id="1741248903">
      <w:bodyDiv w:val="1"/>
      <w:marLeft w:val="0"/>
      <w:marRight w:val="0"/>
      <w:marTop w:val="0"/>
      <w:marBottom w:val="0"/>
      <w:divBdr>
        <w:top w:val="none" w:sz="0" w:space="0" w:color="auto"/>
        <w:left w:val="none" w:sz="0" w:space="0" w:color="auto"/>
        <w:bottom w:val="none" w:sz="0" w:space="0" w:color="auto"/>
        <w:right w:val="none" w:sz="0" w:space="0" w:color="auto"/>
      </w:divBdr>
    </w:div>
    <w:div w:id="1741713900">
      <w:bodyDiv w:val="1"/>
      <w:marLeft w:val="0"/>
      <w:marRight w:val="0"/>
      <w:marTop w:val="0"/>
      <w:marBottom w:val="0"/>
      <w:divBdr>
        <w:top w:val="none" w:sz="0" w:space="0" w:color="auto"/>
        <w:left w:val="none" w:sz="0" w:space="0" w:color="auto"/>
        <w:bottom w:val="none" w:sz="0" w:space="0" w:color="auto"/>
        <w:right w:val="none" w:sz="0" w:space="0" w:color="auto"/>
      </w:divBdr>
    </w:div>
    <w:div w:id="1741714579">
      <w:bodyDiv w:val="1"/>
      <w:marLeft w:val="0"/>
      <w:marRight w:val="0"/>
      <w:marTop w:val="0"/>
      <w:marBottom w:val="0"/>
      <w:divBdr>
        <w:top w:val="none" w:sz="0" w:space="0" w:color="auto"/>
        <w:left w:val="none" w:sz="0" w:space="0" w:color="auto"/>
        <w:bottom w:val="none" w:sz="0" w:space="0" w:color="auto"/>
        <w:right w:val="none" w:sz="0" w:space="0" w:color="auto"/>
      </w:divBdr>
    </w:div>
    <w:div w:id="1742364751">
      <w:bodyDiv w:val="1"/>
      <w:marLeft w:val="0"/>
      <w:marRight w:val="0"/>
      <w:marTop w:val="0"/>
      <w:marBottom w:val="0"/>
      <w:divBdr>
        <w:top w:val="none" w:sz="0" w:space="0" w:color="auto"/>
        <w:left w:val="none" w:sz="0" w:space="0" w:color="auto"/>
        <w:bottom w:val="none" w:sz="0" w:space="0" w:color="auto"/>
        <w:right w:val="none" w:sz="0" w:space="0" w:color="auto"/>
      </w:divBdr>
    </w:div>
    <w:div w:id="1742485495">
      <w:bodyDiv w:val="1"/>
      <w:marLeft w:val="0"/>
      <w:marRight w:val="0"/>
      <w:marTop w:val="0"/>
      <w:marBottom w:val="0"/>
      <w:divBdr>
        <w:top w:val="none" w:sz="0" w:space="0" w:color="auto"/>
        <w:left w:val="none" w:sz="0" w:space="0" w:color="auto"/>
        <w:bottom w:val="none" w:sz="0" w:space="0" w:color="auto"/>
        <w:right w:val="none" w:sz="0" w:space="0" w:color="auto"/>
      </w:divBdr>
    </w:div>
    <w:div w:id="1743723147">
      <w:bodyDiv w:val="1"/>
      <w:marLeft w:val="0"/>
      <w:marRight w:val="0"/>
      <w:marTop w:val="0"/>
      <w:marBottom w:val="0"/>
      <w:divBdr>
        <w:top w:val="none" w:sz="0" w:space="0" w:color="auto"/>
        <w:left w:val="none" w:sz="0" w:space="0" w:color="auto"/>
        <w:bottom w:val="none" w:sz="0" w:space="0" w:color="auto"/>
        <w:right w:val="none" w:sz="0" w:space="0" w:color="auto"/>
      </w:divBdr>
    </w:div>
    <w:div w:id="1744327538">
      <w:bodyDiv w:val="1"/>
      <w:marLeft w:val="0"/>
      <w:marRight w:val="0"/>
      <w:marTop w:val="0"/>
      <w:marBottom w:val="0"/>
      <w:divBdr>
        <w:top w:val="none" w:sz="0" w:space="0" w:color="auto"/>
        <w:left w:val="none" w:sz="0" w:space="0" w:color="auto"/>
        <w:bottom w:val="none" w:sz="0" w:space="0" w:color="auto"/>
        <w:right w:val="none" w:sz="0" w:space="0" w:color="auto"/>
      </w:divBdr>
    </w:div>
    <w:div w:id="1744570855">
      <w:bodyDiv w:val="1"/>
      <w:marLeft w:val="0"/>
      <w:marRight w:val="0"/>
      <w:marTop w:val="0"/>
      <w:marBottom w:val="0"/>
      <w:divBdr>
        <w:top w:val="none" w:sz="0" w:space="0" w:color="auto"/>
        <w:left w:val="none" w:sz="0" w:space="0" w:color="auto"/>
        <w:bottom w:val="none" w:sz="0" w:space="0" w:color="auto"/>
        <w:right w:val="none" w:sz="0" w:space="0" w:color="auto"/>
      </w:divBdr>
    </w:div>
    <w:div w:id="1744597292">
      <w:bodyDiv w:val="1"/>
      <w:marLeft w:val="0"/>
      <w:marRight w:val="0"/>
      <w:marTop w:val="0"/>
      <w:marBottom w:val="0"/>
      <w:divBdr>
        <w:top w:val="none" w:sz="0" w:space="0" w:color="auto"/>
        <w:left w:val="none" w:sz="0" w:space="0" w:color="auto"/>
        <w:bottom w:val="none" w:sz="0" w:space="0" w:color="auto"/>
        <w:right w:val="none" w:sz="0" w:space="0" w:color="auto"/>
      </w:divBdr>
    </w:div>
    <w:div w:id="1744642521">
      <w:bodyDiv w:val="1"/>
      <w:marLeft w:val="0"/>
      <w:marRight w:val="0"/>
      <w:marTop w:val="0"/>
      <w:marBottom w:val="0"/>
      <w:divBdr>
        <w:top w:val="none" w:sz="0" w:space="0" w:color="auto"/>
        <w:left w:val="none" w:sz="0" w:space="0" w:color="auto"/>
        <w:bottom w:val="none" w:sz="0" w:space="0" w:color="auto"/>
        <w:right w:val="none" w:sz="0" w:space="0" w:color="auto"/>
      </w:divBdr>
    </w:div>
    <w:div w:id="1744788679">
      <w:bodyDiv w:val="1"/>
      <w:marLeft w:val="0"/>
      <w:marRight w:val="0"/>
      <w:marTop w:val="0"/>
      <w:marBottom w:val="0"/>
      <w:divBdr>
        <w:top w:val="none" w:sz="0" w:space="0" w:color="auto"/>
        <w:left w:val="none" w:sz="0" w:space="0" w:color="auto"/>
        <w:bottom w:val="none" w:sz="0" w:space="0" w:color="auto"/>
        <w:right w:val="none" w:sz="0" w:space="0" w:color="auto"/>
      </w:divBdr>
    </w:div>
    <w:div w:id="1745100004">
      <w:bodyDiv w:val="1"/>
      <w:marLeft w:val="0"/>
      <w:marRight w:val="0"/>
      <w:marTop w:val="0"/>
      <w:marBottom w:val="0"/>
      <w:divBdr>
        <w:top w:val="none" w:sz="0" w:space="0" w:color="auto"/>
        <w:left w:val="none" w:sz="0" w:space="0" w:color="auto"/>
        <w:bottom w:val="none" w:sz="0" w:space="0" w:color="auto"/>
        <w:right w:val="none" w:sz="0" w:space="0" w:color="auto"/>
      </w:divBdr>
    </w:div>
    <w:div w:id="1745184020">
      <w:bodyDiv w:val="1"/>
      <w:marLeft w:val="0"/>
      <w:marRight w:val="0"/>
      <w:marTop w:val="0"/>
      <w:marBottom w:val="0"/>
      <w:divBdr>
        <w:top w:val="none" w:sz="0" w:space="0" w:color="auto"/>
        <w:left w:val="none" w:sz="0" w:space="0" w:color="auto"/>
        <w:bottom w:val="none" w:sz="0" w:space="0" w:color="auto"/>
        <w:right w:val="none" w:sz="0" w:space="0" w:color="auto"/>
      </w:divBdr>
    </w:div>
    <w:div w:id="1746607385">
      <w:bodyDiv w:val="1"/>
      <w:marLeft w:val="0"/>
      <w:marRight w:val="0"/>
      <w:marTop w:val="0"/>
      <w:marBottom w:val="0"/>
      <w:divBdr>
        <w:top w:val="none" w:sz="0" w:space="0" w:color="auto"/>
        <w:left w:val="none" w:sz="0" w:space="0" w:color="auto"/>
        <w:bottom w:val="none" w:sz="0" w:space="0" w:color="auto"/>
        <w:right w:val="none" w:sz="0" w:space="0" w:color="auto"/>
      </w:divBdr>
    </w:div>
    <w:div w:id="1746610624">
      <w:bodyDiv w:val="1"/>
      <w:marLeft w:val="0"/>
      <w:marRight w:val="0"/>
      <w:marTop w:val="0"/>
      <w:marBottom w:val="0"/>
      <w:divBdr>
        <w:top w:val="none" w:sz="0" w:space="0" w:color="auto"/>
        <w:left w:val="none" w:sz="0" w:space="0" w:color="auto"/>
        <w:bottom w:val="none" w:sz="0" w:space="0" w:color="auto"/>
        <w:right w:val="none" w:sz="0" w:space="0" w:color="auto"/>
      </w:divBdr>
    </w:div>
    <w:div w:id="1747259860">
      <w:bodyDiv w:val="1"/>
      <w:marLeft w:val="0"/>
      <w:marRight w:val="0"/>
      <w:marTop w:val="0"/>
      <w:marBottom w:val="0"/>
      <w:divBdr>
        <w:top w:val="none" w:sz="0" w:space="0" w:color="auto"/>
        <w:left w:val="none" w:sz="0" w:space="0" w:color="auto"/>
        <w:bottom w:val="none" w:sz="0" w:space="0" w:color="auto"/>
        <w:right w:val="none" w:sz="0" w:space="0" w:color="auto"/>
      </w:divBdr>
    </w:div>
    <w:div w:id="1747603248">
      <w:bodyDiv w:val="1"/>
      <w:marLeft w:val="0"/>
      <w:marRight w:val="0"/>
      <w:marTop w:val="0"/>
      <w:marBottom w:val="0"/>
      <w:divBdr>
        <w:top w:val="none" w:sz="0" w:space="0" w:color="auto"/>
        <w:left w:val="none" w:sz="0" w:space="0" w:color="auto"/>
        <w:bottom w:val="none" w:sz="0" w:space="0" w:color="auto"/>
        <w:right w:val="none" w:sz="0" w:space="0" w:color="auto"/>
      </w:divBdr>
    </w:div>
    <w:div w:id="1747653884">
      <w:bodyDiv w:val="1"/>
      <w:marLeft w:val="0"/>
      <w:marRight w:val="0"/>
      <w:marTop w:val="0"/>
      <w:marBottom w:val="0"/>
      <w:divBdr>
        <w:top w:val="none" w:sz="0" w:space="0" w:color="auto"/>
        <w:left w:val="none" w:sz="0" w:space="0" w:color="auto"/>
        <w:bottom w:val="none" w:sz="0" w:space="0" w:color="auto"/>
        <w:right w:val="none" w:sz="0" w:space="0" w:color="auto"/>
      </w:divBdr>
    </w:div>
    <w:div w:id="1747845722">
      <w:bodyDiv w:val="1"/>
      <w:marLeft w:val="0"/>
      <w:marRight w:val="0"/>
      <w:marTop w:val="0"/>
      <w:marBottom w:val="0"/>
      <w:divBdr>
        <w:top w:val="none" w:sz="0" w:space="0" w:color="auto"/>
        <w:left w:val="none" w:sz="0" w:space="0" w:color="auto"/>
        <w:bottom w:val="none" w:sz="0" w:space="0" w:color="auto"/>
        <w:right w:val="none" w:sz="0" w:space="0" w:color="auto"/>
      </w:divBdr>
    </w:div>
    <w:div w:id="1747920380">
      <w:bodyDiv w:val="1"/>
      <w:marLeft w:val="0"/>
      <w:marRight w:val="0"/>
      <w:marTop w:val="0"/>
      <w:marBottom w:val="0"/>
      <w:divBdr>
        <w:top w:val="none" w:sz="0" w:space="0" w:color="auto"/>
        <w:left w:val="none" w:sz="0" w:space="0" w:color="auto"/>
        <w:bottom w:val="none" w:sz="0" w:space="0" w:color="auto"/>
        <w:right w:val="none" w:sz="0" w:space="0" w:color="auto"/>
      </w:divBdr>
    </w:div>
    <w:div w:id="1748267240">
      <w:bodyDiv w:val="1"/>
      <w:marLeft w:val="0"/>
      <w:marRight w:val="0"/>
      <w:marTop w:val="0"/>
      <w:marBottom w:val="0"/>
      <w:divBdr>
        <w:top w:val="none" w:sz="0" w:space="0" w:color="auto"/>
        <w:left w:val="none" w:sz="0" w:space="0" w:color="auto"/>
        <w:bottom w:val="none" w:sz="0" w:space="0" w:color="auto"/>
        <w:right w:val="none" w:sz="0" w:space="0" w:color="auto"/>
      </w:divBdr>
    </w:div>
    <w:div w:id="1748916504">
      <w:bodyDiv w:val="1"/>
      <w:marLeft w:val="0"/>
      <w:marRight w:val="0"/>
      <w:marTop w:val="0"/>
      <w:marBottom w:val="0"/>
      <w:divBdr>
        <w:top w:val="none" w:sz="0" w:space="0" w:color="auto"/>
        <w:left w:val="none" w:sz="0" w:space="0" w:color="auto"/>
        <w:bottom w:val="none" w:sz="0" w:space="0" w:color="auto"/>
        <w:right w:val="none" w:sz="0" w:space="0" w:color="auto"/>
      </w:divBdr>
    </w:div>
    <w:div w:id="1749033616">
      <w:bodyDiv w:val="1"/>
      <w:marLeft w:val="0"/>
      <w:marRight w:val="0"/>
      <w:marTop w:val="0"/>
      <w:marBottom w:val="0"/>
      <w:divBdr>
        <w:top w:val="none" w:sz="0" w:space="0" w:color="auto"/>
        <w:left w:val="none" w:sz="0" w:space="0" w:color="auto"/>
        <w:bottom w:val="none" w:sz="0" w:space="0" w:color="auto"/>
        <w:right w:val="none" w:sz="0" w:space="0" w:color="auto"/>
      </w:divBdr>
    </w:div>
    <w:div w:id="1749114124">
      <w:bodyDiv w:val="1"/>
      <w:marLeft w:val="0"/>
      <w:marRight w:val="0"/>
      <w:marTop w:val="0"/>
      <w:marBottom w:val="0"/>
      <w:divBdr>
        <w:top w:val="none" w:sz="0" w:space="0" w:color="auto"/>
        <w:left w:val="none" w:sz="0" w:space="0" w:color="auto"/>
        <w:bottom w:val="none" w:sz="0" w:space="0" w:color="auto"/>
        <w:right w:val="none" w:sz="0" w:space="0" w:color="auto"/>
      </w:divBdr>
    </w:div>
    <w:div w:id="1749231293">
      <w:bodyDiv w:val="1"/>
      <w:marLeft w:val="0"/>
      <w:marRight w:val="0"/>
      <w:marTop w:val="0"/>
      <w:marBottom w:val="0"/>
      <w:divBdr>
        <w:top w:val="none" w:sz="0" w:space="0" w:color="auto"/>
        <w:left w:val="none" w:sz="0" w:space="0" w:color="auto"/>
        <w:bottom w:val="none" w:sz="0" w:space="0" w:color="auto"/>
        <w:right w:val="none" w:sz="0" w:space="0" w:color="auto"/>
      </w:divBdr>
    </w:div>
    <w:div w:id="1749499578">
      <w:bodyDiv w:val="1"/>
      <w:marLeft w:val="0"/>
      <w:marRight w:val="0"/>
      <w:marTop w:val="0"/>
      <w:marBottom w:val="0"/>
      <w:divBdr>
        <w:top w:val="none" w:sz="0" w:space="0" w:color="auto"/>
        <w:left w:val="none" w:sz="0" w:space="0" w:color="auto"/>
        <w:bottom w:val="none" w:sz="0" w:space="0" w:color="auto"/>
        <w:right w:val="none" w:sz="0" w:space="0" w:color="auto"/>
      </w:divBdr>
    </w:div>
    <w:div w:id="1749841839">
      <w:bodyDiv w:val="1"/>
      <w:marLeft w:val="0"/>
      <w:marRight w:val="0"/>
      <w:marTop w:val="0"/>
      <w:marBottom w:val="0"/>
      <w:divBdr>
        <w:top w:val="none" w:sz="0" w:space="0" w:color="auto"/>
        <w:left w:val="none" w:sz="0" w:space="0" w:color="auto"/>
        <w:bottom w:val="none" w:sz="0" w:space="0" w:color="auto"/>
        <w:right w:val="none" w:sz="0" w:space="0" w:color="auto"/>
      </w:divBdr>
    </w:div>
    <w:div w:id="1750036705">
      <w:bodyDiv w:val="1"/>
      <w:marLeft w:val="0"/>
      <w:marRight w:val="0"/>
      <w:marTop w:val="0"/>
      <w:marBottom w:val="0"/>
      <w:divBdr>
        <w:top w:val="none" w:sz="0" w:space="0" w:color="auto"/>
        <w:left w:val="none" w:sz="0" w:space="0" w:color="auto"/>
        <w:bottom w:val="none" w:sz="0" w:space="0" w:color="auto"/>
        <w:right w:val="none" w:sz="0" w:space="0" w:color="auto"/>
      </w:divBdr>
    </w:div>
    <w:div w:id="1750228155">
      <w:bodyDiv w:val="1"/>
      <w:marLeft w:val="0"/>
      <w:marRight w:val="0"/>
      <w:marTop w:val="0"/>
      <w:marBottom w:val="0"/>
      <w:divBdr>
        <w:top w:val="none" w:sz="0" w:space="0" w:color="auto"/>
        <w:left w:val="none" w:sz="0" w:space="0" w:color="auto"/>
        <w:bottom w:val="none" w:sz="0" w:space="0" w:color="auto"/>
        <w:right w:val="none" w:sz="0" w:space="0" w:color="auto"/>
      </w:divBdr>
      <w:divsChild>
        <w:div w:id="314072201">
          <w:marLeft w:val="0"/>
          <w:marRight w:val="0"/>
          <w:marTop w:val="0"/>
          <w:marBottom w:val="0"/>
          <w:divBdr>
            <w:top w:val="none" w:sz="0" w:space="0" w:color="auto"/>
            <w:left w:val="none" w:sz="0" w:space="0" w:color="auto"/>
            <w:bottom w:val="none" w:sz="0" w:space="0" w:color="auto"/>
            <w:right w:val="none" w:sz="0" w:space="0" w:color="auto"/>
          </w:divBdr>
          <w:divsChild>
            <w:div w:id="1658800507">
              <w:marLeft w:val="0"/>
              <w:marRight w:val="0"/>
              <w:marTop w:val="0"/>
              <w:marBottom w:val="0"/>
              <w:divBdr>
                <w:top w:val="none" w:sz="0" w:space="0" w:color="auto"/>
                <w:left w:val="none" w:sz="0" w:space="0" w:color="auto"/>
                <w:bottom w:val="none" w:sz="0" w:space="0" w:color="auto"/>
                <w:right w:val="none" w:sz="0" w:space="0" w:color="auto"/>
              </w:divBdr>
            </w:div>
          </w:divsChild>
        </w:div>
        <w:div w:id="480074741">
          <w:marLeft w:val="0"/>
          <w:marRight w:val="0"/>
          <w:marTop w:val="0"/>
          <w:marBottom w:val="0"/>
          <w:divBdr>
            <w:top w:val="none" w:sz="0" w:space="0" w:color="auto"/>
            <w:left w:val="none" w:sz="0" w:space="0" w:color="auto"/>
            <w:bottom w:val="none" w:sz="0" w:space="0" w:color="auto"/>
            <w:right w:val="none" w:sz="0" w:space="0" w:color="auto"/>
          </w:divBdr>
          <w:divsChild>
            <w:div w:id="930700415">
              <w:marLeft w:val="0"/>
              <w:marRight w:val="0"/>
              <w:marTop w:val="0"/>
              <w:marBottom w:val="0"/>
              <w:divBdr>
                <w:top w:val="none" w:sz="0" w:space="0" w:color="auto"/>
                <w:left w:val="none" w:sz="0" w:space="0" w:color="auto"/>
                <w:bottom w:val="none" w:sz="0" w:space="0" w:color="auto"/>
                <w:right w:val="none" w:sz="0" w:space="0" w:color="auto"/>
              </w:divBdr>
            </w:div>
          </w:divsChild>
        </w:div>
        <w:div w:id="841555183">
          <w:marLeft w:val="0"/>
          <w:marRight w:val="0"/>
          <w:marTop w:val="0"/>
          <w:marBottom w:val="0"/>
          <w:divBdr>
            <w:top w:val="none" w:sz="0" w:space="0" w:color="auto"/>
            <w:left w:val="none" w:sz="0" w:space="0" w:color="auto"/>
            <w:bottom w:val="none" w:sz="0" w:space="0" w:color="auto"/>
            <w:right w:val="none" w:sz="0" w:space="0" w:color="auto"/>
          </w:divBdr>
          <w:divsChild>
            <w:div w:id="457256961">
              <w:marLeft w:val="0"/>
              <w:marRight w:val="0"/>
              <w:marTop w:val="0"/>
              <w:marBottom w:val="0"/>
              <w:divBdr>
                <w:top w:val="none" w:sz="0" w:space="0" w:color="auto"/>
                <w:left w:val="none" w:sz="0" w:space="0" w:color="auto"/>
                <w:bottom w:val="none" w:sz="0" w:space="0" w:color="auto"/>
                <w:right w:val="none" w:sz="0" w:space="0" w:color="auto"/>
              </w:divBdr>
            </w:div>
          </w:divsChild>
        </w:div>
        <w:div w:id="1079447303">
          <w:marLeft w:val="0"/>
          <w:marRight w:val="0"/>
          <w:marTop w:val="0"/>
          <w:marBottom w:val="0"/>
          <w:divBdr>
            <w:top w:val="none" w:sz="0" w:space="0" w:color="auto"/>
            <w:left w:val="none" w:sz="0" w:space="0" w:color="auto"/>
            <w:bottom w:val="none" w:sz="0" w:space="0" w:color="auto"/>
            <w:right w:val="none" w:sz="0" w:space="0" w:color="auto"/>
          </w:divBdr>
          <w:divsChild>
            <w:div w:id="1462773668">
              <w:marLeft w:val="0"/>
              <w:marRight w:val="0"/>
              <w:marTop w:val="0"/>
              <w:marBottom w:val="0"/>
              <w:divBdr>
                <w:top w:val="none" w:sz="0" w:space="0" w:color="auto"/>
                <w:left w:val="none" w:sz="0" w:space="0" w:color="auto"/>
                <w:bottom w:val="none" w:sz="0" w:space="0" w:color="auto"/>
                <w:right w:val="none" w:sz="0" w:space="0" w:color="auto"/>
              </w:divBdr>
            </w:div>
          </w:divsChild>
        </w:div>
        <w:div w:id="1359088564">
          <w:marLeft w:val="0"/>
          <w:marRight w:val="0"/>
          <w:marTop w:val="0"/>
          <w:marBottom w:val="0"/>
          <w:divBdr>
            <w:top w:val="none" w:sz="0" w:space="0" w:color="auto"/>
            <w:left w:val="none" w:sz="0" w:space="0" w:color="auto"/>
            <w:bottom w:val="none" w:sz="0" w:space="0" w:color="auto"/>
            <w:right w:val="none" w:sz="0" w:space="0" w:color="auto"/>
          </w:divBdr>
          <w:divsChild>
            <w:div w:id="419062443">
              <w:marLeft w:val="0"/>
              <w:marRight w:val="0"/>
              <w:marTop w:val="0"/>
              <w:marBottom w:val="0"/>
              <w:divBdr>
                <w:top w:val="none" w:sz="0" w:space="0" w:color="auto"/>
                <w:left w:val="none" w:sz="0" w:space="0" w:color="auto"/>
                <w:bottom w:val="none" w:sz="0" w:space="0" w:color="auto"/>
                <w:right w:val="none" w:sz="0" w:space="0" w:color="auto"/>
              </w:divBdr>
            </w:div>
          </w:divsChild>
        </w:div>
        <w:div w:id="1761635405">
          <w:marLeft w:val="0"/>
          <w:marRight w:val="0"/>
          <w:marTop w:val="0"/>
          <w:marBottom w:val="0"/>
          <w:divBdr>
            <w:top w:val="none" w:sz="0" w:space="0" w:color="auto"/>
            <w:left w:val="none" w:sz="0" w:space="0" w:color="auto"/>
            <w:bottom w:val="none" w:sz="0" w:space="0" w:color="auto"/>
            <w:right w:val="none" w:sz="0" w:space="0" w:color="auto"/>
          </w:divBdr>
          <w:divsChild>
            <w:div w:id="21433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23782">
      <w:bodyDiv w:val="1"/>
      <w:marLeft w:val="0"/>
      <w:marRight w:val="0"/>
      <w:marTop w:val="0"/>
      <w:marBottom w:val="0"/>
      <w:divBdr>
        <w:top w:val="none" w:sz="0" w:space="0" w:color="auto"/>
        <w:left w:val="none" w:sz="0" w:space="0" w:color="auto"/>
        <w:bottom w:val="none" w:sz="0" w:space="0" w:color="auto"/>
        <w:right w:val="none" w:sz="0" w:space="0" w:color="auto"/>
      </w:divBdr>
    </w:div>
    <w:div w:id="1750498438">
      <w:bodyDiv w:val="1"/>
      <w:marLeft w:val="0"/>
      <w:marRight w:val="0"/>
      <w:marTop w:val="0"/>
      <w:marBottom w:val="0"/>
      <w:divBdr>
        <w:top w:val="none" w:sz="0" w:space="0" w:color="auto"/>
        <w:left w:val="none" w:sz="0" w:space="0" w:color="auto"/>
        <w:bottom w:val="none" w:sz="0" w:space="0" w:color="auto"/>
        <w:right w:val="none" w:sz="0" w:space="0" w:color="auto"/>
      </w:divBdr>
    </w:div>
    <w:div w:id="1750930934">
      <w:bodyDiv w:val="1"/>
      <w:marLeft w:val="0"/>
      <w:marRight w:val="0"/>
      <w:marTop w:val="0"/>
      <w:marBottom w:val="0"/>
      <w:divBdr>
        <w:top w:val="none" w:sz="0" w:space="0" w:color="auto"/>
        <w:left w:val="none" w:sz="0" w:space="0" w:color="auto"/>
        <w:bottom w:val="none" w:sz="0" w:space="0" w:color="auto"/>
        <w:right w:val="none" w:sz="0" w:space="0" w:color="auto"/>
      </w:divBdr>
    </w:div>
    <w:div w:id="1751081365">
      <w:bodyDiv w:val="1"/>
      <w:marLeft w:val="0"/>
      <w:marRight w:val="0"/>
      <w:marTop w:val="0"/>
      <w:marBottom w:val="0"/>
      <w:divBdr>
        <w:top w:val="none" w:sz="0" w:space="0" w:color="auto"/>
        <w:left w:val="none" w:sz="0" w:space="0" w:color="auto"/>
        <w:bottom w:val="none" w:sz="0" w:space="0" w:color="auto"/>
        <w:right w:val="none" w:sz="0" w:space="0" w:color="auto"/>
      </w:divBdr>
    </w:div>
    <w:div w:id="1751272671">
      <w:bodyDiv w:val="1"/>
      <w:marLeft w:val="0"/>
      <w:marRight w:val="0"/>
      <w:marTop w:val="0"/>
      <w:marBottom w:val="0"/>
      <w:divBdr>
        <w:top w:val="none" w:sz="0" w:space="0" w:color="auto"/>
        <w:left w:val="none" w:sz="0" w:space="0" w:color="auto"/>
        <w:bottom w:val="none" w:sz="0" w:space="0" w:color="auto"/>
        <w:right w:val="none" w:sz="0" w:space="0" w:color="auto"/>
      </w:divBdr>
    </w:div>
    <w:div w:id="1751543180">
      <w:bodyDiv w:val="1"/>
      <w:marLeft w:val="0"/>
      <w:marRight w:val="0"/>
      <w:marTop w:val="0"/>
      <w:marBottom w:val="0"/>
      <w:divBdr>
        <w:top w:val="none" w:sz="0" w:space="0" w:color="auto"/>
        <w:left w:val="none" w:sz="0" w:space="0" w:color="auto"/>
        <w:bottom w:val="none" w:sz="0" w:space="0" w:color="auto"/>
        <w:right w:val="none" w:sz="0" w:space="0" w:color="auto"/>
      </w:divBdr>
    </w:div>
    <w:div w:id="1752043224">
      <w:bodyDiv w:val="1"/>
      <w:marLeft w:val="0"/>
      <w:marRight w:val="0"/>
      <w:marTop w:val="0"/>
      <w:marBottom w:val="0"/>
      <w:divBdr>
        <w:top w:val="none" w:sz="0" w:space="0" w:color="auto"/>
        <w:left w:val="none" w:sz="0" w:space="0" w:color="auto"/>
        <w:bottom w:val="none" w:sz="0" w:space="0" w:color="auto"/>
        <w:right w:val="none" w:sz="0" w:space="0" w:color="auto"/>
      </w:divBdr>
    </w:div>
    <w:div w:id="1752048643">
      <w:bodyDiv w:val="1"/>
      <w:marLeft w:val="0"/>
      <w:marRight w:val="0"/>
      <w:marTop w:val="0"/>
      <w:marBottom w:val="0"/>
      <w:divBdr>
        <w:top w:val="none" w:sz="0" w:space="0" w:color="auto"/>
        <w:left w:val="none" w:sz="0" w:space="0" w:color="auto"/>
        <w:bottom w:val="none" w:sz="0" w:space="0" w:color="auto"/>
        <w:right w:val="none" w:sz="0" w:space="0" w:color="auto"/>
      </w:divBdr>
    </w:div>
    <w:div w:id="1752116147">
      <w:bodyDiv w:val="1"/>
      <w:marLeft w:val="0"/>
      <w:marRight w:val="0"/>
      <w:marTop w:val="0"/>
      <w:marBottom w:val="0"/>
      <w:divBdr>
        <w:top w:val="none" w:sz="0" w:space="0" w:color="auto"/>
        <w:left w:val="none" w:sz="0" w:space="0" w:color="auto"/>
        <w:bottom w:val="none" w:sz="0" w:space="0" w:color="auto"/>
        <w:right w:val="none" w:sz="0" w:space="0" w:color="auto"/>
      </w:divBdr>
    </w:div>
    <w:div w:id="1752460868">
      <w:bodyDiv w:val="1"/>
      <w:marLeft w:val="0"/>
      <w:marRight w:val="0"/>
      <w:marTop w:val="0"/>
      <w:marBottom w:val="0"/>
      <w:divBdr>
        <w:top w:val="none" w:sz="0" w:space="0" w:color="auto"/>
        <w:left w:val="none" w:sz="0" w:space="0" w:color="auto"/>
        <w:bottom w:val="none" w:sz="0" w:space="0" w:color="auto"/>
        <w:right w:val="none" w:sz="0" w:space="0" w:color="auto"/>
      </w:divBdr>
    </w:div>
    <w:div w:id="1752700860">
      <w:bodyDiv w:val="1"/>
      <w:marLeft w:val="0"/>
      <w:marRight w:val="0"/>
      <w:marTop w:val="0"/>
      <w:marBottom w:val="0"/>
      <w:divBdr>
        <w:top w:val="none" w:sz="0" w:space="0" w:color="auto"/>
        <w:left w:val="none" w:sz="0" w:space="0" w:color="auto"/>
        <w:bottom w:val="none" w:sz="0" w:space="0" w:color="auto"/>
        <w:right w:val="none" w:sz="0" w:space="0" w:color="auto"/>
      </w:divBdr>
    </w:div>
    <w:div w:id="1752972125">
      <w:bodyDiv w:val="1"/>
      <w:marLeft w:val="0"/>
      <w:marRight w:val="0"/>
      <w:marTop w:val="0"/>
      <w:marBottom w:val="0"/>
      <w:divBdr>
        <w:top w:val="none" w:sz="0" w:space="0" w:color="auto"/>
        <w:left w:val="none" w:sz="0" w:space="0" w:color="auto"/>
        <w:bottom w:val="none" w:sz="0" w:space="0" w:color="auto"/>
        <w:right w:val="none" w:sz="0" w:space="0" w:color="auto"/>
      </w:divBdr>
    </w:div>
    <w:div w:id="1753503086">
      <w:bodyDiv w:val="1"/>
      <w:marLeft w:val="0"/>
      <w:marRight w:val="0"/>
      <w:marTop w:val="0"/>
      <w:marBottom w:val="0"/>
      <w:divBdr>
        <w:top w:val="none" w:sz="0" w:space="0" w:color="auto"/>
        <w:left w:val="none" w:sz="0" w:space="0" w:color="auto"/>
        <w:bottom w:val="none" w:sz="0" w:space="0" w:color="auto"/>
        <w:right w:val="none" w:sz="0" w:space="0" w:color="auto"/>
      </w:divBdr>
    </w:div>
    <w:div w:id="1754278268">
      <w:bodyDiv w:val="1"/>
      <w:marLeft w:val="0"/>
      <w:marRight w:val="0"/>
      <w:marTop w:val="0"/>
      <w:marBottom w:val="0"/>
      <w:divBdr>
        <w:top w:val="none" w:sz="0" w:space="0" w:color="auto"/>
        <w:left w:val="none" w:sz="0" w:space="0" w:color="auto"/>
        <w:bottom w:val="none" w:sz="0" w:space="0" w:color="auto"/>
        <w:right w:val="none" w:sz="0" w:space="0" w:color="auto"/>
      </w:divBdr>
    </w:div>
    <w:div w:id="1754426992">
      <w:bodyDiv w:val="1"/>
      <w:marLeft w:val="0"/>
      <w:marRight w:val="0"/>
      <w:marTop w:val="0"/>
      <w:marBottom w:val="0"/>
      <w:divBdr>
        <w:top w:val="none" w:sz="0" w:space="0" w:color="auto"/>
        <w:left w:val="none" w:sz="0" w:space="0" w:color="auto"/>
        <w:bottom w:val="none" w:sz="0" w:space="0" w:color="auto"/>
        <w:right w:val="none" w:sz="0" w:space="0" w:color="auto"/>
      </w:divBdr>
    </w:div>
    <w:div w:id="1754470145">
      <w:bodyDiv w:val="1"/>
      <w:marLeft w:val="0"/>
      <w:marRight w:val="0"/>
      <w:marTop w:val="0"/>
      <w:marBottom w:val="0"/>
      <w:divBdr>
        <w:top w:val="none" w:sz="0" w:space="0" w:color="auto"/>
        <w:left w:val="none" w:sz="0" w:space="0" w:color="auto"/>
        <w:bottom w:val="none" w:sz="0" w:space="0" w:color="auto"/>
        <w:right w:val="none" w:sz="0" w:space="0" w:color="auto"/>
      </w:divBdr>
    </w:div>
    <w:div w:id="1755012022">
      <w:bodyDiv w:val="1"/>
      <w:marLeft w:val="0"/>
      <w:marRight w:val="0"/>
      <w:marTop w:val="0"/>
      <w:marBottom w:val="0"/>
      <w:divBdr>
        <w:top w:val="none" w:sz="0" w:space="0" w:color="auto"/>
        <w:left w:val="none" w:sz="0" w:space="0" w:color="auto"/>
        <w:bottom w:val="none" w:sz="0" w:space="0" w:color="auto"/>
        <w:right w:val="none" w:sz="0" w:space="0" w:color="auto"/>
      </w:divBdr>
    </w:div>
    <w:div w:id="1755082901">
      <w:bodyDiv w:val="1"/>
      <w:marLeft w:val="0"/>
      <w:marRight w:val="0"/>
      <w:marTop w:val="0"/>
      <w:marBottom w:val="0"/>
      <w:divBdr>
        <w:top w:val="none" w:sz="0" w:space="0" w:color="auto"/>
        <w:left w:val="none" w:sz="0" w:space="0" w:color="auto"/>
        <w:bottom w:val="none" w:sz="0" w:space="0" w:color="auto"/>
        <w:right w:val="none" w:sz="0" w:space="0" w:color="auto"/>
      </w:divBdr>
    </w:div>
    <w:div w:id="1755518107">
      <w:bodyDiv w:val="1"/>
      <w:marLeft w:val="0"/>
      <w:marRight w:val="0"/>
      <w:marTop w:val="0"/>
      <w:marBottom w:val="0"/>
      <w:divBdr>
        <w:top w:val="none" w:sz="0" w:space="0" w:color="auto"/>
        <w:left w:val="none" w:sz="0" w:space="0" w:color="auto"/>
        <w:bottom w:val="none" w:sz="0" w:space="0" w:color="auto"/>
        <w:right w:val="none" w:sz="0" w:space="0" w:color="auto"/>
      </w:divBdr>
    </w:div>
    <w:div w:id="1755587104">
      <w:bodyDiv w:val="1"/>
      <w:marLeft w:val="0"/>
      <w:marRight w:val="0"/>
      <w:marTop w:val="0"/>
      <w:marBottom w:val="0"/>
      <w:divBdr>
        <w:top w:val="none" w:sz="0" w:space="0" w:color="auto"/>
        <w:left w:val="none" w:sz="0" w:space="0" w:color="auto"/>
        <w:bottom w:val="none" w:sz="0" w:space="0" w:color="auto"/>
        <w:right w:val="none" w:sz="0" w:space="0" w:color="auto"/>
      </w:divBdr>
    </w:div>
    <w:div w:id="1755777578">
      <w:bodyDiv w:val="1"/>
      <w:marLeft w:val="0"/>
      <w:marRight w:val="0"/>
      <w:marTop w:val="0"/>
      <w:marBottom w:val="0"/>
      <w:divBdr>
        <w:top w:val="none" w:sz="0" w:space="0" w:color="auto"/>
        <w:left w:val="none" w:sz="0" w:space="0" w:color="auto"/>
        <w:bottom w:val="none" w:sz="0" w:space="0" w:color="auto"/>
        <w:right w:val="none" w:sz="0" w:space="0" w:color="auto"/>
      </w:divBdr>
    </w:div>
    <w:div w:id="1756198915">
      <w:bodyDiv w:val="1"/>
      <w:marLeft w:val="0"/>
      <w:marRight w:val="0"/>
      <w:marTop w:val="0"/>
      <w:marBottom w:val="0"/>
      <w:divBdr>
        <w:top w:val="none" w:sz="0" w:space="0" w:color="auto"/>
        <w:left w:val="none" w:sz="0" w:space="0" w:color="auto"/>
        <w:bottom w:val="none" w:sz="0" w:space="0" w:color="auto"/>
        <w:right w:val="none" w:sz="0" w:space="0" w:color="auto"/>
      </w:divBdr>
    </w:div>
    <w:div w:id="1756626960">
      <w:bodyDiv w:val="1"/>
      <w:marLeft w:val="0"/>
      <w:marRight w:val="0"/>
      <w:marTop w:val="0"/>
      <w:marBottom w:val="0"/>
      <w:divBdr>
        <w:top w:val="none" w:sz="0" w:space="0" w:color="auto"/>
        <w:left w:val="none" w:sz="0" w:space="0" w:color="auto"/>
        <w:bottom w:val="none" w:sz="0" w:space="0" w:color="auto"/>
        <w:right w:val="none" w:sz="0" w:space="0" w:color="auto"/>
      </w:divBdr>
    </w:div>
    <w:div w:id="1756784511">
      <w:bodyDiv w:val="1"/>
      <w:marLeft w:val="0"/>
      <w:marRight w:val="0"/>
      <w:marTop w:val="0"/>
      <w:marBottom w:val="0"/>
      <w:divBdr>
        <w:top w:val="none" w:sz="0" w:space="0" w:color="auto"/>
        <w:left w:val="none" w:sz="0" w:space="0" w:color="auto"/>
        <w:bottom w:val="none" w:sz="0" w:space="0" w:color="auto"/>
        <w:right w:val="none" w:sz="0" w:space="0" w:color="auto"/>
      </w:divBdr>
    </w:div>
    <w:div w:id="1756898253">
      <w:bodyDiv w:val="1"/>
      <w:marLeft w:val="0"/>
      <w:marRight w:val="0"/>
      <w:marTop w:val="0"/>
      <w:marBottom w:val="0"/>
      <w:divBdr>
        <w:top w:val="none" w:sz="0" w:space="0" w:color="auto"/>
        <w:left w:val="none" w:sz="0" w:space="0" w:color="auto"/>
        <w:bottom w:val="none" w:sz="0" w:space="0" w:color="auto"/>
        <w:right w:val="none" w:sz="0" w:space="0" w:color="auto"/>
      </w:divBdr>
    </w:div>
    <w:div w:id="1756901375">
      <w:bodyDiv w:val="1"/>
      <w:marLeft w:val="0"/>
      <w:marRight w:val="0"/>
      <w:marTop w:val="0"/>
      <w:marBottom w:val="0"/>
      <w:divBdr>
        <w:top w:val="none" w:sz="0" w:space="0" w:color="auto"/>
        <w:left w:val="none" w:sz="0" w:space="0" w:color="auto"/>
        <w:bottom w:val="none" w:sz="0" w:space="0" w:color="auto"/>
        <w:right w:val="none" w:sz="0" w:space="0" w:color="auto"/>
      </w:divBdr>
    </w:div>
    <w:div w:id="1757097340">
      <w:bodyDiv w:val="1"/>
      <w:marLeft w:val="0"/>
      <w:marRight w:val="0"/>
      <w:marTop w:val="0"/>
      <w:marBottom w:val="0"/>
      <w:divBdr>
        <w:top w:val="none" w:sz="0" w:space="0" w:color="auto"/>
        <w:left w:val="none" w:sz="0" w:space="0" w:color="auto"/>
        <w:bottom w:val="none" w:sz="0" w:space="0" w:color="auto"/>
        <w:right w:val="none" w:sz="0" w:space="0" w:color="auto"/>
      </w:divBdr>
    </w:div>
    <w:div w:id="1759715946">
      <w:bodyDiv w:val="1"/>
      <w:marLeft w:val="0"/>
      <w:marRight w:val="0"/>
      <w:marTop w:val="0"/>
      <w:marBottom w:val="0"/>
      <w:divBdr>
        <w:top w:val="none" w:sz="0" w:space="0" w:color="auto"/>
        <w:left w:val="none" w:sz="0" w:space="0" w:color="auto"/>
        <w:bottom w:val="none" w:sz="0" w:space="0" w:color="auto"/>
        <w:right w:val="none" w:sz="0" w:space="0" w:color="auto"/>
      </w:divBdr>
    </w:div>
    <w:div w:id="1759979588">
      <w:bodyDiv w:val="1"/>
      <w:marLeft w:val="0"/>
      <w:marRight w:val="0"/>
      <w:marTop w:val="0"/>
      <w:marBottom w:val="0"/>
      <w:divBdr>
        <w:top w:val="none" w:sz="0" w:space="0" w:color="auto"/>
        <w:left w:val="none" w:sz="0" w:space="0" w:color="auto"/>
        <w:bottom w:val="none" w:sz="0" w:space="0" w:color="auto"/>
        <w:right w:val="none" w:sz="0" w:space="0" w:color="auto"/>
      </w:divBdr>
    </w:div>
    <w:div w:id="1760103213">
      <w:bodyDiv w:val="1"/>
      <w:marLeft w:val="0"/>
      <w:marRight w:val="0"/>
      <w:marTop w:val="0"/>
      <w:marBottom w:val="0"/>
      <w:divBdr>
        <w:top w:val="none" w:sz="0" w:space="0" w:color="auto"/>
        <w:left w:val="none" w:sz="0" w:space="0" w:color="auto"/>
        <w:bottom w:val="none" w:sz="0" w:space="0" w:color="auto"/>
        <w:right w:val="none" w:sz="0" w:space="0" w:color="auto"/>
      </w:divBdr>
    </w:div>
    <w:div w:id="1760515485">
      <w:bodyDiv w:val="1"/>
      <w:marLeft w:val="0"/>
      <w:marRight w:val="0"/>
      <w:marTop w:val="0"/>
      <w:marBottom w:val="0"/>
      <w:divBdr>
        <w:top w:val="none" w:sz="0" w:space="0" w:color="auto"/>
        <w:left w:val="none" w:sz="0" w:space="0" w:color="auto"/>
        <w:bottom w:val="none" w:sz="0" w:space="0" w:color="auto"/>
        <w:right w:val="none" w:sz="0" w:space="0" w:color="auto"/>
      </w:divBdr>
    </w:div>
    <w:div w:id="1760758580">
      <w:bodyDiv w:val="1"/>
      <w:marLeft w:val="0"/>
      <w:marRight w:val="0"/>
      <w:marTop w:val="0"/>
      <w:marBottom w:val="0"/>
      <w:divBdr>
        <w:top w:val="none" w:sz="0" w:space="0" w:color="auto"/>
        <w:left w:val="none" w:sz="0" w:space="0" w:color="auto"/>
        <w:bottom w:val="none" w:sz="0" w:space="0" w:color="auto"/>
        <w:right w:val="none" w:sz="0" w:space="0" w:color="auto"/>
      </w:divBdr>
    </w:div>
    <w:div w:id="1760905215">
      <w:bodyDiv w:val="1"/>
      <w:marLeft w:val="0"/>
      <w:marRight w:val="0"/>
      <w:marTop w:val="0"/>
      <w:marBottom w:val="0"/>
      <w:divBdr>
        <w:top w:val="none" w:sz="0" w:space="0" w:color="auto"/>
        <w:left w:val="none" w:sz="0" w:space="0" w:color="auto"/>
        <w:bottom w:val="none" w:sz="0" w:space="0" w:color="auto"/>
        <w:right w:val="none" w:sz="0" w:space="0" w:color="auto"/>
      </w:divBdr>
    </w:div>
    <w:div w:id="1761291696">
      <w:bodyDiv w:val="1"/>
      <w:marLeft w:val="0"/>
      <w:marRight w:val="0"/>
      <w:marTop w:val="0"/>
      <w:marBottom w:val="0"/>
      <w:divBdr>
        <w:top w:val="none" w:sz="0" w:space="0" w:color="auto"/>
        <w:left w:val="none" w:sz="0" w:space="0" w:color="auto"/>
        <w:bottom w:val="none" w:sz="0" w:space="0" w:color="auto"/>
        <w:right w:val="none" w:sz="0" w:space="0" w:color="auto"/>
      </w:divBdr>
    </w:div>
    <w:div w:id="1762216785">
      <w:bodyDiv w:val="1"/>
      <w:marLeft w:val="0"/>
      <w:marRight w:val="0"/>
      <w:marTop w:val="0"/>
      <w:marBottom w:val="0"/>
      <w:divBdr>
        <w:top w:val="none" w:sz="0" w:space="0" w:color="auto"/>
        <w:left w:val="none" w:sz="0" w:space="0" w:color="auto"/>
        <w:bottom w:val="none" w:sz="0" w:space="0" w:color="auto"/>
        <w:right w:val="none" w:sz="0" w:space="0" w:color="auto"/>
      </w:divBdr>
      <w:divsChild>
        <w:div w:id="1159074783">
          <w:marLeft w:val="0"/>
          <w:marRight w:val="0"/>
          <w:marTop w:val="0"/>
          <w:marBottom w:val="0"/>
          <w:divBdr>
            <w:top w:val="none" w:sz="0" w:space="0" w:color="auto"/>
            <w:left w:val="none" w:sz="0" w:space="0" w:color="auto"/>
            <w:bottom w:val="none" w:sz="0" w:space="0" w:color="auto"/>
            <w:right w:val="none" w:sz="0" w:space="0" w:color="auto"/>
          </w:divBdr>
          <w:divsChild>
            <w:div w:id="527063585">
              <w:marLeft w:val="0"/>
              <w:marRight w:val="0"/>
              <w:marTop w:val="0"/>
              <w:marBottom w:val="0"/>
              <w:divBdr>
                <w:top w:val="none" w:sz="0" w:space="0" w:color="auto"/>
                <w:left w:val="none" w:sz="0" w:space="0" w:color="auto"/>
                <w:bottom w:val="none" w:sz="0" w:space="0" w:color="auto"/>
                <w:right w:val="none" w:sz="0" w:space="0" w:color="auto"/>
              </w:divBdr>
              <w:divsChild>
                <w:div w:id="583684270">
                  <w:marLeft w:val="0"/>
                  <w:marRight w:val="0"/>
                  <w:marTop w:val="0"/>
                  <w:marBottom w:val="0"/>
                  <w:divBdr>
                    <w:top w:val="none" w:sz="0" w:space="0" w:color="auto"/>
                    <w:left w:val="none" w:sz="0" w:space="0" w:color="auto"/>
                    <w:bottom w:val="none" w:sz="0" w:space="0" w:color="auto"/>
                    <w:right w:val="none" w:sz="0" w:space="0" w:color="auto"/>
                  </w:divBdr>
                  <w:divsChild>
                    <w:div w:id="77093321">
                      <w:marLeft w:val="0"/>
                      <w:marRight w:val="0"/>
                      <w:marTop w:val="0"/>
                      <w:marBottom w:val="0"/>
                      <w:divBdr>
                        <w:top w:val="none" w:sz="0" w:space="0" w:color="auto"/>
                        <w:left w:val="none" w:sz="0" w:space="0" w:color="auto"/>
                        <w:bottom w:val="none" w:sz="0" w:space="0" w:color="auto"/>
                        <w:right w:val="none" w:sz="0" w:space="0" w:color="auto"/>
                      </w:divBdr>
                      <w:divsChild>
                        <w:div w:id="495846574">
                          <w:marLeft w:val="0"/>
                          <w:marRight w:val="0"/>
                          <w:marTop w:val="0"/>
                          <w:marBottom w:val="0"/>
                          <w:divBdr>
                            <w:top w:val="none" w:sz="0" w:space="0" w:color="auto"/>
                            <w:left w:val="none" w:sz="0" w:space="0" w:color="auto"/>
                            <w:bottom w:val="none" w:sz="0" w:space="0" w:color="auto"/>
                            <w:right w:val="none" w:sz="0" w:space="0" w:color="auto"/>
                          </w:divBdr>
                          <w:divsChild>
                            <w:div w:id="14230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556972">
                  <w:marLeft w:val="0"/>
                  <w:marRight w:val="0"/>
                  <w:marTop w:val="0"/>
                  <w:marBottom w:val="0"/>
                  <w:divBdr>
                    <w:top w:val="none" w:sz="0" w:space="0" w:color="auto"/>
                    <w:left w:val="none" w:sz="0" w:space="0" w:color="auto"/>
                    <w:bottom w:val="none" w:sz="0" w:space="0" w:color="auto"/>
                    <w:right w:val="none" w:sz="0" w:space="0" w:color="auto"/>
                  </w:divBdr>
                  <w:divsChild>
                    <w:div w:id="1276669915">
                      <w:marLeft w:val="0"/>
                      <w:marRight w:val="0"/>
                      <w:marTop w:val="0"/>
                      <w:marBottom w:val="0"/>
                      <w:divBdr>
                        <w:top w:val="none" w:sz="0" w:space="0" w:color="auto"/>
                        <w:left w:val="none" w:sz="0" w:space="0" w:color="auto"/>
                        <w:bottom w:val="none" w:sz="0" w:space="0" w:color="auto"/>
                        <w:right w:val="none" w:sz="0" w:space="0" w:color="auto"/>
                      </w:divBdr>
                      <w:divsChild>
                        <w:div w:id="1694572788">
                          <w:marLeft w:val="0"/>
                          <w:marRight w:val="0"/>
                          <w:marTop w:val="0"/>
                          <w:marBottom w:val="0"/>
                          <w:divBdr>
                            <w:top w:val="none" w:sz="0" w:space="0" w:color="auto"/>
                            <w:left w:val="none" w:sz="0" w:space="0" w:color="auto"/>
                            <w:bottom w:val="none" w:sz="0" w:space="0" w:color="auto"/>
                            <w:right w:val="none" w:sz="0" w:space="0" w:color="auto"/>
                          </w:divBdr>
                          <w:divsChild>
                            <w:div w:id="33831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681577">
      <w:bodyDiv w:val="1"/>
      <w:marLeft w:val="0"/>
      <w:marRight w:val="0"/>
      <w:marTop w:val="0"/>
      <w:marBottom w:val="0"/>
      <w:divBdr>
        <w:top w:val="none" w:sz="0" w:space="0" w:color="auto"/>
        <w:left w:val="none" w:sz="0" w:space="0" w:color="auto"/>
        <w:bottom w:val="none" w:sz="0" w:space="0" w:color="auto"/>
        <w:right w:val="none" w:sz="0" w:space="0" w:color="auto"/>
      </w:divBdr>
    </w:div>
    <w:div w:id="1762726382">
      <w:bodyDiv w:val="1"/>
      <w:marLeft w:val="0"/>
      <w:marRight w:val="0"/>
      <w:marTop w:val="0"/>
      <w:marBottom w:val="0"/>
      <w:divBdr>
        <w:top w:val="none" w:sz="0" w:space="0" w:color="auto"/>
        <w:left w:val="none" w:sz="0" w:space="0" w:color="auto"/>
        <w:bottom w:val="none" w:sz="0" w:space="0" w:color="auto"/>
        <w:right w:val="none" w:sz="0" w:space="0" w:color="auto"/>
      </w:divBdr>
    </w:div>
    <w:div w:id="1762873166">
      <w:bodyDiv w:val="1"/>
      <w:marLeft w:val="0"/>
      <w:marRight w:val="0"/>
      <w:marTop w:val="0"/>
      <w:marBottom w:val="0"/>
      <w:divBdr>
        <w:top w:val="none" w:sz="0" w:space="0" w:color="auto"/>
        <w:left w:val="none" w:sz="0" w:space="0" w:color="auto"/>
        <w:bottom w:val="none" w:sz="0" w:space="0" w:color="auto"/>
        <w:right w:val="none" w:sz="0" w:space="0" w:color="auto"/>
      </w:divBdr>
    </w:div>
    <w:div w:id="1762991509">
      <w:bodyDiv w:val="1"/>
      <w:marLeft w:val="0"/>
      <w:marRight w:val="0"/>
      <w:marTop w:val="0"/>
      <w:marBottom w:val="0"/>
      <w:divBdr>
        <w:top w:val="none" w:sz="0" w:space="0" w:color="auto"/>
        <w:left w:val="none" w:sz="0" w:space="0" w:color="auto"/>
        <w:bottom w:val="none" w:sz="0" w:space="0" w:color="auto"/>
        <w:right w:val="none" w:sz="0" w:space="0" w:color="auto"/>
      </w:divBdr>
    </w:div>
    <w:div w:id="1763067696">
      <w:bodyDiv w:val="1"/>
      <w:marLeft w:val="0"/>
      <w:marRight w:val="0"/>
      <w:marTop w:val="0"/>
      <w:marBottom w:val="0"/>
      <w:divBdr>
        <w:top w:val="none" w:sz="0" w:space="0" w:color="auto"/>
        <w:left w:val="none" w:sz="0" w:space="0" w:color="auto"/>
        <w:bottom w:val="none" w:sz="0" w:space="0" w:color="auto"/>
        <w:right w:val="none" w:sz="0" w:space="0" w:color="auto"/>
      </w:divBdr>
    </w:div>
    <w:div w:id="1763140822">
      <w:bodyDiv w:val="1"/>
      <w:marLeft w:val="0"/>
      <w:marRight w:val="0"/>
      <w:marTop w:val="0"/>
      <w:marBottom w:val="0"/>
      <w:divBdr>
        <w:top w:val="none" w:sz="0" w:space="0" w:color="auto"/>
        <w:left w:val="none" w:sz="0" w:space="0" w:color="auto"/>
        <w:bottom w:val="none" w:sz="0" w:space="0" w:color="auto"/>
        <w:right w:val="none" w:sz="0" w:space="0" w:color="auto"/>
      </w:divBdr>
    </w:div>
    <w:div w:id="1763187859">
      <w:bodyDiv w:val="1"/>
      <w:marLeft w:val="0"/>
      <w:marRight w:val="0"/>
      <w:marTop w:val="0"/>
      <w:marBottom w:val="0"/>
      <w:divBdr>
        <w:top w:val="none" w:sz="0" w:space="0" w:color="auto"/>
        <w:left w:val="none" w:sz="0" w:space="0" w:color="auto"/>
        <w:bottom w:val="none" w:sz="0" w:space="0" w:color="auto"/>
        <w:right w:val="none" w:sz="0" w:space="0" w:color="auto"/>
      </w:divBdr>
    </w:div>
    <w:div w:id="1763262227">
      <w:bodyDiv w:val="1"/>
      <w:marLeft w:val="0"/>
      <w:marRight w:val="0"/>
      <w:marTop w:val="0"/>
      <w:marBottom w:val="0"/>
      <w:divBdr>
        <w:top w:val="none" w:sz="0" w:space="0" w:color="auto"/>
        <w:left w:val="none" w:sz="0" w:space="0" w:color="auto"/>
        <w:bottom w:val="none" w:sz="0" w:space="0" w:color="auto"/>
        <w:right w:val="none" w:sz="0" w:space="0" w:color="auto"/>
      </w:divBdr>
    </w:div>
    <w:div w:id="1763377362">
      <w:bodyDiv w:val="1"/>
      <w:marLeft w:val="0"/>
      <w:marRight w:val="0"/>
      <w:marTop w:val="0"/>
      <w:marBottom w:val="0"/>
      <w:divBdr>
        <w:top w:val="none" w:sz="0" w:space="0" w:color="auto"/>
        <w:left w:val="none" w:sz="0" w:space="0" w:color="auto"/>
        <w:bottom w:val="none" w:sz="0" w:space="0" w:color="auto"/>
        <w:right w:val="none" w:sz="0" w:space="0" w:color="auto"/>
      </w:divBdr>
    </w:div>
    <w:div w:id="1763526087">
      <w:bodyDiv w:val="1"/>
      <w:marLeft w:val="0"/>
      <w:marRight w:val="0"/>
      <w:marTop w:val="0"/>
      <w:marBottom w:val="0"/>
      <w:divBdr>
        <w:top w:val="none" w:sz="0" w:space="0" w:color="auto"/>
        <w:left w:val="none" w:sz="0" w:space="0" w:color="auto"/>
        <w:bottom w:val="none" w:sz="0" w:space="0" w:color="auto"/>
        <w:right w:val="none" w:sz="0" w:space="0" w:color="auto"/>
      </w:divBdr>
    </w:div>
    <w:div w:id="1763646352">
      <w:bodyDiv w:val="1"/>
      <w:marLeft w:val="0"/>
      <w:marRight w:val="0"/>
      <w:marTop w:val="0"/>
      <w:marBottom w:val="0"/>
      <w:divBdr>
        <w:top w:val="none" w:sz="0" w:space="0" w:color="auto"/>
        <w:left w:val="none" w:sz="0" w:space="0" w:color="auto"/>
        <w:bottom w:val="none" w:sz="0" w:space="0" w:color="auto"/>
        <w:right w:val="none" w:sz="0" w:space="0" w:color="auto"/>
      </w:divBdr>
    </w:div>
    <w:div w:id="1764109229">
      <w:bodyDiv w:val="1"/>
      <w:marLeft w:val="0"/>
      <w:marRight w:val="0"/>
      <w:marTop w:val="0"/>
      <w:marBottom w:val="0"/>
      <w:divBdr>
        <w:top w:val="none" w:sz="0" w:space="0" w:color="auto"/>
        <w:left w:val="none" w:sz="0" w:space="0" w:color="auto"/>
        <w:bottom w:val="none" w:sz="0" w:space="0" w:color="auto"/>
        <w:right w:val="none" w:sz="0" w:space="0" w:color="auto"/>
      </w:divBdr>
    </w:div>
    <w:div w:id="1764573416">
      <w:bodyDiv w:val="1"/>
      <w:marLeft w:val="0"/>
      <w:marRight w:val="0"/>
      <w:marTop w:val="0"/>
      <w:marBottom w:val="0"/>
      <w:divBdr>
        <w:top w:val="none" w:sz="0" w:space="0" w:color="auto"/>
        <w:left w:val="none" w:sz="0" w:space="0" w:color="auto"/>
        <w:bottom w:val="none" w:sz="0" w:space="0" w:color="auto"/>
        <w:right w:val="none" w:sz="0" w:space="0" w:color="auto"/>
      </w:divBdr>
    </w:div>
    <w:div w:id="1764916135">
      <w:bodyDiv w:val="1"/>
      <w:marLeft w:val="0"/>
      <w:marRight w:val="0"/>
      <w:marTop w:val="0"/>
      <w:marBottom w:val="0"/>
      <w:divBdr>
        <w:top w:val="none" w:sz="0" w:space="0" w:color="auto"/>
        <w:left w:val="none" w:sz="0" w:space="0" w:color="auto"/>
        <w:bottom w:val="none" w:sz="0" w:space="0" w:color="auto"/>
        <w:right w:val="none" w:sz="0" w:space="0" w:color="auto"/>
      </w:divBdr>
    </w:div>
    <w:div w:id="1766150055">
      <w:bodyDiv w:val="1"/>
      <w:marLeft w:val="0"/>
      <w:marRight w:val="0"/>
      <w:marTop w:val="0"/>
      <w:marBottom w:val="0"/>
      <w:divBdr>
        <w:top w:val="none" w:sz="0" w:space="0" w:color="auto"/>
        <w:left w:val="none" w:sz="0" w:space="0" w:color="auto"/>
        <w:bottom w:val="none" w:sz="0" w:space="0" w:color="auto"/>
        <w:right w:val="none" w:sz="0" w:space="0" w:color="auto"/>
      </w:divBdr>
    </w:div>
    <w:div w:id="1767114956">
      <w:bodyDiv w:val="1"/>
      <w:marLeft w:val="0"/>
      <w:marRight w:val="0"/>
      <w:marTop w:val="0"/>
      <w:marBottom w:val="0"/>
      <w:divBdr>
        <w:top w:val="none" w:sz="0" w:space="0" w:color="auto"/>
        <w:left w:val="none" w:sz="0" w:space="0" w:color="auto"/>
        <w:bottom w:val="none" w:sz="0" w:space="0" w:color="auto"/>
        <w:right w:val="none" w:sz="0" w:space="0" w:color="auto"/>
      </w:divBdr>
    </w:div>
    <w:div w:id="1768115403">
      <w:bodyDiv w:val="1"/>
      <w:marLeft w:val="0"/>
      <w:marRight w:val="0"/>
      <w:marTop w:val="0"/>
      <w:marBottom w:val="0"/>
      <w:divBdr>
        <w:top w:val="none" w:sz="0" w:space="0" w:color="auto"/>
        <w:left w:val="none" w:sz="0" w:space="0" w:color="auto"/>
        <w:bottom w:val="none" w:sz="0" w:space="0" w:color="auto"/>
        <w:right w:val="none" w:sz="0" w:space="0" w:color="auto"/>
      </w:divBdr>
    </w:div>
    <w:div w:id="1768384260">
      <w:bodyDiv w:val="1"/>
      <w:marLeft w:val="0"/>
      <w:marRight w:val="0"/>
      <w:marTop w:val="0"/>
      <w:marBottom w:val="0"/>
      <w:divBdr>
        <w:top w:val="none" w:sz="0" w:space="0" w:color="auto"/>
        <w:left w:val="none" w:sz="0" w:space="0" w:color="auto"/>
        <w:bottom w:val="none" w:sz="0" w:space="0" w:color="auto"/>
        <w:right w:val="none" w:sz="0" w:space="0" w:color="auto"/>
      </w:divBdr>
    </w:div>
    <w:div w:id="1769156004">
      <w:bodyDiv w:val="1"/>
      <w:marLeft w:val="0"/>
      <w:marRight w:val="0"/>
      <w:marTop w:val="0"/>
      <w:marBottom w:val="0"/>
      <w:divBdr>
        <w:top w:val="none" w:sz="0" w:space="0" w:color="auto"/>
        <w:left w:val="none" w:sz="0" w:space="0" w:color="auto"/>
        <w:bottom w:val="none" w:sz="0" w:space="0" w:color="auto"/>
        <w:right w:val="none" w:sz="0" w:space="0" w:color="auto"/>
      </w:divBdr>
    </w:div>
    <w:div w:id="1769887484">
      <w:bodyDiv w:val="1"/>
      <w:marLeft w:val="0"/>
      <w:marRight w:val="0"/>
      <w:marTop w:val="0"/>
      <w:marBottom w:val="0"/>
      <w:divBdr>
        <w:top w:val="none" w:sz="0" w:space="0" w:color="auto"/>
        <w:left w:val="none" w:sz="0" w:space="0" w:color="auto"/>
        <w:bottom w:val="none" w:sz="0" w:space="0" w:color="auto"/>
        <w:right w:val="none" w:sz="0" w:space="0" w:color="auto"/>
      </w:divBdr>
    </w:div>
    <w:div w:id="1770615462">
      <w:bodyDiv w:val="1"/>
      <w:marLeft w:val="0"/>
      <w:marRight w:val="0"/>
      <w:marTop w:val="0"/>
      <w:marBottom w:val="0"/>
      <w:divBdr>
        <w:top w:val="none" w:sz="0" w:space="0" w:color="auto"/>
        <w:left w:val="none" w:sz="0" w:space="0" w:color="auto"/>
        <w:bottom w:val="none" w:sz="0" w:space="0" w:color="auto"/>
        <w:right w:val="none" w:sz="0" w:space="0" w:color="auto"/>
      </w:divBdr>
    </w:div>
    <w:div w:id="1771201053">
      <w:bodyDiv w:val="1"/>
      <w:marLeft w:val="0"/>
      <w:marRight w:val="0"/>
      <w:marTop w:val="0"/>
      <w:marBottom w:val="0"/>
      <w:divBdr>
        <w:top w:val="none" w:sz="0" w:space="0" w:color="auto"/>
        <w:left w:val="none" w:sz="0" w:space="0" w:color="auto"/>
        <w:bottom w:val="none" w:sz="0" w:space="0" w:color="auto"/>
        <w:right w:val="none" w:sz="0" w:space="0" w:color="auto"/>
      </w:divBdr>
    </w:div>
    <w:div w:id="1771703246">
      <w:bodyDiv w:val="1"/>
      <w:marLeft w:val="0"/>
      <w:marRight w:val="0"/>
      <w:marTop w:val="0"/>
      <w:marBottom w:val="0"/>
      <w:divBdr>
        <w:top w:val="none" w:sz="0" w:space="0" w:color="auto"/>
        <w:left w:val="none" w:sz="0" w:space="0" w:color="auto"/>
        <w:bottom w:val="none" w:sz="0" w:space="0" w:color="auto"/>
        <w:right w:val="none" w:sz="0" w:space="0" w:color="auto"/>
      </w:divBdr>
    </w:div>
    <w:div w:id="1771779285">
      <w:bodyDiv w:val="1"/>
      <w:marLeft w:val="0"/>
      <w:marRight w:val="0"/>
      <w:marTop w:val="0"/>
      <w:marBottom w:val="0"/>
      <w:divBdr>
        <w:top w:val="none" w:sz="0" w:space="0" w:color="auto"/>
        <w:left w:val="none" w:sz="0" w:space="0" w:color="auto"/>
        <w:bottom w:val="none" w:sz="0" w:space="0" w:color="auto"/>
        <w:right w:val="none" w:sz="0" w:space="0" w:color="auto"/>
      </w:divBdr>
    </w:div>
    <w:div w:id="1772895224">
      <w:bodyDiv w:val="1"/>
      <w:marLeft w:val="0"/>
      <w:marRight w:val="0"/>
      <w:marTop w:val="0"/>
      <w:marBottom w:val="0"/>
      <w:divBdr>
        <w:top w:val="none" w:sz="0" w:space="0" w:color="auto"/>
        <w:left w:val="none" w:sz="0" w:space="0" w:color="auto"/>
        <w:bottom w:val="none" w:sz="0" w:space="0" w:color="auto"/>
        <w:right w:val="none" w:sz="0" w:space="0" w:color="auto"/>
      </w:divBdr>
    </w:div>
    <w:div w:id="1773742475">
      <w:bodyDiv w:val="1"/>
      <w:marLeft w:val="0"/>
      <w:marRight w:val="0"/>
      <w:marTop w:val="0"/>
      <w:marBottom w:val="0"/>
      <w:divBdr>
        <w:top w:val="none" w:sz="0" w:space="0" w:color="auto"/>
        <w:left w:val="none" w:sz="0" w:space="0" w:color="auto"/>
        <w:bottom w:val="none" w:sz="0" w:space="0" w:color="auto"/>
        <w:right w:val="none" w:sz="0" w:space="0" w:color="auto"/>
      </w:divBdr>
    </w:div>
    <w:div w:id="1774324620">
      <w:bodyDiv w:val="1"/>
      <w:marLeft w:val="0"/>
      <w:marRight w:val="0"/>
      <w:marTop w:val="0"/>
      <w:marBottom w:val="0"/>
      <w:divBdr>
        <w:top w:val="none" w:sz="0" w:space="0" w:color="auto"/>
        <w:left w:val="none" w:sz="0" w:space="0" w:color="auto"/>
        <w:bottom w:val="none" w:sz="0" w:space="0" w:color="auto"/>
        <w:right w:val="none" w:sz="0" w:space="0" w:color="auto"/>
      </w:divBdr>
    </w:div>
    <w:div w:id="1774788318">
      <w:bodyDiv w:val="1"/>
      <w:marLeft w:val="0"/>
      <w:marRight w:val="0"/>
      <w:marTop w:val="0"/>
      <w:marBottom w:val="0"/>
      <w:divBdr>
        <w:top w:val="none" w:sz="0" w:space="0" w:color="auto"/>
        <w:left w:val="none" w:sz="0" w:space="0" w:color="auto"/>
        <w:bottom w:val="none" w:sz="0" w:space="0" w:color="auto"/>
        <w:right w:val="none" w:sz="0" w:space="0" w:color="auto"/>
      </w:divBdr>
    </w:div>
    <w:div w:id="1775321240">
      <w:bodyDiv w:val="1"/>
      <w:marLeft w:val="0"/>
      <w:marRight w:val="0"/>
      <w:marTop w:val="0"/>
      <w:marBottom w:val="0"/>
      <w:divBdr>
        <w:top w:val="none" w:sz="0" w:space="0" w:color="auto"/>
        <w:left w:val="none" w:sz="0" w:space="0" w:color="auto"/>
        <w:bottom w:val="none" w:sz="0" w:space="0" w:color="auto"/>
        <w:right w:val="none" w:sz="0" w:space="0" w:color="auto"/>
      </w:divBdr>
    </w:div>
    <w:div w:id="1775859864">
      <w:bodyDiv w:val="1"/>
      <w:marLeft w:val="0"/>
      <w:marRight w:val="0"/>
      <w:marTop w:val="0"/>
      <w:marBottom w:val="0"/>
      <w:divBdr>
        <w:top w:val="none" w:sz="0" w:space="0" w:color="auto"/>
        <w:left w:val="none" w:sz="0" w:space="0" w:color="auto"/>
        <w:bottom w:val="none" w:sz="0" w:space="0" w:color="auto"/>
        <w:right w:val="none" w:sz="0" w:space="0" w:color="auto"/>
      </w:divBdr>
    </w:div>
    <w:div w:id="1776487031">
      <w:bodyDiv w:val="1"/>
      <w:marLeft w:val="0"/>
      <w:marRight w:val="0"/>
      <w:marTop w:val="0"/>
      <w:marBottom w:val="0"/>
      <w:divBdr>
        <w:top w:val="none" w:sz="0" w:space="0" w:color="auto"/>
        <w:left w:val="none" w:sz="0" w:space="0" w:color="auto"/>
        <w:bottom w:val="none" w:sz="0" w:space="0" w:color="auto"/>
        <w:right w:val="none" w:sz="0" w:space="0" w:color="auto"/>
      </w:divBdr>
    </w:div>
    <w:div w:id="1776637404">
      <w:bodyDiv w:val="1"/>
      <w:marLeft w:val="0"/>
      <w:marRight w:val="0"/>
      <w:marTop w:val="0"/>
      <w:marBottom w:val="0"/>
      <w:divBdr>
        <w:top w:val="none" w:sz="0" w:space="0" w:color="auto"/>
        <w:left w:val="none" w:sz="0" w:space="0" w:color="auto"/>
        <w:bottom w:val="none" w:sz="0" w:space="0" w:color="auto"/>
        <w:right w:val="none" w:sz="0" w:space="0" w:color="auto"/>
      </w:divBdr>
    </w:div>
    <w:div w:id="1777746057">
      <w:bodyDiv w:val="1"/>
      <w:marLeft w:val="0"/>
      <w:marRight w:val="0"/>
      <w:marTop w:val="0"/>
      <w:marBottom w:val="0"/>
      <w:divBdr>
        <w:top w:val="none" w:sz="0" w:space="0" w:color="auto"/>
        <w:left w:val="none" w:sz="0" w:space="0" w:color="auto"/>
        <w:bottom w:val="none" w:sz="0" w:space="0" w:color="auto"/>
        <w:right w:val="none" w:sz="0" w:space="0" w:color="auto"/>
      </w:divBdr>
    </w:div>
    <w:div w:id="1777864717">
      <w:bodyDiv w:val="1"/>
      <w:marLeft w:val="0"/>
      <w:marRight w:val="0"/>
      <w:marTop w:val="0"/>
      <w:marBottom w:val="0"/>
      <w:divBdr>
        <w:top w:val="none" w:sz="0" w:space="0" w:color="auto"/>
        <w:left w:val="none" w:sz="0" w:space="0" w:color="auto"/>
        <w:bottom w:val="none" w:sz="0" w:space="0" w:color="auto"/>
        <w:right w:val="none" w:sz="0" w:space="0" w:color="auto"/>
      </w:divBdr>
    </w:div>
    <w:div w:id="1777939772">
      <w:bodyDiv w:val="1"/>
      <w:marLeft w:val="0"/>
      <w:marRight w:val="0"/>
      <w:marTop w:val="0"/>
      <w:marBottom w:val="0"/>
      <w:divBdr>
        <w:top w:val="none" w:sz="0" w:space="0" w:color="auto"/>
        <w:left w:val="none" w:sz="0" w:space="0" w:color="auto"/>
        <w:bottom w:val="none" w:sz="0" w:space="0" w:color="auto"/>
        <w:right w:val="none" w:sz="0" w:space="0" w:color="auto"/>
      </w:divBdr>
    </w:div>
    <w:div w:id="1778868619">
      <w:bodyDiv w:val="1"/>
      <w:marLeft w:val="0"/>
      <w:marRight w:val="0"/>
      <w:marTop w:val="0"/>
      <w:marBottom w:val="0"/>
      <w:divBdr>
        <w:top w:val="none" w:sz="0" w:space="0" w:color="auto"/>
        <w:left w:val="none" w:sz="0" w:space="0" w:color="auto"/>
        <w:bottom w:val="none" w:sz="0" w:space="0" w:color="auto"/>
        <w:right w:val="none" w:sz="0" w:space="0" w:color="auto"/>
      </w:divBdr>
    </w:div>
    <w:div w:id="1779175970">
      <w:bodyDiv w:val="1"/>
      <w:marLeft w:val="0"/>
      <w:marRight w:val="0"/>
      <w:marTop w:val="0"/>
      <w:marBottom w:val="0"/>
      <w:divBdr>
        <w:top w:val="none" w:sz="0" w:space="0" w:color="auto"/>
        <w:left w:val="none" w:sz="0" w:space="0" w:color="auto"/>
        <w:bottom w:val="none" w:sz="0" w:space="0" w:color="auto"/>
        <w:right w:val="none" w:sz="0" w:space="0" w:color="auto"/>
      </w:divBdr>
    </w:div>
    <w:div w:id="1779180580">
      <w:bodyDiv w:val="1"/>
      <w:marLeft w:val="0"/>
      <w:marRight w:val="0"/>
      <w:marTop w:val="0"/>
      <w:marBottom w:val="0"/>
      <w:divBdr>
        <w:top w:val="none" w:sz="0" w:space="0" w:color="auto"/>
        <w:left w:val="none" w:sz="0" w:space="0" w:color="auto"/>
        <w:bottom w:val="none" w:sz="0" w:space="0" w:color="auto"/>
        <w:right w:val="none" w:sz="0" w:space="0" w:color="auto"/>
      </w:divBdr>
    </w:div>
    <w:div w:id="1779525802">
      <w:bodyDiv w:val="1"/>
      <w:marLeft w:val="0"/>
      <w:marRight w:val="0"/>
      <w:marTop w:val="0"/>
      <w:marBottom w:val="0"/>
      <w:divBdr>
        <w:top w:val="none" w:sz="0" w:space="0" w:color="auto"/>
        <w:left w:val="none" w:sz="0" w:space="0" w:color="auto"/>
        <w:bottom w:val="none" w:sz="0" w:space="0" w:color="auto"/>
        <w:right w:val="none" w:sz="0" w:space="0" w:color="auto"/>
      </w:divBdr>
    </w:div>
    <w:div w:id="1780026603">
      <w:bodyDiv w:val="1"/>
      <w:marLeft w:val="0"/>
      <w:marRight w:val="0"/>
      <w:marTop w:val="0"/>
      <w:marBottom w:val="0"/>
      <w:divBdr>
        <w:top w:val="none" w:sz="0" w:space="0" w:color="auto"/>
        <w:left w:val="none" w:sz="0" w:space="0" w:color="auto"/>
        <w:bottom w:val="none" w:sz="0" w:space="0" w:color="auto"/>
        <w:right w:val="none" w:sz="0" w:space="0" w:color="auto"/>
      </w:divBdr>
    </w:div>
    <w:div w:id="1780030310">
      <w:bodyDiv w:val="1"/>
      <w:marLeft w:val="0"/>
      <w:marRight w:val="0"/>
      <w:marTop w:val="0"/>
      <w:marBottom w:val="0"/>
      <w:divBdr>
        <w:top w:val="none" w:sz="0" w:space="0" w:color="auto"/>
        <w:left w:val="none" w:sz="0" w:space="0" w:color="auto"/>
        <w:bottom w:val="none" w:sz="0" w:space="0" w:color="auto"/>
        <w:right w:val="none" w:sz="0" w:space="0" w:color="auto"/>
      </w:divBdr>
    </w:div>
    <w:div w:id="1781338165">
      <w:bodyDiv w:val="1"/>
      <w:marLeft w:val="0"/>
      <w:marRight w:val="0"/>
      <w:marTop w:val="0"/>
      <w:marBottom w:val="0"/>
      <w:divBdr>
        <w:top w:val="none" w:sz="0" w:space="0" w:color="auto"/>
        <w:left w:val="none" w:sz="0" w:space="0" w:color="auto"/>
        <w:bottom w:val="none" w:sz="0" w:space="0" w:color="auto"/>
        <w:right w:val="none" w:sz="0" w:space="0" w:color="auto"/>
      </w:divBdr>
    </w:div>
    <w:div w:id="1782141399">
      <w:bodyDiv w:val="1"/>
      <w:marLeft w:val="0"/>
      <w:marRight w:val="0"/>
      <w:marTop w:val="0"/>
      <w:marBottom w:val="0"/>
      <w:divBdr>
        <w:top w:val="none" w:sz="0" w:space="0" w:color="auto"/>
        <w:left w:val="none" w:sz="0" w:space="0" w:color="auto"/>
        <w:bottom w:val="none" w:sz="0" w:space="0" w:color="auto"/>
        <w:right w:val="none" w:sz="0" w:space="0" w:color="auto"/>
      </w:divBdr>
    </w:div>
    <w:div w:id="1782535050">
      <w:bodyDiv w:val="1"/>
      <w:marLeft w:val="0"/>
      <w:marRight w:val="0"/>
      <w:marTop w:val="0"/>
      <w:marBottom w:val="0"/>
      <w:divBdr>
        <w:top w:val="none" w:sz="0" w:space="0" w:color="auto"/>
        <w:left w:val="none" w:sz="0" w:space="0" w:color="auto"/>
        <w:bottom w:val="none" w:sz="0" w:space="0" w:color="auto"/>
        <w:right w:val="none" w:sz="0" w:space="0" w:color="auto"/>
      </w:divBdr>
    </w:div>
    <w:div w:id="1782795043">
      <w:bodyDiv w:val="1"/>
      <w:marLeft w:val="0"/>
      <w:marRight w:val="0"/>
      <w:marTop w:val="0"/>
      <w:marBottom w:val="0"/>
      <w:divBdr>
        <w:top w:val="none" w:sz="0" w:space="0" w:color="auto"/>
        <w:left w:val="none" w:sz="0" w:space="0" w:color="auto"/>
        <w:bottom w:val="none" w:sz="0" w:space="0" w:color="auto"/>
        <w:right w:val="none" w:sz="0" w:space="0" w:color="auto"/>
      </w:divBdr>
    </w:div>
    <w:div w:id="1783913569">
      <w:bodyDiv w:val="1"/>
      <w:marLeft w:val="0"/>
      <w:marRight w:val="0"/>
      <w:marTop w:val="0"/>
      <w:marBottom w:val="0"/>
      <w:divBdr>
        <w:top w:val="none" w:sz="0" w:space="0" w:color="auto"/>
        <w:left w:val="none" w:sz="0" w:space="0" w:color="auto"/>
        <w:bottom w:val="none" w:sz="0" w:space="0" w:color="auto"/>
        <w:right w:val="none" w:sz="0" w:space="0" w:color="auto"/>
      </w:divBdr>
    </w:div>
    <w:div w:id="1783962201">
      <w:bodyDiv w:val="1"/>
      <w:marLeft w:val="0"/>
      <w:marRight w:val="0"/>
      <w:marTop w:val="0"/>
      <w:marBottom w:val="0"/>
      <w:divBdr>
        <w:top w:val="none" w:sz="0" w:space="0" w:color="auto"/>
        <w:left w:val="none" w:sz="0" w:space="0" w:color="auto"/>
        <w:bottom w:val="none" w:sz="0" w:space="0" w:color="auto"/>
        <w:right w:val="none" w:sz="0" w:space="0" w:color="auto"/>
      </w:divBdr>
    </w:div>
    <w:div w:id="1785078652">
      <w:bodyDiv w:val="1"/>
      <w:marLeft w:val="0"/>
      <w:marRight w:val="0"/>
      <w:marTop w:val="0"/>
      <w:marBottom w:val="0"/>
      <w:divBdr>
        <w:top w:val="none" w:sz="0" w:space="0" w:color="auto"/>
        <w:left w:val="none" w:sz="0" w:space="0" w:color="auto"/>
        <w:bottom w:val="none" w:sz="0" w:space="0" w:color="auto"/>
        <w:right w:val="none" w:sz="0" w:space="0" w:color="auto"/>
      </w:divBdr>
    </w:div>
    <w:div w:id="1785342216">
      <w:bodyDiv w:val="1"/>
      <w:marLeft w:val="0"/>
      <w:marRight w:val="0"/>
      <w:marTop w:val="0"/>
      <w:marBottom w:val="0"/>
      <w:divBdr>
        <w:top w:val="none" w:sz="0" w:space="0" w:color="auto"/>
        <w:left w:val="none" w:sz="0" w:space="0" w:color="auto"/>
        <w:bottom w:val="none" w:sz="0" w:space="0" w:color="auto"/>
        <w:right w:val="none" w:sz="0" w:space="0" w:color="auto"/>
      </w:divBdr>
    </w:div>
    <w:div w:id="1786269106">
      <w:bodyDiv w:val="1"/>
      <w:marLeft w:val="0"/>
      <w:marRight w:val="0"/>
      <w:marTop w:val="0"/>
      <w:marBottom w:val="0"/>
      <w:divBdr>
        <w:top w:val="none" w:sz="0" w:space="0" w:color="auto"/>
        <w:left w:val="none" w:sz="0" w:space="0" w:color="auto"/>
        <w:bottom w:val="none" w:sz="0" w:space="0" w:color="auto"/>
        <w:right w:val="none" w:sz="0" w:space="0" w:color="auto"/>
      </w:divBdr>
    </w:div>
    <w:div w:id="1787044762">
      <w:bodyDiv w:val="1"/>
      <w:marLeft w:val="0"/>
      <w:marRight w:val="0"/>
      <w:marTop w:val="0"/>
      <w:marBottom w:val="0"/>
      <w:divBdr>
        <w:top w:val="none" w:sz="0" w:space="0" w:color="auto"/>
        <w:left w:val="none" w:sz="0" w:space="0" w:color="auto"/>
        <w:bottom w:val="none" w:sz="0" w:space="0" w:color="auto"/>
        <w:right w:val="none" w:sz="0" w:space="0" w:color="auto"/>
      </w:divBdr>
    </w:div>
    <w:div w:id="1787312206">
      <w:bodyDiv w:val="1"/>
      <w:marLeft w:val="0"/>
      <w:marRight w:val="0"/>
      <w:marTop w:val="0"/>
      <w:marBottom w:val="0"/>
      <w:divBdr>
        <w:top w:val="none" w:sz="0" w:space="0" w:color="auto"/>
        <w:left w:val="none" w:sz="0" w:space="0" w:color="auto"/>
        <w:bottom w:val="none" w:sz="0" w:space="0" w:color="auto"/>
        <w:right w:val="none" w:sz="0" w:space="0" w:color="auto"/>
      </w:divBdr>
    </w:div>
    <w:div w:id="1787461070">
      <w:bodyDiv w:val="1"/>
      <w:marLeft w:val="0"/>
      <w:marRight w:val="0"/>
      <w:marTop w:val="0"/>
      <w:marBottom w:val="0"/>
      <w:divBdr>
        <w:top w:val="none" w:sz="0" w:space="0" w:color="auto"/>
        <w:left w:val="none" w:sz="0" w:space="0" w:color="auto"/>
        <w:bottom w:val="none" w:sz="0" w:space="0" w:color="auto"/>
        <w:right w:val="none" w:sz="0" w:space="0" w:color="auto"/>
      </w:divBdr>
    </w:div>
    <w:div w:id="1788234606">
      <w:bodyDiv w:val="1"/>
      <w:marLeft w:val="0"/>
      <w:marRight w:val="0"/>
      <w:marTop w:val="0"/>
      <w:marBottom w:val="0"/>
      <w:divBdr>
        <w:top w:val="none" w:sz="0" w:space="0" w:color="auto"/>
        <w:left w:val="none" w:sz="0" w:space="0" w:color="auto"/>
        <w:bottom w:val="none" w:sz="0" w:space="0" w:color="auto"/>
        <w:right w:val="none" w:sz="0" w:space="0" w:color="auto"/>
      </w:divBdr>
    </w:div>
    <w:div w:id="1788963261">
      <w:bodyDiv w:val="1"/>
      <w:marLeft w:val="0"/>
      <w:marRight w:val="0"/>
      <w:marTop w:val="0"/>
      <w:marBottom w:val="0"/>
      <w:divBdr>
        <w:top w:val="none" w:sz="0" w:space="0" w:color="auto"/>
        <w:left w:val="none" w:sz="0" w:space="0" w:color="auto"/>
        <w:bottom w:val="none" w:sz="0" w:space="0" w:color="auto"/>
        <w:right w:val="none" w:sz="0" w:space="0" w:color="auto"/>
      </w:divBdr>
    </w:div>
    <w:div w:id="1789082191">
      <w:bodyDiv w:val="1"/>
      <w:marLeft w:val="0"/>
      <w:marRight w:val="0"/>
      <w:marTop w:val="0"/>
      <w:marBottom w:val="0"/>
      <w:divBdr>
        <w:top w:val="none" w:sz="0" w:space="0" w:color="auto"/>
        <w:left w:val="none" w:sz="0" w:space="0" w:color="auto"/>
        <w:bottom w:val="none" w:sz="0" w:space="0" w:color="auto"/>
        <w:right w:val="none" w:sz="0" w:space="0" w:color="auto"/>
      </w:divBdr>
    </w:div>
    <w:div w:id="1789469424">
      <w:bodyDiv w:val="1"/>
      <w:marLeft w:val="0"/>
      <w:marRight w:val="0"/>
      <w:marTop w:val="0"/>
      <w:marBottom w:val="0"/>
      <w:divBdr>
        <w:top w:val="none" w:sz="0" w:space="0" w:color="auto"/>
        <w:left w:val="none" w:sz="0" w:space="0" w:color="auto"/>
        <w:bottom w:val="none" w:sz="0" w:space="0" w:color="auto"/>
        <w:right w:val="none" w:sz="0" w:space="0" w:color="auto"/>
      </w:divBdr>
    </w:div>
    <w:div w:id="1790314350">
      <w:bodyDiv w:val="1"/>
      <w:marLeft w:val="0"/>
      <w:marRight w:val="0"/>
      <w:marTop w:val="0"/>
      <w:marBottom w:val="0"/>
      <w:divBdr>
        <w:top w:val="none" w:sz="0" w:space="0" w:color="auto"/>
        <w:left w:val="none" w:sz="0" w:space="0" w:color="auto"/>
        <w:bottom w:val="none" w:sz="0" w:space="0" w:color="auto"/>
        <w:right w:val="none" w:sz="0" w:space="0" w:color="auto"/>
      </w:divBdr>
    </w:div>
    <w:div w:id="1790664920">
      <w:bodyDiv w:val="1"/>
      <w:marLeft w:val="0"/>
      <w:marRight w:val="0"/>
      <w:marTop w:val="0"/>
      <w:marBottom w:val="0"/>
      <w:divBdr>
        <w:top w:val="none" w:sz="0" w:space="0" w:color="auto"/>
        <w:left w:val="none" w:sz="0" w:space="0" w:color="auto"/>
        <w:bottom w:val="none" w:sz="0" w:space="0" w:color="auto"/>
        <w:right w:val="none" w:sz="0" w:space="0" w:color="auto"/>
      </w:divBdr>
    </w:div>
    <w:div w:id="1791898088">
      <w:bodyDiv w:val="1"/>
      <w:marLeft w:val="0"/>
      <w:marRight w:val="0"/>
      <w:marTop w:val="0"/>
      <w:marBottom w:val="0"/>
      <w:divBdr>
        <w:top w:val="none" w:sz="0" w:space="0" w:color="auto"/>
        <w:left w:val="none" w:sz="0" w:space="0" w:color="auto"/>
        <w:bottom w:val="none" w:sz="0" w:space="0" w:color="auto"/>
        <w:right w:val="none" w:sz="0" w:space="0" w:color="auto"/>
      </w:divBdr>
    </w:div>
    <w:div w:id="1793013357">
      <w:bodyDiv w:val="1"/>
      <w:marLeft w:val="0"/>
      <w:marRight w:val="0"/>
      <w:marTop w:val="0"/>
      <w:marBottom w:val="0"/>
      <w:divBdr>
        <w:top w:val="none" w:sz="0" w:space="0" w:color="auto"/>
        <w:left w:val="none" w:sz="0" w:space="0" w:color="auto"/>
        <w:bottom w:val="none" w:sz="0" w:space="0" w:color="auto"/>
        <w:right w:val="none" w:sz="0" w:space="0" w:color="auto"/>
      </w:divBdr>
    </w:div>
    <w:div w:id="1793786609">
      <w:bodyDiv w:val="1"/>
      <w:marLeft w:val="0"/>
      <w:marRight w:val="0"/>
      <w:marTop w:val="0"/>
      <w:marBottom w:val="0"/>
      <w:divBdr>
        <w:top w:val="none" w:sz="0" w:space="0" w:color="auto"/>
        <w:left w:val="none" w:sz="0" w:space="0" w:color="auto"/>
        <w:bottom w:val="none" w:sz="0" w:space="0" w:color="auto"/>
        <w:right w:val="none" w:sz="0" w:space="0" w:color="auto"/>
      </w:divBdr>
    </w:div>
    <w:div w:id="1794205474">
      <w:bodyDiv w:val="1"/>
      <w:marLeft w:val="0"/>
      <w:marRight w:val="0"/>
      <w:marTop w:val="0"/>
      <w:marBottom w:val="0"/>
      <w:divBdr>
        <w:top w:val="none" w:sz="0" w:space="0" w:color="auto"/>
        <w:left w:val="none" w:sz="0" w:space="0" w:color="auto"/>
        <w:bottom w:val="none" w:sz="0" w:space="0" w:color="auto"/>
        <w:right w:val="none" w:sz="0" w:space="0" w:color="auto"/>
      </w:divBdr>
    </w:div>
    <w:div w:id="1794708822">
      <w:bodyDiv w:val="1"/>
      <w:marLeft w:val="0"/>
      <w:marRight w:val="0"/>
      <w:marTop w:val="0"/>
      <w:marBottom w:val="0"/>
      <w:divBdr>
        <w:top w:val="none" w:sz="0" w:space="0" w:color="auto"/>
        <w:left w:val="none" w:sz="0" w:space="0" w:color="auto"/>
        <w:bottom w:val="none" w:sz="0" w:space="0" w:color="auto"/>
        <w:right w:val="none" w:sz="0" w:space="0" w:color="auto"/>
      </w:divBdr>
    </w:div>
    <w:div w:id="1796094825">
      <w:bodyDiv w:val="1"/>
      <w:marLeft w:val="0"/>
      <w:marRight w:val="0"/>
      <w:marTop w:val="0"/>
      <w:marBottom w:val="0"/>
      <w:divBdr>
        <w:top w:val="none" w:sz="0" w:space="0" w:color="auto"/>
        <w:left w:val="none" w:sz="0" w:space="0" w:color="auto"/>
        <w:bottom w:val="none" w:sz="0" w:space="0" w:color="auto"/>
        <w:right w:val="none" w:sz="0" w:space="0" w:color="auto"/>
      </w:divBdr>
    </w:div>
    <w:div w:id="1796170731">
      <w:bodyDiv w:val="1"/>
      <w:marLeft w:val="0"/>
      <w:marRight w:val="0"/>
      <w:marTop w:val="0"/>
      <w:marBottom w:val="0"/>
      <w:divBdr>
        <w:top w:val="none" w:sz="0" w:space="0" w:color="auto"/>
        <w:left w:val="none" w:sz="0" w:space="0" w:color="auto"/>
        <w:bottom w:val="none" w:sz="0" w:space="0" w:color="auto"/>
        <w:right w:val="none" w:sz="0" w:space="0" w:color="auto"/>
      </w:divBdr>
    </w:div>
    <w:div w:id="1796673288">
      <w:bodyDiv w:val="1"/>
      <w:marLeft w:val="0"/>
      <w:marRight w:val="0"/>
      <w:marTop w:val="0"/>
      <w:marBottom w:val="0"/>
      <w:divBdr>
        <w:top w:val="none" w:sz="0" w:space="0" w:color="auto"/>
        <w:left w:val="none" w:sz="0" w:space="0" w:color="auto"/>
        <w:bottom w:val="none" w:sz="0" w:space="0" w:color="auto"/>
        <w:right w:val="none" w:sz="0" w:space="0" w:color="auto"/>
      </w:divBdr>
    </w:div>
    <w:div w:id="1796753598">
      <w:bodyDiv w:val="1"/>
      <w:marLeft w:val="0"/>
      <w:marRight w:val="0"/>
      <w:marTop w:val="0"/>
      <w:marBottom w:val="0"/>
      <w:divBdr>
        <w:top w:val="none" w:sz="0" w:space="0" w:color="auto"/>
        <w:left w:val="none" w:sz="0" w:space="0" w:color="auto"/>
        <w:bottom w:val="none" w:sz="0" w:space="0" w:color="auto"/>
        <w:right w:val="none" w:sz="0" w:space="0" w:color="auto"/>
      </w:divBdr>
    </w:div>
    <w:div w:id="1797868357">
      <w:bodyDiv w:val="1"/>
      <w:marLeft w:val="0"/>
      <w:marRight w:val="0"/>
      <w:marTop w:val="0"/>
      <w:marBottom w:val="0"/>
      <w:divBdr>
        <w:top w:val="none" w:sz="0" w:space="0" w:color="auto"/>
        <w:left w:val="none" w:sz="0" w:space="0" w:color="auto"/>
        <w:bottom w:val="none" w:sz="0" w:space="0" w:color="auto"/>
        <w:right w:val="none" w:sz="0" w:space="0" w:color="auto"/>
      </w:divBdr>
    </w:div>
    <w:div w:id="1797947297">
      <w:bodyDiv w:val="1"/>
      <w:marLeft w:val="0"/>
      <w:marRight w:val="0"/>
      <w:marTop w:val="0"/>
      <w:marBottom w:val="0"/>
      <w:divBdr>
        <w:top w:val="none" w:sz="0" w:space="0" w:color="auto"/>
        <w:left w:val="none" w:sz="0" w:space="0" w:color="auto"/>
        <w:bottom w:val="none" w:sz="0" w:space="0" w:color="auto"/>
        <w:right w:val="none" w:sz="0" w:space="0" w:color="auto"/>
      </w:divBdr>
    </w:div>
    <w:div w:id="1799060910">
      <w:bodyDiv w:val="1"/>
      <w:marLeft w:val="0"/>
      <w:marRight w:val="0"/>
      <w:marTop w:val="0"/>
      <w:marBottom w:val="0"/>
      <w:divBdr>
        <w:top w:val="none" w:sz="0" w:space="0" w:color="auto"/>
        <w:left w:val="none" w:sz="0" w:space="0" w:color="auto"/>
        <w:bottom w:val="none" w:sz="0" w:space="0" w:color="auto"/>
        <w:right w:val="none" w:sz="0" w:space="0" w:color="auto"/>
      </w:divBdr>
    </w:div>
    <w:div w:id="1800105904">
      <w:bodyDiv w:val="1"/>
      <w:marLeft w:val="0"/>
      <w:marRight w:val="0"/>
      <w:marTop w:val="0"/>
      <w:marBottom w:val="0"/>
      <w:divBdr>
        <w:top w:val="none" w:sz="0" w:space="0" w:color="auto"/>
        <w:left w:val="none" w:sz="0" w:space="0" w:color="auto"/>
        <w:bottom w:val="none" w:sz="0" w:space="0" w:color="auto"/>
        <w:right w:val="none" w:sz="0" w:space="0" w:color="auto"/>
      </w:divBdr>
    </w:div>
    <w:div w:id="1800300946">
      <w:bodyDiv w:val="1"/>
      <w:marLeft w:val="0"/>
      <w:marRight w:val="0"/>
      <w:marTop w:val="0"/>
      <w:marBottom w:val="0"/>
      <w:divBdr>
        <w:top w:val="none" w:sz="0" w:space="0" w:color="auto"/>
        <w:left w:val="none" w:sz="0" w:space="0" w:color="auto"/>
        <w:bottom w:val="none" w:sz="0" w:space="0" w:color="auto"/>
        <w:right w:val="none" w:sz="0" w:space="0" w:color="auto"/>
      </w:divBdr>
    </w:div>
    <w:div w:id="1800756484">
      <w:bodyDiv w:val="1"/>
      <w:marLeft w:val="0"/>
      <w:marRight w:val="0"/>
      <w:marTop w:val="0"/>
      <w:marBottom w:val="0"/>
      <w:divBdr>
        <w:top w:val="none" w:sz="0" w:space="0" w:color="auto"/>
        <w:left w:val="none" w:sz="0" w:space="0" w:color="auto"/>
        <w:bottom w:val="none" w:sz="0" w:space="0" w:color="auto"/>
        <w:right w:val="none" w:sz="0" w:space="0" w:color="auto"/>
      </w:divBdr>
    </w:div>
    <w:div w:id="1800798680">
      <w:bodyDiv w:val="1"/>
      <w:marLeft w:val="0"/>
      <w:marRight w:val="0"/>
      <w:marTop w:val="0"/>
      <w:marBottom w:val="0"/>
      <w:divBdr>
        <w:top w:val="none" w:sz="0" w:space="0" w:color="auto"/>
        <w:left w:val="none" w:sz="0" w:space="0" w:color="auto"/>
        <w:bottom w:val="none" w:sz="0" w:space="0" w:color="auto"/>
        <w:right w:val="none" w:sz="0" w:space="0" w:color="auto"/>
      </w:divBdr>
    </w:div>
    <w:div w:id="1800996695">
      <w:bodyDiv w:val="1"/>
      <w:marLeft w:val="0"/>
      <w:marRight w:val="0"/>
      <w:marTop w:val="0"/>
      <w:marBottom w:val="0"/>
      <w:divBdr>
        <w:top w:val="none" w:sz="0" w:space="0" w:color="auto"/>
        <w:left w:val="none" w:sz="0" w:space="0" w:color="auto"/>
        <w:bottom w:val="none" w:sz="0" w:space="0" w:color="auto"/>
        <w:right w:val="none" w:sz="0" w:space="0" w:color="auto"/>
      </w:divBdr>
      <w:divsChild>
        <w:div w:id="478235252">
          <w:marLeft w:val="0"/>
          <w:marRight w:val="0"/>
          <w:marTop w:val="240"/>
          <w:marBottom w:val="240"/>
          <w:divBdr>
            <w:top w:val="single" w:sz="2" w:space="0" w:color="auto"/>
            <w:left w:val="single" w:sz="2" w:space="0" w:color="auto"/>
            <w:bottom w:val="single" w:sz="2" w:space="0" w:color="auto"/>
            <w:right w:val="single" w:sz="2" w:space="0" w:color="auto"/>
          </w:divBdr>
          <w:divsChild>
            <w:div w:id="24858898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801682626">
      <w:bodyDiv w:val="1"/>
      <w:marLeft w:val="0"/>
      <w:marRight w:val="0"/>
      <w:marTop w:val="0"/>
      <w:marBottom w:val="0"/>
      <w:divBdr>
        <w:top w:val="none" w:sz="0" w:space="0" w:color="auto"/>
        <w:left w:val="none" w:sz="0" w:space="0" w:color="auto"/>
        <w:bottom w:val="none" w:sz="0" w:space="0" w:color="auto"/>
        <w:right w:val="none" w:sz="0" w:space="0" w:color="auto"/>
      </w:divBdr>
    </w:div>
    <w:div w:id="1802070099">
      <w:bodyDiv w:val="1"/>
      <w:marLeft w:val="0"/>
      <w:marRight w:val="0"/>
      <w:marTop w:val="0"/>
      <w:marBottom w:val="0"/>
      <w:divBdr>
        <w:top w:val="none" w:sz="0" w:space="0" w:color="auto"/>
        <w:left w:val="none" w:sz="0" w:space="0" w:color="auto"/>
        <w:bottom w:val="none" w:sz="0" w:space="0" w:color="auto"/>
        <w:right w:val="none" w:sz="0" w:space="0" w:color="auto"/>
      </w:divBdr>
    </w:div>
    <w:div w:id="1802653184">
      <w:bodyDiv w:val="1"/>
      <w:marLeft w:val="0"/>
      <w:marRight w:val="0"/>
      <w:marTop w:val="0"/>
      <w:marBottom w:val="0"/>
      <w:divBdr>
        <w:top w:val="none" w:sz="0" w:space="0" w:color="auto"/>
        <w:left w:val="none" w:sz="0" w:space="0" w:color="auto"/>
        <w:bottom w:val="none" w:sz="0" w:space="0" w:color="auto"/>
        <w:right w:val="none" w:sz="0" w:space="0" w:color="auto"/>
      </w:divBdr>
    </w:div>
    <w:div w:id="1802727656">
      <w:bodyDiv w:val="1"/>
      <w:marLeft w:val="0"/>
      <w:marRight w:val="0"/>
      <w:marTop w:val="0"/>
      <w:marBottom w:val="0"/>
      <w:divBdr>
        <w:top w:val="none" w:sz="0" w:space="0" w:color="auto"/>
        <w:left w:val="none" w:sz="0" w:space="0" w:color="auto"/>
        <w:bottom w:val="none" w:sz="0" w:space="0" w:color="auto"/>
        <w:right w:val="none" w:sz="0" w:space="0" w:color="auto"/>
      </w:divBdr>
    </w:div>
    <w:div w:id="1802962409">
      <w:bodyDiv w:val="1"/>
      <w:marLeft w:val="0"/>
      <w:marRight w:val="0"/>
      <w:marTop w:val="0"/>
      <w:marBottom w:val="0"/>
      <w:divBdr>
        <w:top w:val="none" w:sz="0" w:space="0" w:color="auto"/>
        <w:left w:val="none" w:sz="0" w:space="0" w:color="auto"/>
        <w:bottom w:val="none" w:sz="0" w:space="0" w:color="auto"/>
        <w:right w:val="none" w:sz="0" w:space="0" w:color="auto"/>
      </w:divBdr>
    </w:div>
    <w:div w:id="1803233945">
      <w:bodyDiv w:val="1"/>
      <w:marLeft w:val="0"/>
      <w:marRight w:val="0"/>
      <w:marTop w:val="0"/>
      <w:marBottom w:val="0"/>
      <w:divBdr>
        <w:top w:val="none" w:sz="0" w:space="0" w:color="auto"/>
        <w:left w:val="none" w:sz="0" w:space="0" w:color="auto"/>
        <w:bottom w:val="none" w:sz="0" w:space="0" w:color="auto"/>
        <w:right w:val="none" w:sz="0" w:space="0" w:color="auto"/>
      </w:divBdr>
    </w:div>
    <w:div w:id="1803883302">
      <w:bodyDiv w:val="1"/>
      <w:marLeft w:val="0"/>
      <w:marRight w:val="0"/>
      <w:marTop w:val="0"/>
      <w:marBottom w:val="0"/>
      <w:divBdr>
        <w:top w:val="none" w:sz="0" w:space="0" w:color="auto"/>
        <w:left w:val="none" w:sz="0" w:space="0" w:color="auto"/>
        <w:bottom w:val="none" w:sz="0" w:space="0" w:color="auto"/>
        <w:right w:val="none" w:sz="0" w:space="0" w:color="auto"/>
      </w:divBdr>
    </w:div>
    <w:div w:id="1804348273">
      <w:bodyDiv w:val="1"/>
      <w:marLeft w:val="0"/>
      <w:marRight w:val="0"/>
      <w:marTop w:val="0"/>
      <w:marBottom w:val="0"/>
      <w:divBdr>
        <w:top w:val="none" w:sz="0" w:space="0" w:color="auto"/>
        <w:left w:val="none" w:sz="0" w:space="0" w:color="auto"/>
        <w:bottom w:val="none" w:sz="0" w:space="0" w:color="auto"/>
        <w:right w:val="none" w:sz="0" w:space="0" w:color="auto"/>
      </w:divBdr>
    </w:div>
    <w:div w:id="1805195133">
      <w:bodyDiv w:val="1"/>
      <w:marLeft w:val="0"/>
      <w:marRight w:val="0"/>
      <w:marTop w:val="0"/>
      <w:marBottom w:val="0"/>
      <w:divBdr>
        <w:top w:val="none" w:sz="0" w:space="0" w:color="auto"/>
        <w:left w:val="none" w:sz="0" w:space="0" w:color="auto"/>
        <w:bottom w:val="none" w:sz="0" w:space="0" w:color="auto"/>
        <w:right w:val="none" w:sz="0" w:space="0" w:color="auto"/>
      </w:divBdr>
    </w:div>
    <w:div w:id="1805389379">
      <w:bodyDiv w:val="1"/>
      <w:marLeft w:val="0"/>
      <w:marRight w:val="0"/>
      <w:marTop w:val="0"/>
      <w:marBottom w:val="0"/>
      <w:divBdr>
        <w:top w:val="none" w:sz="0" w:space="0" w:color="auto"/>
        <w:left w:val="none" w:sz="0" w:space="0" w:color="auto"/>
        <w:bottom w:val="none" w:sz="0" w:space="0" w:color="auto"/>
        <w:right w:val="none" w:sz="0" w:space="0" w:color="auto"/>
      </w:divBdr>
    </w:div>
    <w:div w:id="1805611105">
      <w:bodyDiv w:val="1"/>
      <w:marLeft w:val="0"/>
      <w:marRight w:val="0"/>
      <w:marTop w:val="0"/>
      <w:marBottom w:val="0"/>
      <w:divBdr>
        <w:top w:val="none" w:sz="0" w:space="0" w:color="auto"/>
        <w:left w:val="none" w:sz="0" w:space="0" w:color="auto"/>
        <w:bottom w:val="none" w:sz="0" w:space="0" w:color="auto"/>
        <w:right w:val="none" w:sz="0" w:space="0" w:color="auto"/>
      </w:divBdr>
    </w:div>
    <w:div w:id="1806654175">
      <w:bodyDiv w:val="1"/>
      <w:marLeft w:val="0"/>
      <w:marRight w:val="0"/>
      <w:marTop w:val="0"/>
      <w:marBottom w:val="0"/>
      <w:divBdr>
        <w:top w:val="none" w:sz="0" w:space="0" w:color="auto"/>
        <w:left w:val="none" w:sz="0" w:space="0" w:color="auto"/>
        <w:bottom w:val="none" w:sz="0" w:space="0" w:color="auto"/>
        <w:right w:val="none" w:sz="0" w:space="0" w:color="auto"/>
      </w:divBdr>
    </w:div>
    <w:div w:id="1807359712">
      <w:bodyDiv w:val="1"/>
      <w:marLeft w:val="0"/>
      <w:marRight w:val="0"/>
      <w:marTop w:val="0"/>
      <w:marBottom w:val="0"/>
      <w:divBdr>
        <w:top w:val="none" w:sz="0" w:space="0" w:color="auto"/>
        <w:left w:val="none" w:sz="0" w:space="0" w:color="auto"/>
        <w:bottom w:val="none" w:sz="0" w:space="0" w:color="auto"/>
        <w:right w:val="none" w:sz="0" w:space="0" w:color="auto"/>
      </w:divBdr>
    </w:div>
    <w:div w:id="1807508201">
      <w:bodyDiv w:val="1"/>
      <w:marLeft w:val="0"/>
      <w:marRight w:val="0"/>
      <w:marTop w:val="0"/>
      <w:marBottom w:val="0"/>
      <w:divBdr>
        <w:top w:val="none" w:sz="0" w:space="0" w:color="auto"/>
        <w:left w:val="none" w:sz="0" w:space="0" w:color="auto"/>
        <w:bottom w:val="none" w:sz="0" w:space="0" w:color="auto"/>
        <w:right w:val="none" w:sz="0" w:space="0" w:color="auto"/>
      </w:divBdr>
    </w:div>
    <w:div w:id="1807578490">
      <w:bodyDiv w:val="1"/>
      <w:marLeft w:val="0"/>
      <w:marRight w:val="0"/>
      <w:marTop w:val="0"/>
      <w:marBottom w:val="0"/>
      <w:divBdr>
        <w:top w:val="none" w:sz="0" w:space="0" w:color="auto"/>
        <w:left w:val="none" w:sz="0" w:space="0" w:color="auto"/>
        <w:bottom w:val="none" w:sz="0" w:space="0" w:color="auto"/>
        <w:right w:val="none" w:sz="0" w:space="0" w:color="auto"/>
      </w:divBdr>
    </w:div>
    <w:div w:id="1807769942">
      <w:bodyDiv w:val="1"/>
      <w:marLeft w:val="0"/>
      <w:marRight w:val="0"/>
      <w:marTop w:val="0"/>
      <w:marBottom w:val="0"/>
      <w:divBdr>
        <w:top w:val="none" w:sz="0" w:space="0" w:color="auto"/>
        <w:left w:val="none" w:sz="0" w:space="0" w:color="auto"/>
        <w:bottom w:val="none" w:sz="0" w:space="0" w:color="auto"/>
        <w:right w:val="none" w:sz="0" w:space="0" w:color="auto"/>
      </w:divBdr>
    </w:div>
    <w:div w:id="1807819999">
      <w:bodyDiv w:val="1"/>
      <w:marLeft w:val="0"/>
      <w:marRight w:val="0"/>
      <w:marTop w:val="0"/>
      <w:marBottom w:val="0"/>
      <w:divBdr>
        <w:top w:val="none" w:sz="0" w:space="0" w:color="auto"/>
        <w:left w:val="none" w:sz="0" w:space="0" w:color="auto"/>
        <w:bottom w:val="none" w:sz="0" w:space="0" w:color="auto"/>
        <w:right w:val="none" w:sz="0" w:space="0" w:color="auto"/>
      </w:divBdr>
    </w:div>
    <w:div w:id="1808039448">
      <w:bodyDiv w:val="1"/>
      <w:marLeft w:val="0"/>
      <w:marRight w:val="0"/>
      <w:marTop w:val="0"/>
      <w:marBottom w:val="0"/>
      <w:divBdr>
        <w:top w:val="none" w:sz="0" w:space="0" w:color="auto"/>
        <w:left w:val="none" w:sz="0" w:space="0" w:color="auto"/>
        <w:bottom w:val="none" w:sz="0" w:space="0" w:color="auto"/>
        <w:right w:val="none" w:sz="0" w:space="0" w:color="auto"/>
      </w:divBdr>
    </w:div>
    <w:div w:id="1808813345">
      <w:bodyDiv w:val="1"/>
      <w:marLeft w:val="0"/>
      <w:marRight w:val="0"/>
      <w:marTop w:val="0"/>
      <w:marBottom w:val="0"/>
      <w:divBdr>
        <w:top w:val="none" w:sz="0" w:space="0" w:color="auto"/>
        <w:left w:val="none" w:sz="0" w:space="0" w:color="auto"/>
        <w:bottom w:val="none" w:sz="0" w:space="0" w:color="auto"/>
        <w:right w:val="none" w:sz="0" w:space="0" w:color="auto"/>
      </w:divBdr>
    </w:div>
    <w:div w:id="1808935480">
      <w:bodyDiv w:val="1"/>
      <w:marLeft w:val="0"/>
      <w:marRight w:val="0"/>
      <w:marTop w:val="0"/>
      <w:marBottom w:val="0"/>
      <w:divBdr>
        <w:top w:val="none" w:sz="0" w:space="0" w:color="auto"/>
        <w:left w:val="none" w:sz="0" w:space="0" w:color="auto"/>
        <w:bottom w:val="none" w:sz="0" w:space="0" w:color="auto"/>
        <w:right w:val="none" w:sz="0" w:space="0" w:color="auto"/>
      </w:divBdr>
    </w:div>
    <w:div w:id="1809125272">
      <w:bodyDiv w:val="1"/>
      <w:marLeft w:val="0"/>
      <w:marRight w:val="0"/>
      <w:marTop w:val="0"/>
      <w:marBottom w:val="0"/>
      <w:divBdr>
        <w:top w:val="none" w:sz="0" w:space="0" w:color="auto"/>
        <w:left w:val="none" w:sz="0" w:space="0" w:color="auto"/>
        <w:bottom w:val="none" w:sz="0" w:space="0" w:color="auto"/>
        <w:right w:val="none" w:sz="0" w:space="0" w:color="auto"/>
      </w:divBdr>
    </w:div>
    <w:div w:id="1809591982">
      <w:bodyDiv w:val="1"/>
      <w:marLeft w:val="0"/>
      <w:marRight w:val="0"/>
      <w:marTop w:val="0"/>
      <w:marBottom w:val="0"/>
      <w:divBdr>
        <w:top w:val="none" w:sz="0" w:space="0" w:color="auto"/>
        <w:left w:val="none" w:sz="0" w:space="0" w:color="auto"/>
        <w:bottom w:val="none" w:sz="0" w:space="0" w:color="auto"/>
        <w:right w:val="none" w:sz="0" w:space="0" w:color="auto"/>
      </w:divBdr>
    </w:div>
    <w:div w:id="1810052172">
      <w:bodyDiv w:val="1"/>
      <w:marLeft w:val="0"/>
      <w:marRight w:val="0"/>
      <w:marTop w:val="0"/>
      <w:marBottom w:val="0"/>
      <w:divBdr>
        <w:top w:val="none" w:sz="0" w:space="0" w:color="auto"/>
        <w:left w:val="none" w:sz="0" w:space="0" w:color="auto"/>
        <w:bottom w:val="none" w:sz="0" w:space="0" w:color="auto"/>
        <w:right w:val="none" w:sz="0" w:space="0" w:color="auto"/>
      </w:divBdr>
    </w:div>
    <w:div w:id="1811089484">
      <w:bodyDiv w:val="1"/>
      <w:marLeft w:val="0"/>
      <w:marRight w:val="0"/>
      <w:marTop w:val="0"/>
      <w:marBottom w:val="0"/>
      <w:divBdr>
        <w:top w:val="none" w:sz="0" w:space="0" w:color="auto"/>
        <w:left w:val="none" w:sz="0" w:space="0" w:color="auto"/>
        <w:bottom w:val="none" w:sz="0" w:space="0" w:color="auto"/>
        <w:right w:val="none" w:sz="0" w:space="0" w:color="auto"/>
      </w:divBdr>
    </w:div>
    <w:div w:id="1811164403">
      <w:bodyDiv w:val="1"/>
      <w:marLeft w:val="0"/>
      <w:marRight w:val="0"/>
      <w:marTop w:val="0"/>
      <w:marBottom w:val="0"/>
      <w:divBdr>
        <w:top w:val="none" w:sz="0" w:space="0" w:color="auto"/>
        <w:left w:val="none" w:sz="0" w:space="0" w:color="auto"/>
        <w:bottom w:val="none" w:sz="0" w:space="0" w:color="auto"/>
        <w:right w:val="none" w:sz="0" w:space="0" w:color="auto"/>
      </w:divBdr>
    </w:div>
    <w:div w:id="1811940474">
      <w:bodyDiv w:val="1"/>
      <w:marLeft w:val="0"/>
      <w:marRight w:val="0"/>
      <w:marTop w:val="0"/>
      <w:marBottom w:val="0"/>
      <w:divBdr>
        <w:top w:val="none" w:sz="0" w:space="0" w:color="auto"/>
        <w:left w:val="none" w:sz="0" w:space="0" w:color="auto"/>
        <w:bottom w:val="none" w:sz="0" w:space="0" w:color="auto"/>
        <w:right w:val="none" w:sz="0" w:space="0" w:color="auto"/>
      </w:divBdr>
    </w:div>
    <w:div w:id="1812139892">
      <w:bodyDiv w:val="1"/>
      <w:marLeft w:val="0"/>
      <w:marRight w:val="0"/>
      <w:marTop w:val="0"/>
      <w:marBottom w:val="0"/>
      <w:divBdr>
        <w:top w:val="none" w:sz="0" w:space="0" w:color="auto"/>
        <w:left w:val="none" w:sz="0" w:space="0" w:color="auto"/>
        <w:bottom w:val="none" w:sz="0" w:space="0" w:color="auto"/>
        <w:right w:val="none" w:sz="0" w:space="0" w:color="auto"/>
      </w:divBdr>
    </w:div>
    <w:div w:id="1812555789">
      <w:bodyDiv w:val="1"/>
      <w:marLeft w:val="0"/>
      <w:marRight w:val="0"/>
      <w:marTop w:val="0"/>
      <w:marBottom w:val="0"/>
      <w:divBdr>
        <w:top w:val="none" w:sz="0" w:space="0" w:color="auto"/>
        <w:left w:val="none" w:sz="0" w:space="0" w:color="auto"/>
        <w:bottom w:val="none" w:sz="0" w:space="0" w:color="auto"/>
        <w:right w:val="none" w:sz="0" w:space="0" w:color="auto"/>
      </w:divBdr>
    </w:div>
    <w:div w:id="1812823957">
      <w:bodyDiv w:val="1"/>
      <w:marLeft w:val="0"/>
      <w:marRight w:val="0"/>
      <w:marTop w:val="0"/>
      <w:marBottom w:val="0"/>
      <w:divBdr>
        <w:top w:val="none" w:sz="0" w:space="0" w:color="auto"/>
        <w:left w:val="none" w:sz="0" w:space="0" w:color="auto"/>
        <w:bottom w:val="none" w:sz="0" w:space="0" w:color="auto"/>
        <w:right w:val="none" w:sz="0" w:space="0" w:color="auto"/>
      </w:divBdr>
    </w:div>
    <w:div w:id="1813330501">
      <w:bodyDiv w:val="1"/>
      <w:marLeft w:val="0"/>
      <w:marRight w:val="0"/>
      <w:marTop w:val="0"/>
      <w:marBottom w:val="0"/>
      <w:divBdr>
        <w:top w:val="none" w:sz="0" w:space="0" w:color="auto"/>
        <w:left w:val="none" w:sz="0" w:space="0" w:color="auto"/>
        <w:bottom w:val="none" w:sz="0" w:space="0" w:color="auto"/>
        <w:right w:val="none" w:sz="0" w:space="0" w:color="auto"/>
      </w:divBdr>
    </w:div>
    <w:div w:id="1814710716">
      <w:bodyDiv w:val="1"/>
      <w:marLeft w:val="0"/>
      <w:marRight w:val="0"/>
      <w:marTop w:val="0"/>
      <w:marBottom w:val="0"/>
      <w:divBdr>
        <w:top w:val="none" w:sz="0" w:space="0" w:color="auto"/>
        <w:left w:val="none" w:sz="0" w:space="0" w:color="auto"/>
        <w:bottom w:val="none" w:sz="0" w:space="0" w:color="auto"/>
        <w:right w:val="none" w:sz="0" w:space="0" w:color="auto"/>
      </w:divBdr>
    </w:div>
    <w:div w:id="1814786604">
      <w:bodyDiv w:val="1"/>
      <w:marLeft w:val="0"/>
      <w:marRight w:val="0"/>
      <w:marTop w:val="0"/>
      <w:marBottom w:val="0"/>
      <w:divBdr>
        <w:top w:val="none" w:sz="0" w:space="0" w:color="auto"/>
        <w:left w:val="none" w:sz="0" w:space="0" w:color="auto"/>
        <w:bottom w:val="none" w:sz="0" w:space="0" w:color="auto"/>
        <w:right w:val="none" w:sz="0" w:space="0" w:color="auto"/>
      </w:divBdr>
    </w:div>
    <w:div w:id="1815175393">
      <w:bodyDiv w:val="1"/>
      <w:marLeft w:val="0"/>
      <w:marRight w:val="0"/>
      <w:marTop w:val="0"/>
      <w:marBottom w:val="0"/>
      <w:divBdr>
        <w:top w:val="none" w:sz="0" w:space="0" w:color="auto"/>
        <w:left w:val="none" w:sz="0" w:space="0" w:color="auto"/>
        <w:bottom w:val="none" w:sz="0" w:space="0" w:color="auto"/>
        <w:right w:val="none" w:sz="0" w:space="0" w:color="auto"/>
      </w:divBdr>
    </w:div>
    <w:div w:id="1815677137">
      <w:bodyDiv w:val="1"/>
      <w:marLeft w:val="0"/>
      <w:marRight w:val="0"/>
      <w:marTop w:val="0"/>
      <w:marBottom w:val="0"/>
      <w:divBdr>
        <w:top w:val="none" w:sz="0" w:space="0" w:color="auto"/>
        <w:left w:val="none" w:sz="0" w:space="0" w:color="auto"/>
        <w:bottom w:val="none" w:sz="0" w:space="0" w:color="auto"/>
        <w:right w:val="none" w:sz="0" w:space="0" w:color="auto"/>
      </w:divBdr>
    </w:div>
    <w:div w:id="1815751622">
      <w:bodyDiv w:val="1"/>
      <w:marLeft w:val="0"/>
      <w:marRight w:val="0"/>
      <w:marTop w:val="0"/>
      <w:marBottom w:val="0"/>
      <w:divBdr>
        <w:top w:val="none" w:sz="0" w:space="0" w:color="auto"/>
        <w:left w:val="none" w:sz="0" w:space="0" w:color="auto"/>
        <w:bottom w:val="none" w:sz="0" w:space="0" w:color="auto"/>
        <w:right w:val="none" w:sz="0" w:space="0" w:color="auto"/>
      </w:divBdr>
    </w:div>
    <w:div w:id="1817256941">
      <w:bodyDiv w:val="1"/>
      <w:marLeft w:val="0"/>
      <w:marRight w:val="0"/>
      <w:marTop w:val="0"/>
      <w:marBottom w:val="0"/>
      <w:divBdr>
        <w:top w:val="none" w:sz="0" w:space="0" w:color="auto"/>
        <w:left w:val="none" w:sz="0" w:space="0" w:color="auto"/>
        <w:bottom w:val="none" w:sz="0" w:space="0" w:color="auto"/>
        <w:right w:val="none" w:sz="0" w:space="0" w:color="auto"/>
      </w:divBdr>
    </w:div>
    <w:div w:id="1817531910">
      <w:bodyDiv w:val="1"/>
      <w:marLeft w:val="0"/>
      <w:marRight w:val="0"/>
      <w:marTop w:val="0"/>
      <w:marBottom w:val="0"/>
      <w:divBdr>
        <w:top w:val="none" w:sz="0" w:space="0" w:color="auto"/>
        <w:left w:val="none" w:sz="0" w:space="0" w:color="auto"/>
        <w:bottom w:val="none" w:sz="0" w:space="0" w:color="auto"/>
        <w:right w:val="none" w:sz="0" w:space="0" w:color="auto"/>
      </w:divBdr>
    </w:div>
    <w:div w:id="1817988570">
      <w:bodyDiv w:val="1"/>
      <w:marLeft w:val="0"/>
      <w:marRight w:val="0"/>
      <w:marTop w:val="0"/>
      <w:marBottom w:val="0"/>
      <w:divBdr>
        <w:top w:val="none" w:sz="0" w:space="0" w:color="auto"/>
        <w:left w:val="none" w:sz="0" w:space="0" w:color="auto"/>
        <w:bottom w:val="none" w:sz="0" w:space="0" w:color="auto"/>
        <w:right w:val="none" w:sz="0" w:space="0" w:color="auto"/>
      </w:divBdr>
    </w:div>
    <w:div w:id="1818064831">
      <w:bodyDiv w:val="1"/>
      <w:marLeft w:val="0"/>
      <w:marRight w:val="0"/>
      <w:marTop w:val="0"/>
      <w:marBottom w:val="0"/>
      <w:divBdr>
        <w:top w:val="none" w:sz="0" w:space="0" w:color="auto"/>
        <w:left w:val="none" w:sz="0" w:space="0" w:color="auto"/>
        <w:bottom w:val="none" w:sz="0" w:space="0" w:color="auto"/>
        <w:right w:val="none" w:sz="0" w:space="0" w:color="auto"/>
      </w:divBdr>
    </w:div>
    <w:div w:id="1818187828">
      <w:bodyDiv w:val="1"/>
      <w:marLeft w:val="0"/>
      <w:marRight w:val="0"/>
      <w:marTop w:val="0"/>
      <w:marBottom w:val="0"/>
      <w:divBdr>
        <w:top w:val="none" w:sz="0" w:space="0" w:color="auto"/>
        <w:left w:val="none" w:sz="0" w:space="0" w:color="auto"/>
        <w:bottom w:val="none" w:sz="0" w:space="0" w:color="auto"/>
        <w:right w:val="none" w:sz="0" w:space="0" w:color="auto"/>
      </w:divBdr>
    </w:div>
    <w:div w:id="1818254671">
      <w:bodyDiv w:val="1"/>
      <w:marLeft w:val="0"/>
      <w:marRight w:val="0"/>
      <w:marTop w:val="0"/>
      <w:marBottom w:val="0"/>
      <w:divBdr>
        <w:top w:val="none" w:sz="0" w:space="0" w:color="auto"/>
        <w:left w:val="none" w:sz="0" w:space="0" w:color="auto"/>
        <w:bottom w:val="none" w:sz="0" w:space="0" w:color="auto"/>
        <w:right w:val="none" w:sz="0" w:space="0" w:color="auto"/>
      </w:divBdr>
    </w:div>
    <w:div w:id="1818263290">
      <w:bodyDiv w:val="1"/>
      <w:marLeft w:val="0"/>
      <w:marRight w:val="0"/>
      <w:marTop w:val="0"/>
      <w:marBottom w:val="0"/>
      <w:divBdr>
        <w:top w:val="none" w:sz="0" w:space="0" w:color="auto"/>
        <w:left w:val="none" w:sz="0" w:space="0" w:color="auto"/>
        <w:bottom w:val="none" w:sz="0" w:space="0" w:color="auto"/>
        <w:right w:val="none" w:sz="0" w:space="0" w:color="auto"/>
      </w:divBdr>
    </w:div>
    <w:div w:id="1818453061">
      <w:bodyDiv w:val="1"/>
      <w:marLeft w:val="0"/>
      <w:marRight w:val="0"/>
      <w:marTop w:val="0"/>
      <w:marBottom w:val="0"/>
      <w:divBdr>
        <w:top w:val="none" w:sz="0" w:space="0" w:color="auto"/>
        <w:left w:val="none" w:sz="0" w:space="0" w:color="auto"/>
        <w:bottom w:val="none" w:sz="0" w:space="0" w:color="auto"/>
        <w:right w:val="none" w:sz="0" w:space="0" w:color="auto"/>
      </w:divBdr>
    </w:div>
    <w:div w:id="1818453311">
      <w:bodyDiv w:val="1"/>
      <w:marLeft w:val="0"/>
      <w:marRight w:val="0"/>
      <w:marTop w:val="0"/>
      <w:marBottom w:val="0"/>
      <w:divBdr>
        <w:top w:val="none" w:sz="0" w:space="0" w:color="auto"/>
        <w:left w:val="none" w:sz="0" w:space="0" w:color="auto"/>
        <w:bottom w:val="none" w:sz="0" w:space="0" w:color="auto"/>
        <w:right w:val="none" w:sz="0" w:space="0" w:color="auto"/>
      </w:divBdr>
    </w:div>
    <w:div w:id="1819149890">
      <w:bodyDiv w:val="1"/>
      <w:marLeft w:val="0"/>
      <w:marRight w:val="0"/>
      <w:marTop w:val="0"/>
      <w:marBottom w:val="0"/>
      <w:divBdr>
        <w:top w:val="none" w:sz="0" w:space="0" w:color="auto"/>
        <w:left w:val="none" w:sz="0" w:space="0" w:color="auto"/>
        <w:bottom w:val="none" w:sz="0" w:space="0" w:color="auto"/>
        <w:right w:val="none" w:sz="0" w:space="0" w:color="auto"/>
      </w:divBdr>
    </w:div>
    <w:div w:id="1819150834">
      <w:bodyDiv w:val="1"/>
      <w:marLeft w:val="0"/>
      <w:marRight w:val="0"/>
      <w:marTop w:val="0"/>
      <w:marBottom w:val="0"/>
      <w:divBdr>
        <w:top w:val="none" w:sz="0" w:space="0" w:color="auto"/>
        <w:left w:val="none" w:sz="0" w:space="0" w:color="auto"/>
        <w:bottom w:val="none" w:sz="0" w:space="0" w:color="auto"/>
        <w:right w:val="none" w:sz="0" w:space="0" w:color="auto"/>
      </w:divBdr>
    </w:div>
    <w:div w:id="1819836017">
      <w:bodyDiv w:val="1"/>
      <w:marLeft w:val="0"/>
      <w:marRight w:val="0"/>
      <w:marTop w:val="0"/>
      <w:marBottom w:val="0"/>
      <w:divBdr>
        <w:top w:val="none" w:sz="0" w:space="0" w:color="auto"/>
        <w:left w:val="none" w:sz="0" w:space="0" w:color="auto"/>
        <w:bottom w:val="none" w:sz="0" w:space="0" w:color="auto"/>
        <w:right w:val="none" w:sz="0" w:space="0" w:color="auto"/>
      </w:divBdr>
    </w:div>
    <w:div w:id="1819879614">
      <w:bodyDiv w:val="1"/>
      <w:marLeft w:val="0"/>
      <w:marRight w:val="0"/>
      <w:marTop w:val="0"/>
      <w:marBottom w:val="0"/>
      <w:divBdr>
        <w:top w:val="none" w:sz="0" w:space="0" w:color="auto"/>
        <w:left w:val="none" w:sz="0" w:space="0" w:color="auto"/>
        <w:bottom w:val="none" w:sz="0" w:space="0" w:color="auto"/>
        <w:right w:val="none" w:sz="0" w:space="0" w:color="auto"/>
      </w:divBdr>
    </w:div>
    <w:div w:id="1819958351">
      <w:bodyDiv w:val="1"/>
      <w:marLeft w:val="0"/>
      <w:marRight w:val="0"/>
      <w:marTop w:val="0"/>
      <w:marBottom w:val="0"/>
      <w:divBdr>
        <w:top w:val="none" w:sz="0" w:space="0" w:color="auto"/>
        <w:left w:val="none" w:sz="0" w:space="0" w:color="auto"/>
        <w:bottom w:val="none" w:sz="0" w:space="0" w:color="auto"/>
        <w:right w:val="none" w:sz="0" w:space="0" w:color="auto"/>
      </w:divBdr>
    </w:div>
    <w:div w:id="1820490998">
      <w:bodyDiv w:val="1"/>
      <w:marLeft w:val="0"/>
      <w:marRight w:val="0"/>
      <w:marTop w:val="0"/>
      <w:marBottom w:val="0"/>
      <w:divBdr>
        <w:top w:val="none" w:sz="0" w:space="0" w:color="auto"/>
        <w:left w:val="none" w:sz="0" w:space="0" w:color="auto"/>
        <w:bottom w:val="none" w:sz="0" w:space="0" w:color="auto"/>
        <w:right w:val="none" w:sz="0" w:space="0" w:color="auto"/>
      </w:divBdr>
    </w:div>
    <w:div w:id="1821144057">
      <w:bodyDiv w:val="1"/>
      <w:marLeft w:val="0"/>
      <w:marRight w:val="0"/>
      <w:marTop w:val="0"/>
      <w:marBottom w:val="0"/>
      <w:divBdr>
        <w:top w:val="none" w:sz="0" w:space="0" w:color="auto"/>
        <w:left w:val="none" w:sz="0" w:space="0" w:color="auto"/>
        <w:bottom w:val="none" w:sz="0" w:space="0" w:color="auto"/>
        <w:right w:val="none" w:sz="0" w:space="0" w:color="auto"/>
      </w:divBdr>
    </w:div>
    <w:div w:id="1821531640">
      <w:bodyDiv w:val="1"/>
      <w:marLeft w:val="0"/>
      <w:marRight w:val="0"/>
      <w:marTop w:val="0"/>
      <w:marBottom w:val="0"/>
      <w:divBdr>
        <w:top w:val="none" w:sz="0" w:space="0" w:color="auto"/>
        <w:left w:val="none" w:sz="0" w:space="0" w:color="auto"/>
        <w:bottom w:val="none" w:sz="0" w:space="0" w:color="auto"/>
        <w:right w:val="none" w:sz="0" w:space="0" w:color="auto"/>
      </w:divBdr>
    </w:div>
    <w:div w:id="1821534386">
      <w:bodyDiv w:val="1"/>
      <w:marLeft w:val="0"/>
      <w:marRight w:val="0"/>
      <w:marTop w:val="0"/>
      <w:marBottom w:val="0"/>
      <w:divBdr>
        <w:top w:val="none" w:sz="0" w:space="0" w:color="auto"/>
        <w:left w:val="none" w:sz="0" w:space="0" w:color="auto"/>
        <w:bottom w:val="none" w:sz="0" w:space="0" w:color="auto"/>
        <w:right w:val="none" w:sz="0" w:space="0" w:color="auto"/>
      </w:divBdr>
    </w:div>
    <w:div w:id="1821728146">
      <w:bodyDiv w:val="1"/>
      <w:marLeft w:val="0"/>
      <w:marRight w:val="0"/>
      <w:marTop w:val="0"/>
      <w:marBottom w:val="0"/>
      <w:divBdr>
        <w:top w:val="none" w:sz="0" w:space="0" w:color="auto"/>
        <w:left w:val="none" w:sz="0" w:space="0" w:color="auto"/>
        <w:bottom w:val="none" w:sz="0" w:space="0" w:color="auto"/>
        <w:right w:val="none" w:sz="0" w:space="0" w:color="auto"/>
      </w:divBdr>
    </w:div>
    <w:div w:id="1822767492">
      <w:bodyDiv w:val="1"/>
      <w:marLeft w:val="0"/>
      <w:marRight w:val="0"/>
      <w:marTop w:val="0"/>
      <w:marBottom w:val="0"/>
      <w:divBdr>
        <w:top w:val="none" w:sz="0" w:space="0" w:color="auto"/>
        <w:left w:val="none" w:sz="0" w:space="0" w:color="auto"/>
        <w:bottom w:val="none" w:sz="0" w:space="0" w:color="auto"/>
        <w:right w:val="none" w:sz="0" w:space="0" w:color="auto"/>
      </w:divBdr>
    </w:div>
    <w:div w:id="1822842998">
      <w:bodyDiv w:val="1"/>
      <w:marLeft w:val="0"/>
      <w:marRight w:val="0"/>
      <w:marTop w:val="0"/>
      <w:marBottom w:val="0"/>
      <w:divBdr>
        <w:top w:val="none" w:sz="0" w:space="0" w:color="auto"/>
        <w:left w:val="none" w:sz="0" w:space="0" w:color="auto"/>
        <w:bottom w:val="none" w:sz="0" w:space="0" w:color="auto"/>
        <w:right w:val="none" w:sz="0" w:space="0" w:color="auto"/>
      </w:divBdr>
    </w:div>
    <w:div w:id="1823696504">
      <w:bodyDiv w:val="1"/>
      <w:marLeft w:val="0"/>
      <w:marRight w:val="0"/>
      <w:marTop w:val="0"/>
      <w:marBottom w:val="0"/>
      <w:divBdr>
        <w:top w:val="none" w:sz="0" w:space="0" w:color="auto"/>
        <w:left w:val="none" w:sz="0" w:space="0" w:color="auto"/>
        <w:bottom w:val="none" w:sz="0" w:space="0" w:color="auto"/>
        <w:right w:val="none" w:sz="0" w:space="0" w:color="auto"/>
      </w:divBdr>
    </w:div>
    <w:div w:id="1824006692">
      <w:bodyDiv w:val="1"/>
      <w:marLeft w:val="0"/>
      <w:marRight w:val="0"/>
      <w:marTop w:val="0"/>
      <w:marBottom w:val="0"/>
      <w:divBdr>
        <w:top w:val="none" w:sz="0" w:space="0" w:color="auto"/>
        <w:left w:val="none" w:sz="0" w:space="0" w:color="auto"/>
        <w:bottom w:val="none" w:sz="0" w:space="0" w:color="auto"/>
        <w:right w:val="none" w:sz="0" w:space="0" w:color="auto"/>
      </w:divBdr>
    </w:div>
    <w:div w:id="1824157010">
      <w:bodyDiv w:val="1"/>
      <w:marLeft w:val="0"/>
      <w:marRight w:val="0"/>
      <w:marTop w:val="0"/>
      <w:marBottom w:val="0"/>
      <w:divBdr>
        <w:top w:val="none" w:sz="0" w:space="0" w:color="auto"/>
        <w:left w:val="none" w:sz="0" w:space="0" w:color="auto"/>
        <w:bottom w:val="none" w:sz="0" w:space="0" w:color="auto"/>
        <w:right w:val="none" w:sz="0" w:space="0" w:color="auto"/>
      </w:divBdr>
    </w:div>
    <w:div w:id="1824354169">
      <w:bodyDiv w:val="1"/>
      <w:marLeft w:val="0"/>
      <w:marRight w:val="0"/>
      <w:marTop w:val="0"/>
      <w:marBottom w:val="0"/>
      <w:divBdr>
        <w:top w:val="none" w:sz="0" w:space="0" w:color="auto"/>
        <w:left w:val="none" w:sz="0" w:space="0" w:color="auto"/>
        <w:bottom w:val="none" w:sz="0" w:space="0" w:color="auto"/>
        <w:right w:val="none" w:sz="0" w:space="0" w:color="auto"/>
      </w:divBdr>
    </w:div>
    <w:div w:id="1824616607">
      <w:bodyDiv w:val="1"/>
      <w:marLeft w:val="0"/>
      <w:marRight w:val="0"/>
      <w:marTop w:val="0"/>
      <w:marBottom w:val="0"/>
      <w:divBdr>
        <w:top w:val="none" w:sz="0" w:space="0" w:color="auto"/>
        <w:left w:val="none" w:sz="0" w:space="0" w:color="auto"/>
        <w:bottom w:val="none" w:sz="0" w:space="0" w:color="auto"/>
        <w:right w:val="none" w:sz="0" w:space="0" w:color="auto"/>
      </w:divBdr>
    </w:div>
    <w:div w:id="1825857567">
      <w:bodyDiv w:val="1"/>
      <w:marLeft w:val="0"/>
      <w:marRight w:val="0"/>
      <w:marTop w:val="0"/>
      <w:marBottom w:val="0"/>
      <w:divBdr>
        <w:top w:val="none" w:sz="0" w:space="0" w:color="auto"/>
        <w:left w:val="none" w:sz="0" w:space="0" w:color="auto"/>
        <w:bottom w:val="none" w:sz="0" w:space="0" w:color="auto"/>
        <w:right w:val="none" w:sz="0" w:space="0" w:color="auto"/>
      </w:divBdr>
    </w:div>
    <w:div w:id="1826512386">
      <w:bodyDiv w:val="1"/>
      <w:marLeft w:val="0"/>
      <w:marRight w:val="0"/>
      <w:marTop w:val="0"/>
      <w:marBottom w:val="0"/>
      <w:divBdr>
        <w:top w:val="none" w:sz="0" w:space="0" w:color="auto"/>
        <w:left w:val="none" w:sz="0" w:space="0" w:color="auto"/>
        <w:bottom w:val="none" w:sz="0" w:space="0" w:color="auto"/>
        <w:right w:val="none" w:sz="0" w:space="0" w:color="auto"/>
      </w:divBdr>
    </w:div>
    <w:div w:id="1826896375">
      <w:bodyDiv w:val="1"/>
      <w:marLeft w:val="0"/>
      <w:marRight w:val="0"/>
      <w:marTop w:val="0"/>
      <w:marBottom w:val="0"/>
      <w:divBdr>
        <w:top w:val="none" w:sz="0" w:space="0" w:color="auto"/>
        <w:left w:val="none" w:sz="0" w:space="0" w:color="auto"/>
        <w:bottom w:val="none" w:sz="0" w:space="0" w:color="auto"/>
        <w:right w:val="none" w:sz="0" w:space="0" w:color="auto"/>
      </w:divBdr>
    </w:div>
    <w:div w:id="1826967631">
      <w:bodyDiv w:val="1"/>
      <w:marLeft w:val="0"/>
      <w:marRight w:val="0"/>
      <w:marTop w:val="0"/>
      <w:marBottom w:val="0"/>
      <w:divBdr>
        <w:top w:val="none" w:sz="0" w:space="0" w:color="auto"/>
        <w:left w:val="none" w:sz="0" w:space="0" w:color="auto"/>
        <w:bottom w:val="none" w:sz="0" w:space="0" w:color="auto"/>
        <w:right w:val="none" w:sz="0" w:space="0" w:color="auto"/>
      </w:divBdr>
    </w:div>
    <w:div w:id="1827085200">
      <w:bodyDiv w:val="1"/>
      <w:marLeft w:val="0"/>
      <w:marRight w:val="0"/>
      <w:marTop w:val="0"/>
      <w:marBottom w:val="0"/>
      <w:divBdr>
        <w:top w:val="none" w:sz="0" w:space="0" w:color="auto"/>
        <w:left w:val="none" w:sz="0" w:space="0" w:color="auto"/>
        <w:bottom w:val="none" w:sz="0" w:space="0" w:color="auto"/>
        <w:right w:val="none" w:sz="0" w:space="0" w:color="auto"/>
      </w:divBdr>
    </w:div>
    <w:div w:id="1827210041">
      <w:bodyDiv w:val="1"/>
      <w:marLeft w:val="0"/>
      <w:marRight w:val="0"/>
      <w:marTop w:val="0"/>
      <w:marBottom w:val="0"/>
      <w:divBdr>
        <w:top w:val="none" w:sz="0" w:space="0" w:color="auto"/>
        <w:left w:val="none" w:sz="0" w:space="0" w:color="auto"/>
        <w:bottom w:val="none" w:sz="0" w:space="0" w:color="auto"/>
        <w:right w:val="none" w:sz="0" w:space="0" w:color="auto"/>
      </w:divBdr>
    </w:div>
    <w:div w:id="1827670536">
      <w:bodyDiv w:val="1"/>
      <w:marLeft w:val="0"/>
      <w:marRight w:val="0"/>
      <w:marTop w:val="0"/>
      <w:marBottom w:val="0"/>
      <w:divBdr>
        <w:top w:val="none" w:sz="0" w:space="0" w:color="auto"/>
        <w:left w:val="none" w:sz="0" w:space="0" w:color="auto"/>
        <w:bottom w:val="none" w:sz="0" w:space="0" w:color="auto"/>
        <w:right w:val="none" w:sz="0" w:space="0" w:color="auto"/>
      </w:divBdr>
    </w:div>
    <w:div w:id="1827942011">
      <w:bodyDiv w:val="1"/>
      <w:marLeft w:val="0"/>
      <w:marRight w:val="0"/>
      <w:marTop w:val="0"/>
      <w:marBottom w:val="0"/>
      <w:divBdr>
        <w:top w:val="none" w:sz="0" w:space="0" w:color="auto"/>
        <w:left w:val="none" w:sz="0" w:space="0" w:color="auto"/>
        <w:bottom w:val="none" w:sz="0" w:space="0" w:color="auto"/>
        <w:right w:val="none" w:sz="0" w:space="0" w:color="auto"/>
      </w:divBdr>
    </w:div>
    <w:div w:id="1828210339">
      <w:bodyDiv w:val="1"/>
      <w:marLeft w:val="0"/>
      <w:marRight w:val="0"/>
      <w:marTop w:val="0"/>
      <w:marBottom w:val="0"/>
      <w:divBdr>
        <w:top w:val="none" w:sz="0" w:space="0" w:color="auto"/>
        <w:left w:val="none" w:sz="0" w:space="0" w:color="auto"/>
        <w:bottom w:val="none" w:sz="0" w:space="0" w:color="auto"/>
        <w:right w:val="none" w:sz="0" w:space="0" w:color="auto"/>
      </w:divBdr>
    </w:div>
    <w:div w:id="1828471539">
      <w:bodyDiv w:val="1"/>
      <w:marLeft w:val="0"/>
      <w:marRight w:val="0"/>
      <w:marTop w:val="0"/>
      <w:marBottom w:val="0"/>
      <w:divBdr>
        <w:top w:val="none" w:sz="0" w:space="0" w:color="auto"/>
        <w:left w:val="none" w:sz="0" w:space="0" w:color="auto"/>
        <w:bottom w:val="none" w:sz="0" w:space="0" w:color="auto"/>
        <w:right w:val="none" w:sz="0" w:space="0" w:color="auto"/>
      </w:divBdr>
    </w:div>
    <w:div w:id="1828479075">
      <w:bodyDiv w:val="1"/>
      <w:marLeft w:val="0"/>
      <w:marRight w:val="0"/>
      <w:marTop w:val="0"/>
      <w:marBottom w:val="0"/>
      <w:divBdr>
        <w:top w:val="none" w:sz="0" w:space="0" w:color="auto"/>
        <w:left w:val="none" w:sz="0" w:space="0" w:color="auto"/>
        <w:bottom w:val="none" w:sz="0" w:space="0" w:color="auto"/>
        <w:right w:val="none" w:sz="0" w:space="0" w:color="auto"/>
      </w:divBdr>
    </w:div>
    <w:div w:id="1828933798">
      <w:bodyDiv w:val="1"/>
      <w:marLeft w:val="0"/>
      <w:marRight w:val="0"/>
      <w:marTop w:val="0"/>
      <w:marBottom w:val="0"/>
      <w:divBdr>
        <w:top w:val="none" w:sz="0" w:space="0" w:color="auto"/>
        <w:left w:val="none" w:sz="0" w:space="0" w:color="auto"/>
        <w:bottom w:val="none" w:sz="0" w:space="0" w:color="auto"/>
        <w:right w:val="none" w:sz="0" w:space="0" w:color="auto"/>
      </w:divBdr>
    </w:div>
    <w:div w:id="1829207505">
      <w:bodyDiv w:val="1"/>
      <w:marLeft w:val="0"/>
      <w:marRight w:val="0"/>
      <w:marTop w:val="0"/>
      <w:marBottom w:val="0"/>
      <w:divBdr>
        <w:top w:val="none" w:sz="0" w:space="0" w:color="auto"/>
        <w:left w:val="none" w:sz="0" w:space="0" w:color="auto"/>
        <w:bottom w:val="none" w:sz="0" w:space="0" w:color="auto"/>
        <w:right w:val="none" w:sz="0" w:space="0" w:color="auto"/>
      </w:divBdr>
    </w:div>
    <w:div w:id="1829860052">
      <w:bodyDiv w:val="1"/>
      <w:marLeft w:val="0"/>
      <w:marRight w:val="0"/>
      <w:marTop w:val="0"/>
      <w:marBottom w:val="0"/>
      <w:divBdr>
        <w:top w:val="none" w:sz="0" w:space="0" w:color="auto"/>
        <w:left w:val="none" w:sz="0" w:space="0" w:color="auto"/>
        <w:bottom w:val="none" w:sz="0" w:space="0" w:color="auto"/>
        <w:right w:val="none" w:sz="0" w:space="0" w:color="auto"/>
      </w:divBdr>
    </w:div>
    <w:div w:id="1830172004">
      <w:bodyDiv w:val="1"/>
      <w:marLeft w:val="0"/>
      <w:marRight w:val="0"/>
      <w:marTop w:val="0"/>
      <w:marBottom w:val="0"/>
      <w:divBdr>
        <w:top w:val="none" w:sz="0" w:space="0" w:color="auto"/>
        <w:left w:val="none" w:sz="0" w:space="0" w:color="auto"/>
        <w:bottom w:val="none" w:sz="0" w:space="0" w:color="auto"/>
        <w:right w:val="none" w:sz="0" w:space="0" w:color="auto"/>
      </w:divBdr>
    </w:div>
    <w:div w:id="1831099261">
      <w:bodyDiv w:val="1"/>
      <w:marLeft w:val="0"/>
      <w:marRight w:val="0"/>
      <w:marTop w:val="0"/>
      <w:marBottom w:val="0"/>
      <w:divBdr>
        <w:top w:val="none" w:sz="0" w:space="0" w:color="auto"/>
        <w:left w:val="none" w:sz="0" w:space="0" w:color="auto"/>
        <w:bottom w:val="none" w:sz="0" w:space="0" w:color="auto"/>
        <w:right w:val="none" w:sz="0" w:space="0" w:color="auto"/>
      </w:divBdr>
    </w:div>
    <w:div w:id="1831411399">
      <w:bodyDiv w:val="1"/>
      <w:marLeft w:val="0"/>
      <w:marRight w:val="0"/>
      <w:marTop w:val="0"/>
      <w:marBottom w:val="0"/>
      <w:divBdr>
        <w:top w:val="none" w:sz="0" w:space="0" w:color="auto"/>
        <w:left w:val="none" w:sz="0" w:space="0" w:color="auto"/>
        <w:bottom w:val="none" w:sz="0" w:space="0" w:color="auto"/>
        <w:right w:val="none" w:sz="0" w:space="0" w:color="auto"/>
      </w:divBdr>
    </w:div>
    <w:div w:id="1832482042">
      <w:bodyDiv w:val="1"/>
      <w:marLeft w:val="0"/>
      <w:marRight w:val="0"/>
      <w:marTop w:val="0"/>
      <w:marBottom w:val="0"/>
      <w:divBdr>
        <w:top w:val="none" w:sz="0" w:space="0" w:color="auto"/>
        <w:left w:val="none" w:sz="0" w:space="0" w:color="auto"/>
        <w:bottom w:val="none" w:sz="0" w:space="0" w:color="auto"/>
        <w:right w:val="none" w:sz="0" w:space="0" w:color="auto"/>
      </w:divBdr>
    </w:div>
    <w:div w:id="1833445660">
      <w:bodyDiv w:val="1"/>
      <w:marLeft w:val="0"/>
      <w:marRight w:val="0"/>
      <w:marTop w:val="0"/>
      <w:marBottom w:val="0"/>
      <w:divBdr>
        <w:top w:val="none" w:sz="0" w:space="0" w:color="auto"/>
        <w:left w:val="none" w:sz="0" w:space="0" w:color="auto"/>
        <w:bottom w:val="none" w:sz="0" w:space="0" w:color="auto"/>
        <w:right w:val="none" w:sz="0" w:space="0" w:color="auto"/>
      </w:divBdr>
    </w:div>
    <w:div w:id="1833712290">
      <w:bodyDiv w:val="1"/>
      <w:marLeft w:val="0"/>
      <w:marRight w:val="0"/>
      <w:marTop w:val="0"/>
      <w:marBottom w:val="0"/>
      <w:divBdr>
        <w:top w:val="none" w:sz="0" w:space="0" w:color="auto"/>
        <w:left w:val="none" w:sz="0" w:space="0" w:color="auto"/>
        <w:bottom w:val="none" w:sz="0" w:space="0" w:color="auto"/>
        <w:right w:val="none" w:sz="0" w:space="0" w:color="auto"/>
      </w:divBdr>
    </w:div>
    <w:div w:id="1834444606">
      <w:bodyDiv w:val="1"/>
      <w:marLeft w:val="0"/>
      <w:marRight w:val="0"/>
      <w:marTop w:val="0"/>
      <w:marBottom w:val="0"/>
      <w:divBdr>
        <w:top w:val="none" w:sz="0" w:space="0" w:color="auto"/>
        <w:left w:val="none" w:sz="0" w:space="0" w:color="auto"/>
        <w:bottom w:val="none" w:sz="0" w:space="0" w:color="auto"/>
        <w:right w:val="none" w:sz="0" w:space="0" w:color="auto"/>
      </w:divBdr>
    </w:div>
    <w:div w:id="1834681975">
      <w:bodyDiv w:val="1"/>
      <w:marLeft w:val="0"/>
      <w:marRight w:val="0"/>
      <w:marTop w:val="0"/>
      <w:marBottom w:val="0"/>
      <w:divBdr>
        <w:top w:val="none" w:sz="0" w:space="0" w:color="auto"/>
        <w:left w:val="none" w:sz="0" w:space="0" w:color="auto"/>
        <w:bottom w:val="none" w:sz="0" w:space="0" w:color="auto"/>
        <w:right w:val="none" w:sz="0" w:space="0" w:color="auto"/>
      </w:divBdr>
    </w:div>
    <w:div w:id="1835412776">
      <w:bodyDiv w:val="1"/>
      <w:marLeft w:val="0"/>
      <w:marRight w:val="0"/>
      <w:marTop w:val="0"/>
      <w:marBottom w:val="0"/>
      <w:divBdr>
        <w:top w:val="none" w:sz="0" w:space="0" w:color="auto"/>
        <w:left w:val="none" w:sz="0" w:space="0" w:color="auto"/>
        <w:bottom w:val="none" w:sz="0" w:space="0" w:color="auto"/>
        <w:right w:val="none" w:sz="0" w:space="0" w:color="auto"/>
      </w:divBdr>
    </w:div>
    <w:div w:id="1835757552">
      <w:bodyDiv w:val="1"/>
      <w:marLeft w:val="0"/>
      <w:marRight w:val="0"/>
      <w:marTop w:val="0"/>
      <w:marBottom w:val="0"/>
      <w:divBdr>
        <w:top w:val="none" w:sz="0" w:space="0" w:color="auto"/>
        <w:left w:val="none" w:sz="0" w:space="0" w:color="auto"/>
        <w:bottom w:val="none" w:sz="0" w:space="0" w:color="auto"/>
        <w:right w:val="none" w:sz="0" w:space="0" w:color="auto"/>
      </w:divBdr>
    </w:div>
    <w:div w:id="1836413704">
      <w:bodyDiv w:val="1"/>
      <w:marLeft w:val="0"/>
      <w:marRight w:val="0"/>
      <w:marTop w:val="0"/>
      <w:marBottom w:val="0"/>
      <w:divBdr>
        <w:top w:val="none" w:sz="0" w:space="0" w:color="auto"/>
        <w:left w:val="none" w:sz="0" w:space="0" w:color="auto"/>
        <w:bottom w:val="none" w:sz="0" w:space="0" w:color="auto"/>
        <w:right w:val="none" w:sz="0" w:space="0" w:color="auto"/>
      </w:divBdr>
    </w:div>
    <w:div w:id="1837912243">
      <w:bodyDiv w:val="1"/>
      <w:marLeft w:val="0"/>
      <w:marRight w:val="0"/>
      <w:marTop w:val="0"/>
      <w:marBottom w:val="0"/>
      <w:divBdr>
        <w:top w:val="none" w:sz="0" w:space="0" w:color="auto"/>
        <w:left w:val="none" w:sz="0" w:space="0" w:color="auto"/>
        <w:bottom w:val="none" w:sz="0" w:space="0" w:color="auto"/>
        <w:right w:val="none" w:sz="0" w:space="0" w:color="auto"/>
      </w:divBdr>
    </w:div>
    <w:div w:id="1838615838">
      <w:bodyDiv w:val="1"/>
      <w:marLeft w:val="0"/>
      <w:marRight w:val="0"/>
      <w:marTop w:val="0"/>
      <w:marBottom w:val="0"/>
      <w:divBdr>
        <w:top w:val="none" w:sz="0" w:space="0" w:color="auto"/>
        <w:left w:val="none" w:sz="0" w:space="0" w:color="auto"/>
        <w:bottom w:val="none" w:sz="0" w:space="0" w:color="auto"/>
        <w:right w:val="none" w:sz="0" w:space="0" w:color="auto"/>
      </w:divBdr>
    </w:div>
    <w:div w:id="1838765296">
      <w:bodyDiv w:val="1"/>
      <w:marLeft w:val="0"/>
      <w:marRight w:val="0"/>
      <w:marTop w:val="0"/>
      <w:marBottom w:val="0"/>
      <w:divBdr>
        <w:top w:val="none" w:sz="0" w:space="0" w:color="auto"/>
        <w:left w:val="none" w:sz="0" w:space="0" w:color="auto"/>
        <w:bottom w:val="none" w:sz="0" w:space="0" w:color="auto"/>
        <w:right w:val="none" w:sz="0" w:space="0" w:color="auto"/>
      </w:divBdr>
    </w:div>
    <w:div w:id="1839341635">
      <w:bodyDiv w:val="1"/>
      <w:marLeft w:val="0"/>
      <w:marRight w:val="0"/>
      <w:marTop w:val="0"/>
      <w:marBottom w:val="0"/>
      <w:divBdr>
        <w:top w:val="none" w:sz="0" w:space="0" w:color="auto"/>
        <w:left w:val="none" w:sz="0" w:space="0" w:color="auto"/>
        <w:bottom w:val="none" w:sz="0" w:space="0" w:color="auto"/>
        <w:right w:val="none" w:sz="0" w:space="0" w:color="auto"/>
      </w:divBdr>
    </w:div>
    <w:div w:id="1839491960">
      <w:bodyDiv w:val="1"/>
      <w:marLeft w:val="0"/>
      <w:marRight w:val="0"/>
      <w:marTop w:val="0"/>
      <w:marBottom w:val="0"/>
      <w:divBdr>
        <w:top w:val="none" w:sz="0" w:space="0" w:color="auto"/>
        <w:left w:val="none" w:sz="0" w:space="0" w:color="auto"/>
        <w:bottom w:val="none" w:sz="0" w:space="0" w:color="auto"/>
        <w:right w:val="none" w:sz="0" w:space="0" w:color="auto"/>
      </w:divBdr>
    </w:div>
    <w:div w:id="1840004488">
      <w:bodyDiv w:val="1"/>
      <w:marLeft w:val="0"/>
      <w:marRight w:val="0"/>
      <w:marTop w:val="0"/>
      <w:marBottom w:val="0"/>
      <w:divBdr>
        <w:top w:val="none" w:sz="0" w:space="0" w:color="auto"/>
        <w:left w:val="none" w:sz="0" w:space="0" w:color="auto"/>
        <w:bottom w:val="none" w:sz="0" w:space="0" w:color="auto"/>
        <w:right w:val="none" w:sz="0" w:space="0" w:color="auto"/>
      </w:divBdr>
    </w:div>
    <w:div w:id="1840076729">
      <w:bodyDiv w:val="1"/>
      <w:marLeft w:val="0"/>
      <w:marRight w:val="0"/>
      <w:marTop w:val="0"/>
      <w:marBottom w:val="0"/>
      <w:divBdr>
        <w:top w:val="none" w:sz="0" w:space="0" w:color="auto"/>
        <w:left w:val="none" w:sz="0" w:space="0" w:color="auto"/>
        <w:bottom w:val="none" w:sz="0" w:space="0" w:color="auto"/>
        <w:right w:val="none" w:sz="0" w:space="0" w:color="auto"/>
      </w:divBdr>
    </w:div>
    <w:div w:id="1840120213">
      <w:bodyDiv w:val="1"/>
      <w:marLeft w:val="0"/>
      <w:marRight w:val="0"/>
      <w:marTop w:val="0"/>
      <w:marBottom w:val="0"/>
      <w:divBdr>
        <w:top w:val="none" w:sz="0" w:space="0" w:color="auto"/>
        <w:left w:val="none" w:sz="0" w:space="0" w:color="auto"/>
        <w:bottom w:val="none" w:sz="0" w:space="0" w:color="auto"/>
        <w:right w:val="none" w:sz="0" w:space="0" w:color="auto"/>
      </w:divBdr>
    </w:div>
    <w:div w:id="1840609442">
      <w:bodyDiv w:val="1"/>
      <w:marLeft w:val="0"/>
      <w:marRight w:val="0"/>
      <w:marTop w:val="0"/>
      <w:marBottom w:val="0"/>
      <w:divBdr>
        <w:top w:val="none" w:sz="0" w:space="0" w:color="auto"/>
        <w:left w:val="none" w:sz="0" w:space="0" w:color="auto"/>
        <w:bottom w:val="none" w:sz="0" w:space="0" w:color="auto"/>
        <w:right w:val="none" w:sz="0" w:space="0" w:color="auto"/>
      </w:divBdr>
    </w:div>
    <w:div w:id="1840653269">
      <w:bodyDiv w:val="1"/>
      <w:marLeft w:val="0"/>
      <w:marRight w:val="0"/>
      <w:marTop w:val="0"/>
      <w:marBottom w:val="0"/>
      <w:divBdr>
        <w:top w:val="none" w:sz="0" w:space="0" w:color="auto"/>
        <w:left w:val="none" w:sz="0" w:space="0" w:color="auto"/>
        <w:bottom w:val="none" w:sz="0" w:space="0" w:color="auto"/>
        <w:right w:val="none" w:sz="0" w:space="0" w:color="auto"/>
      </w:divBdr>
    </w:div>
    <w:div w:id="1841116763">
      <w:bodyDiv w:val="1"/>
      <w:marLeft w:val="0"/>
      <w:marRight w:val="0"/>
      <w:marTop w:val="0"/>
      <w:marBottom w:val="0"/>
      <w:divBdr>
        <w:top w:val="none" w:sz="0" w:space="0" w:color="auto"/>
        <w:left w:val="none" w:sz="0" w:space="0" w:color="auto"/>
        <w:bottom w:val="none" w:sz="0" w:space="0" w:color="auto"/>
        <w:right w:val="none" w:sz="0" w:space="0" w:color="auto"/>
      </w:divBdr>
    </w:div>
    <w:div w:id="1841194687">
      <w:bodyDiv w:val="1"/>
      <w:marLeft w:val="0"/>
      <w:marRight w:val="0"/>
      <w:marTop w:val="0"/>
      <w:marBottom w:val="0"/>
      <w:divBdr>
        <w:top w:val="none" w:sz="0" w:space="0" w:color="auto"/>
        <w:left w:val="none" w:sz="0" w:space="0" w:color="auto"/>
        <w:bottom w:val="none" w:sz="0" w:space="0" w:color="auto"/>
        <w:right w:val="none" w:sz="0" w:space="0" w:color="auto"/>
      </w:divBdr>
    </w:div>
    <w:div w:id="1841265645">
      <w:bodyDiv w:val="1"/>
      <w:marLeft w:val="0"/>
      <w:marRight w:val="0"/>
      <w:marTop w:val="0"/>
      <w:marBottom w:val="0"/>
      <w:divBdr>
        <w:top w:val="none" w:sz="0" w:space="0" w:color="auto"/>
        <w:left w:val="none" w:sz="0" w:space="0" w:color="auto"/>
        <w:bottom w:val="none" w:sz="0" w:space="0" w:color="auto"/>
        <w:right w:val="none" w:sz="0" w:space="0" w:color="auto"/>
      </w:divBdr>
    </w:div>
    <w:div w:id="1841384686">
      <w:bodyDiv w:val="1"/>
      <w:marLeft w:val="0"/>
      <w:marRight w:val="0"/>
      <w:marTop w:val="0"/>
      <w:marBottom w:val="0"/>
      <w:divBdr>
        <w:top w:val="none" w:sz="0" w:space="0" w:color="auto"/>
        <w:left w:val="none" w:sz="0" w:space="0" w:color="auto"/>
        <w:bottom w:val="none" w:sz="0" w:space="0" w:color="auto"/>
        <w:right w:val="none" w:sz="0" w:space="0" w:color="auto"/>
      </w:divBdr>
    </w:div>
    <w:div w:id="1841432273">
      <w:bodyDiv w:val="1"/>
      <w:marLeft w:val="0"/>
      <w:marRight w:val="0"/>
      <w:marTop w:val="0"/>
      <w:marBottom w:val="0"/>
      <w:divBdr>
        <w:top w:val="none" w:sz="0" w:space="0" w:color="auto"/>
        <w:left w:val="none" w:sz="0" w:space="0" w:color="auto"/>
        <w:bottom w:val="none" w:sz="0" w:space="0" w:color="auto"/>
        <w:right w:val="none" w:sz="0" w:space="0" w:color="auto"/>
      </w:divBdr>
    </w:div>
    <w:div w:id="1841970977">
      <w:bodyDiv w:val="1"/>
      <w:marLeft w:val="0"/>
      <w:marRight w:val="0"/>
      <w:marTop w:val="0"/>
      <w:marBottom w:val="0"/>
      <w:divBdr>
        <w:top w:val="none" w:sz="0" w:space="0" w:color="auto"/>
        <w:left w:val="none" w:sz="0" w:space="0" w:color="auto"/>
        <w:bottom w:val="none" w:sz="0" w:space="0" w:color="auto"/>
        <w:right w:val="none" w:sz="0" w:space="0" w:color="auto"/>
      </w:divBdr>
    </w:div>
    <w:div w:id="1842311033">
      <w:bodyDiv w:val="1"/>
      <w:marLeft w:val="0"/>
      <w:marRight w:val="0"/>
      <w:marTop w:val="0"/>
      <w:marBottom w:val="0"/>
      <w:divBdr>
        <w:top w:val="none" w:sz="0" w:space="0" w:color="auto"/>
        <w:left w:val="none" w:sz="0" w:space="0" w:color="auto"/>
        <w:bottom w:val="none" w:sz="0" w:space="0" w:color="auto"/>
        <w:right w:val="none" w:sz="0" w:space="0" w:color="auto"/>
      </w:divBdr>
    </w:div>
    <w:div w:id="1843155802">
      <w:bodyDiv w:val="1"/>
      <w:marLeft w:val="0"/>
      <w:marRight w:val="0"/>
      <w:marTop w:val="0"/>
      <w:marBottom w:val="0"/>
      <w:divBdr>
        <w:top w:val="none" w:sz="0" w:space="0" w:color="auto"/>
        <w:left w:val="none" w:sz="0" w:space="0" w:color="auto"/>
        <w:bottom w:val="none" w:sz="0" w:space="0" w:color="auto"/>
        <w:right w:val="none" w:sz="0" w:space="0" w:color="auto"/>
      </w:divBdr>
    </w:div>
    <w:div w:id="1843398010">
      <w:bodyDiv w:val="1"/>
      <w:marLeft w:val="0"/>
      <w:marRight w:val="0"/>
      <w:marTop w:val="0"/>
      <w:marBottom w:val="0"/>
      <w:divBdr>
        <w:top w:val="none" w:sz="0" w:space="0" w:color="auto"/>
        <w:left w:val="none" w:sz="0" w:space="0" w:color="auto"/>
        <w:bottom w:val="none" w:sz="0" w:space="0" w:color="auto"/>
        <w:right w:val="none" w:sz="0" w:space="0" w:color="auto"/>
      </w:divBdr>
    </w:div>
    <w:div w:id="1843471653">
      <w:bodyDiv w:val="1"/>
      <w:marLeft w:val="0"/>
      <w:marRight w:val="0"/>
      <w:marTop w:val="0"/>
      <w:marBottom w:val="0"/>
      <w:divBdr>
        <w:top w:val="none" w:sz="0" w:space="0" w:color="auto"/>
        <w:left w:val="none" w:sz="0" w:space="0" w:color="auto"/>
        <w:bottom w:val="none" w:sz="0" w:space="0" w:color="auto"/>
        <w:right w:val="none" w:sz="0" w:space="0" w:color="auto"/>
      </w:divBdr>
    </w:div>
    <w:div w:id="1844196305">
      <w:bodyDiv w:val="1"/>
      <w:marLeft w:val="0"/>
      <w:marRight w:val="0"/>
      <w:marTop w:val="0"/>
      <w:marBottom w:val="0"/>
      <w:divBdr>
        <w:top w:val="none" w:sz="0" w:space="0" w:color="auto"/>
        <w:left w:val="none" w:sz="0" w:space="0" w:color="auto"/>
        <w:bottom w:val="none" w:sz="0" w:space="0" w:color="auto"/>
        <w:right w:val="none" w:sz="0" w:space="0" w:color="auto"/>
      </w:divBdr>
    </w:div>
    <w:div w:id="1844660073">
      <w:bodyDiv w:val="1"/>
      <w:marLeft w:val="0"/>
      <w:marRight w:val="0"/>
      <w:marTop w:val="0"/>
      <w:marBottom w:val="0"/>
      <w:divBdr>
        <w:top w:val="none" w:sz="0" w:space="0" w:color="auto"/>
        <w:left w:val="none" w:sz="0" w:space="0" w:color="auto"/>
        <w:bottom w:val="none" w:sz="0" w:space="0" w:color="auto"/>
        <w:right w:val="none" w:sz="0" w:space="0" w:color="auto"/>
      </w:divBdr>
    </w:div>
    <w:div w:id="1844734990">
      <w:bodyDiv w:val="1"/>
      <w:marLeft w:val="0"/>
      <w:marRight w:val="0"/>
      <w:marTop w:val="0"/>
      <w:marBottom w:val="0"/>
      <w:divBdr>
        <w:top w:val="none" w:sz="0" w:space="0" w:color="auto"/>
        <w:left w:val="none" w:sz="0" w:space="0" w:color="auto"/>
        <w:bottom w:val="none" w:sz="0" w:space="0" w:color="auto"/>
        <w:right w:val="none" w:sz="0" w:space="0" w:color="auto"/>
      </w:divBdr>
    </w:div>
    <w:div w:id="1844783547">
      <w:bodyDiv w:val="1"/>
      <w:marLeft w:val="0"/>
      <w:marRight w:val="0"/>
      <w:marTop w:val="0"/>
      <w:marBottom w:val="0"/>
      <w:divBdr>
        <w:top w:val="none" w:sz="0" w:space="0" w:color="auto"/>
        <w:left w:val="none" w:sz="0" w:space="0" w:color="auto"/>
        <w:bottom w:val="none" w:sz="0" w:space="0" w:color="auto"/>
        <w:right w:val="none" w:sz="0" w:space="0" w:color="auto"/>
      </w:divBdr>
    </w:div>
    <w:div w:id="1845128052">
      <w:bodyDiv w:val="1"/>
      <w:marLeft w:val="0"/>
      <w:marRight w:val="0"/>
      <w:marTop w:val="0"/>
      <w:marBottom w:val="0"/>
      <w:divBdr>
        <w:top w:val="none" w:sz="0" w:space="0" w:color="auto"/>
        <w:left w:val="none" w:sz="0" w:space="0" w:color="auto"/>
        <w:bottom w:val="none" w:sz="0" w:space="0" w:color="auto"/>
        <w:right w:val="none" w:sz="0" w:space="0" w:color="auto"/>
      </w:divBdr>
    </w:div>
    <w:div w:id="1846433038">
      <w:bodyDiv w:val="1"/>
      <w:marLeft w:val="0"/>
      <w:marRight w:val="0"/>
      <w:marTop w:val="0"/>
      <w:marBottom w:val="0"/>
      <w:divBdr>
        <w:top w:val="none" w:sz="0" w:space="0" w:color="auto"/>
        <w:left w:val="none" w:sz="0" w:space="0" w:color="auto"/>
        <w:bottom w:val="none" w:sz="0" w:space="0" w:color="auto"/>
        <w:right w:val="none" w:sz="0" w:space="0" w:color="auto"/>
      </w:divBdr>
    </w:div>
    <w:div w:id="1847937813">
      <w:bodyDiv w:val="1"/>
      <w:marLeft w:val="0"/>
      <w:marRight w:val="0"/>
      <w:marTop w:val="0"/>
      <w:marBottom w:val="0"/>
      <w:divBdr>
        <w:top w:val="none" w:sz="0" w:space="0" w:color="auto"/>
        <w:left w:val="none" w:sz="0" w:space="0" w:color="auto"/>
        <w:bottom w:val="none" w:sz="0" w:space="0" w:color="auto"/>
        <w:right w:val="none" w:sz="0" w:space="0" w:color="auto"/>
      </w:divBdr>
    </w:div>
    <w:div w:id="1848522213">
      <w:bodyDiv w:val="1"/>
      <w:marLeft w:val="0"/>
      <w:marRight w:val="0"/>
      <w:marTop w:val="0"/>
      <w:marBottom w:val="0"/>
      <w:divBdr>
        <w:top w:val="none" w:sz="0" w:space="0" w:color="auto"/>
        <w:left w:val="none" w:sz="0" w:space="0" w:color="auto"/>
        <w:bottom w:val="none" w:sz="0" w:space="0" w:color="auto"/>
        <w:right w:val="none" w:sz="0" w:space="0" w:color="auto"/>
      </w:divBdr>
    </w:div>
    <w:div w:id="1848522706">
      <w:bodyDiv w:val="1"/>
      <w:marLeft w:val="0"/>
      <w:marRight w:val="0"/>
      <w:marTop w:val="0"/>
      <w:marBottom w:val="0"/>
      <w:divBdr>
        <w:top w:val="none" w:sz="0" w:space="0" w:color="auto"/>
        <w:left w:val="none" w:sz="0" w:space="0" w:color="auto"/>
        <w:bottom w:val="none" w:sz="0" w:space="0" w:color="auto"/>
        <w:right w:val="none" w:sz="0" w:space="0" w:color="auto"/>
      </w:divBdr>
    </w:div>
    <w:div w:id="1849715664">
      <w:bodyDiv w:val="1"/>
      <w:marLeft w:val="0"/>
      <w:marRight w:val="0"/>
      <w:marTop w:val="0"/>
      <w:marBottom w:val="0"/>
      <w:divBdr>
        <w:top w:val="none" w:sz="0" w:space="0" w:color="auto"/>
        <w:left w:val="none" w:sz="0" w:space="0" w:color="auto"/>
        <w:bottom w:val="none" w:sz="0" w:space="0" w:color="auto"/>
        <w:right w:val="none" w:sz="0" w:space="0" w:color="auto"/>
      </w:divBdr>
    </w:div>
    <w:div w:id="1850101874">
      <w:bodyDiv w:val="1"/>
      <w:marLeft w:val="0"/>
      <w:marRight w:val="0"/>
      <w:marTop w:val="0"/>
      <w:marBottom w:val="0"/>
      <w:divBdr>
        <w:top w:val="none" w:sz="0" w:space="0" w:color="auto"/>
        <w:left w:val="none" w:sz="0" w:space="0" w:color="auto"/>
        <w:bottom w:val="none" w:sz="0" w:space="0" w:color="auto"/>
        <w:right w:val="none" w:sz="0" w:space="0" w:color="auto"/>
      </w:divBdr>
    </w:div>
    <w:div w:id="1850674831">
      <w:bodyDiv w:val="1"/>
      <w:marLeft w:val="0"/>
      <w:marRight w:val="0"/>
      <w:marTop w:val="0"/>
      <w:marBottom w:val="0"/>
      <w:divBdr>
        <w:top w:val="none" w:sz="0" w:space="0" w:color="auto"/>
        <w:left w:val="none" w:sz="0" w:space="0" w:color="auto"/>
        <w:bottom w:val="none" w:sz="0" w:space="0" w:color="auto"/>
        <w:right w:val="none" w:sz="0" w:space="0" w:color="auto"/>
      </w:divBdr>
    </w:div>
    <w:div w:id="1851135385">
      <w:bodyDiv w:val="1"/>
      <w:marLeft w:val="0"/>
      <w:marRight w:val="0"/>
      <w:marTop w:val="0"/>
      <w:marBottom w:val="0"/>
      <w:divBdr>
        <w:top w:val="none" w:sz="0" w:space="0" w:color="auto"/>
        <w:left w:val="none" w:sz="0" w:space="0" w:color="auto"/>
        <w:bottom w:val="none" w:sz="0" w:space="0" w:color="auto"/>
        <w:right w:val="none" w:sz="0" w:space="0" w:color="auto"/>
      </w:divBdr>
    </w:div>
    <w:div w:id="1851481565">
      <w:bodyDiv w:val="1"/>
      <w:marLeft w:val="0"/>
      <w:marRight w:val="0"/>
      <w:marTop w:val="0"/>
      <w:marBottom w:val="0"/>
      <w:divBdr>
        <w:top w:val="none" w:sz="0" w:space="0" w:color="auto"/>
        <w:left w:val="none" w:sz="0" w:space="0" w:color="auto"/>
        <w:bottom w:val="none" w:sz="0" w:space="0" w:color="auto"/>
        <w:right w:val="none" w:sz="0" w:space="0" w:color="auto"/>
      </w:divBdr>
    </w:div>
    <w:div w:id="1851942929">
      <w:bodyDiv w:val="1"/>
      <w:marLeft w:val="0"/>
      <w:marRight w:val="0"/>
      <w:marTop w:val="0"/>
      <w:marBottom w:val="0"/>
      <w:divBdr>
        <w:top w:val="none" w:sz="0" w:space="0" w:color="auto"/>
        <w:left w:val="none" w:sz="0" w:space="0" w:color="auto"/>
        <w:bottom w:val="none" w:sz="0" w:space="0" w:color="auto"/>
        <w:right w:val="none" w:sz="0" w:space="0" w:color="auto"/>
      </w:divBdr>
    </w:div>
    <w:div w:id="1852404884">
      <w:bodyDiv w:val="1"/>
      <w:marLeft w:val="0"/>
      <w:marRight w:val="0"/>
      <w:marTop w:val="0"/>
      <w:marBottom w:val="0"/>
      <w:divBdr>
        <w:top w:val="none" w:sz="0" w:space="0" w:color="auto"/>
        <w:left w:val="none" w:sz="0" w:space="0" w:color="auto"/>
        <w:bottom w:val="none" w:sz="0" w:space="0" w:color="auto"/>
        <w:right w:val="none" w:sz="0" w:space="0" w:color="auto"/>
      </w:divBdr>
    </w:div>
    <w:div w:id="1852647149">
      <w:bodyDiv w:val="1"/>
      <w:marLeft w:val="0"/>
      <w:marRight w:val="0"/>
      <w:marTop w:val="0"/>
      <w:marBottom w:val="0"/>
      <w:divBdr>
        <w:top w:val="none" w:sz="0" w:space="0" w:color="auto"/>
        <w:left w:val="none" w:sz="0" w:space="0" w:color="auto"/>
        <w:bottom w:val="none" w:sz="0" w:space="0" w:color="auto"/>
        <w:right w:val="none" w:sz="0" w:space="0" w:color="auto"/>
      </w:divBdr>
    </w:div>
    <w:div w:id="1853642142">
      <w:bodyDiv w:val="1"/>
      <w:marLeft w:val="0"/>
      <w:marRight w:val="0"/>
      <w:marTop w:val="0"/>
      <w:marBottom w:val="0"/>
      <w:divBdr>
        <w:top w:val="none" w:sz="0" w:space="0" w:color="auto"/>
        <w:left w:val="none" w:sz="0" w:space="0" w:color="auto"/>
        <w:bottom w:val="none" w:sz="0" w:space="0" w:color="auto"/>
        <w:right w:val="none" w:sz="0" w:space="0" w:color="auto"/>
      </w:divBdr>
    </w:div>
    <w:div w:id="1853951721">
      <w:bodyDiv w:val="1"/>
      <w:marLeft w:val="0"/>
      <w:marRight w:val="0"/>
      <w:marTop w:val="0"/>
      <w:marBottom w:val="0"/>
      <w:divBdr>
        <w:top w:val="none" w:sz="0" w:space="0" w:color="auto"/>
        <w:left w:val="none" w:sz="0" w:space="0" w:color="auto"/>
        <w:bottom w:val="none" w:sz="0" w:space="0" w:color="auto"/>
        <w:right w:val="none" w:sz="0" w:space="0" w:color="auto"/>
      </w:divBdr>
    </w:div>
    <w:div w:id="1854032316">
      <w:bodyDiv w:val="1"/>
      <w:marLeft w:val="0"/>
      <w:marRight w:val="0"/>
      <w:marTop w:val="0"/>
      <w:marBottom w:val="0"/>
      <w:divBdr>
        <w:top w:val="none" w:sz="0" w:space="0" w:color="auto"/>
        <w:left w:val="none" w:sz="0" w:space="0" w:color="auto"/>
        <w:bottom w:val="none" w:sz="0" w:space="0" w:color="auto"/>
        <w:right w:val="none" w:sz="0" w:space="0" w:color="auto"/>
      </w:divBdr>
    </w:div>
    <w:div w:id="1854106586">
      <w:bodyDiv w:val="1"/>
      <w:marLeft w:val="0"/>
      <w:marRight w:val="0"/>
      <w:marTop w:val="0"/>
      <w:marBottom w:val="0"/>
      <w:divBdr>
        <w:top w:val="none" w:sz="0" w:space="0" w:color="auto"/>
        <w:left w:val="none" w:sz="0" w:space="0" w:color="auto"/>
        <w:bottom w:val="none" w:sz="0" w:space="0" w:color="auto"/>
        <w:right w:val="none" w:sz="0" w:space="0" w:color="auto"/>
      </w:divBdr>
    </w:div>
    <w:div w:id="1854220826">
      <w:bodyDiv w:val="1"/>
      <w:marLeft w:val="0"/>
      <w:marRight w:val="0"/>
      <w:marTop w:val="0"/>
      <w:marBottom w:val="0"/>
      <w:divBdr>
        <w:top w:val="none" w:sz="0" w:space="0" w:color="auto"/>
        <w:left w:val="none" w:sz="0" w:space="0" w:color="auto"/>
        <w:bottom w:val="none" w:sz="0" w:space="0" w:color="auto"/>
        <w:right w:val="none" w:sz="0" w:space="0" w:color="auto"/>
      </w:divBdr>
    </w:div>
    <w:div w:id="1854490747">
      <w:bodyDiv w:val="1"/>
      <w:marLeft w:val="0"/>
      <w:marRight w:val="0"/>
      <w:marTop w:val="0"/>
      <w:marBottom w:val="0"/>
      <w:divBdr>
        <w:top w:val="none" w:sz="0" w:space="0" w:color="auto"/>
        <w:left w:val="none" w:sz="0" w:space="0" w:color="auto"/>
        <w:bottom w:val="none" w:sz="0" w:space="0" w:color="auto"/>
        <w:right w:val="none" w:sz="0" w:space="0" w:color="auto"/>
      </w:divBdr>
    </w:div>
    <w:div w:id="1854565709">
      <w:bodyDiv w:val="1"/>
      <w:marLeft w:val="0"/>
      <w:marRight w:val="0"/>
      <w:marTop w:val="0"/>
      <w:marBottom w:val="0"/>
      <w:divBdr>
        <w:top w:val="none" w:sz="0" w:space="0" w:color="auto"/>
        <w:left w:val="none" w:sz="0" w:space="0" w:color="auto"/>
        <w:bottom w:val="none" w:sz="0" w:space="0" w:color="auto"/>
        <w:right w:val="none" w:sz="0" w:space="0" w:color="auto"/>
      </w:divBdr>
    </w:div>
    <w:div w:id="1855145805">
      <w:bodyDiv w:val="1"/>
      <w:marLeft w:val="0"/>
      <w:marRight w:val="0"/>
      <w:marTop w:val="0"/>
      <w:marBottom w:val="0"/>
      <w:divBdr>
        <w:top w:val="none" w:sz="0" w:space="0" w:color="auto"/>
        <w:left w:val="none" w:sz="0" w:space="0" w:color="auto"/>
        <w:bottom w:val="none" w:sz="0" w:space="0" w:color="auto"/>
        <w:right w:val="none" w:sz="0" w:space="0" w:color="auto"/>
      </w:divBdr>
    </w:div>
    <w:div w:id="1855726495">
      <w:bodyDiv w:val="1"/>
      <w:marLeft w:val="0"/>
      <w:marRight w:val="0"/>
      <w:marTop w:val="0"/>
      <w:marBottom w:val="0"/>
      <w:divBdr>
        <w:top w:val="none" w:sz="0" w:space="0" w:color="auto"/>
        <w:left w:val="none" w:sz="0" w:space="0" w:color="auto"/>
        <w:bottom w:val="none" w:sz="0" w:space="0" w:color="auto"/>
        <w:right w:val="none" w:sz="0" w:space="0" w:color="auto"/>
      </w:divBdr>
    </w:div>
    <w:div w:id="1855807210">
      <w:bodyDiv w:val="1"/>
      <w:marLeft w:val="0"/>
      <w:marRight w:val="0"/>
      <w:marTop w:val="0"/>
      <w:marBottom w:val="0"/>
      <w:divBdr>
        <w:top w:val="none" w:sz="0" w:space="0" w:color="auto"/>
        <w:left w:val="none" w:sz="0" w:space="0" w:color="auto"/>
        <w:bottom w:val="none" w:sz="0" w:space="0" w:color="auto"/>
        <w:right w:val="none" w:sz="0" w:space="0" w:color="auto"/>
      </w:divBdr>
    </w:div>
    <w:div w:id="1856110727">
      <w:bodyDiv w:val="1"/>
      <w:marLeft w:val="0"/>
      <w:marRight w:val="0"/>
      <w:marTop w:val="0"/>
      <w:marBottom w:val="0"/>
      <w:divBdr>
        <w:top w:val="none" w:sz="0" w:space="0" w:color="auto"/>
        <w:left w:val="none" w:sz="0" w:space="0" w:color="auto"/>
        <w:bottom w:val="none" w:sz="0" w:space="0" w:color="auto"/>
        <w:right w:val="none" w:sz="0" w:space="0" w:color="auto"/>
      </w:divBdr>
    </w:div>
    <w:div w:id="1856193577">
      <w:bodyDiv w:val="1"/>
      <w:marLeft w:val="0"/>
      <w:marRight w:val="0"/>
      <w:marTop w:val="0"/>
      <w:marBottom w:val="0"/>
      <w:divBdr>
        <w:top w:val="none" w:sz="0" w:space="0" w:color="auto"/>
        <w:left w:val="none" w:sz="0" w:space="0" w:color="auto"/>
        <w:bottom w:val="none" w:sz="0" w:space="0" w:color="auto"/>
        <w:right w:val="none" w:sz="0" w:space="0" w:color="auto"/>
      </w:divBdr>
    </w:div>
    <w:div w:id="1857310869">
      <w:bodyDiv w:val="1"/>
      <w:marLeft w:val="0"/>
      <w:marRight w:val="0"/>
      <w:marTop w:val="0"/>
      <w:marBottom w:val="0"/>
      <w:divBdr>
        <w:top w:val="none" w:sz="0" w:space="0" w:color="auto"/>
        <w:left w:val="none" w:sz="0" w:space="0" w:color="auto"/>
        <w:bottom w:val="none" w:sz="0" w:space="0" w:color="auto"/>
        <w:right w:val="none" w:sz="0" w:space="0" w:color="auto"/>
      </w:divBdr>
    </w:div>
    <w:div w:id="1858157431">
      <w:bodyDiv w:val="1"/>
      <w:marLeft w:val="0"/>
      <w:marRight w:val="0"/>
      <w:marTop w:val="0"/>
      <w:marBottom w:val="0"/>
      <w:divBdr>
        <w:top w:val="none" w:sz="0" w:space="0" w:color="auto"/>
        <w:left w:val="none" w:sz="0" w:space="0" w:color="auto"/>
        <w:bottom w:val="none" w:sz="0" w:space="0" w:color="auto"/>
        <w:right w:val="none" w:sz="0" w:space="0" w:color="auto"/>
      </w:divBdr>
    </w:div>
    <w:div w:id="1858232929">
      <w:bodyDiv w:val="1"/>
      <w:marLeft w:val="0"/>
      <w:marRight w:val="0"/>
      <w:marTop w:val="0"/>
      <w:marBottom w:val="0"/>
      <w:divBdr>
        <w:top w:val="none" w:sz="0" w:space="0" w:color="auto"/>
        <w:left w:val="none" w:sz="0" w:space="0" w:color="auto"/>
        <w:bottom w:val="none" w:sz="0" w:space="0" w:color="auto"/>
        <w:right w:val="none" w:sz="0" w:space="0" w:color="auto"/>
      </w:divBdr>
    </w:div>
    <w:div w:id="1858813435">
      <w:bodyDiv w:val="1"/>
      <w:marLeft w:val="0"/>
      <w:marRight w:val="0"/>
      <w:marTop w:val="0"/>
      <w:marBottom w:val="0"/>
      <w:divBdr>
        <w:top w:val="none" w:sz="0" w:space="0" w:color="auto"/>
        <w:left w:val="none" w:sz="0" w:space="0" w:color="auto"/>
        <w:bottom w:val="none" w:sz="0" w:space="0" w:color="auto"/>
        <w:right w:val="none" w:sz="0" w:space="0" w:color="auto"/>
      </w:divBdr>
    </w:div>
    <w:div w:id="1859153580">
      <w:bodyDiv w:val="1"/>
      <w:marLeft w:val="0"/>
      <w:marRight w:val="0"/>
      <w:marTop w:val="0"/>
      <w:marBottom w:val="0"/>
      <w:divBdr>
        <w:top w:val="none" w:sz="0" w:space="0" w:color="auto"/>
        <w:left w:val="none" w:sz="0" w:space="0" w:color="auto"/>
        <w:bottom w:val="none" w:sz="0" w:space="0" w:color="auto"/>
        <w:right w:val="none" w:sz="0" w:space="0" w:color="auto"/>
      </w:divBdr>
    </w:div>
    <w:div w:id="1859734422">
      <w:bodyDiv w:val="1"/>
      <w:marLeft w:val="0"/>
      <w:marRight w:val="0"/>
      <w:marTop w:val="0"/>
      <w:marBottom w:val="0"/>
      <w:divBdr>
        <w:top w:val="none" w:sz="0" w:space="0" w:color="auto"/>
        <w:left w:val="none" w:sz="0" w:space="0" w:color="auto"/>
        <w:bottom w:val="none" w:sz="0" w:space="0" w:color="auto"/>
        <w:right w:val="none" w:sz="0" w:space="0" w:color="auto"/>
      </w:divBdr>
    </w:div>
    <w:div w:id="1860125262">
      <w:bodyDiv w:val="1"/>
      <w:marLeft w:val="0"/>
      <w:marRight w:val="0"/>
      <w:marTop w:val="0"/>
      <w:marBottom w:val="0"/>
      <w:divBdr>
        <w:top w:val="none" w:sz="0" w:space="0" w:color="auto"/>
        <w:left w:val="none" w:sz="0" w:space="0" w:color="auto"/>
        <w:bottom w:val="none" w:sz="0" w:space="0" w:color="auto"/>
        <w:right w:val="none" w:sz="0" w:space="0" w:color="auto"/>
      </w:divBdr>
    </w:div>
    <w:div w:id="1860389433">
      <w:bodyDiv w:val="1"/>
      <w:marLeft w:val="0"/>
      <w:marRight w:val="0"/>
      <w:marTop w:val="0"/>
      <w:marBottom w:val="0"/>
      <w:divBdr>
        <w:top w:val="none" w:sz="0" w:space="0" w:color="auto"/>
        <w:left w:val="none" w:sz="0" w:space="0" w:color="auto"/>
        <w:bottom w:val="none" w:sz="0" w:space="0" w:color="auto"/>
        <w:right w:val="none" w:sz="0" w:space="0" w:color="auto"/>
      </w:divBdr>
    </w:div>
    <w:div w:id="1860463725">
      <w:bodyDiv w:val="1"/>
      <w:marLeft w:val="0"/>
      <w:marRight w:val="0"/>
      <w:marTop w:val="0"/>
      <w:marBottom w:val="0"/>
      <w:divBdr>
        <w:top w:val="none" w:sz="0" w:space="0" w:color="auto"/>
        <w:left w:val="none" w:sz="0" w:space="0" w:color="auto"/>
        <w:bottom w:val="none" w:sz="0" w:space="0" w:color="auto"/>
        <w:right w:val="none" w:sz="0" w:space="0" w:color="auto"/>
      </w:divBdr>
    </w:div>
    <w:div w:id="1860511637">
      <w:bodyDiv w:val="1"/>
      <w:marLeft w:val="0"/>
      <w:marRight w:val="0"/>
      <w:marTop w:val="0"/>
      <w:marBottom w:val="0"/>
      <w:divBdr>
        <w:top w:val="none" w:sz="0" w:space="0" w:color="auto"/>
        <w:left w:val="none" w:sz="0" w:space="0" w:color="auto"/>
        <w:bottom w:val="none" w:sz="0" w:space="0" w:color="auto"/>
        <w:right w:val="none" w:sz="0" w:space="0" w:color="auto"/>
      </w:divBdr>
    </w:div>
    <w:div w:id="1860924771">
      <w:bodyDiv w:val="1"/>
      <w:marLeft w:val="0"/>
      <w:marRight w:val="0"/>
      <w:marTop w:val="0"/>
      <w:marBottom w:val="0"/>
      <w:divBdr>
        <w:top w:val="none" w:sz="0" w:space="0" w:color="auto"/>
        <w:left w:val="none" w:sz="0" w:space="0" w:color="auto"/>
        <w:bottom w:val="none" w:sz="0" w:space="0" w:color="auto"/>
        <w:right w:val="none" w:sz="0" w:space="0" w:color="auto"/>
      </w:divBdr>
    </w:div>
    <w:div w:id="1860969534">
      <w:bodyDiv w:val="1"/>
      <w:marLeft w:val="0"/>
      <w:marRight w:val="0"/>
      <w:marTop w:val="0"/>
      <w:marBottom w:val="0"/>
      <w:divBdr>
        <w:top w:val="none" w:sz="0" w:space="0" w:color="auto"/>
        <w:left w:val="none" w:sz="0" w:space="0" w:color="auto"/>
        <w:bottom w:val="none" w:sz="0" w:space="0" w:color="auto"/>
        <w:right w:val="none" w:sz="0" w:space="0" w:color="auto"/>
      </w:divBdr>
    </w:div>
    <w:div w:id="1861159063">
      <w:bodyDiv w:val="1"/>
      <w:marLeft w:val="0"/>
      <w:marRight w:val="0"/>
      <w:marTop w:val="0"/>
      <w:marBottom w:val="0"/>
      <w:divBdr>
        <w:top w:val="none" w:sz="0" w:space="0" w:color="auto"/>
        <w:left w:val="none" w:sz="0" w:space="0" w:color="auto"/>
        <w:bottom w:val="none" w:sz="0" w:space="0" w:color="auto"/>
        <w:right w:val="none" w:sz="0" w:space="0" w:color="auto"/>
      </w:divBdr>
    </w:div>
    <w:div w:id="1861312670">
      <w:bodyDiv w:val="1"/>
      <w:marLeft w:val="0"/>
      <w:marRight w:val="0"/>
      <w:marTop w:val="0"/>
      <w:marBottom w:val="0"/>
      <w:divBdr>
        <w:top w:val="none" w:sz="0" w:space="0" w:color="auto"/>
        <w:left w:val="none" w:sz="0" w:space="0" w:color="auto"/>
        <w:bottom w:val="none" w:sz="0" w:space="0" w:color="auto"/>
        <w:right w:val="none" w:sz="0" w:space="0" w:color="auto"/>
      </w:divBdr>
    </w:div>
    <w:div w:id="1861578192">
      <w:bodyDiv w:val="1"/>
      <w:marLeft w:val="0"/>
      <w:marRight w:val="0"/>
      <w:marTop w:val="0"/>
      <w:marBottom w:val="0"/>
      <w:divBdr>
        <w:top w:val="none" w:sz="0" w:space="0" w:color="auto"/>
        <w:left w:val="none" w:sz="0" w:space="0" w:color="auto"/>
        <w:bottom w:val="none" w:sz="0" w:space="0" w:color="auto"/>
        <w:right w:val="none" w:sz="0" w:space="0" w:color="auto"/>
      </w:divBdr>
    </w:div>
    <w:div w:id="1861814823">
      <w:bodyDiv w:val="1"/>
      <w:marLeft w:val="0"/>
      <w:marRight w:val="0"/>
      <w:marTop w:val="0"/>
      <w:marBottom w:val="0"/>
      <w:divBdr>
        <w:top w:val="none" w:sz="0" w:space="0" w:color="auto"/>
        <w:left w:val="none" w:sz="0" w:space="0" w:color="auto"/>
        <w:bottom w:val="none" w:sz="0" w:space="0" w:color="auto"/>
        <w:right w:val="none" w:sz="0" w:space="0" w:color="auto"/>
      </w:divBdr>
    </w:div>
    <w:div w:id="1862165266">
      <w:bodyDiv w:val="1"/>
      <w:marLeft w:val="0"/>
      <w:marRight w:val="0"/>
      <w:marTop w:val="0"/>
      <w:marBottom w:val="0"/>
      <w:divBdr>
        <w:top w:val="none" w:sz="0" w:space="0" w:color="auto"/>
        <w:left w:val="none" w:sz="0" w:space="0" w:color="auto"/>
        <w:bottom w:val="none" w:sz="0" w:space="0" w:color="auto"/>
        <w:right w:val="none" w:sz="0" w:space="0" w:color="auto"/>
      </w:divBdr>
    </w:div>
    <w:div w:id="1862433460">
      <w:bodyDiv w:val="1"/>
      <w:marLeft w:val="0"/>
      <w:marRight w:val="0"/>
      <w:marTop w:val="0"/>
      <w:marBottom w:val="0"/>
      <w:divBdr>
        <w:top w:val="none" w:sz="0" w:space="0" w:color="auto"/>
        <w:left w:val="none" w:sz="0" w:space="0" w:color="auto"/>
        <w:bottom w:val="none" w:sz="0" w:space="0" w:color="auto"/>
        <w:right w:val="none" w:sz="0" w:space="0" w:color="auto"/>
      </w:divBdr>
    </w:div>
    <w:div w:id="1863126254">
      <w:bodyDiv w:val="1"/>
      <w:marLeft w:val="0"/>
      <w:marRight w:val="0"/>
      <w:marTop w:val="0"/>
      <w:marBottom w:val="0"/>
      <w:divBdr>
        <w:top w:val="none" w:sz="0" w:space="0" w:color="auto"/>
        <w:left w:val="none" w:sz="0" w:space="0" w:color="auto"/>
        <w:bottom w:val="none" w:sz="0" w:space="0" w:color="auto"/>
        <w:right w:val="none" w:sz="0" w:space="0" w:color="auto"/>
      </w:divBdr>
    </w:div>
    <w:div w:id="1864244976">
      <w:bodyDiv w:val="1"/>
      <w:marLeft w:val="0"/>
      <w:marRight w:val="0"/>
      <w:marTop w:val="0"/>
      <w:marBottom w:val="0"/>
      <w:divBdr>
        <w:top w:val="none" w:sz="0" w:space="0" w:color="auto"/>
        <w:left w:val="none" w:sz="0" w:space="0" w:color="auto"/>
        <w:bottom w:val="none" w:sz="0" w:space="0" w:color="auto"/>
        <w:right w:val="none" w:sz="0" w:space="0" w:color="auto"/>
      </w:divBdr>
    </w:div>
    <w:div w:id="1865436763">
      <w:bodyDiv w:val="1"/>
      <w:marLeft w:val="0"/>
      <w:marRight w:val="0"/>
      <w:marTop w:val="0"/>
      <w:marBottom w:val="0"/>
      <w:divBdr>
        <w:top w:val="none" w:sz="0" w:space="0" w:color="auto"/>
        <w:left w:val="none" w:sz="0" w:space="0" w:color="auto"/>
        <w:bottom w:val="none" w:sz="0" w:space="0" w:color="auto"/>
        <w:right w:val="none" w:sz="0" w:space="0" w:color="auto"/>
      </w:divBdr>
    </w:div>
    <w:div w:id="1866750735">
      <w:bodyDiv w:val="1"/>
      <w:marLeft w:val="0"/>
      <w:marRight w:val="0"/>
      <w:marTop w:val="0"/>
      <w:marBottom w:val="0"/>
      <w:divBdr>
        <w:top w:val="none" w:sz="0" w:space="0" w:color="auto"/>
        <w:left w:val="none" w:sz="0" w:space="0" w:color="auto"/>
        <w:bottom w:val="none" w:sz="0" w:space="0" w:color="auto"/>
        <w:right w:val="none" w:sz="0" w:space="0" w:color="auto"/>
      </w:divBdr>
    </w:div>
    <w:div w:id="1866751173">
      <w:bodyDiv w:val="1"/>
      <w:marLeft w:val="0"/>
      <w:marRight w:val="0"/>
      <w:marTop w:val="0"/>
      <w:marBottom w:val="0"/>
      <w:divBdr>
        <w:top w:val="none" w:sz="0" w:space="0" w:color="auto"/>
        <w:left w:val="none" w:sz="0" w:space="0" w:color="auto"/>
        <w:bottom w:val="none" w:sz="0" w:space="0" w:color="auto"/>
        <w:right w:val="none" w:sz="0" w:space="0" w:color="auto"/>
      </w:divBdr>
    </w:div>
    <w:div w:id="1866819659">
      <w:bodyDiv w:val="1"/>
      <w:marLeft w:val="0"/>
      <w:marRight w:val="0"/>
      <w:marTop w:val="0"/>
      <w:marBottom w:val="0"/>
      <w:divBdr>
        <w:top w:val="none" w:sz="0" w:space="0" w:color="auto"/>
        <w:left w:val="none" w:sz="0" w:space="0" w:color="auto"/>
        <w:bottom w:val="none" w:sz="0" w:space="0" w:color="auto"/>
        <w:right w:val="none" w:sz="0" w:space="0" w:color="auto"/>
      </w:divBdr>
    </w:div>
    <w:div w:id="1866945816">
      <w:bodyDiv w:val="1"/>
      <w:marLeft w:val="0"/>
      <w:marRight w:val="0"/>
      <w:marTop w:val="0"/>
      <w:marBottom w:val="0"/>
      <w:divBdr>
        <w:top w:val="none" w:sz="0" w:space="0" w:color="auto"/>
        <w:left w:val="none" w:sz="0" w:space="0" w:color="auto"/>
        <w:bottom w:val="none" w:sz="0" w:space="0" w:color="auto"/>
        <w:right w:val="none" w:sz="0" w:space="0" w:color="auto"/>
      </w:divBdr>
    </w:div>
    <w:div w:id="1867716544">
      <w:bodyDiv w:val="1"/>
      <w:marLeft w:val="0"/>
      <w:marRight w:val="0"/>
      <w:marTop w:val="0"/>
      <w:marBottom w:val="0"/>
      <w:divBdr>
        <w:top w:val="none" w:sz="0" w:space="0" w:color="auto"/>
        <w:left w:val="none" w:sz="0" w:space="0" w:color="auto"/>
        <w:bottom w:val="none" w:sz="0" w:space="0" w:color="auto"/>
        <w:right w:val="none" w:sz="0" w:space="0" w:color="auto"/>
      </w:divBdr>
    </w:div>
    <w:div w:id="1867862924">
      <w:bodyDiv w:val="1"/>
      <w:marLeft w:val="0"/>
      <w:marRight w:val="0"/>
      <w:marTop w:val="0"/>
      <w:marBottom w:val="0"/>
      <w:divBdr>
        <w:top w:val="none" w:sz="0" w:space="0" w:color="auto"/>
        <w:left w:val="none" w:sz="0" w:space="0" w:color="auto"/>
        <w:bottom w:val="none" w:sz="0" w:space="0" w:color="auto"/>
        <w:right w:val="none" w:sz="0" w:space="0" w:color="auto"/>
      </w:divBdr>
    </w:div>
    <w:div w:id="1868058217">
      <w:bodyDiv w:val="1"/>
      <w:marLeft w:val="0"/>
      <w:marRight w:val="0"/>
      <w:marTop w:val="0"/>
      <w:marBottom w:val="0"/>
      <w:divBdr>
        <w:top w:val="none" w:sz="0" w:space="0" w:color="auto"/>
        <w:left w:val="none" w:sz="0" w:space="0" w:color="auto"/>
        <w:bottom w:val="none" w:sz="0" w:space="0" w:color="auto"/>
        <w:right w:val="none" w:sz="0" w:space="0" w:color="auto"/>
      </w:divBdr>
    </w:div>
    <w:div w:id="1868328120">
      <w:bodyDiv w:val="1"/>
      <w:marLeft w:val="0"/>
      <w:marRight w:val="0"/>
      <w:marTop w:val="0"/>
      <w:marBottom w:val="0"/>
      <w:divBdr>
        <w:top w:val="none" w:sz="0" w:space="0" w:color="auto"/>
        <w:left w:val="none" w:sz="0" w:space="0" w:color="auto"/>
        <w:bottom w:val="none" w:sz="0" w:space="0" w:color="auto"/>
        <w:right w:val="none" w:sz="0" w:space="0" w:color="auto"/>
      </w:divBdr>
    </w:div>
    <w:div w:id="1868447612">
      <w:bodyDiv w:val="1"/>
      <w:marLeft w:val="0"/>
      <w:marRight w:val="0"/>
      <w:marTop w:val="0"/>
      <w:marBottom w:val="0"/>
      <w:divBdr>
        <w:top w:val="none" w:sz="0" w:space="0" w:color="auto"/>
        <w:left w:val="none" w:sz="0" w:space="0" w:color="auto"/>
        <w:bottom w:val="none" w:sz="0" w:space="0" w:color="auto"/>
        <w:right w:val="none" w:sz="0" w:space="0" w:color="auto"/>
      </w:divBdr>
    </w:div>
    <w:div w:id="1868785576">
      <w:bodyDiv w:val="1"/>
      <w:marLeft w:val="0"/>
      <w:marRight w:val="0"/>
      <w:marTop w:val="0"/>
      <w:marBottom w:val="0"/>
      <w:divBdr>
        <w:top w:val="none" w:sz="0" w:space="0" w:color="auto"/>
        <w:left w:val="none" w:sz="0" w:space="0" w:color="auto"/>
        <w:bottom w:val="none" w:sz="0" w:space="0" w:color="auto"/>
        <w:right w:val="none" w:sz="0" w:space="0" w:color="auto"/>
      </w:divBdr>
    </w:div>
    <w:div w:id="1868904263">
      <w:bodyDiv w:val="1"/>
      <w:marLeft w:val="0"/>
      <w:marRight w:val="0"/>
      <w:marTop w:val="0"/>
      <w:marBottom w:val="0"/>
      <w:divBdr>
        <w:top w:val="none" w:sz="0" w:space="0" w:color="auto"/>
        <w:left w:val="none" w:sz="0" w:space="0" w:color="auto"/>
        <w:bottom w:val="none" w:sz="0" w:space="0" w:color="auto"/>
        <w:right w:val="none" w:sz="0" w:space="0" w:color="auto"/>
      </w:divBdr>
    </w:div>
    <w:div w:id="1869222343">
      <w:bodyDiv w:val="1"/>
      <w:marLeft w:val="0"/>
      <w:marRight w:val="0"/>
      <w:marTop w:val="0"/>
      <w:marBottom w:val="0"/>
      <w:divBdr>
        <w:top w:val="none" w:sz="0" w:space="0" w:color="auto"/>
        <w:left w:val="none" w:sz="0" w:space="0" w:color="auto"/>
        <w:bottom w:val="none" w:sz="0" w:space="0" w:color="auto"/>
        <w:right w:val="none" w:sz="0" w:space="0" w:color="auto"/>
      </w:divBdr>
    </w:div>
    <w:div w:id="1870725576">
      <w:bodyDiv w:val="1"/>
      <w:marLeft w:val="0"/>
      <w:marRight w:val="0"/>
      <w:marTop w:val="0"/>
      <w:marBottom w:val="0"/>
      <w:divBdr>
        <w:top w:val="none" w:sz="0" w:space="0" w:color="auto"/>
        <w:left w:val="none" w:sz="0" w:space="0" w:color="auto"/>
        <w:bottom w:val="none" w:sz="0" w:space="0" w:color="auto"/>
        <w:right w:val="none" w:sz="0" w:space="0" w:color="auto"/>
      </w:divBdr>
    </w:div>
    <w:div w:id="1870796773">
      <w:bodyDiv w:val="1"/>
      <w:marLeft w:val="0"/>
      <w:marRight w:val="0"/>
      <w:marTop w:val="0"/>
      <w:marBottom w:val="0"/>
      <w:divBdr>
        <w:top w:val="none" w:sz="0" w:space="0" w:color="auto"/>
        <w:left w:val="none" w:sz="0" w:space="0" w:color="auto"/>
        <w:bottom w:val="none" w:sz="0" w:space="0" w:color="auto"/>
        <w:right w:val="none" w:sz="0" w:space="0" w:color="auto"/>
      </w:divBdr>
    </w:div>
    <w:div w:id="1871412679">
      <w:bodyDiv w:val="1"/>
      <w:marLeft w:val="0"/>
      <w:marRight w:val="0"/>
      <w:marTop w:val="0"/>
      <w:marBottom w:val="0"/>
      <w:divBdr>
        <w:top w:val="none" w:sz="0" w:space="0" w:color="auto"/>
        <w:left w:val="none" w:sz="0" w:space="0" w:color="auto"/>
        <w:bottom w:val="none" w:sz="0" w:space="0" w:color="auto"/>
        <w:right w:val="none" w:sz="0" w:space="0" w:color="auto"/>
      </w:divBdr>
    </w:div>
    <w:div w:id="1871525415">
      <w:bodyDiv w:val="1"/>
      <w:marLeft w:val="0"/>
      <w:marRight w:val="0"/>
      <w:marTop w:val="0"/>
      <w:marBottom w:val="0"/>
      <w:divBdr>
        <w:top w:val="none" w:sz="0" w:space="0" w:color="auto"/>
        <w:left w:val="none" w:sz="0" w:space="0" w:color="auto"/>
        <w:bottom w:val="none" w:sz="0" w:space="0" w:color="auto"/>
        <w:right w:val="none" w:sz="0" w:space="0" w:color="auto"/>
      </w:divBdr>
    </w:div>
    <w:div w:id="1871868113">
      <w:bodyDiv w:val="1"/>
      <w:marLeft w:val="0"/>
      <w:marRight w:val="0"/>
      <w:marTop w:val="0"/>
      <w:marBottom w:val="0"/>
      <w:divBdr>
        <w:top w:val="none" w:sz="0" w:space="0" w:color="auto"/>
        <w:left w:val="none" w:sz="0" w:space="0" w:color="auto"/>
        <w:bottom w:val="none" w:sz="0" w:space="0" w:color="auto"/>
        <w:right w:val="none" w:sz="0" w:space="0" w:color="auto"/>
      </w:divBdr>
    </w:div>
    <w:div w:id="1871987200">
      <w:bodyDiv w:val="1"/>
      <w:marLeft w:val="0"/>
      <w:marRight w:val="0"/>
      <w:marTop w:val="0"/>
      <w:marBottom w:val="0"/>
      <w:divBdr>
        <w:top w:val="none" w:sz="0" w:space="0" w:color="auto"/>
        <w:left w:val="none" w:sz="0" w:space="0" w:color="auto"/>
        <w:bottom w:val="none" w:sz="0" w:space="0" w:color="auto"/>
        <w:right w:val="none" w:sz="0" w:space="0" w:color="auto"/>
      </w:divBdr>
    </w:div>
    <w:div w:id="1871990562">
      <w:bodyDiv w:val="1"/>
      <w:marLeft w:val="0"/>
      <w:marRight w:val="0"/>
      <w:marTop w:val="0"/>
      <w:marBottom w:val="0"/>
      <w:divBdr>
        <w:top w:val="none" w:sz="0" w:space="0" w:color="auto"/>
        <w:left w:val="none" w:sz="0" w:space="0" w:color="auto"/>
        <w:bottom w:val="none" w:sz="0" w:space="0" w:color="auto"/>
        <w:right w:val="none" w:sz="0" w:space="0" w:color="auto"/>
      </w:divBdr>
    </w:div>
    <w:div w:id="1872037797">
      <w:bodyDiv w:val="1"/>
      <w:marLeft w:val="0"/>
      <w:marRight w:val="0"/>
      <w:marTop w:val="0"/>
      <w:marBottom w:val="0"/>
      <w:divBdr>
        <w:top w:val="none" w:sz="0" w:space="0" w:color="auto"/>
        <w:left w:val="none" w:sz="0" w:space="0" w:color="auto"/>
        <w:bottom w:val="none" w:sz="0" w:space="0" w:color="auto"/>
        <w:right w:val="none" w:sz="0" w:space="0" w:color="auto"/>
      </w:divBdr>
    </w:div>
    <w:div w:id="1872183163">
      <w:bodyDiv w:val="1"/>
      <w:marLeft w:val="0"/>
      <w:marRight w:val="0"/>
      <w:marTop w:val="0"/>
      <w:marBottom w:val="0"/>
      <w:divBdr>
        <w:top w:val="none" w:sz="0" w:space="0" w:color="auto"/>
        <w:left w:val="none" w:sz="0" w:space="0" w:color="auto"/>
        <w:bottom w:val="none" w:sz="0" w:space="0" w:color="auto"/>
        <w:right w:val="none" w:sz="0" w:space="0" w:color="auto"/>
      </w:divBdr>
    </w:div>
    <w:div w:id="1872450471">
      <w:bodyDiv w:val="1"/>
      <w:marLeft w:val="0"/>
      <w:marRight w:val="0"/>
      <w:marTop w:val="0"/>
      <w:marBottom w:val="0"/>
      <w:divBdr>
        <w:top w:val="none" w:sz="0" w:space="0" w:color="auto"/>
        <w:left w:val="none" w:sz="0" w:space="0" w:color="auto"/>
        <w:bottom w:val="none" w:sz="0" w:space="0" w:color="auto"/>
        <w:right w:val="none" w:sz="0" w:space="0" w:color="auto"/>
      </w:divBdr>
    </w:div>
    <w:div w:id="1872913373">
      <w:bodyDiv w:val="1"/>
      <w:marLeft w:val="0"/>
      <w:marRight w:val="0"/>
      <w:marTop w:val="0"/>
      <w:marBottom w:val="0"/>
      <w:divBdr>
        <w:top w:val="none" w:sz="0" w:space="0" w:color="auto"/>
        <w:left w:val="none" w:sz="0" w:space="0" w:color="auto"/>
        <w:bottom w:val="none" w:sz="0" w:space="0" w:color="auto"/>
        <w:right w:val="none" w:sz="0" w:space="0" w:color="auto"/>
      </w:divBdr>
    </w:div>
    <w:div w:id="1873153844">
      <w:bodyDiv w:val="1"/>
      <w:marLeft w:val="0"/>
      <w:marRight w:val="0"/>
      <w:marTop w:val="0"/>
      <w:marBottom w:val="0"/>
      <w:divBdr>
        <w:top w:val="none" w:sz="0" w:space="0" w:color="auto"/>
        <w:left w:val="none" w:sz="0" w:space="0" w:color="auto"/>
        <w:bottom w:val="none" w:sz="0" w:space="0" w:color="auto"/>
        <w:right w:val="none" w:sz="0" w:space="0" w:color="auto"/>
      </w:divBdr>
    </w:div>
    <w:div w:id="1873304654">
      <w:bodyDiv w:val="1"/>
      <w:marLeft w:val="0"/>
      <w:marRight w:val="0"/>
      <w:marTop w:val="0"/>
      <w:marBottom w:val="0"/>
      <w:divBdr>
        <w:top w:val="none" w:sz="0" w:space="0" w:color="auto"/>
        <w:left w:val="none" w:sz="0" w:space="0" w:color="auto"/>
        <w:bottom w:val="none" w:sz="0" w:space="0" w:color="auto"/>
        <w:right w:val="none" w:sz="0" w:space="0" w:color="auto"/>
      </w:divBdr>
    </w:div>
    <w:div w:id="1873374557">
      <w:bodyDiv w:val="1"/>
      <w:marLeft w:val="0"/>
      <w:marRight w:val="0"/>
      <w:marTop w:val="0"/>
      <w:marBottom w:val="0"/>
      <w:divBdr>
        <w:top w:val="none" w:sz="0" w:space="0" w:color="auto"/>
        <w:left w:val="none" w:sz="0" w:space="0" w:color="auto"/>
        <w:bottom w:val="none" w:sz="0" w:space="0" w:color="auto"/>
        <w:right w:val="none" w:sz="0" w:space="0" w:color="auto"/>
      </w:divBdr>
    </w:div>
    <w:div w:id="1873612122">
      <w:bodyDiv w:val="1"/>
      <w:marLeft w:val="0"/>
      <w:marRight w:val="0"/>
      <w:marTop w:val="0"/>
      <w:marBottom w:val="0"/>
      <w:divBdr>
        <w:top w:val="none" w:sz="0" w:space="0" w:color="auto"/>
        <w:left w:val="none" w:sz="0" w:space="0" w:color="auto"/>
        <w:bottom w:val="none" w:sz="0" w:space="0" w:color="auto"/>
        <w:right w:val="none" w:sz="0" w:space="0" w:color="auto"/>
      </w:divBdr>
    </w:div>
    <w:div w:id="1874538519">
      <w:bodyDiv w:val="1"/>
      <w:marLeft w:val="0"/>
      <w:marRight w:val="0"/>
      <w:marTop w:val="0"/>
      <w:marBottom w:val="0"/>
      <w:divBdr>
        <w:top w:val="none" w:sz="0" w:space="0" w:color="auto"/>
        <w:left w:val="none" w:sz="0" w:space="0" w:color="auto"/>
        <w:bottom w:val="none" w:sz="0" w:space="0" w:color="auto"/>
        <w:right w:val="none" w:sz="0" w:space="0" w:color="auto"/>
      </w:divBdr>
    </w:div>
    <w:div w:id="1875650366">
      <w:bodyDiv w:val="1"/>
      <w:marLeft w:val="0"/>
      <w:marRight w:val="0"/>
      <w:marTop w:val="0"/>
      <w:marBottom w:val="0"/>
      <w:divBdr>
        <w:top w:val="none" w:sz="0" w:space="0" w:color="auto"/>
        <w:left w:val="none" w:sz="0" w:space="0" w:color="auto"/>
        <w:bottom w:val="none" w:sz="0" w:space="0" w:color="auto"/>
        <w:right w:val="none" w:sz="0" w:space="0" w:color="auto"/>
      </w:divBdr>
    </w:div>
    <w:div w:id="1875655669">
      <w:bodyDiv w:val="1"/>
      <w:marLeft w:val="0"/>
      <w:marRight w:val="0"/>
      <w:marTop w:val="0"/>
      <w:marBottom w:val="0"/>
      <w:divBdr>
        <w:top w:val="none" w:sz="0" w:space="0" w:color="auto"/>
        <w:left w:val="none" w:sz="0" w:space="0" w:color="auto"/>
        <w:bottom w:val="none" w:sz="0" w:space="0" w:color="auto"/>
        <w:right w:val="none" w:sz="0" w:space="0" w:color="auto"/>
      </w:divBdr>
    </w:div>
    <w:div w:id="1876380764">
      <w:bodyDiv w:val="1"/>
      <w:marLeft w:val="0"/>
      <w:marRight w:val="0"/>
      <w:marTop w:val="0"/>
      <w:marBottom w:val="0"/>
      <w:divBdr>
        <w:top w:val="none" w:sz="0" w:space="0" w:color="auto"/>
        <w:left w:val="none" w:sz="0" w:space="0" w:color="auto"/>
        <w:bottom w:val="none" w:sz="0" w:space="0" w:color="auto"/>
        <w:right w:val="none" w:sz="0" w:space="0" w:color="auto"/>
      </w:divBdr>
    </w:div>
    <w:div w:id="1876888518">
      <w:bodyDiv w:val="1"/>
      <w:marLeft w:val="0"/>
      <w:marRight w:val="0"/>
      <w:marTop w:val="0"/>
      <w:marBottom w:val="0"/>
      <w:divBdr>
        <w:top w:val="none" w:sz="0" w:space="0" w:color="auto"/>
        <w:left w:val="none" w:sz="0" w:space="0" w:color="auto"/>
        <w:bottom w:val="none" w:sz="0" w:space="0" w:color="auto"/>
        <w:right w:val="none" w:sz="0" w:space="0" w:color="auto"/>
      </w:divBdr>
    </w:div>
    <w:div w:id="1877111185">
      <w:bodyDiv w:val="1"/>
      <w:marLeft w:val="0"/>
      <w:marRight w:val="0"/>
      <w:marTop w:val="0"/>
      <w:marBottom w:val="0"/>
      <w:divBdr>
        <w:top w:val="none" w:sz="0" w:space="0" w:color="auto"/>
        <w:left w:val="none" w:sz="0" w:space="0" w:color="auto"/>
        <w:bottom w:val="none" w:sz="0" w:space="0" w:color="auto"/>
        <w:right w:val="none" w:sz="0" w:space="0" w:color="auto"/>
      </w:divBdr>
    </w:div>
    <w:div w:id="1878002388">
      <w:bodyDiv w:val="1"/>
      <w:marLeft w:val="0"/>
      <w:marRight w:val="0"/>
      <w:marTop w:val="0"/>
      <w:marBottom w:val="0"/>
      <w:divBdr>
        <w:top w:val="none" w:sz="0" w:space="0" w:color="auto"/>
        <w:left w:val="none" w:sz="0" w:space="0" w:color="auto"/>
        <w:bottom w:val="none" w:sz="0" w:space="0" w:color="auto"/>
        <w:right w:val="none" w:sz="0" w:space="0" w:color="auto"/>
      </w:divBdr>
    </w:div>
    <w:div w:id="1879006662">
      <w:bodyDiv w:val="1"/>
      <w:marLeft w:val="0"/>
      <w:marRight w:val="0"/>
      <w:marTop w:val="0"/>
      <w:marBottom w:val="0"/>
      <w:divBdr>
        <w:top w:val="none" w:sz="0" w:space="0" w:color="auto"/>
        <w:left w:val="none" w:sz="0" w:space="0" w:color="auto"/>
        <w:bottom w:val="none" w:sz="0" w:space="0" w:color="auto"/>
        <w:right w:val="none" w:sz="0" w:space="0" w:color="auto"/>
      </w:divBdr>
    </w:div>
    <w:div w:id="1879317092">
      <w:bodyDiv w:val="1"/>
      <w:marLeft w:val="0"/>
      <w:marRight w:val="0"/>
      <w:marTop w:val="0"/>
      <w:marBottom w:val="0"/>
      <w:divBdr>
        <w:top w:val="none" w:sz="0" w:space="0" w:color="auto"/>
        <w:left w:val="none" w:sz="0" w:space="0" w:color="auto"/>
        <w:bottom w:val="none" w:sz="0" w:space="0" w:color="auto"/>
        <w:right w:val="none" w:sz="0" w:space="0" w:color="auto"/>
      </w:divBdr>
    </w:div>
    <w:div w:id="1879393732">
      <w:bodyDiv w:val="1"/>
      <w:marLeft w:val="0"/>
      <w:marRight w:val="0"/>
      <w:marTop w:val="0"/>
      <w:marBottom w:val="0"/>
      <w:divBdr>
        <w:top w:val="none" w:sz="0" w:space="0" w:color="auto"/>
        <w:left w:val="none" w:sz="0" w:space="0" w:color="auto"/>
        <w:bottom w:val="none" w:sz="0" w:space="0" w:color="auto"/>
        <w:right w:val="none" w:sz="0" w:space="0" w:color="auto"/>
      </w:divBdr>
    </w:div>
    <w:div w:id="1879928910">
      <w:bodyDiv w:val="1"/>
      <w:marLeft w:val="0"/>
      <w:marRight w:val="0"/>
      <w:marTop w:val="0"/>
      <w:marBottom w:val="0"/>
      <w:divBdr>
        <w:top w:val="none" w:sz="0" w:space="0" w:color="auto"/>
        <w:left w:val="none" w:sz="0" w:space="0" w:color="auto"/>
        <w:bottom w:val="none" w:sz="0" w:space="0" w:color="auto"/>
        <w:right w:val="none" w:sz="0" w:space="0" w:color="auto"/>
      </w:divBdr>
    </w:div>
    <w:div w:id="1879975007">
      <w:bodyDiv w:val="1"/>
      <w:marLeft w:val="0"/>
      <w:marRight w:val="0"/>
      <w:marTop w:val="0"/>
      <w:marBottom w:val="0"/>
      <w:divBdr>
        <w:top w:val="none" w:sz="0" w:space="0" w:color="auto"/>
        <w:left w:val="none" w:sz="0" w:space="0" w:color="auto"/>
        <w:bottom w:val="none" w:sz="0" w:space="0" w:color="auto"/>
        <w:right w:val="none" w:sz="0" w:space="0" w:color="auto"/>
      </w:divBdr>
    </w:div>
    <w:div w:id="1880388873">
      <w:bodyDiv w:val="1"/>
      <w:marLeft w:val="0"/>
      <w:marRight w:val="0"/>
      <w:marTop w:val="0"/>
      <w:marBottom w:val="0"/>
      <w:divBdr>
        <w:top w:val="none" w:sz="0" w:space="0" w:color="auto"/>
        <w:left w:val="none" w:sz="0" w:space="0" w:color="auto"/>
        <w:bottom w:val="none" w:sz="0" w:space="0" w:color="auto"/>
        <w:right w:val="none" w:sz="0" w:space="0" w:color="auto"/>
      </w:divBdr>
    </w:div>
    <w:div w:id="1881085792">
      <w:bodyDiv w:val="1"/>
      <w:marLeft w:val="0"/>
      <w:marRight w:val="0"/>
      <w:marTop w:val="0"/>
      <w:marBottom w:val="0"/>
      <w:divBdr>
        <w:top w:val="none" w:sz="0" w:space="0" w:color="auto"/>
        <w:left w:val="none" w:sz="0" w:space="0" w:color="auto"/>
        <w:bottom w:val="none" w:sz="0" w:space="0" w:color="auto"/>
        <w:right w:val="none" w:sz="0" w:space="0" w:color="auto"/>
      </w:divBdr>
    </w:div>
    <w:div w:id="1881936950">
      <w:bodyDiv w:val="1"/>
      <w:marLeft w:val="0"/>
      <w:marRight w:val="0"/>
      <w:marTop w:val="0"/>
      <w:marBottom w:val="0"/>
      <w:divBdr>
        <w:top w:val="none" w:sz="0" w:space="0" w:color="auto"/>
        <w:left w:val="none" w:sz="0" w:space="0" w:color="auto"/>
        <w:bottom w:val="none" w:sz="0" w:space="0" w:color="auto"/>
        <w:right w:val="none" w:sz="0" w:space="0" w:color="auto"/>
      </w:divBdr>
    </w:div>
    <w:div w:id="1882667257">
      <w:bodyDiv w:val="1"/>
      <w:marLeft w:val="0"/>
      <w:marRight w:val="0"/>
      <w:marTop w:val="0"/>
      <w:marBottom w:val="0"/>
      <w:divBdr>
        <w:top w:val="none" w:sz="0" w:space="0" w:color="auto"/>
        <w:left w:val="none" w:sz="0" w:space="0" w:color="auto"/>
        <w:bottom w:val="none" w:sz="0" w:space="0" w:color="auto"/>
        <w:right w:val="none" w:sz="0" w:space="0" w:color="auto"/>
      </w:divBdr>
    </w:div>
    <w:div w:id="1883639520">
      <w:bodyDiv w:val="1"/>
      <w:marLeft w:val="0"/>
      <w:marRight w:val="0"/>
      <w:marTop w:val="0"/>
      <w:marBottom w:val="0"/>
      <w:divBdr>
        <w:top w:val="none" w:sz="0" w:space="0" w:color="auto"/>
        <w:left w:val="none" w:sz="0" w:space="0" w:color="auto"/>
        <w:bottom w:val="none" w:sz="0" w:space="0" w:color="auto"/>
        <w:right w:val="none" w:sz="0" w:space="0" w:color="auto"/>
      </w:divBdr>
    </w:div>
    <w:div w:id="1883780840">
      <w:bodyDiv w:val="1"/>
      <w:marLeft w:val="0"/>
      <w:marRight w:val="0"/>
      <w:marTop w:val="0"/>
      <w:marBottom w:val="0"/>
      <w:divBdr>
        <w:top w:val="none" w:sz="0" w:space="0" w:color="auto"/>
        <w:left w:val="none" w:sz="0" w:space="0" w:color="auto"/>
        <w:bottom w:val="none" w:sz="0" w:space="0" w:color="auto"/>
        <w:right w:val="none" w:sz="0" w:space="0" w:color="auto"/>
      </w:divBdr>
    </w:div>
    <w:div w:id="1884050388">
      <w:bodyDiv w:val="1"/>
      <w:marLeft w:val="0"/>
      <w:marRight w:val="0"/>
      <w:marTop w:val="0"/>
      <w:marBottom w:val="0"/>
      <w:divBdr>
        <w:top w:val="none" w:sz="0" w:space="0" w:color="auto"/>
        <w:left w:val="none" w:sz="0" w:space="0" w:color="auto"/>
        <w:bottom w:val="none" w:sz="0" w:space="0" w:color="auto"/>
        <w:right w:val="none" w:sz="0" w:space="0" w:color="auto"/>
      </w:divBdr>
    </w:div>
    <w:div w:id="1884095360">
      <w:bodyDiv w:val="1"/>
      <w:marLeft w:val="0"/>
      <w:marRight w:val="0"/>
      <w:marTop w:val="0"/>
      <w:marBottom w:val="0"/>
      <w:divBdr>
        <w:top w:val="none" w:sz="0" w:space="0" w:color="auto"/>
        <w:left w:val="none" w:sz="0" w:space="0" w:color="auto"/>
        <w:bottom w:val="none" w:sz="0" w:space="0" w:color="auto"/>
        <w:right w:val="none" w:sz="0" w:space="0" w:color="auto"/>
      </w:divBdr>
    </w:div>
    <w:div w:id="1884636509">
      <w:bodyDiv w:val="1"/>
      <w:marLeft w:val="0"/>
      <w:marRight w:val="0"/>
      <w:marTop w:val="0"/>
      <w:marBottom w:val="0"/>
      <w:divBdr>
        <w:top w:val="none" w:sz="0" w:space="0" w:color="auto"/>
        <w:left w:val="none" w:sz="0" w:space="0" w:color="auto"/>
        <w:bottom w:val="none" w:sz="0" w:space="0" w:color="auto"/>
        <w:right w:val="none" w:sz="0" w:space="0" w:color="auto"/>
      </w:divBdr>
    </w:div>
    <w:div w:id="1884905749">
      <w:bodyDiv w:val="1"/>
      <w:marLeft w:val="0"/>
      <w:marRight w:val="0"/>
      <w:marTop w:val="0"/>
      <w:marBottom w:val="0"/>
      <w:divBdr>
        <w:top w:val="none" w:sz="0" w:space="0" w:color="auto"/>
        <w:left w:val="none" w:sz="0" w:space="0" w:color="auto"/>
        <w:bottom w:val="none" w:sz="0" w:space="0" w:color="auto"/>
        <w:right w:val="none" w:sz="0" w:space="0" w:color="auto"/>
      </w:divBdr>
    </w:div>
    <w:div w:id="1885289513">
      <w:bodyDiv w:val="1"/>
      <w:marLeft w:val="0"/>
      <w:marRight w:val="0"/>
      <w:marTop w:val="0"/>
      <w:marBottom w:val="0"/>
      <w:divBdr>
        <w:top w:val="none" w:sz="0" w:space="0" w:color="auto"/>
        <w:left w:val="none" w:sz="0" w:space="0" w:color="auto"/>
        <w:bottom w:val="none" w:sz="0" w:space="0" w:color="auto"/>
        <w:right w:val="none" w:sz="0" w:space="0" w:color="auto"/>
      </w:divBdr>
    </w:div>
    <w:div w:id="1887175768">
      <w:bodyDiv w:val="1"/>
      <w:marLeft w:val="0"/>
      <w:marRight w:val="0"/>
      <w:marTop w:val="0"/>
      <w:marBottom w:val="0"/>
      <w:divBdr>
        <w:top w:val="none" w:sz="0" w:space="0" w:color="auto"/>
        <w:left w:val="none" w:sz="0" w:space="0" w:color="auto"/>
        <w:bottom w:val="none" w:sz="0" w:space="0" w:color="auto"/>
        <w:right w:val="none" w:sz="0" w:space="0" w:color="auto"/>
      </w:divBdr>
    </w:div>
    <w:div w:id="1887643734">
      <w:bodyDiv w:val="1"/>
      <w:marLeft w:val="0"/>
      <w:marRight w:val="0"/>
      <w:marTop w:val="0"/>
      <w:marBottom w:val="0"/>
      <w:divBdr>
        <w:top w:val="none" w:sz="0" w:space="0" w:color="auto"/>
        <w:left w:val="none" w:sz="0" w:space="0" w:color="auto"/>
        <w:bottom w:val="none" w:sz="0" w:space="0" w:color="auto"/>
        <w:right w:val="none" w:sz="0" w:space="0" w:color="auto"/>
      </w:divBdr>
    </w:div>
    <w:div w:id="1887833819">
      <w:bodyDiv w:val="1"/>
      <w:marLeft w:val="0"/>
      <w:marRight w:val="0"/>
      <w:marTop w:val="0"/>
      <w:marBottom w:val="0"/>
      <w:divBdr>
        <w:top w:val="none" w:sz="0" w:space="0" w:color="auto"/>
        <w:left w:val="none" w:sz="0" w:space="0" w:color="auto"/>
        <w:bottom w:val="none" w:sz="0" w:space="0" w:color="auto"/>
        <w:right w:val="none" w:sz="0" w:space="0" w:color="auto"/>
      </w:divBdr>
    </w:div>
    <w:div w:id="1888251145">
      <w:bodyDiv w:val="1"/>
      <w:marLeft w:val="0"/>
      <w:marRight w:val="0"/>
      <w:marTop w:val="0"/>
      <w:marBottom w:val="0"/>
      <w:divBdr>
        <w:top w:val="none" w:sz="0" w:space="0" w:color="auto"/>
        <w:left w:val="none" w:sz="0" w:space="0" w:color="auto"/>
        <w:bottom w:val="none" w:sz="0" w:space="0" w:color="auto"/>
        <w:right w:val="none" w:sz="0" w:space="0" w:color="auto"/>
      </w:divBdr>
    </w:div>
    <w:div w:id="1888446201">
      <w:bodyDiv w:val="1"/>
      <w:marLeft w:val="0"/>
      <w:marRight w:val="0"/>
      <w:marTop w:val="0"/>
      <w:marBottom w:val="0"/>
      <w:divBdr>
        <w:top w:val="none" w:sz="0" w:space="0" w:color="auto"/>
        <w:left w:val="none" w:sz="0" w:space="0" w:color="auto"/>
        <w:bottom w:val="none" w:sz="0" w:space="0" w:color="auto"/>
        <w:right w:val="none" w:sz="0" w:space="0" w:color="auto"/>
      </w:divBdr>
    </w:div>
    <w:div w:id="1889612165">
      <w:bodyDiv w:val="1"/>
      <w:marLeft w:val="0"/>
      <w:marRight w:val="0"/>
      <w:marTop w:val="0"/>
      <w:marBottom w:val="0"/>
      <w:divBdr>
        <w:top w:val="none" w:sz="0" w:space="0" w:color="auto"/>
        <w:left w:val="none" w:sz="0" w:space="0" w:color="auto"/>
        <w:bottom w:val="none" w:sz="0" w:space="0" w:color="auto"/>
        <w:right w:val="none" w:sz="0" w:space="0" w:color="auto"/>
      </w:divBdr>
    </w:div>
    <w:div w:id="1889803432">
      <w:bodyDiv w:val="1"/>
      <w:marLeft w:val="0"/>
      <w:marRight w:val="0"/>
      <w:marTop w:val="0"/>
      <w:marBottom w:val="0"/>
      <w:divBdr>
        <w:top w:val="none" w:sz="0" w:space="0" w:color="auto"/>
        <w:left w:val="none" w:sz="0" w:space="0" w:color="auto"/>
        <w:bottom w:val="none" w:sz="0" w:space="0" w:color="auto"/>
        <w:right w:val="none" w:sz="0" w:space="0" w:color="auto"/>
      </w:divBdr>
    </w:div>
    <w:div w:id="1889951099">
      <w:bodyDiv w:val="1"/>
      <w:marLeft w:val="0"/>
      <w:marRight w:val="0"/>
      <w:marTop w:val="0"/>
      <w:marBottom w:val="0"/>
      <w:divBdr>
        <w:top w:val="none" w:sz="0" w:space="0" w:color="auto"/>
        <w:left w:val="none" w:sz="0" w:space="0" w:color="auto"/>
        <w:bottom w:val="none" w:sz="0" w:space="0" w:color="auto"/>
        <w:right w:val="none" w:sz="0" w:space="0" w:color="auto"/>
      </w:divBdr>
    </w:div>
    <w:div w:id="1890217074">
      <w:bodyDiv w:val="1"/>
      <w:marLeft w:val="0"/>
      <w:marRight w:val="0"/>
      <w:marTop w:val="0"/>
      <w:marBottom w:val="0"/>
      <w:divBdr>
        <w:top w:val="none" w:sz="0" w:space="0" w:color="auto"/>
        <w:left w:val="none" w:sz="0" w:space="0" w:color="auto"/>
        <w:bottom w:val="none" w:sz="0" w:space="0" w:color="auto"/>
        <w:right w:val="none" w:sz="0" w:space="0" w:color="auto"/>
      </w:divBdr>
    </w:div>
    <w:div w:id="1890727995">
      <w:bodyDiv w:val="1"/>
      <w:marLeft w:val="0"/>
      <w:marRight w:val="0"/>
      <w:marTop w:val="0"/>
      <w:marBottom w:val="0"/>
      <w:divBdr>
        <w:top w:val="none" w:sz="0" w:space="0" w:color="auto"/>
        <w:left w:val="none" w:sz="0" w:space="0" w:color="auto"/>
        <w:bottom w:val="none" w:sz="0" w:space="0" w:color="auto"/>
        <w:right w:val="none" w:sz="0" w:space="0" w:color="auto"/>
      </w:divBdr>
    </w:div>
    <w:div w:id="1891568834">
      <w:bodyDiv w:val="1"/>
      <w:marLeft w:val="0"/>
      <w:marRight w:val="0"/>
      <w:marTop w:val="0"/>
      <w:marBottom w:val="0"/>
      <w:divBdr>
        <w:top w:val="none" w:sz="0" w:space="0" w:color="auto"/>
        <w:left w:val="none" w:sz="0" w:space="0" w:color="auto"/>
        <w:bottom w:val="none" w:sz="0" w:space="0" w:color="auto"/>
        <w:right w:val="none" w:sz="0" w:space="0" w:color="auto"/>
      </w:divBdr>
    </w:div>
    <w:div w:id="1892031938">
      <w:bodyDiv w:val="1"/>
      <w:marLeft w:val="0"/>
      <w:marRight w:val="0"/>
      <w:marTop w:val="0"/>
      <w:marBottom w:val="0"/>
      <w:divBdr>
        <w:top w:val="none" w:sz="0" w:space="0" w:color="auto"/>
        <w:left w:val="none" w:sz="0" w:space="0" w:color="auto"/>
        <w:bottom w:val="none" w:sz="0" w:space="0" w:color="auto"/>
        <w:right w:val="none" w:sz="0" w:space="0" w:color="auto"/>
      </w:divBdr>
    </w:div>
    <w:div w:id="1892376843">
      <w:bodyDiv w:val="1"/>
      <w:marLeft w:val="0"/>
      <w:marRight w:val="0"/>
      <w:marTop w:val="0"/>
      <w:marBottom w:val="0"/>
      <w:divBdr>
        <w:top w:val="none" w:sz="0" w:space="0" w:color="auto"/>
        <w:left w:val="none" w:sz="0" w:space="0" w:color="auto"/>
        <w:bottom w:val="none" w:sz="0" w:space="0" w:color="auto"/>
        <w:right w:val="none" w:sz="0" w:space="0" w:color="auto"/>
      </w:divBdr>
    </w:div>
    <w:div w:id="1892377534">
      <w:bodyDiv w:val="1"/>
      <w:marLeft w:val="0"/>
      <w:marRight w:val="0"/>
      <w:marTop w:val="0"/>
      <w:marBottom w:val="0"/>
      <w:divBdr>
        <w:top w:val="none" w:sz="0" w:space="0" w:color="auto"/>
        <w:left w:val="none" w:sz="0" w:space="0" w:color="auto"/>
        <w:bottom w:val="none" w:sz="0" w:space="0" w:color="auto"/>
        <w:right w:val="none" w:sz="0" w:space="0" w:color="auto"/>
      </w:divBdr>
    </w:div>
    <w:div w:id="1892694064">
      <w:bodyDiv w:val="1"/>
      <w:marLeft w:val="0"/>
      <w:marRight w:val="0"/>
      <w:marTop w:val="0"/>
      <w:marBottom w:val="0"/>
      <w:divBdr>
        <w:top w:val="none" w:sz="0" w:space="0" w:color="auto"/>
        <w:left w:val="none" w:sz="0" w:space="0" w:color="auto"/>
        <w:bottom w:val="none" w:sz="0" w:space="0" w:color="auto"/>
        <w:right w:val="none" w:sz="0" w:space="0" w:color="auto"/>
      </w:divBdr>
    </w:div>
    <w:div w:id="1893078065">
      <w:bodyDiv w:val="1"/>
      <w:marLeft w:val="0"/>
      <w:marRight w:val="0"/>
      <w:marTop w:val="0"/>
      <w:marBottom w:val="0"/>
      <w:divBdr>
        <w:top w:val="none" w:sz="0" w:space="0" w:color="auto"/>
        <w:left w:val="none" w:sz="0" w:space="0" w:color="auto"/>
        <w:bottom w:val="none" w:sz="0" w:space="0" w:color="auto"/>
        <w:right w:val="none" w:sz="0" w:space="0" w:color="auto"/>
      </w:divBdr>
    </w:div>
    <w:div w:id="1893151457">
      <w:bodyDiv w:val="1"/>
      <w:marLeft w:val="0"/>
      <w:marRight w:val="0"/>
      <w:marTop w:val="0"/>
      <w:marBottom w:val="0"/>
      <w:divBdr>
        <w:top w:val="none" w:sz="0" w:space="0" w:color="auto"/>
        <w:left w:val="none" w:sz="0" w:space="0" w:color="auto"/>
        <w:bottom w:val="none" w:sz="0" w:space="0" w:color="auto"/>
        <w:right w:val="none" w:sz="0" w:space="0" w:color="auto"/>
      </w:divBdr>
    </w:div>
    <w:div w:id="1893154400">
      <w:bodyDiv w:val="1"/>
      <w:marLeft w:val="0"/>
      <w:marRight w:val="0"/>
      <w:marTop w:val="0"/>
      <w:marBottom w:val="0"/>
      <w:divBdr>
        <w:top w:val="none" w:sz="0" w:space="0" w:color="auto"/>
        <w:left w:val="none" w:sz="0" w:space="0" w:color="auto"/>
        <w:bottom w:val="none" w:sz="0" w:space="0" w:color="auto"/>
        <w:right w:val="none" w:sz="0" w:space="0" w:color="auto"/>
      </w:divBdr>
    </w:div>
    <w:div w:id="1893421142">
      <w:bodyDiv w:val="1"/>
      <w:marLeft w:val="0"/>
      <w:marRight w:val="0"/>
      <w:marTop w:val="0"/>
      <w:marBottom w:val="0"/>
      <w:divBdr>
        <w:top w:val="none" w:sz="0" w:space="0" w:color="auto"/>
        <w:left w:val="none" w:sz="0" w:space="0" w:color="auto"/>
        <w:bottom w:val="none" w:sz="0" w:space="0" w:color="auto"/>
        <w:right w:val="none" w:sz="0" w:space="0" w:color="auto"/>
      </w:divBdr>
    </w:div>
    <w:div w:id="1894270781">
      <w:bodyDiv w:val="1"/>
      <w:marLeft w:val="0"/>
      <w:marRight w:val="0"/>
      <w:marTop w:val="0"/>
      <w:marBottom w:val="0"/>
      <w:divBdr>
        <w:top w:val="none" w:sz="0" w:space="0" w:color="auto"/>
        <w:left w:val="none" w:sz="0" w:space="0" w:color="auto"/>
        <w:bottom w:val="none" w:sz="0" w:space="0" w:color="auto"/>
        <w:right w:val="none" w:sz="0" w:space="0" w:color="auto"/>
      </w:divBdr>
    </w:div>
    <w:div w:id="1894343417">
      <w:bodyDiv w:val="1"/>
      <w:marLeft w:val="0"/>
      <w:marRight w:val="0"/>
      <w:marTop w:val="0"/>
      <w:marBottom w:val="0"/>
      <w:divBdr>
        <w:top w:val="none" w:sz="0" w:space="0" w:color="auto"/>
        <w:left w:val="none" w:sz="0" w:space="0" w:color="auto"/>
        <w:bottom w:val="none" w:sz="0" w:space="0" w:color="auto"/>
        <w:right w:val="none" w:sz="0" w:space="0" w:color="auto"/>
      </w:divBdr>
    </w:div>
    <w:div w:id="1894580385">
      <w:bodyDiv w:val="1"/>
      <w:marLeft w:val="0"/>
      <w:marRight w:val="0"/>
      <w:marTop w:val="0"/>
      <w:marBottom w:val="0"/>
      <w:divBdr>
        <w:top w:val="none" w:sz="0" w:space="0" w:color="auto"/>
        <w:left w:val="none" w:sz="0" w:space="0" w:color="auto"/>
        <w:bottom w:val="none" w:sz="0" w:space="0" w:color="auto"/>
        <w:right w:val="none" w:sz="0" w:space="0" w:color="auto"/>
      </w:divBdr>
    </w:div>
    <w:div w:id="1894921698">
      <w:bodyDiv w:val="1"/>
      <w:marLeft w:val="0"/>
      <w:marRight w:val="0"/>
      <w:marTop w:val="0"/>
      <w:marBottom w:val="0"/>
      <w:divBdr>
        <w:top w:val="none" w:sz="0" w:space="0" w:color="auto"/>
        <w:left w:val="none" w:sz="0" w:space="0" w:color="auto"/>
        <w:bottom w:val="none" w:sz="0" w:space="0" w:color="auto"/>
        <w:right w:val="none" w:sz="0" w:space="0" w:color="auto"/>
      </w:divBdr>
    </w:div>
    <w:div w:id="1896310221">
      <w:bodyDiv w:val="1"/>
      <w:marLeft w:val="0"/>
      <w:marRight w:val="0"/>
      <w:marTop w:val="0"/>
      <w:marBottom w:val="0"/>
      <w:divBdr>
        <w:top w:val="none" w:sz="0" w:space="0" w:color="auto"/>
        <w:left w:val="none" w:sz="0" w:space="0" w:color="auto"/>
        <w:bottom w:val="none" w:sz="0" w:space="0" w:color="auto"/>
        <w:right w:val="none" w:sz="0" w:space="0" w:color="auto"/>
      </w:divBdr>
    </w:div>
    <w:div w:id="1896575662">
      <w:bodyDiv w:val="1"/>
      <w:marLeft w:val="0"/>
      <w:marRight w:val="0"/>
      <w:marTop w:val="0"/>
      <w:marBottom w:val="0"/>
      <w:divBdr>
        <w:top w:val="none" w:sz="0" w:space="0" w:color="auto"/>
        <w:left w:val="none" w:sz="0" w:space="0" w:color="auto"/>
        <w:bottom w:val="none" w:sz="0" w:space="0" w:color="auto"/>
        <w:right w:val="none" w:sz="0" w:space="0" w:color="auto"/>
      </w:divBdr>
    </w:div>
    <w:div w:id="1896967330">
      <w:bodyDiv w:val="1"/>
      <w:marLeft w:val="0"/>
      <w:marRight w:val="0"/>
      <w:marTop w:val="0"/>
      <w:marBottom w:val="0"/>
      <w:divBdr>
        <w:top w:val="none" w:sz="0" w:space="0" w:color="auto"/>
        <w:left w:val="none" w:sz="0" w:space="0" w:color="auto"/>
        <w:bottom w:val="none" w:sz="0" w:space="0" w:color="auto"/>
        <w:right w:val="none" w:sz="0" w:space="0" w:color="auto"/>
      </w:divBdr>
    </w:div>
    <w:div w:id="1899121172">
      <w:bodyDiv w:val="1"/>
      <w:marLeft w:val="0"/>
      <w:marRight w:val="0"/>
      <w:marTop w:val="0"/>
      <w:marBottom w:val="0"/>
      <w:divBdr>
        <w:top w:val="none" w:sz="0" w:space="0" w:color="auto"/>
        <w:left w:val="none" w:sz="0" w:space="0" w:color="auto"/>
        <w:bottom w:val="none" w:sz="0" w:space="0" w:color="auto"/>
        <w:right w:val="none" w:sz="0" w:space="0" w:color="auto"/>
      </w:divBdr>
    </w:div>
    <w:div w:id="1899125143">
      <w:bodyDiv w:val="1"/>
      <w:marLeft w:val="0"/>
      <w:marRight w:val="0"/>
      <w:marTop w:val="0"/>
      <w:marBottom w:val="0"/>
      <w:divBdr>
        <w:top w:val="none" w:sz="0" w:space="0" w:color="auto"/>
        <w:left w:val="none" w:sz="0" w:space="0" w:color="auto"/>
        <w:bottom w:val="none" w:sz="0" w:space="0" w:color="auto"/>
        <w:right w:val="none" w:sz="0" w:space="0" w:color="auto"/>
      </w:divBdr>
    </w:div>
    <w:div w:id="1899317295">
      <w:bodyDiv w:val="1"/>
      <w:marLeft w:val="0"/>
      <w:marRight w:val="0"/>
      <w:marTop w:val="0"/>
      <w:marBottom w:val="0"/>
      <w:divBdr>
        <w:top w:val="none" w:sz="0" w:space="0" w:color="auto"/>
        <w:left w:val="none" w:sz="0" w:space="0" w:color="auto"/>
        <w:bottom w:val="none" w:sz="0" w:space="0" w:color="auto"/>
        <w:right w:val="none" w:sz="0" w:space="0" w:color="auto"/>
      </w:divBdr>
    </w:div>
    <w:div w:id="1899590119">
      <w:bodyDiv w:val="1"/>
      <w:marLeft w:val="0"/>
      <w:marRight w:val="0"/>
      <w:marTop w:val="0"/>
      <w:marBottom w:val="0"/>
      <w:divBdr>
        <w:top w:val="none" w:sz="0" w:space="0" w:color="auto"/>
        <w:left w:val="none" w:sz="0" w:space="0" w:color="auto"/>
        <w:bottom w:val="none" w:sz="0" w:space="0" w:color="auto"/>
        <w:right w:val="none" w:sz="0" w:space="0" w:color="auto"/>
      </w:divBdr>
    </w:div>
    <w:div w:id="1900167095">
      <w:bodyDiv w:val="1"/>
      <w:marLeft w:val="0"/>
      <w:marRight w:val="0"/>
      <w:marTop w:val="0"/>
      <w:marBottom w:val="0"/>
      <w:divBdr>
        <w:top w:val="none" w:sz="0" w:space="0" w:color="auto"/>
        <w:left w:val="none" w:sz="0" w:space="0" w:color="auto"/>
        <w:bottom w:val="none" w:sz="0" w:space="0" w:color="auto"/>
        <w:right w:val="none" w:sz="0" w:space="0" w:color="auto"/>
      </w:divBdr>
    </w:div>
    <w:div w:id="1900819708">
      <w:bodyDiv w:val="1"/>
      <w:marLeft w:val="0"/>
      <w:marRight w:val="0"/>
      <w:marTop w:val="0"/>
      <w:marBottom w:val="0"/>
      <w:divBdr>
        <w:top w:val="none" w:sz="0" w:space="0" w:color="auto"/>
        <w:left w:val="none" w:sz="0" w:space="0" w:color="auto"/>
        <w:bottom w:val="none" w:sz="0" w:space="0" w:color="auto"/>
        <w:right w:val="none" w:sz="0" w:space="0" w:color="auto"/>
      </w:divBdr>
    </w:div>
    <w:div w:id="1900902347">
      <w:bodyDiv w:val="1"/>
      <w:marLeft w:val="0"/>
      <w:marRight w:val="0"/>
      <w:marTop w:val="0"/>
      <w:marBottom w:val="0"/>
      <w:divBdr>
        <w:top w:val="none" w:sz="0" w:space="0" w:color="auto"/>
        <w:left w:val="none" w:sz="0" w:space="0" w:color="auto"/>
        <w:bottom w:val="none" w:sz="0" w:space="0" w:color="auto"/>
        <w:right w:val="none" w:sz="0" w:space="0" w:color="auto"/>
      </w:divBdr>
    </w:div>
    <w:div w:id="1901018845">
      <w:bodyDiv w:val="1"/>
      <w:marLeft w:val="0"/>
      <w:marRight w:val="0"/>
      <w:marTop w:val="0"/>
      <w:marBottom w:val="0"/>
      <w:divBdr>
        <w:top w:val="none" w:sz="0" w:space="0" w:color="auto"/>
        <w:left w:val="none" w:sz="0" w:space="0" w:color="auto"/>
        <w:bottom w:val="none" w:sz="0" w:space="0" w:color="auto"/>
        <w:right w:val="none" w:sz="0" w:space="0" w:color="auto"/>
      </w:divBdr>
    </w:div>
    <w:div w:id="1901135642">
      <w:bodyDiv w:val="1"/>
      <w:marLeft w:val="0"/>
      <w:marRight w:val="0"/>
      <w:marTop w:val="0"/>
      <w:marBottom w:val="0"/>
      <w:divBdr>
        <w:top w:val="none" w:sz="0" w:space="0" w:color="auto"/>
        <w:left w:val="none" w:sz="0" w:space="0" w:color="auto"/>
        <w:bottom w:val="none" w:sz="0" w:space="0" w:color="auto"/>
        <w:right w:val="none" w:sz="0" w:space="0" w:color="auto"/>
      </w:divBdr>
    </w:div>
    <w:div w:id="1901164209">
      <w:bodyDiv w:val="1"/>
      <w:marLeft w:val="0"/>
      <w:marRight w:val="0"/>
      <w:marTop w:val="0"/>
      <w:marBottom w:val="0"/>
      <w:divBdr>
        <w:top w:val="none" w:sz="0" w:space="0" w:color="auto"/>
        <w:left w:val="none" w:sz="0" w:space="0" w:color="auto"/>
        <w:bottom w:val="none" w:sz="0" w:space="0" w:color="auto"/>
        <w:right w:val="none" w:sz="0" w:space="0" w:color="auto"/>
      </w:divBdr>
    </w:div>
    <w:div w:id="1901286202">
      <w:bodyDiv w:val="1"/>
      <w:marLeft w:val="0"/>
      <w:marRight w:val="0"/>
      <w:marTop w:val="0"/>
      <w:marBottom w:val="0"/>
      <w:divBdr>
        <w:top w:val="none" w:sz="0" w:space="0" w:color="auto"/>
        <w:left w:val="none" w:sz="0" w:space="0" w:color="auto"/>
        <w:bottom w:val="none" w:sz="0" w:space="0" w:color="auto"/>
        <w:right w:val="none" w:sz="0" w:space="0" w:color="auto"/>
      </w:divBdr>
    </w:div>
    <w:div w:id="1901596138">
      <w:bodyDiv w:val="1"/>
      <w:marLeft w:val="0"/>
      <w:marRight w:val="0"/>
      <w:marTop w:val="0"/>
      <w:marBottom w:val="0"/>
      <w:divBdr>
        <w:top w:val="none" w:sz="0" w:space="0" w:color="auto"/>
        <w:left w:val="none" w:sz="0" w:space="0" w:color="auto"/>
        <w:bottom w:val="none" w:sz="0" w:space="0" w:color="auto"/>
        <w:right w:val="none" w:sz="0" w:space="0" w:color="auto"/>
      </w:divBdr>
    </w:div>
    <w:div w:id="1901599225">
      <w:bodyDiv w:val="1"/>
      <w:marLeft w:val="0"/>
      <w:marRight w:val="0"/>
      <w:marTop w:val="0"/>
      <w:marBottom w:val="0"/>
      <w:divBdr>
        <w:top w:val="none" w:sz="0" w:space="0" w:color="auto"/>
        <w:left w:val="none" w:sz="0" w:space="0" w:color="auto"/>
        <w:bottom w:val="none" w:sz="0" w:space="0" w:color="auto"/>
        <w:right w:val="none" w:sz="0" w:space="0" w:color="auto"/>
      </w:divBdr>
    </w:div>
    <w:div w:id="1901821502">
      <w:bodyDiv w:val="1"/>
      <w:marLeft w:val="0"/>
      <w:marRight w:val="0"/>
      <w:marTop w:val="0"/>
      <w:marBottom w:val="0"/>
      <w:divBdr>
        <w:top w:val="none" w:sz="0" w:space="0" w:color="auto"/>
        <w:left w:val="none" w:sz="0" w:space="0" w:color="auto"/>
        <w:bottom w:val="none" w:sz="0" w:space="0" w:color="auto"/>
        <w:right w:val="none" w:sz="0" w:space="0" w:color="auto"/>
      </w:divBdr>
    </w:div>
    <w:div w:id="1901860528">
      <w:bodyDiv w:val="1"/>
      <w:marLeft w:val="0"/>
      <w:marRight w:val="0"/>
      <w:marTop w:val="0"/>
      <w:marBottom w:val="0"/>
      <w:divBdr>
        <w:top w:val="none" w:sz="0" w:space="0" w:color="auto"/>
        <w:left w:val="none" w:sz="0" w:space="0" w:color="auto"/>
        <w:bottom w:val="none" w:sz="0" w:space="0" w:color="auto"/>
        <w:right w:val="none" w:sz="0" w:space="0" w:color="auto"/>
      </w:divBdr>
    </w:div>
    <w:div w:id="1902015264">
      <w:bodyDiv w:val="1"/>
      <w:marLeft w:val="0"/>
      <w:marRight w:val="0"/>
      <w:marTop w:val="0"/>
      <w:marBottom w:val="0"/>
      <w:divBdr>
        <w:top w:val="none" w:sz="0" w:space="0" w:color="auto"/>
        <w:left w:val="none" w:sz="0" w:space="0" w:color="auto"/>
        <w:bottom w:val="none" w:sz="0" w:space="0" w:color="auto"/>
        <w:right w:val="none" w:sz="0" w:space="0" w:color="auto"/>
      </w:divBdr>
    </w:div>
    <w:div w:id="1903441193">
      <w:bodyDiv w:val="1"/>
      <w:marLeft w:val="0"/>
      <w:marRight w:val="0"/>
      <w:marTop w:val="0"/>
      <w:marBottom w:val="0"/>
      <w:divBdr>
        <w:top w:val="none" w:sz="0" w:space="0" w:color="auto"/>
        <w:left w:val="none" w:sz="0" w:space="0" w:color="auto"/>
        <w:bottom w:val="none" w:sz="0" w:space="0" w:color="auto"/>
        <w:right w:val="none" w:sz="0" w:space="0" w:color="auto"/>
      </w:divBdr>
    </w:div>
    <w:div w:id="1903712989">
      <w:bodyDiv w:val="1"/>
      <w:marLeft w:val="0"/>
      <w:marRight w:val="0"/>
      <w:marTop w:val="0"/>
      <w:marBottom w:val="0"/>
      <w:divBdr>
        <w:top w:val="none" w:sz="0" w:space="0" w:color="auto"/>
        <w:left w:val="none" w:sz="0" w:space="0" w:color="auto"/>
        <w:bottom w:val="none" w:sz="0" w:space="0" w:color="auto"/>
        <w:right w:val="none" w:sz="0" w:space="0" w:color="auto"/>
      </w:divBdr>
    </w:div>
    <w:div w:id="1903981069">
      <w:bodyDiv w:val="1"/>
      <w:marLeft w:val="0"/>
      <w:marRight w:val="0"/>
      <w:marTop w:val="0"/>
      <w:marBottom w:val="0"/>
      <w:divBdr>
        <w:top w:val="none" w:sz="0" w:space="0" w:color="auto"/>
        <w:left w:val="none" w:sz="0" w:space="0" w:color="auto"/>
        <w:bottom w:val="none" w:sz="0" w:space="0" w:color="auto"/>
        <w:right w:val="none" w:sz="0" w:space="0" w:color="auto"/>
      </w:divBdr>
    </w:div>
    <w:div w:id="1904371258">
      <w:bodyDiv w:val="1"/>
      <w:marLeft w:val="0"/>
      <w:marRight w:val="0"/>
      <w:marTop w:val="0"/>
      <w:marBottom w:val="0"/>
      <w:divBdr>
        <w:top w:val="none" w:sz="0" w:space="0" w:color="auto"/>
        <w:left w:val="none" w:sz="0" w:space="0" w:color="auto"/>
        <w:bottom w:val="none" w:sz="0" w:space="0" w:color="auto"/>
        <w:right w:val="none" w:sz="0" w:space="0" w:color="auto"/>
      </w:divBdr>
    </w:div>
    <w:div w:id="1905337208">
      <w:bodyDiv w:val="1"/>
      <w:marLeft w:val="0"/>
      <w:marRight w:val="0"/>
      <w:marTop w:val="0"/>
      <w:marBottom w:val="0"/>
      <w:divBdr>
        <w:top w:val="none" w:sz="0" w:space="0" w:color="auto"/>
        <w:left w:val="none" w:sz="0" w:space="0" w:color="auto"/>
        <w:bottom w:val="none" w:sz="0" w:space="0" w:color="auto"/>
        <w:right w:val="none" w:sz="0" w:space="0" w:color="auto"/>
      </w:divBdr>
    </w:div>
    <w:div w:id="1905525760">
      <w:bodyDiv w:val="1"/>
      <w:marLeft w:val="0"/>
      <w:marRight w:val="0"/>
      <w:marTop w:val="0"/>
      <w:marBottom w:val="0"/>
      <w:divBdr>
        <w:top w:val="none" w:sz="0" w:space="0" w:color="auto"/>
        <w:left w:val="none" w:sz="0" w:space="0" w:color="auto"/>
        <w:bottom w:val="none" w:sz="0" w:space="0" w:color="auto"/>
        <w:right w:val="none" w:sz="0" w:space="0" w:color="auto"/>
      </w:divBdr>
    </w:div>
    <w:div w:id="1905604778">
      <w:bodyDiv w:val="1"/>
      <w:marLeft w:val="0"/>
      <w:marRight w:val="0"/>
      <w:marTop w:val="0"/>
      <w:marBottom w:val="0"/>
      <w:divBdr>
        <w:top w:val="none" w:sz="0" w:space="0" w:color="auto"/>
        <w:left w:val="none" w:sz="0" w:space="0" w:color="auto"/>
        <w:bottom w:val="none" w:sz="0" w:space="0" w:color="auto"/>
        <w:right w:val="none" w:sz="0" w:space="0" w:color="auto"/>
      </w:divBdr>
    </w:div>
    <w:div w:id="1905724508">
      <w:bodyDiv w:val="1"/>
      <w:marLeft w:val="0"/>
      <w:marRight w:val="0"/>
      <w:marTop w:val="0"/>
      <w:marBottom w:val="0"/>
      <w:divBdr>
        <w:top w:val="none" w:sz="0" w:space="0" w:color="auto"/>
        <w:left w:val="none" w:sz="0" w:space="0" w:color="auto"/>
        <w:bottom w:val="none" w:sz="0" w:space="0" w:color="auto"/>
        <w:right w:val="none" w:sz="0" w:space="0" w:color="auto"/>
      </w:divBdr>
    </w:div>
    <w:div w:id="1905872308">
      <w:bodyDiv w:val="1"/>
      <w:marLeft w:val="0"/>
      <w:marRight w:val="0"/>
      <w:marTop w:val="0"/>
      <w:marBottom w:val="0"/>
      <w:divBdr>
        <w:top w:val="none" w:sz="0" w:space="0" w:color="auto"/>
        <w:left w:val="none" w:sz="0" w:space="0" w:color="auto"/>
        <w:bottom w:val="none" w:sz="0" w:space="0" w:color="auto"/>
        <w:right w:val="none" w:sz="0" w:space="0" w:color="auto"/>
      </w:divBdr>
    </w:div>
    <w:div w:id="1905944935">
      <w:bodyDiv w:val="1"/>
      <w:marLeft w:val="0"/>
      <w:marRight w:val="0"/>
      <w:marTop w:val="0"/>
      <w:marBottom w:val="0"/>
      <w:divBdr>
        <w:top w:val="none" w:sz="0" w:space="0" w:color="auto"/>
        <w:left w:val="none" w:sz="0" w:space="0" w:color="auto"/>
        <w:bottom w:val="none" w:sz="0" w:space="0" w:color="auto"/>
        <w:right w:val="none" w:sz="0" w:space="0" w:color="auto"/>
      </w:divBdr>
    </w:div>
    <w:div w:id="1905949668">
      <w:bodyDiv w:val="1"/>
      <w:marLeft w:val="0"/>
      <w:marRight w:val="0"/>
      <w:marTop w:val="0"/>
      <w:marBottom w:val="0"/>
      <w:divBdr>
        <w:top w:val="none" w:sz="0" w:space="0" w:color="auto"/>
        <w:left w:val="none" w:sz="0" w:space="0" w:color="auto"/>
        <w:bottom w:val="none" w:sz="0" w:space="0" w:color="auto"/>
        <w:right w:val="none" w:sz="0" w:space="0" w:color="auto"/>
      </w:divBdr>
    </w:div>
    <w:div w:id="1906142616">
      <w:bodyDiv w:val="1"/>
      <w:marLeft w:val="0"/>
      <w:marRight w:val="0"/>
      <w:marTop w:val="0"/>
      <w:marBottom w:val="0"/>
      <w:divBdr>
        <w:top w:val="none" w:sz="0" w:space="0" w:color="auto"/>
        <w:left w:val="none" w:sz="0" w:space="0" w:color="auto"/>
        <w:bottom w:val="none" w:sz="0" w:space="0" w:color="auto"/>
        <w:right w:val="none" w:sz="0" w:space="0" w:color="auto"/>
      </w:divBdr>
    </w:div>
    <w:div w:id="1906180732">
      <w:bodyDiv w:val="1"/>
      <w:marLeft w:val="0"/>
      <w:marRight w:val="0"/>
      <w:marTop w:val="0"/>
      <w:marBottom w:val="0"/>
      <w:divBdr>
        <w:top w:val="none" w:sz="0" w:space="0" w:color="auto"/>
        <w:left w:val="none" w:sz="0" w:space="0" w:color="auto"/>
        <w:bottom w:val="none" w:sz="0" w:space="0" w:color="auto"/>
        <w:right w:val="none" w:sz="0" w:space="0" w:color="auto"/>
      </w:divBdr>
    </w:div>
    <w:div w:id="1906211858">
      <w:bodyDiv w:val="1"/>
      <w:marLeft w:val="0"/>
      <w:marRight w:val="0"/>
      <w:marTop w:val="0"/>
      <w:marBottom w:val="0"/>
      <w:divBdr>
        <w:top w:val="none" w:sz="0" w:space="0" w:color="auto"/>
        <w:left w:val="none" w:sz="0" w:space="0" w:color="auto"/>
        <w:bottom w:val="none" w:sz="0" w:space="0" w:color="auto"/>
        <w:right w:val="none" w:sz="0" w:space="0" w:color="auto"/>
      </w:divBdr>
    </w:div>
    <w:div w:id="1906791837">
      <w:bodyDiv w:val="1"/>
      <w:marLeft w:val="0"/>
      <w:marRight w:val="0"/>
      <w:marTop w:val="0"/>
      <w:marBottom w:val="0"/>
      <w:divBdr>
        <w:top w:val="none" w:sz="0" w:space="0" w:color="auto"/>
        <w:left w:val="none" w:sz="0" w:space="0" w:color="auto"/>
        <w:bottom w:val="none" w:sz="0" w:space="0" w:color="auto"/>
        <w:right w:val="none" w:sz="0" w:space="0" w:color="auto"/>
      </w:divBdr>
    </w:div>
    <w:div w:id="1908496255">
      <w:bodyDiv w:val="1"/>
      <w:marLeft w:val="0"/>
      <w:marRight w:val="0"/>
      <w:marTop w:val="0"/>
      <w:marBottom w:val="0"/>
      <w:divBdr>
        <w:top w:val="none" w:sz="0" w:space="0" w:color="auto"/>
        <w:left w:val="none" w:sz="0" w:space="0" w:color="auto"/>
        <w:bottom w:val="none" w:sz="0" w:space="0" w:color="auto"/>
        <w:right w:val="none" w:sz="0" w:space="0" w:color="auto"/>
      </w:divBdr>
    </w:div>
    <w:div w:id="1908689219">
      <w:bodyDiv w:val="1"/>
      <w:marLeft w:val="0"/>
      <w:marRight w:val="0"/>
      <w:marTop w:val="0"/>
      <w:marBottom w:val="0"/>
      <w:divBdr>
        <w:top w:val="none" w:sz="0" w:space="0" w:color="auto"/>
        <w:left w:val="none" w:sz="0" w:space="0" w:color="auto"/>
        <w:bottom w:val="none" w:sz="0" w:space="0" w:color="auto"/>
        <w:right w:val="none" w:sz="0" w:space="0" w:color="auto"/>
      </w:divBdr>
    </w:div>
    <w:div w:id="1908955554">
      <w:bodyDiv w:val="1"/>
      <w:marLeft w:val="0"/>
      <w:marRight w:val="0"/>
      <w:marTop w:val="0"/>
      <w:marBottom w:val="0"/>
      <w:divBdr>
        <w:top w:val="none" w:sz="0" w:space="0" w:color="auto"/>
        <w:left w:val="none" w:sz="0" w:space="0" w:color="auto"/>
        <w:bottom w:val="none" w:sz="0" w:space="0" w:color="auto"/>
        <w:right w:val="none" w:sz="0" w:space="0" w:color="auto"/>
      </w:divBdr>
    </w:div>
    <w:div w:id="1909336402">
      <w:bodyDiv w:val="1"/>
      <w:marLeft w:val="0"/>
      <w:marRight w:val="0"/>
      <w:marTop w:val="0"/>
      <w:marBottom w:val="0"/>
      <w:divBdr>
        <w:top w:val="none" w:sz="0" w:space="0" w:color="auto"/>
        <w:left w:val="none" w:sz="0" w:space="0" w:color="auto"/>
        <w:bottom w:val="none" w:sz="0" w:space="0" w:color="auto"/>
        <w:right w:val="none" w:sz="0" w:space="0" w:color="auto"/>
      </w:divBdr>
    </w:div>
    <w:div w:id="1909462533">
      <w:bodyDiv w:val="1"/>
      <w:marLeft w:val="0"/>
      <w:marRight w:val="0"/>
      <w:marTop w:val="0"/>
      <w:marBottom w:val="0"/>
      <w:divBdr>
        <w:top w:val="none" w:sz="0" w:space="0" w:color="auto"/>
        <w:left w:val="none" w:sz="0" w:space="0" w:color="auto"/>
        <w:bottom w:val="none" w:sz="0" w:space="0" w:color="auto"/>
        <w:right w:val="none" w:sz="0" w:space="0" w:color="auto"/>
      </w:divBdr>
    </w:div>
    <w:div w:id="1909537279">
      <w:bodyDiv w:val="1"/>
      <w:marLeft w:val="0"/>
      <w:marRight w:val="0"/>
      <w:marTop w:val="0"/>
      <w:marBottom w:val="0"/>
      <w:divBdr>
        <w:top w:val="none" w:sz="0" w:space="0" w:color="auto"/>
        <w:left w:val="none" w:sz="0" w:space="0" w:color="auto"/>
        <w:bottom w:val="none" w:sz="0" w:space="0" w:color="auto"/>
        <w:right w:val="none" w:sz="0" w:space="0" w:color="auto"/>
      </w:divBdr>
    </w:div>
    <w:div w:id="1909800162">
      <w:bodyDiv w:val="1"/>
      <w:marLeft w:val="0"/>
      <w:marRight w:val="0"/>
      <w:marTop w:val="0"/>
      <w:marBottom w:val="0"/>
      <w:divBdr>
        <w:top w:val="none" w:sz="0" w:space="0" w:color="auto"/>
        <w:left w:val="none" w:sz="0" w:space="0" w:color="auto"/>
        <w:bottom w:val="none" w:sz="0" w:space="0" w:color="auto"/>
        <w:right w:val="none" w:sz="0" w:space="0" w:color="auto"/>
      </w:divBdr>
    </w:div>
    <w:div w:id="1910646982">
      <w:bodyDiv w:val="1"/>
      <w:marLeft w:val="0"/>
      <w:marRight w:val="0"/>
      <w:marTop w:val="0"/>
      <w:marBottom w:val="0"/>
      <w:divBdr>
        <w:top w:val="none" w:sz="0" w:space="0" w:color="auto"/>
        <w:left w:val="none" w:sz="0" w:space="0" w:color="auto"/>
        <w:bottom w:val="none" w:sz="0" w:space="0" w:color="auto"/>
        <w:right w:val="none" w:sz="0" w:space="0" w:color="auto"/>
      </w:divBdr>
    </w:div>
    <w:div w:id="1910770592">
      <w:bodyDiv w:val="1"/>
      <w:marLeft w:val="0"/>
      <w:marRight w:val="0"/>
      <w:marTop w:val="0"/>
      <w:marBottom w:val="0"/>
      <w:divBdr>
        <w:top w:val="none" w:sz="0" w:space="0" w:color="auto"/>
        <w:left w:val="none" w:sz="0" w:space="0" w:color="auto"/>
        <w:bottom w:val="none" w:sz="0" w:space="0" w:color="auto"/>
        <w:right w:val="none" w:sz="0" w:space="0" w:color="auto"/>
      </w:divBdr>
    </w:div>
    <w:div w:id="1910917000">
      <w:bodyDiv w:val="1"/>
      <w:marLeft w:val="0"/>
      <w:marRight w:val="0"/>
      <w:marTop w:val="0"/>
      <w:marBottom w:val="0"/>
      <w:divBdr>
        <w:top w:val="none" w:sz="0" w:space="0" w:color="auto"/>
        <w:left w:val="none" w:sz="0" w:space="0" w:color="auto"/>
        <w:bottom w:val="none" w:sz="0" w:space="0" w:color="auto"/>
        <w:right w:val="none" w:sz="0" w:space="0" w:color="auto"/>
      </w:divBdr>
    </w:div>
    <w:div w:id="1911230134">
      <w:bodyDiv w:val="1"/>
      <w:marLeft w:val="0"/>
      <w:marRight w:val="0"/>
      <w:marTop w:val="0"/>
      <w:marBottom w:val="0"/>
      <w:divBdr>
        <w:top w:val="none" w:sz="0" w:space="0" w:color="auto"/>
        <w:left w:val="none" w:sz="0" w:space="0" w:color="auto"/>
        <w:bottom w:val="none" w:sz="0" w:space="0" w:color="auto"/>
        <w:right w:val="none" w:sz="0" w:space="0" w:color="auto"/>
      </w:divBdr>
    </w:div>
    <w:div w:id="1911387119">
      <w:bodyDiv w:val="1"/>
      <w:marLeft w:val="0"/>
      <w:marRight w:val="0"/>
      <w:marTop w:val="0"/>
      <w:marBottom w:val="0"/>
      <w:divBdr>
        <w:top w:val="none" w:sz="0" w:space="0" w:color="auto"/>
        <w:left w:val="none" w:sz="0" w:space="0" w:color="auto"/>
        <w:bottom w:val="none" w:sz="0" w:space="0" w:color="auto"/>
        <w:right w:val="none" w:sz="0" w:space="0" w:color="auto"/>
      </w:divBdr>
    </w:div>
    <w:div w:id="1911966189">
      <w:bodyDiv w:val="1"/>
      <w:marLeft w:val="0"/>
      <w:marRight w:val="0"/>
      <w:marTop w:val="0"/>
      <w:marBottom w:val="0"/>
      <w:divBdr>
        <w:top w:val="none" w:sz="0" w:space="0" w:color="auto"/>
        <w:left w:val="none" w:sz="0" w:space="0" w:color="auto"/>
        <w:bottom w:val="none" w:sz="0" w:space="0" w:color="auto"/>
        <w:right w:val="none" w:sz="0" w:space="0" w:color="auto"/>
      </w:divBdr>
    </w:div>
    <w:div w:id="1912307381">
      <w:bodyDiv w:val="1"/>
      <w:marLeft w:val="0"/>
      <w:marRight w:val="0"/>
      <w:marTop w:val="0"/>
      <w:marBottom w:val="0"/>
      <w:divBdr>
        <w:top w:val="none" w:sz="0" w:space="0" w:color="auto"/>
        <w:left w:val="none" w:sz="0" w:space="0" w:color="auto"/>
        <w:bottom w:val="none" w:sz="0" w:space="0" w:color="auto"/>
        <w:right w:val="none" w:sz="0" w:space="0" w:color="auto"/>
      </w:divBdr>
    </w:div>
    <w:div w:id="1912352952">
      <w:bodyDiv w:val="1"/>
      <w:marLeft w:val="0"/>
      <w:marRight w:val="0"/>
      <w:marTop w:val="0"/>
      <w:marBottom w:val="0"/>
      <w:divBdr>
        <w:top w:val="none" w:sz="0" w:space="0" w:color="auto"/>
        <w:left w:val="none" w:sz="0" w:space="0" w:color="auto"/>
        <w:bottom w:val="none" w:sz="0" w:space="0" w:color="auto"/>
        <w:right w:val="none" w:sz="0" w:space="0" w:color="auto"/>
      </w:divBdr>
    </w:div>
    <w:div w:id="1913153985">
      <w:bodyDiv w:val="1"/>
      <w:marLeft w:val="0"/>
      <w:marRight w:val="0"/>
      <w:marTop w:val="0"/>
      <w:marBottom w:val="0"/>
      <w:divBdr>
        <w:top w:val="none" w:sz="0" w:space="0" w:color="auto"/>
        <w:left w:val="none" w:sz="0" w:space="0" w:color="auto"/>
        <w:bottom w:val="none" w:sz="0" w:space="0" w:color="auto"/>
        <w:right w:val="none" w:sz="0" w:space="0" w:color="auto"/>
      </w:divBdr>
    </w:div>
    <w:div w:id="1914198605">
      <w:bodyDiv w:val="1"/>
      <w:marLeft w:val="0"/>
      <w:marRight w:val="0"/>
      <w:marTop w:val="0"/>
      <w:marBottom w:val="0"/>
      <w:divBdr>
        <w:top w:val="none" w:sz="0" w:space="0" w:color="auto"/>
        <w:left w:val="none" w:sz="0" w:space="0" w:color="auto"/>
        <w:bottom w:val="none" w:sz="0" w:space="0" w:color="auto"/>
        <w:right w:val="none" w:sz="0" w:space="0" w:color="auto"/>
      </w:divBdr>
    </w:div>
    <w:div w:id="1914270697">
      <w:bodyDiv w:val="1"/>
      <w:marLeft w:val="0"/>
      <w:marRight w:val="0"/>
      <w:marTop w:val="0"/>
      <w:marBottom w:val="0"/>
      <w:divBdr>
        <w:top w:val="none" w:sz="0" w:space="0" w:color="auto"/>
        <w:left w:val="none" w:sz="0" w:space="0" w:color="auto"/>
        <w:bottom w:val="none" w:sz="0" w:space="0" w:color="auto"/>
        <w:right w:val="none" w:sz="0" w:space="0" w:color="auto"/>
      </w:divBdr>
    </w:div>
    <w:div w:id="1914317857">
      <w:bodyDiv w:val="1"/>
      <w:marLeft w:val="0"/>
      <w:marRight w:val="0"/>
      <w:marTop w:val="0"/>
      <w:marBottom w:val="0"/>
      <w:divBdr>
        <w:top w:val="none" w:sz="0" w:space="0" w:color="auto"/>
        <w:left w:val="none" w:sz="0" w:space="0" w:color="auto"/>
        <w:bottom w:val="none" w:sz="0" w:space="0" w:color="auto"/>
        <w:right w:val="none" w:sz="0" w:space="0" w:color="auto"/>
      </w:divBdr>
    </w:div>
    <w:div w:id="1914470215">
      <w:bodyDiv w:val="1"/>
      <w:marLeft w:val="0"/>
      <w:marRight w:val="0"/>
      <w:marTop w:val="0"/>
      <w:marBottom w:val="0"/>
      <w:divBdr>
        <w:top w:val="none" w:sz="0" w:space="0" w:color="auto"/>
        <w:left w:val="none" w:sz="0" w:space="0" w:color="auto"/>
        <w:bottom w:val="none" w:sz="0" w:space="0" w:color="auto"/>
        <w:right w:val="none" w:sz="0" w:space="0" w:color="auto"/>
      </w:divBdr>
    </w:div>
    <w:div w:id="1914508302">
      <w:bodyDiv w:val="1"/>
      <w:marLeft w:val="0"/>
      <w:marRight w:val="0"/>
      <w:marTop w:val="0"/>
      <w:marBottom w:val="0"/>
      <w:divBdr>
        <w:top w:val="none" w:sz="0" w:space="0" w:color="auto"/>
        <w:left w:val="none" w:sz="0" w:space="0" w:color="auto"/>
        <w:bottom w:val="none" w:sz="0" w:space="0" w:color="auto"/>
        <w:right w:val="none" w:sz="0" w:space="0" w:color="auto"/>
      </w:divBdr>
    </w:div>
    <w:div w:id="1914773931">
      <w:bodyDiv w:val="1"/>
      <w:marLeft w:val="0"/>
      <w:marRight w:val="0"/>
      <w:marTop w:val="0"/>
      <w:marBottom w:val="0"/>
      <w:divBdr>
        <w:top w:val="none" w:sz="0" w:space="0" w:color="auto"/>
        <w:left w:val="none" w:sz="0" w:space="0" w:color="auto"/>
        <w:bottom w:val="none" w:sz="0" w:space="0" w:color="auto"/>
        <w:right w:val="none" w:sz="0" w:space="0" w:color="auto"/>
      </w:divBdr>
    </w:div>
    <w:div w:id="1914778139">
      <w:bodyDiv w:val="1"/>
      <w:marLeft w:val="0"/>
      <w:marRight w:val="0"/>
      <w:marTop w:val="0"/>
      <w:marBottom w:val="0"/>
      <w:divBdr>
        <w:top w:val="none" w:sz="0" w:space="0" w:color="auto"/>
        <w:left w:val="none" w:sz="0" w:space="0" w:color="auto"/>
        <w:bottom w:val="none" w:sz="0" w:space="0" w:color="auto"/>
        <w:right w:val="none" w:sz="0" w:space="0" w:color="auto"/>
      </w:divBdr>
    </w:div>
    <w:div w:id="1915125115">
      <w:bodyDiv w:val="1"/>
      <w:marLeft w:val="0"/>
      <w:marRight w:val="0"/>
      <w:marTop w:val="0"/>
      <w:marBottom w:val="0"/>
      <w:divBdr>
        <w:top w:val="none" w:sz="0" w:space="0" w:color="auto"/>
        <w:left w:val="none" w:sz="0" w:space="0" w:color="auto"/>
        <w:bottom w:val="none" w:sz="0" w:space="0" w:color="auto"/>
        <w:right w:val="none" w:sz="0" w:space="0" w:color="auto"/>
      </w:divBdr>
    </w:div>
    <w:div w:id="1916544539">
      <w:bodyDiv w:val="1"/>
      <w:marLeft w:val="0"/>
      <w:marRight w:val="0"/>
      <w:marTop w:val="0"/>
      <w:marBottom w:val="0"/>
      <w:divBdr>
        <w:top w:val="none" w:sz="0" w:space="0" w:color="auto"/>
        <w:left w:val="none" w:sz="0" w:space="0" w:color="auto"/>
        <w:bottom w:val="none" w:sz="0" w:space="0" w:color="auto"/>
        <w:right w:val="none" w:sz="0" w:space="0" w:color="auto"/>
      </w:divBdr>
    </w:div>
    <w:div w:id="1916545236">
      <w:bodyDiv w:val="1"/>
      <w:marLeft w:val="0"/>
      <w:marRight w:val="0"/>
      <w:marTop w:val="0"/>
      <w:marBottom w:val="0"/>
      <w:divBdr>
        <w:top w:val="none" w:sz="0" w:space="0" w:color="auto"/>
        <w:left w:val="none" w:sz="0" w:space="0" w:color="auto"/>
        <w:bottom w:val="none" w:sz="0" w:space="0" w:color="auto"/>
        <w:right w:val="none" w:sz="0" w:space="0" w:color="auto"/>
      </w:divBdr>
    </w:div>
    <w:div w:id="1916552638">
      <w:bodyDiv w:val="1"/>
      <w:marLeft w:val="0"/>
      <w:marRight w:val="0"/>
      <w:marTop w:val="0"/>
      <w:marBottom w:val="0"/>
      <w:divBdr>
        <w:top w:val="none" w:sz="0" w:space="0" w:color="auto"/>
        <w:left w:val="none" w:sz="0" w:space="0" w:color="auto"/>
        <w:bottom w:val="none" w:sz="0" w:space="0" w:color="auto"/>
        <w:right w:val="none" w:sz="0" w:space="0" w:color="auto"/>
      </w:divBdr>
    </w:div>
    <w:div w:id="1916740534">
      <w:bodyDiv w:val="1"/>
      <w:marLeft w:val="0"/>
      <w:marRight w:val="0"/>
      <w:marTop w:val="0"/>
      <w:marBottom w:val="0"/>
      <w:divBdr>
        <w:top w:val="none" w:sz="0" w:space="0" w:color="auto"/>
        <w:left w:val="none" w:sz="0" w:space="0" w:color="auto"/>
        <w:bottom w:val="none" w:sz="0" w:space="0" w:color="auto"/>
        <w:right w:val="none" w:sz="0" w:space="0" w:color="auto"/>
      </w:divBdr>
      <w:divsChild>
        <w:div w:id="1079407460">
          <w:marLeft w:val="0"/>
          <w:marRight w:val="0"/>
          <w:marTop w:val="0"/>
          <w:marBottom w:val="0"/>
          <w:divBdr>
            <w:top w:val="none" w:sz="0" w:space="0" w:color="auto"/>
            <w:left w:val="none" w:sz="0" w:space="0" w:color="auto"/>
            <w:bottom w:val="none" w:sz="0" w:space="0" w:color="auto"/>
            <w:right w:val="none" w:sz="0" w:space="0" w:color="auto"/>
          </w:divBdr>
          <w:divsChild>
            <w:div w:id="581330986">
              <w:marLeft w:val="0"/>
              <w:marRight w:val="0"/>
              <w:marTop w:val="0"/>
              <w:marBottom w:val="0"/>
              <w:divBdr>
                <w:top w:val="none" w:sz="0" w:space="0" w:color="auto"/>
                <w:left w:val="none" w:sz="0" w:space="0" w:color="auto"/>
                <w:bottom w:val="none" w:sz="0" w:space="0" w:color="auto"/>
                <w:right w:val="none" w:sz="0" w:space="0" w:color="auto"/>
              </w:divBdr>
            </w:div>
          </w:divsChild>
        </w:div>
        <w:div w:id="1140464803">
          <w:marLeft w:val="0"/>
          <w:marRight w:val="0"/>
          <w:marTop w:val="0"/>
          <w:marBottom w:val="0"/>
          <w:divBdr>
            <w:top w:val="none" w:sz="0" w:space="0" w:color="auto"/>
            <w:left w:val="none" w:sz="0" w:space="0" w:color="auto"/>
            <w:bottom w:val="none" w:sz="0" w:space="0" w:color="auto"/>
            <w:right w:val="none" w:sz="0" w:space="0" w:color="auto"/>
          </w:divBdr>
          <w:divsChild>
            <w:div w:id="1877886332">
              <w:marLeft w:val="0"/>
              <w:marRight w:val="0"/>
              <w:marTop w:val="0"/>
              <w:marBottom w:val="0"/>
              <w:divBdr>
                <w:top w:val="none" w:sz="0" w:space="0" w:color="auto"/>
                <w:left w:val="none" w:sz="0" w:space="0" w:color="auto"/>
                <w:bottom w:val="none" w:sz="0" w:space="0" w:color="auto"/>
                <w:right w:val="none" w:sz="0" w:space="0" w:color="auto"/>
              </w:divBdr>
            </w:div>
          </w:divsChild>
        </w:div>
        <w:div w:id="1384719557">
          <w:marLeft w:val="0"/>
          <w:marRight w:val="0"/>
          <w:marTop w:val="0"/>
          <w:marBottom w:val="0"/>
          <w:divBdr>
            <w:top w:val="none" w:sz="0" w:space="0" w:color="auto"/>
            <w:left w:val="none" w:sz="0" w:space="0" w:color="auto"/>
            <w:bottom w:val="none" w:sz="0" w:space="0" w:color="auto"/>
            <w:right w:val="none" w:sz="0" w:space="0" w:color="auto"/>
          </w:divBdr>
          <w:divsChild>
            <w:div w:id="1180462497">
              <w:marLeft w:val="0"/>
              <w:marRight w:val="0"/>
              <w:marTop w:val="0"/>
              <w:marBottom w:val="0"/>
              <w:divBdr>
                <w:top w:val="none" w:sz="0" w:space="0" w:color="auto"/>
                <w:left w:val="none" w:sz="0" w:space="0" w:color="auto"/>
                <w:bottom w:val="none" w:sz="0" w:space="0" w:color="auto"/>
                <w:right w:val="none" w:sz="0" w:space="0" w:color="auto"/>
              </w:divBdr>
            </w:div>
          </w:divsChild>
        </w:div>
        <w:div w:id="1856384912">
          <w:marLeft w:val="0"/>
          <w:marRight w:val="0"/>
          <w:marTop w:val="0"/>
          <w:marBottom w:val="0"/>
          <w:divBdr>
            <w:top w:val="none" w:sz="0" w:space="0" w:color="auto"/>
            <w:left w:val="none" w:sz="0" w:space="0" w:color="auto"/>
            <w:bottom w:val="none" w:sz="0" w:space="0" w:color="auto"/>
            <w:right w:val="none" w:sz="0" w:space="0" w:color="auto"/>
          </w:divBdr>
          <w:divsChild>
            <w:div w:id="86097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19338">
      <w:bodyDiv w:val="1"/>
      <w:marLeft w:val="0"/>
      <w:marRight w:val="0"/>
      <w:marTop w:val="0"/>
      <w:marBottom w:val="0"/>
      <w:divBdr>
        <w:top w:val="none" w:sz="0" w:space="0" w:color="auto"/>
        <w:left w:val="none" w:sz="0" w:space="0" w:color="auto"/>
        <w:bottom w:val="none" w:sz="0" w:space="0" w:color="auto"/>
        <w:right w:val="none" w:sz="0" w:space="0" w:color="auto"/>
      </w:divBdr>
    </w:div>
    <w:div w:id="1917545323">
      <w:bodyDiv w:val="1"/>
      <w:marLeft w:val="0"/>
      <w:marRight w:val="0"/>
      <w:marTop w:val="0"/>
      <w:marBottom w:val="0"/>
      <w:divBdr>
        <w:top w:val="none" w:sz="0" w:space="0" w:color="auto"/>
        <w:left w:val="none" w:sz="0" w:space="0" w:color="auto"/>
        <w:bottom w:val="none" w:sz="0" w:space="0" w:color="auto"/>
        <w:right w:val="none" w:sz="0" w:space="0" w:color="auto"/>
      </w:divBdr>
    </w:div>
    <w:div w:id="1918704866">
      <w:bodyDiv w:val="1"/>
      <w:marLeft w:val="0"/>
      <w:marRight w:val="0"/>
      <w:marTop w:val="0"/>
      <w:marBottom w:val="0"/>
      <w:divBdr>
        <w:top w:val="none" w:sz="0" w:space="0" w:color="auto"/>
        <w:left w:val="none" w:sz="0" w:space="0" w:color="auto"/>
        <w:bottom w:val="none" w:sz="0" w:space="0" w:color="auto"/>
        <w:right w:val="none" w:sz="0" w:space="0" w:color="auto"/>
      </w:divBdr>
    </w:div>
    <w:div w:id="1918785091">
      <w:bodyDiv w:val="1"/>
      <w:marLeft w:val="0"/>
      <w:marRight w:val="0"/>
      <w:marTop w:val="0"/>
      <w:marBottom w:val="0"/>
      <w:divBdr>
        <w:top w:val="none" w:sz="0" w:space="0" w:color="auto"/>
        <w:left w:val="none" w:sz="0" w:space="0" w:color="auto"/>
        <w:bottom w:val="none" w:sz="0" w:space="0" w:color="auto"/>
        <w:right w:val="none" w:sz="0" w:space="0" w:color="auto"/>
      </w:divBdr>
    </w:div>
    <w:div w:id="1918975635">
      <w:bodyDiv w:val="1"/>
      <w:marLeft w:val="0"/>
      <w:marRight w:val="0"/>
      <w:marTop w:val="0"/>
      <w:marBottom w:val="0"/>
      <w:divBdr>
        <w:top w:val="none" w:sz="0" w:space="0" w:color="auto"/>
        <w:left w:val="none" w:sz="0" w:space="0" w:color="auto"/>
        <w:bottom w:val="none" w:sz="0" w:space="0" w:color="auto"/>
        <w:right w:val="none" w:sz="0" w:space="0" w:color="auto"/>
      </w:divBdr>
    </w:div>
    <w:div w:id="1919561645">
      <w:bodyDiv w:val="1"/>
      <w:marLeft w:val="0"/>
      <w:marRight w:val="0"/>
      <w:marTop w:val="0"/>
      <w:marBottom w:val="0"/>
      <w:divBdr>
        <w:top w:val="none" w:sz="0" w:space="0" w:color="auto"/>
        <w:left w:val="none" w:sz="0" w:space="0" w:color="auto"/>
        <w:bottom w:val="none" w:sz="0" w:space="0" w:color="auto"/>
        <w:right w:val="none" w:sz="0" w:space="0" w:color="auto"/>
      </w:divBdr>
      <w:divsChild>
        <w:div w:id="2072606581">
          <w:marLeft w:val="0"/>
          <w:marRight w:val="0"/>
          <w:marTop w:val="0"/>
          <w:marBottom w:val="0"/>
          <w:divBdr>
            <w:top w:val="none" w:sz="0" w:space="0" w:color="auto"/>
            <w:left w:val="none" w:sz="0" w:space="0" w:color="auto"/>
            <w:bottom w:val="none" w:sz="0" w:space="0" w:color="auto"/>
            <w:right w:val="none" w:sz="0" w:space="0" w:color="auto"/>
          </w:divBdr>
          <w:divsChild>
            <w:div w:id="1870489684">
              <w:marLeft w:val="0"/>
              <w:marRight w:val="0"/>
              <w:marTop w:val="0"/>
              <w:marBottom w:val="0"/>
              <w:divBdr>
                <w:top w:val="none" w:sz="0" w:space="0" w:color="auto"/>
                <w:left w:val="none" w:sz="0" w:space="0" w:color="auto"/>
                <w:bottom w:val="none" w:sz="0" w:space="0" w:color="auto"/>
                <w:right w:val="none" w:sz="0" w:space="0" w:color="auto"/>
              </w:divBdr>
              <w:divsChild>
                <w:div w:id="1969237494">
                  <w:marLeft w:val="0"/>
                  <w:marRight w:val="0"/>
                  <w:marTop w:val="0"/>
                  <w:marBottom w:val="0"/>
                  <w:divBdr>
                    <w:top w:val="none" w:sz="0" w:space="0" w:color="auto"/>
                    <w:left w:val="none" w:sz="0" w:space="0" w:color="auto"/>
                    <w:bottom w:val="none" w:sz="0" w:space="0" w:color="auto"/>
                    <w:right w:val="none" w:sz="0" w:space="0" w:color="auto"/>
                  </w:divBdr>
                  <w:divsChild>
                    <w:div w:id="1541045113">
                      <w:marLeft w:val="0"/>
                      <w:marRight w:val="0"/>
                      <w:marTop w:val="0"/>
                      <w:marBottom w:val="0"/>
                      <w:divBdr>
                        <w:top w:val="none" w:sz="0" w:space="0" w:color="auto"/>
                        <w:left w:val="none" w:sz="0" w:space="0" w:color="auto"/>
                        <w:bottom w:val="none" w:sz="0" w:space="0" w:color="auto"/>
                        <w:right w:val="none" w:sz="0" w:space="0" w:color="auto"/>
                      </w:divBdr>
                      <w:divsChild>
                        <w:div w:id="1292134413">
                          <w:marLeft w:val="0"/>
                          <w:marRight w:val="0"/>
                          <w:marTop w:val="0"/>
                          <w:marBottom w:val="0"/>
                          <w:divBdr>
                            <w:top w:val="none" w:sz="0" w:space="0" w:color="auto"/>
                            <w:left w:val="none" w:sz="0" w:space="0" w:color="auto"/>
                            <w:bottom w:val="none" w:sz="0" w:space="0" w:color="auto"/>
                            <w:right w:val="none" w:sz="0" w:space="0" w:color="auto"/>
                          </w:divBdr>
                          <w:divsChild>
                            <w:div w:id="94326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119470">
                  <w:marLeft w:val="0"/>
                  <w:marRight w:val="0"/>
                  <w:marTop w:val="0"/>
                  <w:marBottom w:val="0"/>
                  <w:divBdr>
                    <w:top w:val="none" w:sz="0" w:space="0" w:color="auto"/>
                    <w:left w:val="none" w:sz="0" w:space="0" w:color="auto"/>
                    <w:bottom w:val="none" w:sz="0" w:space="0" w:color="auto"/>
                    <w:right w:val="none" w:sz="0" w:space="0" w:color="auto"/>
                  </w:divBdr>
                  <w:divsChild>
                    <w:div w:id="119760957">
                      <w:marLeft w:val="0"/>
                      <w:marRight w:val="0"/>
                      <w:marTop w:val="0"/>
                      <w:marBottom w:val="0"/>
                      <w:divBdr>
                        <w:top w:val="none" w:sz="0" w:space="0" w:color="auto"/>
                        <w:left w:val="none" w:sz="0" w:space="0" w:color="auto"/>
                        <w:bottom w:val="none" w:sz="0" w:space="0" w:color="auto"/>
                        <w:right w:val="none" w:sz="0" w:space="0" w:color="auto"/>
                      </w:divBdr>
                      <w:divsChild>
                        <w:div w:id="1682924811">
                          <w:marLeft w:val="0"/>
                          <w:marRight w:val="0"/>
                          <w:marTop w:val="0"/>
                          <w:marBottom w:val="0"/>
                          <w:divBdr>
                            <w:top w:val="none" w:sz="0" w:space="0" w:color="auto"/>
                            <w:left w:val="none" w:sz="0" w:space="0" w:color="auto"/>
                            <w:bottom w:val="none" w:sz="0" w:space="0" w:color="auto"/>
                            <w:right w:val="none" w:sz="0" w:space="0" w:color="auto"/>
                          </w:divBdr>
                          <w:divsChild>
                            <w:div w:id="82582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212184">
      <w:bodyDiv w:val="1"/>
      <w:marLeft w:val="0"/>
      <w:marRight w:val="0"/>
      <w:marTop w:val="0"/>
      <w:marBottom w:val="0"/>
      <w:divBdr>
        <w:top w:val="none" w:sz="0" w:space="0" w:color="auto"/>
        <w:left w:val="none" w:sz="0" w:space="0" w:color="auto"/>
        <w:bottom w:val="none" w:sz="0" w:space="0" w:color="auto"/>
        <w:right w:val="none" w:sz="0" w:space="0" w:color="auto"/>
      </w:divBdr>
    </w:div>
    <w:div w:id="1921910366">
      <w:bodyDiv w:val="1"/>
      <w:marLeft w:val="0"/>
      <w:marRight w:val="0"/>
      <w:marTop w:val="0"/>
      <w:marBottom w:val="0"/>
      <w:divBdr>
        <w:top w:val="none" w:sz="0" w:space="0" w:color="auto"/>
        <w:left w:val="none" w:sz="0" w:space="0" w:color="auto"/>
        <w:bottom w:val="none" w:sz="0" w:space="0" w:color="auto"/>
        <w:right w:val="none" w:sz="0" w:space="0" w:color="auto"/>
      </w:divBdr>
    </w:div>
    <w:div w:id="1922181982">
      <w:bodyDiv w:val="1"/>
      <w:marLeft w:val="0"/>
      <w:marRight w:val="0"/>
      <w:marTop w:val="0"/>
      <w:marBottom w:val="0"/>
      <w:divBdr>
        <w:top w:val="none" w:sz="0" w:space="0" w:color="auto"/>
        <w:left w:val="none" w:sz="0" w:space="0" w:color="auto"/>
        <w:bottom w:val="none" w:sz="0" w:space="0" w:color="auto"/>
        <w:right w:val="none" w:sz="0" w:space="0" w:color="auto"/>
      </w:divBdr>
    </w:div>
    <w:div w:id="1923251084">
      <w:bodyDiv w:val="1"/>
      <w:marLeft w:val="0"/>
      <w:marRight w:val="0"/>
      <w:marTop w:val="0"/>
      <w:marBottom w:val="0"/>
      <w:divBdr>
        <w:top w:val="none" w:sz="0" w:space="0" w:color="auto"/>
        <w:left w:val="none" w:sz="0" w:space="0" w:color="auto"/>
        <w:bottom w:val="none" w:sz="0" w:space="0" w:color="auto"/>
        <w:right w:val="none" w:sz="0" w:space="0" w:color="auto"/>
      </w:divBdr>
    </w:div>
    <w:div w:id="1923295786">
      <w:bodyDiv w:val="1"/>
      <w:marLeft w:val="0"/>
      <w:marRight w:val="0"/>
      <w:marTop w:val="0"/>
      <w:marBottom w:val="0"/>
      <w:divBdr>
        <w:top w:val="none" w:sz="0" w:space="0" w:color="auto"/>
        <w:left w:val="none" w:sz="0" w:space="0" w:color="auto"/>
        <w:bottom w:val="none" w:sz="0" w:space="0" w:color="auto"/>
        <w:right w:val="none" w:sz="0" w:space="0" w:color="auto"/>
      </w:divBdr>
    </w:div>
    <w:div w:id="1923953667">
      <w:bodyDiv w:val="1"/>
      <w:marLeft w:val="0"/>
      <w:marRight w:val="0"/>
      <w:marTop w:val="0"/>
      <w:marBottom w:val="0"/>
      <w:divBdr>
        <w:top w:val="none" w:sz="0" w:space="0" w:color="auto"/>
        <w:left w:val="none" w:sz="0" w:space="0" w:color="auto"/>
        <w:bottom w:val="none" w:sz="0" w:space="0" w:color="auto"/>
        <w:right w:val="none" w:sz="0" w:space="0" w:color="auto"/>
      </w:divBdr>
    </w:div>
    <w:div w:id="1924096338">
      <w:bodyDiv w:val="1"/>
      <w:marLeft w:val="0"/>
      <w:marRight w:val="0"/>
      <w:marTop w:val="0"/>
      <w:marBottom w:val="0"/>
      <w:divBdr>
        <w:top w:val="none" w:sz="0" w:space="0" w:color="auto"/>
        <w:left w:val="none" w:sz="0" w:space="0" w:color="auto"/>
        <w:bottom w:val="none" w:sz="0" w:space="0" w:color="auto"/>
        <w:right w:val="none" w:sz="0" w:space="0" w:color="auto"/>
      </w:divBdr>
    </w:div>
    <w:div w:id="1924103395">
      <w:bodyDiv w:val="1"/>
      <w:marLeft w:val="0"/>
      <w:marRight w:val="0"/>
      <w:marTop w:val="0"/>
      <w:marBottom w:val="0"/>
      <w:divBdr>
        <w:top w:val="none" w:sz="0" w:space="0" w:color="auto"/>
        <w:left w:val="none" w:sz="0" w:space="0" w:color="auto"/>
        <w:bottom w:val="none" w:sz="0" w:space="0" w:color="auto"/>
        <w:right w:val="none" w:sz="0" w:space="0" w:color="auto"/>
      </w:divBdr>
    </w:div>
    <w:div w:id="1925651303">
      <w:bodyDiv w:val="1"/>
      <w:marLeft w:val="0"/>
      <w:marRight w:val="0"/>
      <w:marTop w:val="0"/>
      <w:marBottom w:val="0"/>
      <w:divBdr>
        <w:top w:val="none" w:sz="0" w:space="0" w:color="auto"/>
        <w:left w:val="none" w:sz="0" w:space="0" w:color="auto"/>
        <w:bottom w:val="none" w:sz="0" w:space="0" w:color="auto"/>
        <w:right w:val="none" w:sz="0" w:space="0" w:color="auto"/>
      </w:divBdr>
    </w:div>
    <w:div w:id="1925796708">
      <w:bodyDiv w:val="1"/>
      <w:marLeft w:val="0"/>
      <w:marRight w:val="0"/>
      <w:marTop w:val="0"/>
      <w:marBottom w:val="0"/>
      <w:divBdr>
        <w:top w:val="none" w:sz="0" w:space="0" w:color="auto"/>
        <w:left w:val="none" w:sz="0" w:space="0" w:color="auto"/>
        <w:bottom w:val="none" w:sz="0" w:space="0" w:color="auto"/>
        <w:right w:val="none" w:sz="0" w:space="0" w:color="auto"/>
      </w:divBdr>
    </w:div>
    <w:div w:id="1926189270">
      <w:bodyDiv w:val="1"/>
      <w:marLeft w:val="0"/>
      <w:marRight w:val="0"/>
      <w:marTop w:val="0"/>
      <w:marBottom w:val="0"/>
      <w:divBdr>
        <w:top w:val="none" w:sz="0" w:space="0" w:color="auto"/>
        <w:left w:val="none" w:sz="0" w:space="0" w:color="auto"/>
        <w:bottom w:val="none" w:sz="0" w:space="0" w:color="auto"/>
        <w:right w:val="none" w:sz="0" w:space="0" w:color="auto"/>
      </w:divBdr>
    </w:div>
    <w:div w:id="1926919812">
      <w:bodyDiv w:val="1"/>
      <w:marLeft w:val="0"/>
      <w:marRight w:val="0"/>
      <w:marTop w:val="0"/>
      <w:marBottom w:val="0"/>
      <w:divBdr>
        <w:top w:val="none" w:sz="0" w:space="0" w:color="auto"/>
        <w:left w:val="none" w:sz="0" w:space="0" w:color="auto"/>
        <w:bottom w:val="none" w:sz="0" w:space="0" w:color="auto"/>
        <w:right w:val="none" w:sz="0" w:space="0" w:color="auto"/>
      </w:divBdr>
    </w:div>
    <w:div w:id="1927420003">
      <w:bodyDiv w:val="1"/>
      <w:marLeft w:val="0"/>
      <w:marRight w:val="0"/>
      <w:marTop w:val="0"/>
      <w:marBottom w:val="0"/>
      <w:divBdr>
        <w:top w:val="none" w:sz="0" w:space="0" w:color="auto"/>
        <w:left w:val="none" w:sz="0" w:space="0" w:color="auto"/>
        <w:bottom w:val="none" w:sz="0" w:space="0" w:color="auto"/>
        <w:right w:val="none" w:sz="0" w:space="0" w:color="auto"/>
      </w:divBdr>
    </w:div>
    <w:div w:id="1927768286">
      <w:bodyDiv w:val="1"/>
      <w:marLeft w:val="0"/>
      <w:marRight w:val="0"/>
      <w:marTop w:val="0"/>
      <w:marBottom w:val="0"/>
      <w:divBdr>
        <w:top w:val="none" w:sz="0" w:space="0" w:color="auto"/>
        <w:left w:val="none" w:sz="0" w:space="0" w:color="auto"/>
        <w:bottom w:val="none" w:sz="0" w:space="0" w:color="auto"/>
        <w:right w:val="none" w:sz="0" w:space="0" w:color="auto"/>
      </w:divBdr>
    </w:div>
    <w:div w:id="1928076526">
      <w:bodyDiv w:val="1"/>
      <w:marLeft w:val="0"/>
      <w:marRight w:val="0"/>
      <w:marTop w:val="0"/>
      <w:marBottom w:val="0"/>
      <w:divBdr>
        <w:top w:val="none" w:sz="0" w:space="0" w:color="auto"/>
        <w:left w:val="none" w:sz="0" w:space="0" w:color="auto"/>
        <w:bottom w:val="none" w:sz="0" w:space="0" w:color="auto"/>
        <w:right w:val="none" w:sz="0" w:space="0" w:color="auto"/>
      </w:divBdr>
    </w:div>
    <w:div w:id="1929344708">
      <w:bodyDiv w:val="1"/>
      <w:marLeft w:val="0"/>
      <w:marRight w:val="0"/>
      <w:marTop w:val="0"/>
      <w:marBottom w:val="0"/>
      <w:divBdr>
        <w:top w:val="none" w:sz="0" w:space="0" w:color="auto"/>
        <w:left w:val="none" w:sz="0" w:space="0" w:color="auto"/>
        <w:bottom w:val="none" w:sz="0" w:space="0" w:color="auto"/>
        <w:right w:val="none" w:sz="0" w:space="0" w:color="auto"/>
      </w:divBdr>
    </w:div>
    <w:div w:id="1929580200">
      <w:bodyDiv w:val="1"/>
      <w:marLeft w:val="0"/>
      <w:marRight w:val="0"/>
      <w:marTop w:val="0"/>
      <w:marBottom w:val="0"/>
      <w:divBdr>
        <w:top w:val="none" w:sz="0" w:space="0" w:color="auto"/>
        <w:left w:val="none" w:sz="0" w:space="0" w:color="auto"/>
        <w:bottom w:val="none" w:sz="0" w:space="0" w:color="auto"/>
        <w:right w:val="none" w:sz="0" w:space="0" w:color="auto"/>
      </w:divBdr>
    </w:div>
    <w:div w:id="1930191134">
      <w:bodyDiv w:val="1"/>
      <w:marLeft w:val="0"/>
      <w:marRight w:val="0"/>
      <w:marTop w:val="0"/>
      <w:marBottom w:val="0"/>
      <w:divBdr>
        <w:top w:val="none" w:sz="0" w:space="0" w:color="auto"/>
        <w:left w:val="none" w:sz="0" w:space="0" w:color="auto"/>
        <w:bottom w:val="none" w:sz="0" w:space="0" w:color="auto"/>
        <w:right w:val="none" w:sz="0" w:space="0" w:color="auto"/>
      </w:divBdr>
    </w:div>
    <w:div w:id="1930458466">
      <w:bodyDiv w:val="1"/>
      <w:marLeft w:val="0"/>
      <w:marRight w:val="0"/>
      <w:marTop w:val="0"/>
      <w:marBottom w:val="0"/>
      <w:divBdr>
        <w:top w:val="none" w:sz="0" w:space="0" w:color="auto"/>
        <w:left w:val="none" w:sz="0" w:space="0" w:color="auto"/>
        <w:bottom w:val="none" w:sz="0" w:space="0" w:color="auto"/>
        <w:right w:val="none" w:sz="0" w:space="0" w:color="auto"/>
      </w:divBdr>
    </w:div>
    <w:div w:id="1930499028">
      <w:bodyDiv w:val="1"/>
      <w:marLeft w:val="0"/>
      <w:marRight w:val="0"/>
      <w:marTop w:val="0"/>
      <w:marBottom w:val="0"/>
      <w:divBdr>
        <w:top w:val="none" w:sz="0" w:space="0" w:color="auto"/>
        <w:left w:val="none" w:sz="0" w:space="0" w:color="auto"/>
        <w:bottom w:val="none" w:sz="0" w:space="0" w:color="auto"/>
        <w:right w:val="none" w:sz="0" w:space="0" w:color="auto"/>
      </w:divBdr>
    </w:div>
    <w:div w:id="1930574824">
      <w:bodyDiv w:val="1"/>
      <w:marLeft w:val="0"/>
      <w:marRight w:val="0"/>
      <w:marTop w:val="0"/>
      <w:marBottom w:val="0"/>
      <w:divBdr>
        <w:top w:val="none" w:sz="0" w:space="0" w:color="auto"/>
        <w:left w:val="none" w:sz="0" w:space="0" w:color="auto"/>
        <w:bottom w:val="none" w:sz="0" w:space="0" w:color="auto"/>
        <w:right w:val="none" w:sz="0" w:space="0" w:color="auto"/>
      </w:divBdr>
    </w:div>
    <w:div w:id="1931356601">
      <w:bodyDiv w:val="1"/>
      <w:marLeft w:val="0"/>
      <w:marRight w:val="0"/>
      <w:marTop w:val="0"/>
      <w:marBottom w:val="0"/>
      <w:divBdr>
        <w:top w:val="none" w:sz="0" w:space="0" w:color="auto"/>
        <w:left w:val="none" w:sz="0" w:space="0" w:color="auto"/>
        <w:bottom w:val="none" w:sz="0" w:space="0" w:color="auto"/>
        <w:right w:val="none" w:sz="0" w:space="0" w:color="auto"/>
      </w:divBdr>
    </w:div>
    <w:div w:id="1932199193">
      <w:bodyDiv w:val="1"/>
      <w:marLeft w:val="0"/>
      <w:marRight w:val="0"/>
      <w:marTop w:val="0"/>
      <w:marBottom w:val="0"/>
      <w:divBdr>
        <w:top w:val="none" w:sz="0" w:space="0" w:color="auto"/>
        <w:left w:val="none" w:sz="0" w:space="0" w:color="auto"/>
        <w:bottom w:val="none" w:sz="0" w:space="0" w:color="auto"/>
        <w:right w:val="none" w:sz="0" w:space="0" w:color="auto"/>
      </w:divBdr>
    </w:div>
    <w:div w:id="1932736526">
      <w:bodyDiv w:val="1"/>
      <w:marLeft w:val="0"/>
      <w:marRight w:val="0"/>
      <w:marTop w:val="0"/>
      <w:marBottom w:val="0"/>
      <w:divBdr>
        <w:top w:val="none" w:sz="0" w:space="0" w:color="auto"/>
        <w:left w:val="none" w:sz="0" w:space="0" w:color="auto"/>
        <w:bottom w:val="none" w:sz="0" w:space="0" w:color="auto"/>
        <w:right w:val="none" w:sz="0" w:space="0" w:color="auto"/>
      </w:divBdr>
    </w:div>
    <w:div w:id="1932927257">
      <w:bodyDiv w:val="1"/>
      <w:marLeft w:val="0"/>
      <w:marRight w:val="0"/>
      <w:marTop w:val="0"/>
      <w:marBottom w:val="0"/>
      <w:divBdr>
        <w:top w:val="none" w:sz="0" w:space="0" w:color="auto"/>
        <w:left w:val="none" w:sz="0" w:space="0" w:color="auto"/>
        <w:bottom w:val="none" w:sz="0" w:space="0" w:color="auto"/>
        <w:right w:val="none" w:sz="0" w:space="0" w:color="auto"/>
      </w:divBdr>
    </w:div>
    <w:div w:id="1933397013">
      <w:bodyDiv w:val="1"/>
      <w:marLeft w:val="0"/>
      <w:marRight w:val="0"/>
      <w:marTop w:val="0"/>
      <w:marBottom w:val="0"/>
      <w:divBdr>
        <w:top w:val="none" w:sz="0" w:space="0" w:color="auto"/>
        <w:left w:val="none" w:sz="0" w:space="0" w:color="auto"/>
        <w:bottom w:val="none" w:sz="0" w:space="0" w:color="auto"/>
        <w:right w:val="none" w:sz="0" w:space="0" w:color="auto"/>
      </w:divBdr>
    </w:div>
    <w:div w:id="1934046240">
      <w:bodyDiv w:val="1"/>
      <w:marLeft w:val="0"/>
      <w:marRight w:val="0"/>
      <w:marTop w:val="0"/>
      <w:marBottom w:val="0"/>
      <w:divBdr>
        <w:top w:val="none" w:sz="0" w:space="0" w:color="auto"/>
        <w:left w:val="none" w:sz="0" w:space="0" w:color="auto"/>
        <w:bottom w:val="none" w:sz="0" w:space="0" w:color="auto"/>
        <w:right w:val="none" w:sz="0" w:space="0" w:color="auto"/>
      </w:divBdr>
    </w:div>
    <w:div w:id="1934122719">
      <w:bodyDiv w:val="1"/>
      <w:marLeft w:val="0"/>
      <w:marRight w:val="0"/>
      <w:marTop w:val="0"/>
      <w:marBottom w:val="0"/>
      <w:divBdr>
        <w:top w:val="none" w:sz="0" w:space="0" w:color="auto"/>
        <w:left w:val="none" w:sz="0" w:space="0" w:color="auto"/>
        <w:bottom w:val="none" w:sz="0" w:space="0" w:color="auto"/>
        <w:right w:val="none" w:sz="0" w:space="0" w:color="auto"/>
      </w:divBdr>
    </w:div>
    <w:div w:id="1934165046">
      <w:bodyDiv w:val="1"/>
      <w:marLeft w:val="0"/>
      <w:marRight w:val="0"/>
      <w:marTop w:val="0"/>
      <w:marBottom w:val="0"/>
      <w:divBdr>
        <w:top w:val="none" w:sz="0" w:space="0" w:color="auto"/>
        <w:left w:val="none" w:sz="0" w:space="0" w:color="auto"/>
        <w:bottom w:val="none" w:sz="0" w:space="0" w:color="auto"/>
        <w:right w:val="none" w:sz="0" w:space="0" w:color="auto"/>
      </w:divBdr>
    </w:div>
    <w:div w:id="1935556621">
      <w:bodyDiv w:val="1"/>
      <w:marLeft w:val="0"/>
      <w:marRight w:val="0"/>
      <w:marTop w:val="0"/>
      <w:marBottom w:val="0"/>
      <w:divBdr>
        <w:top w:val="none" w:sz="0" w:space="0" w:color="auto"/>
        <w:left w:val="none" w:sz="0" w:space="0" w:color="auto"/>
        <w:bottom w:val="none" w:sz="0" w:space="0" w:color="auto"/>
        <w:right w:val="none" w:sz="0" w:space="0" w:color="auto"/>
      </w:divBdr>
    </w:div>
    <w:div w:id="1936665380">
      <w:bodyDiv w:val="1"/>
      <w:marLeft w:val="0"/>
      <w:marRight w:val="0"/>
      <w:marTop w:val="0"/>
      <w:marBottom w:val="0"/>
      <w:divBdr>
        <w:top w:val="none" w:sz="0" w:space="0" w:color="auto"/>
        <w:left w:val="none" w:sz="0" w:space="0" w:color="auto"/>
        <w:bottom w:val="none" w:sz="0" w:space="0" w:color="auto"/>
        <w:right w:val="none" w:sz="0" w:space="0" w:color="auto"/>
      </w:divBdr>
    </w:div>
    <w:div w:id="1937324565">
      <w:bodyDiv w:val="1"/>
      <w:marLeft w:val="0"/>
      <w:marRight w:val="0"/>
      <w:marTop w:val="0"/>
      <w:marBottom w:val="0"/>
      <w:divBdr>
        <w:top w:val="none" w:sz="0" w:space="0" w:color="auto"/>
        <w:left w:val="none" w:sz="0" w:space="0" w:color="auto"/>
        <w:bottom w:val="none" w:sz="0" w:space="0" w:color="auto"/>
        <w:right w:val="none" w:sz="0" w:space="0" w:color="auto"/>
      </w:divBdr>
    </w:div>
    <w:div w:id="1937907079">
      <w:bodyDiv w:val="1"/>
      <w:marLeft w:val="0"/>
      <w:marRight w:val="0"/>
      <w:marTop w:val="0"/>
      <w:marBottom w:val="0"/>
      <w:divBdr>
        <w:top w:val="none" w:sz="0" w:space="0" w:color="auto"/>
        <w:left w:val="none" w:sz="0" w:space="0" w:color="auto"/>
        <w:bottom w:val="none" w:sz="0" w:space="0" w:color="auto"/>
        <w:right w:val="none" w:sz="0" w:space="0" w:color="auto"/>
      </w:divBdr>
    </w:div>
    <w:div w:id="1938974746">
      <w:bodyDiv w:val="1"/>
      <w:marLeft w:val="0"/>
      <w:marRight w:val="0"/>
      <w:marTop w:val="0"/>
      <w:marBottom w:val="0"/>
      <w:divBdr>
        <w:top w:val="none" w:sz="0" w:space="0" w:color="auto"/>
        <w:left w:val="none" w:sz="0" w:space="0" w:color="auto"/>
        <w:bottom w:val="none" w:sz="0" w:space="0" w:color="auto"/>
        <w:right w:val="none" w:sz="0" w:space="0" w:color="auto"/>
      </w:divBdr>
    </w:div>
    <w:div w:id="1939175830">
      <w:bodyDiv w:val="1"/>
      <w:marLeft w:val="0"/>
      <w:marRight w:val="0"/>
      <w:marTop w:val="0"/>
      <w:marBottom w:val="0"/>
      <w:divBdr>
        <w:top w:val="none" w:sz="0" w:space="0" w:color="auto"/>
        <w:left w:val="none" w:sz="0" w:space="0" w:color="auto"/>
        <w:bottom w:val="none" w:sz="0" w:space="0" w:color="auto"/>
        <w:right w:val="none" w:sz="0" w:space="0" w:color="auto"/>
      </w:divBdr>
    </w:div>
    <w:div w:id="1939829044">
      <w:bodyDiv w:val="1"/>
      <w:marLeft w:val="0"/>
      <w:marRight w:val="0"/>
      <w:marTop w:val="0"/>
      <w:marBottom w:val="0"/>
      <w:divBdr>
        <w:top w:val="none" w:sz="0" w:space="0" w:color="auto"/>
        <w:left w:val="none" w:sz="0" w:space="0" w:color="auto"/>
        <w:bottom w:val="none" w:sz="0" w:space="0" w:color="auto"/>
        <w:right w:val="none" w:sz="0" w:space="0" w:color="auto"/>
      </w:divBdr>
    </w:div>
    <w:div w:id="1940797656">
      <w:bodyDiv w:val="1"/>
      <w:marLeft w:val="0"/>
      <w:marRight w:val="0"/>
      <w:marTop w:val="0"/>
      <w:marBottom w:val="0"/>
      <w:divBdr>
        <w:top w:val="none" w:sz="0" w:space="0" w:color="auto"/>
        <w:left w:val="none" w:sz="0" w:space="0" w:color="auto"/>
        <w:bottom w:val="none" w:sz="0" w:space="0" w:color="auto"/>
        <w:right w:val="none" w:sz="0" w:space="0" w:color="auto"/>
      </w:divBdr>
    </w:div>
    <w:div w:id="1941252244">
      <w:bodyDiv w:val="1"/>
      <w:marLeft w:val="0"/>
      <w:marRight w:val="0"/>
      <w:marTop w:val="0"/>
      <w:marBottom w:val="0"/>
      <w:divBdr>
        <w:top w:val="none" w:sz="0" w:space="0" w:color="auto"/>
        <w:left w:val="none" w:sz="0" w:space="0" w:color="auto"/>
        <w:bottom w:val="none" w:sz="0" w:space="0" w:color="auto"/>
        <w:right w:val="none" w:sz="0" w:space="0" w:color="auto"/>
      </w:divBdr>
    </w:div>
    <w:div w:id="1941598337">
      <w:bodyDiv w:val="1"/>
      <w:marLeft w:val="0"/>
      <w:marRight w:val="0"/>
      <w:marTop w:val="0"/>
      <w:marBottom w:val="0"/>
      <w:divBdr>
        <w:top w:val="none" w:sz="0" w:space="0" w:color="auto"/>
        <w:left w:val="none" w:sz="0" w:space="0" w:color="auto"/>
        <w:bottom w:val="none" w:sz="0" w:space="0" w:color="auto"/>
        <w:right w:val="none" w:sz="0" w:space="0" w:color="auto"/>
      </w:divBdr>
    </w:div>
    <w:div w:id="1942488063">
      <w:bodyDiv w:val="1"/>
      <w:marLeft w:val="0"/>
      <w:marRight w:val="0"/>
      <w:marTop w:val="0"/>
      <w:marBottom w:val="0"/>
      <w:divBdr>
        <w:top w:val="none" w:sz="0" w:space="0" w:color="auto"/>
        <w:left w:val="none" w:sz="0" w:space="0" w:color="auto"/>
        <w:bottom w:val="none" w:sz="0" w:space="0" w:color="auto"/>
        <w:right w:val="none" w:sz="0" w:space="0" w:color="auto"/>
      </w:divBdr>
    </w:div>
    <w:div w:id="1942911986">
      <w:bodyDiv w:val="1"/>
      <w:marLeft w:val="0"/>
      <w:marRight w:val="0"/>
      <w:marTop w:val="0"/>
      <w:marBottom w:val="0"/>
      <w:divBdr>
        <w:top w:val="none" w:sz="0" w:space="0" w:color="auto"/>
        <w:left w:val="none" w:sz="0" w:space="0" w:color="auto"/>
        <w:bottom w:val="none" w:sz="0" w:space="0" w:color="auto"/>
        <w:right w:val="none" w:sz="0" w:space="0" w:color="auto"/>
      </w:divBdr>
    </w:div>
    <w:div w:id="1943493270">
      <w:bodyDiv w:val="1"/>
      <w:marLeft w:val="0"/>
      <w:marRight w:val="0"/>
      <w:marTop w:val="0"/>
      <w:marBottom w:val="0"/>
      <w:divBdr>
        <w:top w:val="none" w:sz="0" w:space="0" w:color="auto"/>
        <w:left w:val="none" w:sz="0" w:space="0" w:color="auto"/>
        <w:bottom w:val="none" w:sz="0" w:space="0" w:color="auto"/>
        <w:right w:val="none" w:sz="0" w:space="0" w:color="auto"/>
      </w:divBdr>
    </w:div>
    <w:div w:id="1943878616">
      <w:bodyDiv w:val="1"/>
      <w:marLeft w:val="0"/>
      <w:marRight w:val="0"/>
      <w:marTop w:val="0"/>
      <w:marBottom w:val="0"/>
      <w:divBdr>
        <w:top w:val="none" w:sz="0" w:space="0" w:color="auto"/>
        <w:left w:val="none" w:sz="0" w:space="0" w:color="auto"/>
        <w:bottom w:val="none" w:sz="0" w:space="0" w:color="auto"/>
        <w:right w:val="none" w:sz="0" w:space="0" w:color="auto"/>
      </w:divBdr>
    </w:div>
    <w:div w:id="1943954759">
      <w:bodyDiv w:val="1"/>
      <w:marLeft w:val="0"/>
      <w:marRight w:val="0"/>
      <w:marTop w:val="0"/>
      <w:marBottom w:val="0"/>
      <w:divBdr>
        <w:top w:val="none" w:sz="0" w:space="0" w:color="auto"/>
        <w:left w:val="none" w:sz="0" w:space="0" w:color="auto"/>
        <w:bottom w:val="none" w:sz="0" w:space="0" w:color="auto"/>
        <w:right w:val="none" w:sz="0" w:space="0" w:color="auto"/>
      </w:divBdr>
      <w:divsChild>
        <w:div w:id="525018348">
          <w:marLeft w:val="0"/>
          <w:marRight w:val="0"/>
          <w:marTop w:val="0"/>
          <w:marBottom w:val="0"/>
          <w:divBdr>
            <w:top w:val="none" w:sz="0" w:space="0" w:color="auto"/>
            <w:left w:val="none" w:sz="0" w:space="0" w:color="auto"/>
            <w:bottom w:val="none" w:sz="0" w:space="0" w:color="auto"/>
            <w:right w:val="none" w:sz="0" w:space="0" w:color="auto"/>
          </w:divBdr>
          <w:divsChild>
            <w:div w:id="22444683">
              <w:marLeft w:val="0"/>
              <w:marRight w:val="0"/>
              <w:marTop w:val="0"/>
              <w:marBottom w:val="0"/>
              <w:divBdr>
                <w:top w:val="none" w:sz="0" w:space="0" w:color="auto"/>
                <w:left w:val="none" w:sz="0" w:space="0" w:color="auto"/>
                <w:bottom w:val="none" w:sz="0" w:space="0" w:color="auto"/>
                <w:right w:val="none" w:sz="0" w:space="0" w:color="auto"/>
              </w:divBdr>
              <w:divsChild>
                <w:div w:id="1312832066">
                  <w:marLeft w:val="0"/>
                  <w:marRight w:val="0"/>
                  <w:marTop w:val="0"/>
                  <w:marBottom w:val="0"/>
                  <w:divBdr>
                    <w:top w:val="none" w:sz="0" w:space="0" w:color="auto"/>
                    <w:left w:val="none" w:sz="0" w:space="0" w:color="auto"/>
                    <w:bottom w:val="none" w:sz="0" w:space="0" w:color="auto"/>
                    <w:right w:val="none" w:sz="0" w:space="0" w:color="auto"/>
                  </w:divBdr>
                </w:div>
              </w:divsChild>
            </w:div>
            <w:div w:id="268902263">
              <w:marLeft w:val="0"/>
              <w:marRight w:val="0"/>
              <w:marTop w:val="0"/>
              <w:marBottom w:val="0"/>
              <w:divBdr>
                <w:top w:val="none" w:sz="0" w:space="0" w:color="auto"/>
                <w:left w:val="none" w:sz="0" w:space="0" w:color="auto"/>
                <w:bottom w:val="none" w:sz="0" w:space="0" w:color="auto"/>
                <w:right w:val="none" w:sz="0" w:space="0" w:color="auto"/>
              </w:divBdr>
              <w:divsChild>
                <w:div w:id="881525524">
                  <w:marLeft w:val="0"/>
                  <w:marRight w:val="0"/>
                  <w:marTop w:val="0"/>
                  <w:marBottom w:val="0"/>
                  <w:divBdr>
                    <w:top w:val="none" w:sz="0" w:space="0" w:color="auto"/>
                    <w:left w:val="none" w:sz="0" w:space="0" w:color="auto"/>
                    <w:bottom w:val="none" w:sz="0" w:space="0" w:color="auto"/>
                    <w:right w:val="none" w:sz="0" w:space="0" w:color="auto"/>
                  </w:divBdr>
                </w:div>
              </w:divsChild>
            </w:div>
            <w:div w:id="486939867">
              <w:marLeft w:val="0"/>
              <w:marRight w:val="0"/>
              <w:marTop w:val="0"/>
              <w:marBottom w:val="0"/>
              <w:divBdr>
                <w:top w:val="none" w:sz="0" w:space="0" w:color="auto"/>
                <w:left w:val="none" w:sz="0" w:space="0" w:color="auto"/>
                <w:bottom w:val="none" w:sz="0" w:space="0" w:color="auto"/>
                <w:right w:val="none" w:sz="0" w:space="0" w:color="auto"/>
              </w:divBdr>
              <w:divsChild>
                <w:div w:id="30111656">
                  <w:marLeft w:val="0"/>
                  <w:marRight w:val="0"/>
                  <w:marTop w:val="0"/>
                  <w:marBottom w:val="0"/>
                  <w:divBdr>
                    <w:top w:val="none" w:sz="0" w:space="0" w:color="auto"/>
                    <w:left w:val="none" w:sz="0" w:space="0" w:color="auto"/>
                    <w:bottom w:val="none" w:sz="0" w:space="0" w:color="auto"/>
                    <w:right w:val="none" w:sz="0" w:space="0" w:color="auto"/>
                  </w:divBdr>
                </w:div>
              </w:divsChild>
            </w:div>
            <w:div w:id="608465005">
              <w:marLeft w:val="0"/>
              <w:marRight w:val="0"/>
              <w:marTop w:val="0"/>
              <w:marBottom w:val="0"/>
              <w:divBdr>
                <w:top w:val="none" w:sz="0" w:space="0" w:color="auto"/>
                <w:left w:val="none" w:sz="0" w:space="0" w:color="auto"/>
                <w:bottom w:val="none" w:sz="0" w:space="0" w:color="auto"/>
                <w:right w:val="none" w:sz="0" w:space="0" w:color="auto"/>
              </w:divBdr>
              <w:divsChild>
                <w:div w:id="1235511184">
                  <w:marLeft w:val="0"/>
                  <w:marRight w:val="0"/>
                  <w:marTop w:val="0"/>
                  <w:marBottom w:val="0"/>
                  <w:divBdr>
                    <w:top w:val="none" w:sz="0" w:space="0" w:color="auto"/>
                    <w:left w:val="none" w:sz="0" w:space="0" w:color="auto"/>
                    <w:bottom w:val="none" w:sz="0" w:space="0" w:color="auto"/>
                    <w:right w:val="none" w:sz="0" w:space="0" w:color="auto"/>
                  </w:divBdr>
                </w:div>
              </w:divsChild>
            </w:div>
            <w:div w:id="881945078">
              <w:marLeft w:val="0"/>
              <w:marRight w:val="0"/>
              <w:marTop w:val="0"/>
              <w:marBottom w:val="0"/>
              <w:divBdr>
                <w:top w:val="none" w:sz="0" w:space="0" w:color="auto"/>
                <w:left w:val="none" w:sz="0" w:space="0" w:color="auto"/>
                <w:bottom w:val="none" w:sz="0" w:space="0" w:color="auto"/>
                <w:right w:val="none" w:sz="0" w:space="0" w:color="auto"/>
              </w:divBdr>
              <w:divsChild>
                <w:div w:id="106389512">
                  <w:marLeft w:val="0"/>
                  <w:marRight w:val="0"/>
                  <w:marTop w:val="0"/>
                  <w:marBottom w:val="0"/>
                  <w:divBdr>
                    <w:top w:val="none" w:sz="0" w:space="0" w:color="auto"/>
                    <w:left w:val="none" w:sz="0" w:space="0" w:color="auto"/>
                    <w:bottom w:val="none" w:sz="0" w:space="0" w:color="auto"/>
                    <w:right w:val="none" w:sz="0" w:space="0" w:color="auto"/>
                  </w:divBdr>
                </w:div>
              </w:divsChild>
            </w:div>
            <w:div w:id="932590317">
              <w:marLeft w:val="0"/>
              <w:marRight w:val="0"/>
              <w:marTop w:val="0"/>
              <w:marBottom w:val="0"/>
              <w:divBdr>
                <w:top w:val="none" w:sz="0" w:space="0" w:color="auto"/>
                <w:left w:val="none" w:sz="0" w:space="0" w:color="auto"/>
                <w:bottom w:val="none" w:sz="0" w:space="0" w:color="auto"/>
                <w:right w:val="none" w:sz="0" w:space="0" w:color="auto"/>
              </w:divBdr>
              <w:divsChild>
                <w:div w:id="733546902">
                  <w:marLeft w:val="0"/>
                  <w:marRight w:val="0"/>
                  <w:marTop w:val="0"/>
                  <w:marBottom w:val="0"/>
                  <w:divBdr>
                    <w:top w:val="none" w:sz="0" w:space="0" w:color="auto"/>
                    <w:left w:val="none" w:sz="0" w:space="0" w:color="auto"/>
                    <w:bottom w:val="none" w:sz="0" w:space="0" w:color="auto"/>
                    <w:right w:val="none" w:sz="0" w:space="0" w:color="auto"/>
                  </w:divBdr>
                </w:div>
              </w:divsChild>
            </w:div>
            <w:div w:id="1304039508">
              <w:marLeft w:val="0"/>
              <w:marRight w:val="0"/>
              <w:marTop w:val="0"/>
              <w:marBottom w:val="0"/>
              <w:divBdr>
                <w:top w:val="none" w:sz="0" w:space="0" w:color="auto"/>
                <w:left w:val="none" w:sz="0" w:space="0" w:color="auto"/>
                <w:bottom w:val="none" w:sz="0" w:space="0" w:color="auto"/>
                <w:right w:val="none" w:sz="0" w:space="0" w:color="auto"/>
              </w:divBdr>
              <w:divsChild>
                <w:div w:id="144854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268272">
      <w:bodyDiv w:val="1"/>
      <w:marLeft w:val="0"/>
      <w:marRight w:val="0"/>
      <w:marTop w:val="0"/>
      <w:marBottom w:val="0"/>
      <w:divBdr>
        <w:top w:val="none" w:sz="0" w:space="0" w:color="auto"/>
        <w:left w:val="none" w:sz="0" w:space="0" w:color="auto"/>
        <w:bottom w:val="none" w:sz="0" w:space="0" w:color="auto"/>
        <w:right w:val="none" w:sz="0" w:space="0" w:color="auto"/>
      </w:divBdr>
    </w:div>
    <w:div w:id="1944801540">
      <w:bodyDiv w:val="1"/>
      <w:marLeft w:val="0"/>
      <w:marRight w:val="0"/>
      <w:marTop w:val="0"/>
      <w:marBottom w:val="0"/>
      <w:divBdr>
        <w:top w:val="none" w:sz="0" w:space="0" w:color="auto"/>
        <w:left w:val="none" w:sz="0" w:space="0" w:color="auto"/>
        <w:bottom w:val="none" w:sz="0" w:space="0" w:color="auto"/>
        <w:right w:val="none" w:sz="0" w:space="0" w:color="auto"/>
      </w:divBdr>
    </w:div>
    <w:div w:id="1945380828">
      <w:bodyDiv w:val="1"/>
      <w:marLeft w:val="0"/>
      <w:marRight w:val="0"/>
      <w:marTop w:val="0"/>
      <w:marBottom w:val="0"/>
      <w:divBdr>
        <w:top w:val="none" w:sz="0" w:space="0" w:color="auto"/>
        <w:left w:val="none" w:sz="0" w:space="0" w:color="auto"/>
        <w:bottom w:val="none" w:sz="0" w:space="0" w:color="auto"/>
        <w:right w:val="none" w:sz="0" w:space="0" w:color="auto"/>
      </w:divBdr>
    </w:div>
    <w:div w:id="1945579056">
      <w:bodyDiv w:val="1"/>
      <w:marLeft w:val="0"/>
      <w:marRight w:val="0"/>
      <w:marTop w:val="0"/>
      <w:marBottom w:val="0"/>
      <w:divBdr>
        <w:top w:val="none" w:sz="0" w:space="0" w:color="auto"/>
        <w:left w:val="none" w:sz="0" w:space="0" w:color="auto"/>
        <w:bottom w:val="none" w:sz="0" w:space="0" w:color="auto"/>
        <w:right w:val="none" w:sz="0" w:space="0" w:color="auto"/>
      </w:divBdr>
    </w:div>
    <w:div w:id="1945764149">
      <w:bodyDiv w:val="1"/>
      <w:marLeft w:val="0"/>
      <w:marRight w:val="0"/>
      <w:marTop w:val="0"/>
      <w:marBottom w:val="0"/>
      <w:divBdr>
        <w:top w:val="none" w:sz="0" w:space="0" w:color="auto"/>
        <w:left w:val="none" w:sz="0" w:space="0" w:color="auto"/>
        <w:bottom w:val="none" w:sz="0" w:space="0" w:color="auto"/>
        <w:right w:val="none" w:sz="0" w:space="0" w:color="auto"/>
      </w:divBdr>
    </w:div>
    <w:div w:id="1946184754">
      <w:bodyDiv w:val="1"/>
      <w:marLeft w:val="0"/>
      <w:marRight w:val="0"/>
      <w:marTop w:val="0"/>
      <w:marBottom w:val="0"/>
      <w:divBdr>
        <w:top w:val="none" w:sz="0" w:space="0" w:color="auto"/>
        <w:left w:val="none" w:sz="0" w:space="0" w:color="auto"/>
        <w:bottom w:val="none" w:sz="0" w:space="0" w:color="auto"/>
        <w:right w:val="none" w:sz="0" w:space="0" w:color="auto"/>
      </w:divBdr>
    </w:div>
    <w:div w:id="1946309177">
      <w:bodyDiv w:val="1"/>
      <w:marLeft w:val="0"/>
      <w:marRight w:val="0"/>
      <w:marTop w:val="0"/>
      <w:marBottom w:val="0"/>
      <w:divBdr>
        <w:top w:val="none" w:sz="0" w:space="0" w:color="auto"/>
        <w:left w:val="none" w:sz="0" w:space="0" w:color="auto"/>
        <w:bottom w:val="none" w:sz="0" w:space="0" w:color="auto"/>
        <w:right w:val="none" w:sz="0" w:space="0" w:color="auto"/>
      </w:divBdr>
    </w:div>
    <w:div w:id="1946425522">
      <w:bodyDiv w:val="1"/>
      <w:marLeft w:val="0"/>
      <w:marRight w:val="0"/>
      <w:marTop w:val="0"/>
      <w:marBottom w:val="0"/>
      <w:divBdr>
        <w:top w:val="none" w:sz="0" w:space="0" w:color="auto"/>
        <w:left w:val="none" w:sz="0" w:space="0" w:color="auto"/>
        <w:bottom w:val="none" w:sz="0" w:space="0" w:color="auto"/>
        <w:right w:val="none" w:sz="0" w:space="0" w:color="auto"/>
      </w:divBdr>
    </w:div>
    <w:div w:id="1946766240">
      <w:bodyDiv w:val="1"/>
      <w:marLeft w:val="0"/>
      <w:marRight w:val="0"/>
      <w:marTop w:val="0"/>
      <w:marBottom w:val="0"/>
      <w:divBdr>
        <w:top w:val="none" w:sz="0" w:space="0" w:color="auto"/>
        <w:left w:val="none" w:sz="0" w:space="0" w:color="auto"/>
        <w:bottom w:val="none" w:sz="0" w:space="0" w:color="auto"/>
        <w:right w:val="none" w:sz="0" w:space="0" w:color="auto"/>
      </w:divBdr>
    </w:div>
    <w:div w:id="1947082269">
      <w:bodyDiv w:val="1"/>
      <w:marLeft w:val="0"/>
      <w:marRight w:val="0"/>
      <w:marTop w:val="0"/>
      <w:marBottom w:val="0"/>
      <w:divBdr>
        <w:top w:val="none" w:sz="0" w:space="0" w:color="auto"/>
        <w:left w:val="none" w:sz="0" w:space="0" w:color="auto"/>
        <w:bottom w:val="none" w:sz="0" w:space="0" w:color="auto"/>
        <w:right w:val="none" w:sz="0" w:space="0" w:color="auto"/>
      </w:divBdr>
    </w:div>
    <w:div w:id="1947615515">
      <w:bodyDiv w:val="1"/>
      <w:marLeft w:val="0"/>
      <w:marRight w:val="0"/>
      <w:marTop w:val="0"/>
      <w:marBottom w:val="0"/>
      <w:divBdr>
        <w:top w:val="none" w:sz="0" w:space="0" w:color="auto"/>
        <w:left w:val="none" w:sz="0" w:space="0" w:color="auto"/>
        <w:bottom w:val="none" w:sz="0" w:space="0" w:color="auto"/>
        <w:right w:val="none" w:sz="0" w:space="0" w:color="auto"/>
      </w:divBdr>
    </w:div>
    <w:div w:id="1947956253">
      <w:bodyDiv w:val="1"/>
      <w:marLeft w:val="0"/>
      <w:marRight w:val="0"/>
      <w:marTop w:val="0"/>
      <w:marBottom w:val="0"/>
      <w:divBdr>
        <w:top w:val="none" w:sz="0" w:space="0" w:color="auto"/>
        <w:left w:val="none" w:sz="0" w:space="0" w:color="auto"/>
        <w:bottom w:val="none" w:sz="0" w:space="0" w:color="auto"/>
        <w:right w:val="none" w:sz="0" w:space="0" w:color="auto"/>
      </w:divBdr>
    </w:div>
    <w:div w:id="1948150231">
      <w:bodyDiv w:val="1"/>
      <w:marLeft w:val="0"/>
      <w:marRight w:val="0"/>
      <w:marTop w:val="0"/>
      <w:marBottom w:val="0"/>
      <w:divBdr>
        <w:top w:val="none" w:sz="0" w:space="0" w:color="auto"/>
        <w:left w:val="none" w:sz="0" w:space="0" w:color="auto"/>
        <w:bottom w:val="none" w:sz="0" w:space="0" w:color="auto"/>
        <w:right w:val="none" w:sz="0" w:space="0" w:color="auto"/>
      </w:divBdr>
    </w:div>
    <w:div w:id="1948809120">
      <w:bodyDiv w:val="1"/>
      <w:marLeft w:val="0"/>
      <w:marRight w:val="0"/>
      <w:marTop w:val="0"/>
      <w:marBottom w:val="0"/>
      <w:divBdr>
        <w:top w:val="none" w:sz="0" w:space="0" w:color="auto"/>
        <w:left w:val="none" w:sz="0" w:space="0" w:color="auto"/>
        <w:bottom w:val="none" w:sz="0" w:space="0" w:color="auto"/>
        <w:right w:val="none" w:sz="0" w:space="0" w:color="auto"/>
      </w:divBdr>
    </w:div>
    <w:div w:id="1949072139">
      <w:bodyDiv w:val="1"/>
      <w:marLeft w:val="0"/>
      <w:marRight w:val="0"/>
      <w:marTop w:val="0"/>
      <w:marBottom w:val="0"/>
      <w:divBdr>
        <w:top w:val="none" w:sz="0" w:space="0" w:color="auto"/>
        <w:left w:val="none" w:sz="0" w:space="0" w:color="auto"/>
        <w:bottom w:val="none" w:sz="0" w:space="0" w:color="auto"/>
        <w:right w:val="none" w:sz="0" w:space="0" w:color="auto"/>
      </w:divBdr>
    </w:div>
    <w:div w:id="1949893184">
      <w:bodyDiv w:val="1"/>
      <w:marLeft w:val="0"/>
      <w:marRight w:val="0"/>
      <w:marTop w:val="0"/>
      <w:marBottom w:val="0"/>
      <w:divBdr>
        <w:top w:val="none" w:sz="0" w:space="0" w:color="auto"/>
        <w:left w:val="none" w:sz="0" w:space="0" w:color="auto"/>
        <w:bottom w:val="none" w:sz="0" w:space="0" w:color="auto"/>
        <w:right w:val="none" w:sz="0" w:space="0" w:color="auto"/>
      </w:divBdr>
      <w:divsChild>
        <w:div w:id="170949344">
          <w:marLeft w:val="0"/>
          <w:marRight w:val="0"/>
          <w:marTop w:val="0"/>
          <w:marBottom w:val="0"/>
          <w:divBdr>
            <w:top w:val="none" w:sz="0" w:space="0" w:color="auto"/>
            <w:left w:val="none" w:sz="0" w:space="0" w:color="auto"/>
            <w:bottom w:val="none" w:sz="0" w:space="0" w:color="auto"/>
            <w:right w:val="none" w:sz="0" w:space="0" w:color="auto"/>
          </w:divBdr>
          <w:divsChild>
            <w:div w:id="746075520">
              <w:marLeft w:val="0"/>
              <w:marRight w:val="0"/>
              <w:marTop w:val="0"/>
              <w:marBottom w:val="0"/>
              <w:divBdr>
                <w:top w:val="none" w:sz="0" w:space="0" w:color="auto"/>
                <w:left w:val="none" w:sz="0" w:space="0" w:color="auto"/>
                <w:bottom w:val="none" w:sz="0" w:space="0" w:color="auto"/>
                <w:right w:val="none" w:sz="0" w:space="0" w:color="auto"/>
              </w:divBdr>
            </w:div>
          </w:divsChild>
        </w:div>
        <w:div w:id="392001629">
          <w:marLeft w:val="0"/>
          <w:marRight w:val="0"/>
          <w:marTop w:val="0"/>
          <w:marBottom w:val="0"/>
          <w:divBdr>
            <w:top w:val="none" w:sz="0" w:space="0" w:color="auto"/>
            <w:left w:val="none" w:sz="0" w:space="0" w:color="auto"/>
            <w:bottom w:val="none" w:sz="0" w:space="0" w:color="auto"/>
            <w:right w:val="none" w:sz="0" w:space="0" w:color="auto"/>
          </w:divBdr>
          <w:divsChild>
            <w:div w:id="94430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33224">
      <w:bodyDiv w:val="1"/>
      <w:marLeft w:val="0"/>
      <w:marRight w:val="0"/>
      <w:marTop w:val="0"/>
      <w:marBottom w:val="0"/>
      <w:divBdr>
        <w:top w:val="none" w:sz="0" w:space="0" w:color="auto"/>
        <w:left w:val="none" w:sz="0" w:space="0" w:color="auto"/>
        <w:bottom w:val="none" w:sz="0" w:space="0" w:color="auto"/>
        <w:right w:val="none" w:sz="0" w:space="0" w:color="auto"/>
      </w:divBdr>
    </w:div>
    <w:div w:id="1952126175">
      <w:bodyDiv w:val="1"/>
      <w:marLeft w:val="0"/>
      <w:marRight w:val="0"/>
      <w:marTop w:val="0"/>
      <w:marBottom w:val="0"/>
      <w:divBdr>
        <w:top w:val="none" w:sz="0" w:space="0" w:color="auto"/>
        <w:left w:val="none" w:sz="0" w:space="0" w:color="auto"/>
        <w:bottom w:val="none" w:sz="0" w:space="0" w:color="auto"/>
        <w:right w:val="none" w:sz="0" w:space="0" w:color="auto"/>
      </w:divBdr>
    </w:div>
    <w:div w:id="1952349650">
      <w:bodyDiv w:val="1"/>
      <w:marLeft w:val="0"/>
      <w:marRight w:val="0"/>
      <w:marTop w:val="0"/>
      <w:marBottom w:val="0"/>
      <w:divBdr>
        <w:top w:val="none" w:sz="0" w:space="0" w:color="auto"/>
        <w:left w:val="none" w:sz="0" w:space="0" w:color="auto"/>
        <w:bottom w:val="none" w:sz="0" w:space="0" w:color="auto"/>
        <w:right w:val="none" w:sz="0" w:space="0" w:color="auto"/>
      </w:divBdr>
    </w:div>
    <w:div w:id="1952931983">
      <w:bodyDiv w:val="1"/>
      <w:marLeft w:val="0"/>
      <w:marRight w:val="0"/>
      <w:marTop w:val="0"/>
      <w:marBottom w:val="0"/>
      <w:divBdr>
        <w:top w:val="none" w:sz="0" w:space="0" w:color="auto"/>
        <w:left w:val="none" w:sz="0" w:space="0" w:color="auto"/>
        <w:bottom w:val="none" w:sz="0" w:space="0" w:color="auto"/>
        <w:right w:val="none" w:sz="0" w:space="0" w:color="auto"/>
      </w:divBdr>
    </w:div>
    <w:div w:id="1953053683">
      <w:bodyDiv w:val="1"/>
      <w:marLeft w:val="0"/>
      <w:marRight w:val="0"/>
      <w:marTop w:val="0"/>
      <w:marBottom w:val="0"/>
      <w:divBdr>
        <w:top w:val="none" w:sz="0" w:space="0" w:color="auto"/>
        <w:left w:val="none" w:sz="0" w:space="0" w:color="auto"/>
        <w:bottom w:val="none" w:sz="0" w:space="0" w:color="auto"/>
        <w:right w:val="none" w:sz="0" w:space="0" w:color="auto"/>
      </w:divBdr>
    </w:div>
    <w:div w:id="1953391652">
      <w:bodyDiv w:val="1"/>
      <w:marLeft w:val="0"/>
      <w:marRight w:val="0"/>
      <w:marTop w:val="0"/>
      <w:marBottom w:val="0"/>
      <w:divBdr>
        <w:top w:val="none" w:sz="0" w:space="0" w:color="auto"/>
        <w:left w:val="none" w:sz="0" w:space="0" w:color="auto"/>
        <w:bottom w:val="none" w:sz="0" w:space="0" w:color="auto"/>
        <w:right w:val="none" w:sz="0" w:space="0" w:color="auto"/>
      </w:divBdr>
    </w:div>
    <w:div w:id="1954511249">
      <w:bodyDiv w:val="1"/>
      <w:marLeft w:val="0"/>
      <w:marRight w:val="0"/>
      <w:marTop w:val="0"/>
      <w:marBottom w:val="0"/>
      <w:divBdr>
        <w:top w:val="none" w:sz="0" w:space="0" w:color="auto"/>
        <w:left w:val="none" w:sz="0" w:space="0" w:color="auto"/>
        <w:bottom w:val="none" w:sz="0" w:space="0" w:color="auto"/>
        <w:right w:val="none" w:sz="0" w:space="0" w:color="auto"/>
      </w:divBdr>
    </w:div>
    <w:div w:id="1954705359">
      <w:bodyDiv w:val="1"/>
      <w:marLeft w:val="0"/>
      <w:marRight w:val="0"/>
      <w:marTop w:val="0"/>
      <w:marBottom w:val="0"/>
      <w:divBdr>
        <w:top w:val="none" w:sz="0" w:space="0" w:color="auto"/>
        <w:left w:val="none" w:sz="0" w:space="0" w:color="auto"/>
        <w:bottom w:val="none" w:sz="0" w:space="0" w:color="auto"/>
        <w:right w:val="none" w:sz="0" w:space="0" w:color="auto"/>
      </w:divBdr>
    </w:div>
    <w:div w:id="1955404841">
      <w:bodyDiv w:val="1"/>
      <w:marLeft w:val="0"/>
      <w:marRight w:val="0"/>
      <w:marTop w:val="0"/>
      <w:marBottom w:val="0"/>
      <w:divBdr>
        <w:top w:val="none" w:sz="0" w:space="0" w:color="auto"/>
        <w:left w:val="none" w:sz="0" w:space="0" w:color="auto"/>
        <w:bottom w:val="none" w:sz="0" w:space="0" w:color="auto"/>
        <w:right w:val="none" w:sz="0" w:space="0" w:color="auto"/>
      </w:divBdr>
    </w:div>
    <w:div w:id="1956129227">
      <w:bodyDiv w:val="1"/>
      <w:marLeft w:val="0"/>
      <w:marRight w:val="0"/>
      <w:marTop w:val="0"/>
      <w:marBottom w:val="0"/>
      <w:divBdr>
        <w:top w:val="none" w:sz="0" w:space="0" w:color="auto"/>
        <w:left w:val="none" w:sz="0" w:space="0" w:color="auto"/>
        <w:bottom w:val="none" w:sz="0" w:space="0" w:color="auto"/>
        <w:right w:val="none" w:sz="0" w:space="0" w:color="auto"/>
      </w:divBdr>
    </w:div>
    <w:div w:id="1957246873">
      <w:bodyDiv w:val="1"/>
      <w:marLeft w:val="0"/>
      <w:marRight w:val="0"/>
      <w:marTop w:val="0"/>
      <w:marBottom w:val="0"/>
      <w:divBdr>
        <w:top w:val="none" w:sz="0" w:space="0" w:color="auto"/>
        <w:left w:val="none" w:sz="0" w:space="0" w:color="auto"/>
        <w:bottom w:val="none" w:sz="0" w:space="0" w:color="auto"/>
        <w:right w:val="none" w:sz="0" w:space="0" w:color="auto"/>
      </w:divBdr>
    </w:div>
    <w:div w:id="1957449419">
      <w:bodyDiv w:val="1"/>
      <w:marLeft w:val="0"/>
      <w:marRight w:val="0"/>
      <w:marTop w:val="0"/>
      <w:marBottom w:val="0"/>
      <w:divBdr>
        <w:top w:val="none" w:sz="0" w:space="0" w:color="auto"/>
        <w:left w:val="none" w:sz="0" w:space="0" w:color="auto"/>
        <w:bottom w:val="none" w:sz="0" w:space="0" w:color="auto"/>
        <w:right w:val="none" w:sz="0" w:space="0" w:color="auto"/>
      </w:divBdr>
    </w:div>
    <w:div w:id="1957983666">
      <w:bodyDiv w:val="1"/>
      <w:marLeft w:val="0"/>
      <w:marRight w:val="0"/>
      <w:marTop w:val="0"/>
      <w:marBottom w:val="0"/>
      <w:divBdr>
        <w:top w:val="none" w:sz="0" w:space="0" w:color="auto"/>
        <w:left w:val="none" w:sz="0" w:space="0" w:color="auto"/>
        <w:bottom w:val="none" w:sz="0" w:space="0" w:color="auto"/>
        <w:right w:val="none" w:sz="0" w:space="0" w:color="auto"/>
      </w:divBdr>
    </w:div>
    <w:div w:id="1959986253">
      <w:bodyDiv w:val="1"/>
      <w:marLeft w:val="0"/>
      <w:marRight w:val="0"/>
      <w:marTop w:val="0"/>
      <w:marBottom w:val="0"/>
      <w:divBdr>
        <w:top w:val="none" w:sz="0" w:space="0" w:color="auto"/>
        <w:left w:val="none" w:sz="0" w:space="0" w:color="auto"/>
        <w:bottom w:val="none" w:sz="0" w:space="0" w:color="auto"/>
        <w:right w:val="none" w:sz="0" w:space="0" w:color="auto"/>
      </w:divBdr>
    </w:div>
    <w:div w:id="1960337644">
      <w:bodyDiv w:val="1"/>
      <w:marLeft w:val="0"/>
      <w:marRight w:val="0"/>
      <w:marTop w:val="0"/>
      <w:marBottom w:val="0"/>
      <w:divBdr>
        <w:top w:val="none" w:sz="0" w:space="0" w:color="auto"/>
        <w:left w:val="none" w:sz="0" w:space="0" w:color="auto"/>
        <w:bottom w:val="none" w:sz="0" w:space="0" w:color="auto"/>
        <w:right w:val="none" w:sz="0" w:space="0" w:color="auto"/>
      </w:divBdr>
    </w:div>
    <w:div w:id="1961446607">
      <w:bodyDiv w:val="1"/>
      <w:marLeft w:val="0"/>
      <w:marRight w:val="0"/>
      <w:marTop w:val="0"/>
      <w:marBottom w:val="0"/>
      <w:divBdr>
        <w:top w:val="none" w:sz="0" w:space="0" w:color="auto"/>
        <w:left w:val="none" w:sz="0" w:space="0" w:color="auto"/>
        <w:bottom w:val="none" w:sz="0" w:space="0" w:color="auto"/>
        <w:right w:val="none" w:sz="0" w:space="0" w:color="auto"/>
      </w:divBdr>
    </w:div>
    <w:div w:id="1961719004">
      <w:bodyDiv w:val="1"/>
      <w:marLeft w:val="0"/>
      <w:marRight w:val="0"/>
      <w:marTop w:val="0"/>
      <w:marBottom w:val="0"/>
      <w:divBdr>
        <w:top w:val="none" w:sz="0" w:space="0" w:color="auto"/>
        <w:left w:val="none" w:sz="0" w:space="0" w:color="auto"/>
        <w:bottom w:val="none" w:sz="0" w:space="0" w:color="auto"/>
        <w:right w:val="none" w:sz="0" w:space="0" w:color="auto"/>
      </w:divBdr>
    </w:div>
    <w:div w:id="1961833359">
      <w:bodyDiv w:val="1"/>
      <w:marLeft w:val="0"/>
      <w:marRight w:val="0"/>
      <w:marTop w:val="0"/>
      <w:marBottom w:val="0"/>
      <w:divBdr>
        <w:top w:val="none" w:sz="0" w:space="0" w:color="auto"/>
        <w:left w:val="none" w:sz="0" w:space="0" w:color="auto"/>
        <w:bottom w:val="none" w:sz="0" w:space="0" w:color="auto"/>
        <w:right w:val="none" w:sz="0" w:space="0" w:color="auto"/>
      </w:divBdr>
    </w:div>
    <w:div w:id="1962224680">
      <w:bodyDiv w:val="1"/>
      <w:marLeft w:val="0"/>
      <w:marRight w:val="0"/>
      <w:marTop w:val="0"/>
      <w:marBottom w:val="0"/>
      <w:divBdr>
        <w:top w:val="none" w:sz="0" w:space="0" w:color="auto"/>
        <w:left w:val="none" w:sz="0" w:space="0" w:color="auto"/>
        <w:bottom w:val="none" w:sz="0" w:space="0" w:color="auto"/>
        <w:right w:val="none" w:sz="0" w:space="0" w:color="auto"/>
      </w:divBdr>
    </w:div>
    <w:div w:id="1962494932">
      <w:bodyDiv w:val="1"/>
      <w:marLeft w:val="0"/>
      <w:marRight w:val="0"/>
      <w:marTop w:val="0"/>
      <w:marBottom w:val="0"/>
      <w:divBdr>
        <w:top w:val="none" w:sz="0" w:space="0" w:color="auto"/>
        <w:left w:val="none" w:sz="0" w:space="0" w:color="auto"/>
        <w:bottom w:val="none" w:sz="0" w:space="0" w:color="auto"/>
        <w:right w:val="none" w:sz="0" w:space="0" w:color="auto"/>
      </w:divBdr>
    </w:div>
    <w:div w:id="1963026091">
      <w:bodyDiv w:val="1"/>
      <w:marLeft w:val="0"/>
      <w:marRight w:val="0"/>
      <w:marTop w:val="0"/>
      <w:marBottom w:val="0"/>
      <w:divBdr>
        <w:top w:val="none" w:sz="0" w:space="0" w:color="auto"/>
        <w:left w:val="none" w:sz="0" w:space="0" w:color="auto"/>
        <w:bottom w:val="none" w:sz="0" w:space="0" w:color="auto"/>
        <w:right w:val="none" w:sz="0" w:space="0" w:color="auto"/>
      </w:divBdr>
    </w:div>
    <w:div w:id="1963337099">
      <w:bodyDiv w:val="1"/>
      <w:marLeft w:val="0"/>
      <w:marRight w:val="0"/>
      <w:marTop w:val="0"/>
      <w:marBottom w:val="0"/>
      <w:divBdr>
        <w:top w:val="none" w:sz="0" w:space="0" w:color="auto"/>
        <w:left w:val="none" w:sz="0" w:space="0" w:color="auto"/>
        <w:bottom w:val="none" w:sz="0" w:space="0" w:color="auto"/>
        <w:right w:val="none" w:sz="0" w:space="0" w:color="auto"/>
      </w:divBdr>
    </w:div>
    <w:div w:id="1964312842">
      <w:bodyDiv w:val="1"/>
      <w:marLeft w:val="0"/>
      <w:marRight w:val="0"/>
      <w:marTop w:val="0"/>
      <w:marBottom w:val="0"/>
      <w:divBdr>
        <w:top w:val="none" w:sz="0" w:space="0" w:color="auto"/>
        <w:left w:val="none" w:sz="0" w:space="0" w:color="auto"/>
        <w:bottom w:val="none" w:sz="0" w:space="0" w:color="auto"/>
        <w:right w:val="none" w:sz="0" w:space="0" w:color="auto"/>
      </w:divBdr>
    </w:div>
    <w:div w:id="1964341309">
      <w:bodyDiv w:val="1"/>
      <w:marLeft w:val="0"/>
      <w:marRight w:val="0"/>
      <w:marTop w:val="0"/>
      <w:marBottom w:val="0"/>
      <w:divBdr>
        <w:top w:val="none" w:sz="0" w:space="0" w:color="auto"/>
        <w:left w:val="none" w:sz="0" w:space="0" w:color="auto"/>
        <w:bottom w:val="none" w:sz="0" w:space="0" w:color="auto"/>
        <w:right w:val="none" w:sz="0" w:space="0" w:color="auto"/>
      </w:divBdr>
    </w:div>
    <w:div w:id="1964920434">
      <w:bodyDiv w:val="1"/>
      <w:marLeft w:val="0"/>
      <w:marRight w:val="0"/>
      <w:marTop w:val="0"/>
      <w:marBottom w:val="0"/>
      <w:divBdr>
        <w:top w:val="none" w:sz="0" w:space="0" w:color="auto"/>
        <w:left w:val="none" w:sz="0" w:space="0" w:color="auto"/>
        <w:bottom w:val="none" w:sz="0" w:space="0" w:color="auto"/>
        <w:right w:val="none" w:sz="0" w:space="0" w:color="auto"/>
      </w:divBdr>
    </w:div>
    <w:div w:id="1965312227">
      <w:bodyDiv w:val="1"/>
      <w:marLeft w:val="0"/>
      <w:marRight w:val="0"/>
      <w:marTop w:val="0"/>
      <w:marBottom w:val="0"/>
      <w:divBdr>
        <w:top w:val="none" w:sz="0" w:space="0" w:color="auto"/>
        <w:left w:val="none" w:sz="0" w:space="0" w:color="auto"/>
        <w:bottom w:val="none" w:sz="0" w:space="0" w:color="auto"/>
        <w:right w:val="none" w:sz="0" w:space="0" w:color="auto"/>
      </w:divBdr>
    </w:div>
    <w:div w:id="1965385754">
      <w:bodyDiv w:val="1"/>
      <w:marLeft w:val="0"/>
      <w:marRight w:val="0"/>
      <w:marTop w:val="0"/>
      <w:marBottom w:val="0"/>
      <w:divBdr>
        <w:top w:val="none" w:sz="0" w:space="0" w:color="auto"/>
        <w:left w:val="none" w:sz="0" w:space="0" w:color="auto"/>
        <w:bottom w:val="none" w:sz="0" w:space="0" w:color="auto"/>
        <w:right w:val="none" w:sz="0" w:space="0" w:color="auto"/>
      </w:divBdr>
    </w:div>
    <w:div w:id="1965502232">
      <w:bodyDiv w:val="1"/>
      <w:marLeft w:val="0"/>
      <w:marRight w:val="0"/>
      <w:marTop w:val="0"/>
      <w:marBottom w:val="0"/>
      <w:divBdr>
        <w:top w:val="none" w:sz="0" w:space="0" w:color="auto"/>
        <w:left w:val="none" w:sz="0" w:space="0" w:color="auto"/>
        <w:bottom w:val="none" w:sz="0" w:space="0" w:color="auto"/>
        <w:right w:val="none" w:sz="0" w:space="0" w:color="auto"/>
      </w:divBdr>
      <w:divsChild>
        <w:div w:id="215166003">
          <w:marLeft w:val="0"/>
          <w:marRight w:val="0"/>
          <w:marTop w:val="0"/>
          <w:marBottom w:val="0"/>
          <w:divBdr>
            <w:top w:val="none" w:sz="0" w:space="0" w:color="auto"/>
            <w:left w:val="none" w:sz="0" w:space="0" w:color="auto"/>
            <w:bottom w:val="none" w:sz="0" w:space="0" w:color="auto"/>
            <w:right w:val="none" w:sz="0" w:space="0" w:color="auto"/>
          </w:divBdr>
          <w:divsChild>
            <w:div w:id="401409985">
              <w:marLeft w:val="0"/>
              <w:marRight w:val="0"/>
              <w:marTop w:val="0"/>
              <w:marBottom w:val="0"/>
              <w:divBdr>
                <w:top w:val="none" w:sz="0" w:space="0" w:color="auto"/>
                <w:left w:val="none" w:sz="0" w:space="0" w:color="auto"/>
                <w:bottom w:val="none" w:sz="0" w:space="0" w:color="auto"/>
                <w:right w:val="none" w:sz="0" w:space="0" w:color="auto"/>
              </w:divBdr>
            </w:div>
          </w:divsChild>
        </w:div>
        <w:div w:id="459152186">
          <w:marLeft w:val="0"/>
          <w:marRight w:val="0"/>
          <w:marTop w:val="0"/>
          <w:marBottom w:val="0"/>
          <w:divBdr>
            <w:top w:val="none" w:sz="0" w:space="0" w:color="auto"/>
            <w:left w:val="none" w:sz="0" w:space="0" w:color="auto"/>
            <w:bottom w:val="none" w:sz="0" w:space="0" w:color="auto"/>
            <w:right w:val="none" w:sz="0" w:space="0" w:color="auto"/>
          </w:divBdr>
          <w:divsChild>
            <w:div w:id="244730542">
              <w:marLeft w:val="0"/>
              <w:marRight w:val="0"/>
              <w:marTop w:val="0"/>
              <w:marBottom w:val="0"/>
              <w:divBdr>
                <w:top w:val="none" w:sz="0" w:space="0" w:color="auto"/>
                <w:left w:val="none" w:sz="0" w:space="0" w:color="auto"/>
                <w:bottom w:val="none" w:sz="0" w:space="0" w:color="auto"/>
                <w:right w:val="none" w:sz="0" w:space="0" w:color="auto"/>
              </w:divBdr>
            </w:div>
          </w:divsChild>
        </w:div>
        <w:div w:id="544101449">
          <w:marLeft w:val="0"/>
          <w:marRight w:val="0"/>
          <w:marTop w:val="0"/>
          <w:marBottom w:val="0"/>
          <w:divBdr>
            <w:top w:val="none" w:sz="0" w:space="0" w:color="auto"/>
            <w:left w:val="none" w:sz="0" w:space="0" w:color="auto"/>
            <w:bottom w:val="none" w:sz="0" w:space="0" w:color="auto"/>
            <w:right w:val="none" w:sz="0" w:space="0" w:color="auto"/>
          </w:divBdr>
          <w:divsChild>
            <w:div w:id="1794134753">
              <w:marLeft w:val="0"/>
              <w:marRight w:val="0"/>
              <w:marTop w:val="0"/>
              <w:marBottom w:val="0"/>
              <w:divBdr>
                <w:top w:val="none" w:sz="0" w:space="0" w:color="auto"/>
                <w:left w:val="none" w:sz="0" w:space="0" w:color="auto"/>
                <w:bottom w:val="none" w:sz="0" w:space="0" w:color="auto"/>
                <w:right w:val="none" w:sz="0" w:space="0" w:color="auto"/>
              </w:divBdr>
            </w:div>
          </w:divsChild>
        </w:div>
        <w:div w:id="776098889">
          <w:marLeft w:val="0"/>
          <w:marRight w:val="0"/>
          <w:marTop w:val="0"/>
          <w:marBottom w:val="0"/>
          <w:divBdr>
            <w:top w:val="none" w:sz="0" w:space="0" w:color="auto"/>
            <w:left w:val="none" w:sz="0" w:space="0" w:color="auto"/>
            <w:bottom w:val="none" w:sz="0" w:space="0" w:color="auto"/>
            <w:right w:val="none" w:sz="0" w:space="0" w:color="auto"/>
          </w:divBdr>
          <w:divsChild>
            <w:div w:id="369457418">
              <w:marLeft w:val="0"/>
              <w:marRight w:val="0"/>
              <w:marTop w:val="0"/>
              <w:marBottom w:val="0"/>
              <w:divBdr>
                <w:top w:val="none" w:sz="0" w:space="0" w:color="auto"/>
                <w:left w:val="none" w:sz="0" w:space="0" w:color="auto"/>
                <w:bottom w:val="none" w:sz="0" w:space="0" w:color="auto"/>
                <w:right w:val="none" w:sz="0" w:space="0" w:color="auto"/>
              </w:divBdr>
            </w:div>
          </w:divsChild>
        </w:div>
        <w:div w:id="1085227236">
          <w:marLeft w:val="0"/>
          <w:marRight w:val="0"/>
          <w:marTop w:val="0"/>
          <w:marBottom w:val="0"/>
          <w:divBdr>
            <w:top w:val="none" w:sz="0" w:space="0" w:color="auto"/>
            <w:left w:val="none" w:sz="0" w:space="0" w:color="auto"/>
            <w:bottom w:val="none" w:sz="0" w:space="0" w:color="auto"/>
            <w:right w:val="none" w:sz="0" w:space="0" w:color="auto"/>
          </w:divBdr>
          <w:divsChild>
            <w:div w:id="2109931632">
              <w:marLeft w:val="0"/>
              <w:marRight w:val="0"/>
              <w:marTop w:val="0"/>
              <w:marBottom w:val="0"/>
              <w:divBdr>
                <w:top w:val="none" w:sz="0" w:space="0" w:color="auto"/>
                <w:left w:val="none" w:sz="0" w:space="0" w:color="auto"/>
                <w:bottom w:val="none" w:sz="0" w:space="0" w:color="auto"/>
                <w:right w:val="none" w:sz="0" w:space="0" w:color="auto"/>
              </w:divBdr>
            </w:div>
          </w:divsChild>
        </w:div>
        <w:div w:id="1149979229">
          <w:marLeft w:val="0"/>
          <w:marRight w:val="0"/>
          <w:marTop w:val="0"/>
          <w:marBottom w:val="0"/>
          <w:divBdr>
            <w:top w:val="none" w:sz="0" w:space="0" w:color="auto"/>
            <w:left w:val="none" w:sz="0" w:space="0" w:color="auto"/>
            <w:bottom w:val="none" w:sz="0" w:space="0" w:color="auto"/>
            <w:right w:val="none" w:sz="0" w:space="0" w:color="auto"/>
          </w:divBdr>
          <w:divsChild>
            <w:div w:id="1604070168">
              <w:marLeft w:val="0"/>
              <w:marRight w:val="0"/>
              <w:marTop w:val="0"/>
              <w:marBottom w:val="0"/>
              <w:divBdr>
                <w:top w:val="none" w:sz="0" w:space="0" w:color="auto"/>
                <w:left w:val="none" w:sz="0" w:space="0" w:color="auto"/>
                <w:bottom w:val="none" w:sz="0" w:space="0" w:color="auto"/>
                <w:right w:val="none" w:sz="0" w:space="0" w:color="auto"/>
              </w:divBdr>
            </w:div>
          </w:divsChild>
        </w:div>
        <w:div w:id="1548905966">
          <w:marLeft w:val="0"/>
          <w:marRight w:val="0"/>
          <w:marTop w:val="0"/>
          <w:marBottom w:val="0"/>
          <w:divBdr>
            <w:top w:val="none" w:sz="0" w:space="0" w:color="auto"/>
            <w:left w:val="none" w:sz="0" w:space="0" w:color="auto"/>
            <w:bottom w:val="none" w:sz="0" w:space="0" w:color="auto"/>
            <w:right w:val="none" w:sz="0" w:space="0" w:color="auto"/>
          </w:divBdr>
          <w:divsChild>
            <w:div w:id="2055083132">
              <w:marLeft w:val="0"/>
              <w:marRight w:val="0"/>
              <w:marTop w:val="0"/>
              <w:marBottom w:val="0"/>
              <w:divBdr>
                <w:top w:val="none" w:sz="0" w:space="0" w:color="auto"/>
                <w:left w:val="none" w:sz="0" w:space="0" w:color="auto"/>
                <w:bottom w:val="none" w:sz="0" w:space="0" w:color="auto"/>
                <w:right w:val="none" w:sz="0" w:space="0" w:color="auto"/>
              </w:divBdr>
            </w:div>
          </w:divsChild>
        </w:div>
        <w:div w:id="1586299656">
          <w:marLeft w:val="0"/>
          <w:marRight w:val="0"/>
          <w:marTop w:val="0"/>
          <w:marBottom w:val="0"/>
          <w:divBdr>
            <w:top w:val="none" w:sz="0" w:space="0" w:color="auto"/>
            <w:left w:val="none" w:sz="0" w:space="0" w:color="auto"/>
            <w:bottom w:val="none" w:sz="0" w:space="0" w:color="auto"/>
            <w:right w:val="none" w:sz="0" w:space="0" w:color="auto"/>
          </w:divBdr>
          <w:divsChild>
            <w:div w:id="1134718869">
              <w:marLeft w:val="0"/>
              <w:marRight w:val="0"/>
              <w:marTop w:val="0"/>
              <w:marBottom w:val="0"/>
              <w:divBdr>
                <w:top w:val="none" w:sz="0" w:space="0" w:color="auto"/>
                <w:left w:val="none" w:sz="0" w:space="0" w:color="auto"/>
                <w:bottom w:val="none" w:sz="0" w:space="0" w:color="auto"/>
                <w:right w:val="none" w:sz="0" w:space="0" w:color="auto"/>
              </w:divBdr>
            </w:div>
          </w:divsChild>
        </w:div>
        <w:div w:id="1636327685">
          <w:marLeft w:val="0"/>
          <w:marRight w:val="0"/>
          <w:marTop w:val="0"/>
          <w:marBottom w:val="0"/>
          <w:divBdr>
            <w:top w:val="none" w:sz="0" w:space="0" w:color="auto"/>
            <w:left w:val="none" w:sz="0" w:space="0" w:color="auto"/>
            <w:bottom w:val="none" w:sz="0" w:space="0" w:color="auto"/>
            <w:right w:val="none" w:sz="0" w:space="0" w:color="auto"/>
          </w:divBdr>
          <w:divsChild>
            <w:div w:id="2028023907">
              <w:marLeft w:val="0"/>
              <w:marRight w:val="0"/>
              <w:marTop w:val="0"/>
              <w:marBottom w:val="0"/>
              <w:divBdr>
                <w:top w:val="none" w:sz="0" w:space="0" w:color="auto"/>
                <w:left w:val="none" w:sz="0" w:space="0" w:color="auto"/>
                <w:bottom w:val="none" w:sz="0" w:space="0" w:color="auto"/>
                <w:right w:val="none" w:sz="0" w:space="0" w:color="auto"/>
              </w:divBdr>
            </w:div>
          </w:divsChild>
        </w:div>
        <w:div w:id="1690598596">
          <w:marLeft w:val="0"/>
          <w:marRight w:val="0"/>
          <w:marTop w:val="0"/>
          <w:marBottom w:val="0"/>
          <w:divBdr>
            <w:top w:val="none" w:sz="0" w:space="0" w:color="auto"/>
            <w:left w:val="none" w:sz="0" w:space="0" w:color="auto"/>
            <w:bottom w:val="none" w:sz="0" w:space="0" w:color="auto"/>
            <w:right w:val="none" w:sz="0" w:space="0" w:color="auto"/>
          </w:divBdr>
          <w:divsChild>
            <w:div w:id="159203518">
              <w:marLeft w:val="0"/>
              <w:marRight w:val="0"/>
              <w:marTop w:val="0"/>
              <w:marBottom w:val="0"/>
              <w:divBdr>
                <w:top w:val="none" w:sz="0" w:space="0" w:color="auto"/>
                <w:left w:val="none" w:sz="0" w:space="0" w:color="auto"/>
                <w:bottom w:val="none" w:sz="0" w:space="0" w:color="auto"/>
                <w:right w:val="none" w:sz="0" w:space="0" w:color="auto"/>
              </w:divBdr>
            </w:div>
          </w:divsChild>
        </w:div>
        <w:div w:id="1975867734">
          <w:marLeft w:val="0"/>
          <w:marRight w:val="0"/>
          <w:marTop w:val="0"/>
          <w:marBottom w:val="0"/>
          <w:divBdr>
            <w:top w:val="none" w:sz="0" w:space="0" w:color="auto"/>
            <w:left w:val="none" w:sz="0" w:space="0" w:color="auto"/>
            <w:bottom w:val="none" w:sz="0" w:space="0" w:color="auto"/>
            <w:right w:val="none" w:sz="0" w:space="0" w:color="auto"/>
          </w:divBdr>
          <w:divsChild>
            <w:div w:id="70116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085328">
      <w:bodyDiv w:val="1"/>
      <w:marLeft w:val="0"/>
      <w:marRight w:val="0"/>
      <w:marTop w:val="0"/>
      <w:marBottom w:val="0"/>
      <w:divBdr>
        <w:top w:val="none" w:sz="0" w:space="0" w:color="auto"/>
        <w:left w:val="none" w:sz="0" w:space="0" w:color="auto"/>
        <w:bottom w:val="none" w:sz="0" w:space="0" w:color="auto"/>
        <w:right w:val="none" w:sz="0" w:space="0" w:color="auto"/>
      </w:divBdr>
    </w:div>
    <w:div w:id="1966155329">
      <w:bodyDiv w:val="1"/>
      <w:marLeft w:val="0"/>
      <w:marRight w:val="0"/>
      <w:marTop w:val="0"/>
      <w:marBottom w:val="0"/>
      <w:divBdr>
        <w:top w:val="none" w:sz="0" w:space="0" w:color="auto"/>
        <w:left w:val="none" w:sz="0" w:space="0" w:color="auto"/>
        <w:bottom w:val="none" w:sz="0" w:space="0" w:color="auto"/>
        <w:right w:val="none" w:sz="0" w:space="0" w:color="auto"/>
      </w:divBdr>
    </w:div>
    <w:div w:id="1966158648">
      <w:bodyDiv w:val="1"/>
      <w:marLeft w:val="0"/>
      <w:marRight w:val="0"/>
      <w:marTop w:val="0"/>
      <w:marBottom w:val="0"/>
      <w:divBdr>
        <w:top w:val="none" w:sz="0" w:space="0" w:color="auto"/>
        <w:left w:val="none" w:sz="0" w:space="0" w:color="auto"/>
        <w:bottom w:val="none" w:sz="0" w:space="0" w:color="auto"/>
        <w:right w:val="none" w:sz="0" w:space="0" w:color="auto"/>
      </w:divBdr>
    </w:div>
    <w:div w:id="1966352201">
      <w:bodyDiv w:val="1"/>
      <w:marLeft w:val="0"/>
      <w:marRight w:val="0"/>
      <w:marTop w:val="0"/>
      <w:marBottom w:val="0"/>
      <w:divBdr>
        <w:top w:val="none" w:sz="0" w:space="0" w:color="auto"/>
        <w:left w:val="none" w:sz="0" w:space="0" w:color="auto"/>
        <w:bottom w:val="none" w:sz="0" w:space="0" w:color="auto"/>
        <w:right w:val="none" w:sz="0" w:space="0" w:color="auto"/>
      </w:divBdr>
    </w:div>
    <w:div w:id="1966736858">
      <w:bodyDiv w:val="1"/>
      <w:marLeft w:val="0"/>
      <w:marRight w:val="0"/>
      <w:marTop w:val="0"/>
      <w:marBottom w:val="0"/>
      <w:divBdr>
        <w:top w:val="none" w:sz="0" w:space="0" w:color="auto"/>
        <w:left w:val="none" w:sz="0" w:space="0" w:color="auto"/>
        <w:bottom w:val="none" w:sz="0" w:space="0" w:color="auto"/>
        <w:right w:val="none" w:sz="0" w:space="0" w:color="auto"/>
      </w:divBdr>
    </w:div>
    <w:div w:id="1967002171">
      <w:bodyDiv w:val="1"/>
      <w:marLeft w:val="0"/>
      <w:marRight w:val="0"/>
      <w:marTop w:val="0"/>
      <w:marBottom w:val="0"/>
      <w:divBdr>
        <w:top w:val="none" w:sz="0" w:space="0" w:color="auto"/>
        <w:left w:val="none" w:sz="0" w:space="0" w:color="auto"/>
        <w:bottom w:val="none" w:sz="0" w:space="0" w:color="auto"/>
        <w:right w:val="none" w:sz="0" w:space="0" w:color="auto"/>
      </w:divBdr>
    </w:div>
    <w:div w:id="1967462279">
      <w:bodyDiv w:val="1"/>
      <w:marLeft w:val="0"/>
      <w:marRight w:val="0"/>
      <w:marTop w:val="0"/>
      <w:marBottom w:val="0"/>
      <w:divBdr>
        <w:top w:val="none" w:sz="0" w:space="0" w:color="auto"/>
        <w:left w:val="none" w:sz="0" w:space="0" w:color="auto"/>
        <w:bottom w:val="none" w:sz="0" w:space="0" w:color="auto"/>
        <w:right w:val="none" w:sz="0" w:space="0" w:color="auto"/>
      </w:divBdr>
    </w:div>
    <w:div w:id="1968394808">
      <w:bodyDiv w:val="1"/>
      <w:marLeft w:val="0"/>
      <w:marRight w:val="0"/>
      <w:marTop w:val="0"/>
      <w:marBottom w:val="0"/>
      <w:divBdr>
        <w:top w:val="none" w:sz="0" w:space="0" w:color="auto"/>
        <w:left w:val="none" w:sz="0" w:space="0" w:color="auto"/>
        <w:bottom w:val="none" w:sz="0" w:space="0" w:color="auto"/>
        <w:right w:val="none" w:sz="0" w:space="0" w:color="auto"/>
      </w:divBdr>
    </w:div>
    <w:div w:id="1971009697">
      <w:bodyDiv w:val="1"/>
      <w:marLeft w:val="0"/>
      <w:marRight w:val="0"/>
      <w:marTop w:val="0"/>
      <w:marBottom w:val="0"/>
      <w:divBdr>
        <w:top w:val="none" w:sz="0" w:space="0" w:color="auto"/>
        <w:left w:val="none" w:sz="0" w:space="0" w:color="auto"/>
        <w:bottom w:val="none" w:sz="0" w:space="0" w:color="auto"/>
        <w:right w:val="none" w:sz="0" w:space="0" w:color="auto"/>
      </w:divBdr>
    </w:div>
    <w:div w:id="1971472103">
      <w:bodyDiv w:val="1"/>
      <w:marLeft w:val="0"/>
      <w:marRight w:val="0"/>
      <w:marTop w:val="0"/>
      <w:marBottom w:val="0"/>
      <w:divBdr>
        <w:top w:val="none" w:sz="0" w:space="0" w:color="auto"/>
        <w:left w:val="none" w:sz="0" w:space="0" w:color="auto"/>
        <w:bottom w:val="none" w:sz="0" w:space="0" w:color="auto"/>
        <w:right w:val="none" w:sz="0" w:space="0" w:color="auto"/>
      </w:divBdr>
    </w:div>
    <w:div w:id="1971933925">
      <w:bodyDiv w:val="1"/>
      <w:marLeft w:val="0"/>
      <w:marRight w:val="0"/>
      <w:marTop w:val="0"/>
      <w:marBottom w:val="0"/>
      <w:divBdr>
        <w:top w:val="none" w:sz="0" w:space="0" w:color="auto"/>
        <w:left w:val="none" w:sz="0" w:space="0" w:color="auto"/>
        <w:bottom w:val="none" w:sz="0" w:space="0" w:color="auto"/>
        <w:right w:val="none" w:sz="0" w:space="0" w:color="auto"/>
      </w:divBdr>
    </w:div>
    <w:div w:id="1972515439">
      <w:bodyDiv w:val="1"/>
      <w:marLeft w:val="0"/>
      <w:marRight w:val="0"/>
      <w:marTop w:val="0"/>
      <w:marBottom w:val="0"/>
      <w:divBdr>
        <w:top w:val="none" w:sz="0" w:space="0" w:color="auto"/>
        <w:left w:val="none" w:sz="0" w:space="0" w:color="auto"/>
        <w:bottom w:val="none" w:sz="0" w:space="0" w:color="auto"/>
        <w:right w:val="none" w:sz="0" w:space="0" w:color="auto"/>
      </w:divBdr>
    </w:div>
    <w:div w:id="1973098959">
      <w:bodyDiv w:val="1"/>
      <w:marLeft w:val="0"/>
      <w:marRight w:val="0"/>
      <w:marTop w:val="0"/>
      <w:marBottom w:val="0"/>
      <w:divBdr>
        <w:top w:val="none" w:sz="0" w:space="0" w:color="auto"/>
        <w:left w:val="none" w:sz="0" w:space="0" w:color="auto"/>
        <w:bottom w:val="none" w:sz="0" w:space="0" w:color="auto"/>
        <w:right w:val="none" w:sz="0" w:space="0" w:color="auto"/>
      </w:divBdr>
    </w:div>
    <w:div w:id="1973510634">
      <w:bodyDiv w:val="1"/>
      <w:marLeft w:val="0"/>
      <w:marRight w:val="0"/>
      <w:marTop w:val="0"/>
      <w:marBottom w:val="0"/>
      <w:divBdr>
        <w:top w:val="none" w:sz="0" w:space="0" w:color="auto"/>
        <w:left w:val="none" w:sz="0" w:space="0" w:color="auto"/>
        <w:bottom w:val="none" w:sz="0" w:space="0" w:color="auto"/>
        <w:right w:val="none" w:sz="0" w:space="0" w:color="auto"/>
      </w:divBdr>
    </w:div>
    <w:div w:id="1974165479">
      <w:bodyDiv w:val="1"/>
      <w:marLeft w:val="0"/>
      <w:marRight w:val="0"/>
      <w:marTop w:val="0"/>
      <w:marBottom w:val="0"/>
      <w:divBdr>
        <w:top w:val="none" w:sz="0" w:space="0" w:color="auto"/>
        <w:left w:val="none" w:sz="0" w:space="0" w:color="auto"/>
        <w:bottom w:val="none" w:sz="0" w:space="0" w:color="auto"/>
        <w:right w:val="none" w:sz="0" w:space="0" w:color="auto"/>
      </w:divBdr>
    </w:div>
    <w:div w:id="1974292071">
      <w:bodyDiv w:val="1"/>
      <w:marLeft w:val="0"/>
      <w:marRight w:val="0"/>
      <w:marTop w:val="0"/>
      <w:marBottom w:val="0"/>
      <w:divBdr>
        <w:top w:val="none" w:sz="0" w:space="0" w:color="auto"/>
        <w:left w:val="none" w:sz="0" w:space="0" w:color="auto"/>
        <w:bottom w:val="none" w:sz="0" w:space="0" w:color="auto"/>
        <w:right w:val="none" w:sz="0" w:space="0" w:color="auto"/>
      </w:divBdr>
    </w:div>
    <w:div w:id="1975062518">
      <w:bodyDiv w:val="1"/>
      <w:marLeft w:val="0"/>
      <w:marRight w:val="0"/>
      <w:marTop w:val="0"/>
      <w:marBottom w:val="0"/>
      <w:divBdr>
        <w:top w:val="none" w:sz="0" w:space="0" w:color="auto"/>
        <w:left w:val="none" w:sz="0" w:space="0" w:color="auto"/>
        <w:bottom w:val="none" w:sz="0" w:space="0" w:color="auto"/>
        <w:right w:val="none" w:sz="0" w:space="0" w:color="auto"/>
      </w:divBdr>
    </w:div>
    <w:div w:id="1975869670">
      <w:bodyDiv w:val="1"/>
      <w:marLeft w:val="0"/>
      <w:marRight w:val="0"/>
      <w:marTop w:val="0"/>
      <w:marBottom w:val="0"/>
      <w:divBdr>
        <w:top w:val="none" w:sz="0" w:space="0" w:color="auto"/>
        <w:left w:val="none" w:sz="0" w:space="0" w:color="auto"/>
        <w:bottom w:val="none" w:sz="0" w:space="0" w:color="auto"/>
        <w:right w:val="none" w:sz="0" w:space="0" w:color="auto"/>
      </w:divBdr>
    </w:div>
    <w:div w:id="1976374231">
      <w:bodyDiv w:val="1"/>
      <w:marLeft w:val="0"/>
      <w:marRight w:val="0"/>
      <w:marTop w:val="0"/>
      <w:marBottom w:val="0"/>
      <w:divBdr>
        <w:top w:val="none" w:sz="0" w:space="0" w:color="auto"/>
        <w:left w:val="none" w:sz="0" w:space="0" w:color="auto"/>
        <w:bottom w:val="none" w:sz="0" w:space="0" w:color="auto"/>
        <w:right w:val="none" w:sz="0" w:space="0" w:color="auto"/>
      </w:divBdr>
    </w:div>
    <w:div w:id="1976830674">
      <w:bodyDiv w:val="1"/>
      <w:marLeft w:val="0"/>
      <w:marRight w:val="0"/>
      <w:marTop w:val="0"/>
      <w:marBottom w:val="0"/>
      <w:divBdr>
        <w:top w:val="none" w:sz="0" w:space="0" w:color="auto"/>
        <w:left w:val="none" w:sz="0" w:space="0" w:color="auto"/>
        <w:bottom w:val="none" w:sz="0" w:space="0" w:color="auto"/>
        <w:right w:val="none" w:sz="0" w:space="0" w:color="auto"/>
      </w:divBdr>
    </w:div>
    <w:div w:id="1977756259">
      <w:bodyDiv w:val="1"/>
      <w:marLeft w:val="0"/>
      <w:marRight w:val="0"/>
      <w:marTop w:val="0"/>
      <w:marBottom w:val="0"/>
      <w:divBdr>
        <w:top w:val="none" w:sz="0" w:space="0" w:color="auto"/>
        <w:left w:val="none" w:sz="0" w:space="0" w:color="auto"/>
        <w:bottom w:val="none" w:sz="0" w:space="0" w:color="auto"/>
        <w:right w:val="none" w:sz="0" w:space="0" w:color="auto"/>
      </w:divBdr>
    </w:div>
    <w:div w:id="1977906705">
      <w:bodyDiv w:val="1"/>
      <w:marLeft w:val="0"/>
      <w:marRight w:val="0"/>
      <w:marTop w:val="0"/>
      <w:marBottom w:val="0"/>
      <w:divBdr>
        <w:top w:val="none" w:sz="0" w:space="0" w:color="auto"/>
        <w:left w:val="none" w:sz="0" w:space="0" w:color="auto"/>
        <w:bottom w:val="none" w:sz="0" w:space="0" w:color="auto"/>
        <w:right w:val="none" w:sz="0" w:space="0" w:color="auto"/>
      </w:divBdr>
    </w:div>
    <w:div w:id="1978993726">
      <w:bodyDiv w:val="1"/>
      <w:marLeft w:val="0"/>
      <w:marRight w:val="0"/>
      <w:marTop w:val="0"/>
      <w:marBottom w:val="0"/>
      <w:divBdr>
        <w:top w:val="none" w:sz="0" w:space="0" w:color="auto"/>
        <w:left w:val="none" w:sz="0" w:space="0" w:color="auto"/>
        <w:bottom w:val="none" w:sz="0" w:space="0" w:color="auto"/>
        <w:right w:val="none" w:sz="0" w:space="0" w:color="auto"/>
      </w:divBdr>
    </w:div>
    <w:div w:id="1979147585">
      <w:bodyDiv w:val="1"/>
      <w:marLeft w:val="0"/>
      <w:marRight w:val="0"/>
      <w:marTop w:val="0"/>
      <w:marBottom w:val="0"/>
      <w:divBdr>
        <w:top w:val="none" w:sz="0" w:space="0" w:color="auto"/>
        <w:left w:val="none" w:sz="0" w:space="0" w:color="auto"/>
        <w:bottom w:val="none" w:sz="0" w:space="0" w:color="auto"/>
        <w:right w:val="none" w:sz="0" w:space="0" w:color="auto"/>
      </w:divBdr>
    </w:div>
    <w:div w:id="1979409954">
      <w:bodyDiv w:val="1"/>
      <w:marLeft w:val="0"/>
      <w:marRight w:val="0"/>
      <w:marTop w:val="0"/>
      <w:marBottom w:val="0"/>
      <w:divBdr>
        <w:top w:val="none" w:sz="0" w:space="0" w:color="auto"/>
        <w:left w:val="none" w:sz="0" w:space="0" w:color="auto"/>
        <w:bottom w:val="none" w:sz="0" w:space="0" w:color="auto"/>
        <w:right w:val="none" w:sz="0" w:space="0" w:color="auto"/>
      </w:divBdr>
    </w:div>
    <w:div w:id="1980913980">
      <w:bodyDiv w:val="1"/>
      <w:marLeft w:val="0"/>
      <w:marRight w:val="0"/>
      <w:marTop w:val="0"/>
      <w:marBottom w:val="0"/>
      <w:divBdr>
        <w:top w:val="none" w:sz="0" w:space="0" w:color="auto"/>
        <w:left w:val="none" w:sz="0" w:space="0" w:color="auto"/>
        <w:bottom w:val="none" w:sz="0" w:space="0" w:color="auto"/>
        <w:right w:val="none" w:sz="0" w:space="0" w:color="auto"/>
      </w:divBdr>
    </w:div>
    <w:div w:id="1981114114">
      <w:bodyDiv w:val="1"/>
      <w:marLeft w:val="0"/>
      <w:marRight w:val="0"/>
      <w:marTop w:val="0"/>
      <w:marBottom w:val="0"/>
      <w:divBdr>
        <w:top w:val="none" w:sz="0" w:space="0" w:color="auto"/>
        <w:left w:val="none" w:sz="0" w:space="0" w:color="auto"/>
        <w:bottom w:val="none" w:sz="0" w:space="0" w:color="auto"/>
        <w:right w:val="none" w:sz="0" w:space="0" w:color="auto"/>
      </w:divBdr>
    </w:div>
    <w:div w:id="1981155927">
      <w:bodyDiv w:val="1"/>
      <w:marLeft w:val="0"/>
      <w:marRight w:val="0"/>
      <w:marTop w:val="0"/>
      <w:marBottom w:val="0"/>
      <w:divBdr>
        <w:top w:val="none" w:sz="0" w:space="0" w:color="auto"/>
        <w:left w:val="none" w:sz="0" w:space="0" w:color="auto"/>
        <w:bottom w:val="none" w:sz="0" w:space="0" w:color="auto"/>
        <w:right w:val="none" w:sz="0" w:space="0" w:color="auto"/>
      </w:divBdr>
    </w:div>
    <w:div w:id="1982416021">
      <w:bodyDiv w:val="1"/>
      <w:marLeft w:val="0"/>
      <w:marRight w:val="0"/>
      <w:marTop w:val="0"/>
      <w:marBottom w:val="0"/>
      <w:divBdr>
        <w:top w:val="none" w:sz="0" w:space="0" w:color="auto"/>
        <w:left w:val="none" w:sz="0" w:space="0" w:color="auto"/>
        <w:bottom w:val="none" w:sz="0" w:space="0" w:color="auto"/>
        <w:right w:val="none" w:sz="0" w:space="0" w:color="auto"/>
      </w:divBdr>
    </w:div>
    <w:div w:id="1982418206">
      <w:bodyDiv w:val="1"/>
      <w:marLeft w:val="0"/>
      <w:marRight w:val="0"/>
      <w:marTop w:val="0"/>
      <w:marBottom w:val="0"/>
      <w:divBdr>
        <w:top w:val="none" w:sz="0" w:space="0" w:color="auto"/>
        <w:left w:val="none" w:sz="0" w:space="0" w:color="auto"/>
        <w:bottom w:val="none" w:sz="0" w:space="0" w:color="auto"/>
        <w:right w:val="none" w:sz="0" w:space="0" w:color="auto"/>
      </w:divBdr>
    </w:div>
    <w:div w:id="1982735341">
      <w:bodyDiv w:val="1"/>
      <w:marLeft w:val="0"/>
      <w:marRight w:val="0"/>
      <w:marTop w:val="0"/>
      <w:marBottom w:val="0"/>
      <w:divBdr>
        <w:top w:val="none" w:sz="0" w:space="0" w:color="auto"/>
        <w:left w:val="none" w:sz="0" w:space="0" w:color="auto"/>
        <w:bottom w:val="none" w:sz="0" w:space="0" w:color="auto"/>
        <w:right w:val="none" w:sz="0" w:space="0" w:color="auto"/>
      </w:divBdr>
    </w:div>
    <w:div w:id="1982803200">
      <w:bodyDiv w:val="1"/>
      <w:marLeft w:val="0"/>
      <w:marRight w:val="0"/>
      <w:marTop w:val="0"/>
      <w:marBottom w:val="0"/>
      <w:divBdr>
        <w:top w:val="none" w:sz="0" w:space="0" w:color="auto"/>
        <w:left w:val="none" w:sz="0" w:space="0" w:color="auto"/>
        <w:bottom w:val="none" w:sz="0" w:space="0" w:color="auto"/>
        <w:right w:val="none" w:sz="0" w:space="0" w:color="auto"/>
      </w:divBdr>
    </w:div>
    <w:div w:id="1982925081">
      <w:bodyDiv w:val="1"/>
      <w:marLeft w:val="0"/>
      <w:marRight w:val="0"/>
      <w:marTop w:val="0"/>
      <w:marBottom w:val="0"/>
      <w:divBdr>
        <w:top w:val="none" w:sz="0" w:space="0" w:color="auto"/>
        <w:left w:val="none" w:sz="0" w:space="0" w:color="auto"/>
        <w:bottom w:val="none" w:sz="0" w:space="0" w:color="auto"/>
        <w:right w:val="none" w:sz="0" w:space="0" w:color="auto"/>
      </w:divBdr>
    </w:div>
    <w:div w:id="1983146164">
      <w:bodyDiv w:val="1"/>
      <w:marLeft w:val="0"/>
      <w:marRight w:val="0"/>
      <w:marTop w:val="0"/>
      <w:marBottom w:val="0"/>
      <w:divBdr>
        <w:top w:val="none" w:sz="0" w:space="0" w:color="auto"/>
        <w:left w:val="none" w:sz="0" w:space="0" w:color="auto"/>
        <w:bottom w:val="none" w:sz="0" w:space="0" w:color="auto"/>
        <w:right w:val="none" w:sz="0" w:space="0" w:color="auto"/>
      </w:divBdr>
    </w:div>
    <w:div w:id="1983190912">
      <w:bodyDiv w:val="1"/>
      <w:marLeft w:val="0"/>
      <w:marRight w:val="0"/>
      <w:marTop w:val="0"/>
      <w:marBottom w:val="0"/>
      <w:divBdr>
        <w:top w:val="none" w:sz="0" w:space="0" w:color="auto"/>
        <w:left w:val="none" w:sz="0" w:space="0" w:color="auto"/>
        <w:bottom w:val="none" w:sz="0" w:space="0" w:color="auto"/>
        <w:right w:val="none" w:sz="0" w:space="0" w:color="auto"/>
      </w:divBdr>
    </w:div>
    <w:div w:id="1983343466">
      <w:bodyDiv w:val="1"/>
      <w:marLeft w:val="0"/>
      <w:marRight w:val="0"/>
      <w:marTop w:val="0"/>
      <w:marBottom w:val="0"/>
      <w:divBdr>
        <w:top w:val="none" w:sz="0" w:space="0" w:color="auto"/>
        <w:left w:val="none" w:sz="0" w:space="0" w:color="auto"/>
        <w:bottom w:val="none" w:sz="0" w:space="0" w:color="auto"/>
        <w:right w:val="none" w:sz="0" w:space="0" w:color="auto"/>
      </w:divBdr>
    </w:div>
    <w:div w:id="1983655883">
      <w:bodyDiv w:val="1"/>
      <w:marLeft w:val="0"/>
      <w:marRight w:val="0"/>
      <w:marTop w:val="0"/>
      <w:marBottom w:val="0"/>
      <w:divBdr>
        <w:top w:val="none" w:sz="0" w:space="0" w:color="auto"/>
        <w:left w:val="none" w:sz="0" w:space="0" w:color="auto"/>
        <w:bottom w:val="none" w:sz="0" w:space="0" w:color="auto"/>
        <w:right w:val="none" w:sz="0" w:space="0" w:color="auto"/>
      </w:divBdr>
    </w:div>
    <w:div w:id="1983657975">
      <w:bodyDiv w:val="1"/>
      <w:marLeft w:val="0"/>
      <w:marRight w:val="0"/>
      <w:marTop w:val="0"/>
      <w:marBottom w:val="0"/>
      <w:divBdr>
        <w:top w:val="none" w:sz="0" w:space="0" w:color="auto"/>
        <w:left w:val="none" w:sz="0" w:space="0" w:color="auto"/>
        <w:bottom w:val="none" w:sz="0" w:space="0" w:color="auto"/>
        <w:right w:val="none" w:sz="0" w:space="0" w:color="auto"/>
      </w:divBdr>
    </w:div>
    <w:div w:id="1984499399">
      <w:bodyDiv w:val="1"/>
      <w:marLeft w:val="0"/>
      <w:marRight w:val="0"/>
      <w:marTop w:val="0"/>
      <w:marBottom w:val="0"/>
      <w:divBdr>
        <w:top w:val="none" w:sz="0" w:space="0" w:color="auto"/>
        <w:left w:val="none" w:sz="0" w:space="0" w:color="auto"/>
        <w:bottom w:val="none" w:sz="0" w:space="0" w:color="auto"/>
        <w:right w:val="none" w:sz="0" w:space="0" w:color="auto"/>
      </w:divBdr>
    </w:div>
    <w:div w:id="1984891968">
      <w:bodyDiv w:val="1"/>
      <w:marLeft w:val="0"/>
      <w:marRight w:val="0"/>
      <w:marTop w:val="0"/>
      <w:marBottom w:val="0"/>
      <w:divBdr>
        <w:top w:val="none" w:sz="0" w:space="0" w:color="auto"/>
        <w:left w:val="none" w:sz="0" w:space="0" w:color="auto"/>
        <w:bottom w:val="none" w:sz="0" w:space="0" w:color="auto"/>
        <w:right w:val="none" w:sz="0" w:space="0" w:color="auto"/>
      </w:divBdr>
    </w:div>
    <w:div w:id="1985230641">
      <w:bodyDiv w:val="1"/>
      <w:marLeft w:val="0"/>
      <w:marRight w:val="0"/>
      <w:marTop w:val="0"/>
      <w:marBottom w:val="0"/>
      <w:divBdr>
        <w:top w:val="none" w:sz="0" w:space="0" w:color="auto"/>
        <w:left w:val="none" w:sz="0" w:space="0" w:color="auto"/>
        <w:bottom w:val="none" w:sz="0" w:space="0" w:color="auto"/>
        <w:right w:val="none" w:sz="0" w:space="0" w:color="auto"/>
      </w:divBdr>
    </w:div>
    <w:div w:id="1986156293">
      <w:bodyDiv w:val="1"/>
      <w:marLeft w:val="0"/>
      <w:marRight w:val="0"/>
      <w:marTop w:val="0"/>
      <w:marBottom w:val="0"/>
      <w:divBdr>
        <w:top w:val="none" w:sz="0" w:space="0" w:color="auto"/>
        <w:left w:val="none" w:sz="0" w:space="0" w:color="auto"/>
        <w:bottom w:val="none" w:sz="0" w:space="0" w:color="auto"/>
        <w:right w:val="none" w:sz="0" w:space="0" w:color="auto"/>
      </w:divBdr>
    </w:div>
    <w:div w:id="1986661261">
      <w:bodyDiv w:val="1"/>
      <w:marLeft w:val="0"/>
      <w:marRight w:val="0"/>
      <w:marTop w:val="0"/>
      <w:marBottom w:val="0"/>
      <w:divBdr>
        <w:top w:val="none" w:sz="0" w:space="0" w:color="auto"/>
        <w:left w:val="none" w:sz="0" w:space="0" w:color="auto"/>
        <w:bottom w:val="none" w:sz="0" w:space="0" w:color="auto"/>
        <w:right w:val="none" w:sz="0" w:space="0" w:color="auto"/>
      </w:divBdr>
    </w:div>
    <w:div w:id="1987320213">
      <w:bodyDiv w:val="1"/>
      <w:marLeft w:val="0"/>
      <w:marRight w:val="0"/>
      <w:marTop w:val="0"/>
      <w:marBottom w:val="0"/>
      <w:divBdr>
        <w:top w:val="none" w:sz="0" w:space="0" w:color="auto"/>
        <w:left w:val="none" w:sz="0" w:space="0" w:color="auto"/>
        <w:bottom w:val="none" w:sz="0" w:space="0" w:color="auto"/>
        <w:right w:val="none" w:sz="0" w:space="0" w:color="auto"/>
      </w:divBdr>
    </w:div>
    <w:div w:id="1987394699">
      <w:bodyDiv w:val="1"/>
      <w:marLeft w:val="0"/>
      <w:marRight w:val="0"/>
      <w:marTop w:val="0"/>
      <w:marBottom w:val="0"/>
      <w:divBdr>
        <w:top w:val="none" w:sz="0" w:space="0" w:color="auto"/>
        <w:left w:val="none" w:sz="0" w:space="0" w:color="auto"/>
        <w:bottom w:val="none" w:sz="0" w:space="0" w:color="auto"/>
        <w:right w:val="none" w:sz="0" w:space="0" w:color="auto"/>
      </w:divBdr>
    </w:div>
    <w:div w:id="1989280538">
      <w:bodyDiv w:val="1"/>
      <w:marLeft w:val="0"/>
      <w:marRight w:val="0"/>
      <w:marTop w:val="0"/>
      <w:marBottom w:val="0"/>
      <w:divBdr>
        <w:top w:val="none" w:sz="0" w:space="0" w:color="auto"/>
        <w:left w:val="none" w:sz="0" w:space="0" w:color="auto"/>
        <w:bottom w:val="none" w:sz="0" w:space="0" w:color="auto"/>
        <w:right w:val="none" w:sz="0" w:space="0" w:color="auto"/>
      </w:divBdr>
    </w:div>
    <w:div w:id="1990135118">
      <w:bodyDiv w:val="1"/>
      <w:marLeft w:val="0"/>
      <w:marRight w:val="0"/>
      <w:marTop w:val="0"/>
      <w:marBottom w:val="0"/>
      <w:divBdr>
        <w:top w:val="none" w:sz="0" w:space="0" w:color="auto"/>
        <w:left w:val="none" w:sz="0" w:space="0" w:color="auto"/>
        <w:bottom w:val="none" w:sz="0" w:space="0" w:color="auto"/>
        <w:right w:val="none" w:sz="0" w:space="0" w:color="auto"/>
      </w:divBdr>
    </w:div>
    <w:div w:id="1991053777">
      <w:bodyDiv w:val="1"/>
      <w:marLeft w:val="0"/>
      <w:marRight w:val="0"/>
      <w:marTop w:val="0"/>
      <w:marBottom w:val="0"/>
      <w:divBdr>
        <w:top w:val="none" w:sz="0" w:space="0" w:color="auto"/>
        <w:left w:val="none" w:sz="0" w:space="0" w:color="auto"/>
        <w:bottom w:val="none" w:sz="0" w:space="0" w:color="auto"/>
        <w:right w:val="none" w:sz="0" w:space="0" w:color="auto"/>
      </w:divBdr>
    </w:div>
    <w:div w:id="1991127752">
      <w:bodyDiv w:val="1"/>
      <w:marLeft w:val="0"/>
      <w:marRight w:val="0"/>
      <w:marTop w:val="0"/>
      <w:marBottom w:val="0"/>
      <w:divBdr>
        <w:top w:val="none" w:sz="0" w:space="0" w:color="auto"/>
        <w:left w:val="none" w:sz="0" w:space="0" w:color="auto"/>
        <w:bottom w:val="none" w:sz="0" w:space="0" w:color="auto"/>
        <w:right w:val="none" w:sz="0" w:space="0" w:color="auto"/>
      </w:divBdr>
    </w:div>
    <w:div w:id="1991127940">
      <w:bodyDiv w:val="1"/>
      <w:marLeft w:val="0"/>
      <w:marRight w:val="0"/>
      <w:marTop w:val="0"/>
      <w:marBottom w:val="0"/>
      <w:divBdr>
        <w:top w:val="none" w:sz="0" w:space="0" w:color="auto"/>
        <w:left w:val="none" w:sz="0" w:space="0" w:color="auto"/>
        <w:bottom w:val="none" w:sz="0" w:space="0" w:color="auto"/>
        <w:right w:val="none" w:sz="0" w:space="0" w:color="auto"/>
      </w:divBdr>
    </w:div>
    <w:div w:id="1991208407">
      <w:bodyDiv w:val="1"/>
      <w:marLeft w:val="0"/>
      <w:marRight w:val="0"/>
      <w:marTop w:val="0"/>
      <w:marBottom w:val="0"/>
      <w:divBdr>
        <w:top w:val="none" w:sz="0" w:space="0" w:color="auto"/>
        <w:left w:val="none" w:sz="0" w:space="0" w:color="auto"/>
        <w:bottom w:val="none" w:sz="0" w:space="0" w:color="auto"/>
        <w:right w:val="none" w:sz="0" w:space="0" w:color="auto"/>
      </w:divBdr>
    </w:div>
    <w:div w:id="1991907334">
      <w:bodyDiv w:val="1"/>
      <w:marLeft w:val="0"/>
      <w:marRight w:val="0"/>
      <w:marTop w:val="0"/>
      <w:marBottom w:val="0"/>
      <w:divBdr>
        <w:top w:val="none" w:sz="0" w:space="0" w:color="auto"/>
        <w:left w:val="none" w:sz="0" w:space="0" w:color="auto"/>
        <w:bottom w:val="none" w:sz="0" w:space="0" w:color="auto"/>
        <w:right w:val="none" w:sz="0" w:space="0" w:color="auto"/>
      </w:divBdr>
    </w:div>
    <w:div w:id="1992059171">
      <w:bodyDiv w:val="1"/>
      <w:marLeft w:val="0"/>
      <w:marRight w:val="0"/>
      <w:marTop w:val="0"/>
      <w:marBottom w:val="0"/>
      <w:divBdr>
        <w:top w:val="none" w:sz="0" w:space="0" w:color="auto"/>
        <w:left w:val="none" w:sz="0" w:space="0" w:color="auto"/>
        <w:bottom w:val="none" w:sz="0" w:space="0" w:color="auto"/>
        <w:right w:val="none" w:sz="0" w:space="0" w:color="auto"/>
      </w:divBdr>
    </w:div>
    <w:div w:id="1992634836">
      <w:bodyDiv w:val="1"/>
      <w:marLeft w:val="0"/>
      <w:marRight w:val="0"/>
      <w:marTop w:val="0"/>
      <w:marBottom w:val="0"/>
      <w:divBdr>
        <w:top w:val="none" w:sz="0" w:space="0" w:color="auto"/>
        <w:left w:val="none" w:sz="0" w:space="0" w:color="auto"/>
        <w:bottom w:val="none" w:sz="0" w:space="0" w:color="auto"/>
        <w:right w:val="none" w:sz="0" w:space="0" w:color="auto"/>
      </w:divBdr>
    </w:div>
    <w:div w:id="1992785337">
      <w:bodyDiv w:val="1"/>
      <w:marLeft w:val="0"/>
      <w:marRight w:val="0"/>
      <w:marTop w:val="0"/>
      <w:marBottom w:val="0"/>
      <w:divBdr>
        <w:top w:val="none" w:sz="0" w:space="0" w:color="auto"/>
        <w:left w:val="none" w:sz="0" w:space="0" w:color="auto"/>
        <w:bottom w:val="none" w:sz="0" w:space="0" w:color="auto"/>
        <w:right w:val="none" w:sz="0" w:space="0" w:color="auto"/>
      </w:divBdr>
    </w:div>
    <w:div w:id="1993212039">
      <w:bodyDiv w:val="1"/>
      <w:marLeft w:val="0"/>
      <w:marRight w:val="0"/>
      <w:marTop w:val="0"/>
      <w:marBottom w:val="0"/>
      <w:divBdr>
        <w:top w:val="none" w:sz="0" w:space="0" w:color="auto"/>
        <w:left w:val="none" w:sz="0" w:space="0" w:color="auto"/>
        <w:bottom w:val="none" w:sz="0" w:space="0" w:color="auto"/>
        <w:right w:val="none" w:sz="0" w:space="0" w:color="auto"/>
      </w:divBdr>
    </w:div>
    <w:div w:id="1993680108">
      <w:bodyDiv w:val="1"/>
      <w:marLeft w:val="0"/>
      <w:marRight w:val="0"/>
      <w:marTop w:val="0"/>
      <w:marBottom w:val="0"/>
      <w:divBdr>
        <w:top w:val="none" w:sz="0" w:space="0" w:color="auto"/>
        <w:left w:val="none" w:sz="0" w:space="0" w:color="auto"/>
        <w:bottom w:val="none" w:sz="0" w:space="0" w:color="auto"/>
        <w:right w:val="none" w:sz="0" w:space="0" w:color="auto"/>
      </w:divBdr>
    </w:div>
    <w:div w:id="1993945198">
      <w:bodyDiv w:val="1"/>
      <w:marLeft w:val="0"/>
      <w:marRight w:val="0"/>
      <w:marTop w:val="0"/>
      <w:marBottom w:val="0"/>
      <w:divBdr>
        <w:top w:val="none" w:sz="0" w:space="0" w:color="auto"/>
        <w:left w:val="none" w:sz="0" w:space="0" w:color="auto"/>
        <w:bottom w:val="none" w:sz="0" w:space="0" w:color="auto"/>
        <w:right w:val="none" w:sz="0" w:space="0" w:color="auto"/>
      </w:divBdr>
    </w:div>
    <w:div w:id="1994290237">
      <w:bodyDiv w:val="1"/>
      <w:marLeft w:val="0"/>
      <w:marRight w:val="0"/>
      <w:marTop w:val="0"/>
      <w:marBottom w:val="0"/>
      <w:divBdr>
        <w:top w:val="none" w:sz="0" w:space="0" w:color="auto"/>
        <w:left w:val="none" w:sz="0" w:space="0" w:color="auto"/>
        <w:bottom w:val="none" w:sz="0" w:space="0" w:color="auto"/>
        <w:right w:val="none" w:sz="0" w:space="0" w:color="auto"/>
      </w:divBdr>
    </w:div>
    <w:div w:id="1994798624">
      <w:bodyDiv w:val="1"/>
      <w:marLeft w:val="0"/>
      <w:marRight w:val="0"/>
      <w:marTop w:val="0"/>
      <w:marBottom w:val="0"/>
      <w:divBdr>
        <w:top w:val="none" w:sz="0" w:space="0" w:color="auto"/>
        <w:left w:val="none" w:sz="0" w:space="0" w:color="auto"/>
        <w:bottom w:val="none" w:sz="0" w:space="0" w:color="auto"/>
        <w:right w:val="none" w:sz="0" w:space="0" w:color="auto"/>
      </w:divBdr>
    </w:div>
    <w:div w:id="1995063220">
      <w:bodyDiv w:val="1"/>
      <w:marLeft w:val="0"/>
      <w:marRight w:val="0"/>
      <w:marTop w:val="0"/>
      <w:marBottom w:val="0"/>
      <w:divBdr>
        <w:top w:val="none" w:sz="0" w:space="0" w:color="auto"/>
        <w:left w:val="none" w:sz="0" w:space="0" w:color="auto"/>
        <w:bottom w:val="none" w:sz="0" w:space="0" w:color="auto"/>
        <w:right w:val="none" w:sz="0" w:space="0" w:color="auto"/>
      </w:divBdr>
    </w:div>
    <w:div w:id="1995139236">
      <w:bodyDiv w:val="1"/>
      <w:marLeft w:val="0"/>
      <w:marRight w:val="0"/>
      <w:marTop w:val="0"/>
      <w:marBottom w:val="0"/>
      <w:divBdr>
        <w:top w:val="none" w:sz="0" w:space="0" w:color="auto"/>
        <w:left w:val="none" w:sz="0" w:space="0" w:color="auto"/>
        <w:bottom w:val="none" w:sz="0" w:space="0" w:color="auto"/>
        <w:right w:val="none" w:sz="0" w:space="0" w:color="auto"/>
      </w:divBdr>
    </w:div>
    <w:div w:id="1995530212">
      <w:bodyDiv w:val="1"/>
      <w:marLeft w:val="0"/>
      <w:marRight w:val="0"/>
      <w:marTop w:val="0"/>
      <w:marBottom w:val="0"/>
      <w:divBdr>
        <w:top w:val="none" w:sz="0" w:space="0" w:color="auto"/>
        <w:left w:val="none" w:sz="0" w:space="0" w:color="auto"/>
        <w:bottom w:val="none" w:sz="0" w:space="0" w:color="auto"/>
        <w:right w:val="none" w:sz="0" w:space="0" w:color="auto"/>
      </w:divBdr>
    </w:div>
    <w:div w:id="1995643145">
      <w:bodyDiv w:val="1"/>
      <w:marLeft w:val="0"/>
      <w:marRight w:val="0"/>
      <w:marTop w:val="0"/>
      <w:marBottom w:val="0"/>
      <w:divBdr>
        <w:top w:val="none" w:sz="0" w:space="0" w:color="auto"/>
        <w:left w:val="none" w:sz="0" w:space="0" w:color="auto"/>
        <w:bottom w:val="none" w:sz="0" w:space="0" w:color="auto"/>
        <w:right w:val="none" w:sz="0" w:space="0" w:color="auto"/>
      </w:divBdr>
    </w:div>
    <w:div w:id="1995838771">
      <w:bodyDiv w:val="1"/>
      <w:marLeft w:val="0"/>
      <w:marRight w:val="0"/>
      <w:marTop w:val="0"/>
      <w:marBottom w:val="0"/>
      <w:divBdr>
        <w:top w:val="none" w:sz="0" w:space="0" w:color="auto"/>
        <w:left w:val="none" w:sz="0" w:space="0" w:color="auto"/>
        <w:bottom w:val="none" w:sz="0" w:space="0" w:color="auto"/>
        <w:right w:val="none" w:sz="0" w:space="0" w:color="auto"/>
      </w:divBdr>
    </w:div>
    <w:div w:id="1996493242">
      <w:bodyDiv w:val="1"/>
      <w:marLeft w:val="0"/>
      <w:marRight w:val="0"/>
      <w:marTop w:val="0"/>
      <w:marBottom w:val="0"/>
      <w:divBdr>
        <w:top w:val="none" w:sz="0" w:space="0" w:color="auto"/>
        <w:left w:val="none" w:sz="0" w:space="0" w:color="auto"/>
        <w:bottom w:val="none" w:sz="0" w:space="0" w:color="auto"/>
        <w:right w:val="none" w:sz="0" w:space="0" w:color="auto"/>
      </w:divBdr>
    </w:div>
    <w:div w:id="1997996283">
      <w:bodyDiv w:val="1"/>
      <w:marLeft w:val="0"/>
      <w:marRight w:val="0"/>
      <w:marTop w:val="0"/>
      <w:marBottom w:val="0"/>
      <w:divBdr>
        <w:top w:val="none" w:sz="0" w:space="0" w:color="auto"/>
        <w:left w:val="none" w:sz="0" w:space="0" w:color="auto"/>
        <w:bottom w:val="none" w:sz="0" w:space="0" w:color="auto"/>
        <w:right w:val="none" w:sz="0" w:space="0" w:color="auto"/>
      </w:divBdr>
    </w:div>
    <w:div w:id="1998142695">
      <w:bodyDiv w:val="1"/>
      <w:marLeft w:val="0"/>
      <w:marRight w:val="0"/>
      <w:marTop w:val="0"/>
      <w:marBottom w:val="0"/>
      <w:divBdr>
        <w:top w:val="none" w:sz="0" w:space="0" w:color="auto"/>
        <w:left w:val="none" w:sz="0" w:space="0" w:color="auto"/>
        <w:bottom w:val="none" w:sz="0" w:space="0" w:color="auto"/>
        <w:right w:val="none" w:sz="0" w:space="0" w:color="auto"/>
      </w:divBdr>
    </w:div>
    <w:div w:id="1998267144">
      <w:bodyDiv w:val="1"/>
      <w:marLeft w:val="0"/>
      <w:marRight w:val="0"/>
      <w:marTop w:val="0"/>
      <w:marBottom w:val="0"/>
      <w:divBdr>
        <w:top w:val="none" w:sz="0" w:space="0" w:color="auto"/>
        <w:left w:val="none" w:sz="0" w:space="0" w:color="auto"/>
        <w:bottom w:val="none" w:sz="0" w:space="0" w:color="auto"/>
        <w:right w:val="none" w:sz="0" w:space="0" w:color="auto"/>
      </w:divBdr>
    </w:div>
    <w:div w:id="1998412510">
      <w:bodyDiv w:val="1"/>
      <w:marLeft w:val="0"/>
      <w:marRight w:val="0"/>
      <w:marTop w:val="0"/>
      <w:marBottom w:val="0"/>
      <w:divBdr>
        <w:top w:val="none" w:sz="0" w:space="0" w:color="auto"/>
        <w:left w:val="none" w:sz="0" w:space="0" w:color="auto"/>
        <w:bottom w:val="none" w:sz="0" w:space="0" w:color="auto"/>
        <w:right w:val="none" w:sz="0" w:space="0" w:color="auto"/>
      </w:divBdr>
    </w:div>
    <w:div w:id="1999532944">
      <w:bodyDiv w:val="1"/>
      <w:marLeft w:val="0"/>
      <w:marRight w:val="0"/>
      <w:marTop w:val="0"/>
      <w:marBottom w:val="0"/>
      <w:divBdr>
        <w:top w:val="none" w:sz="0" w:space="0" w:color="auto"/>
        <w:left w:val="none" w:sz="0" w:space="0" w:color="auto"/>
        <w:bottom w:val="none" w:sz="0" w:space="0" w:color="auto"/>
        <w:right w:val="none" w:sz="0" w:space="0" w:color="auto"/>
      </w:divBdr>
    </w:div>
    <w:div w:id="2000500625">
      <w:bodyDiv w:val="1"/>
      <w:marLeft w:val="0"/>
      <w:marRight w:val="0"/>
      <w:marTop w:val="0"/>
      <w:marBottom w:val="0"/>
      <w:divBdr>
        <w:top w:val="none" w:sz="0" w:space="0" w:color="auto"/>
        <w:left w:val="none" w:sz="0" w:space="0" w:color="auto"/>
        <w:bottom w:val="none" w:sz="0" w:space="0" w:color="auto"/>
        <w:right w:val="none" w:sz="0" w:space="0" w:color="auto"/>
      </w:divBdr>
    </w:div>
    <w:div w:id="2000649322">
      <w:bodyDiv w:val="1"/>
      <w:marLeft w:val="0"/>
      <w:marRight w:val="0"/>
      <w:marTop w:val="0"/>
      <w:marBottom w:val="0"/>
      <w:divBdr>
        <w:top w:val="none" w:sz="0" w:space="0" w:color="auto"/>
        <w:left w:val="none" w:sz="0" w:space="0" w:color="auto"/>
        <w:bottom w:val="none" w:sz="0" w:space="0" w:color="auto"/>
        <w:right w:val="none" w:sz="0" w:space="0" w:color="auto"/>
      </w:divBdr>
    </w:div>
    <w:div w:id="2000689333">
      <w:bodyDiv w:val="1"/>
      <w:marLeft w:val="0"/>
      <w:marRight w:val="0"/>
      <w:marTop w:val="0"/>
      <w:marBottom w:val="0"/>
      <w:divBdr>
        <w:top w:val="none" w:sz="0" w:space="0" w:color="auto"/>
        <w:left w:val="none" w:sz="0" w:space="0" w:color="auto"/>
        <w:bottom w:val="none" w:sz="0" w:space="0" w:color="auto"/>
        <w:right w:val="none" w:sz="0" w:space="0" w:color="auto"/>
      </w:divBdr>
    </w:div>
    <w:div w:id="2000841067">
      <w:bodyDiv w:val="1"/>
      <w:marLeft w:val="0"/>
      <w:marRight w:val="0"/>
      <w:marTop w:val="0"/>
      <w:marBottom w:val="0"/>
      <w:divBdr>
        <w:top w:val="none" w:sz="0" w:space="0" w:color="auto"/>
        <w:left w:val="none" w:sz="0" w:space="0" w:color="auto"/>
        <w:bottom w:val="none" w:sz="0" w:space="0" w:color="auto"/>
        <w:right w:val="none" w:sz="0" w:space="0" w:color="auto"/>
      </w:divBdr>
    </w:div>
    <w:div w:id="2000845889">
      <w:bodyDiv w:val="1"/>
      <w:marLeft w:val="0"/>
      <w:marRight w:val="0"/>
      <w:marTop w:val="0"/>
      <w:marBottom w:val="0"/>
      <w:divBdr>
        <w:top w:val="none" w:sz="0" w:space="0" w:color="auto"/>
        <w:left w:val="none" w:sz="0" w:space="0" w:color="auto"/>
        <w:bottom w:val="none" w:sz="0" w:space="0" w:color="auto"/>
        <w:right w:val="none" w:sz="0" w:space="0" w:color="auto"/>
      </w:divBdr>
    </w:div>
    <w:div w:id="2001154613">
      <w:bodyDiv w:val="1"/>
      <w:marLeft w:val="0"/>
      <w:marRight w:val="0"/>
      <w:marTop w:val="0"/>
      <w:marBottom w:val="0"/>
      <w:divBdr>
        <w:top w:val="none" w:sz="0" w:space="0" w:color="auto"/>
        <w:left w:val="none" w:sz="0" w:space="0" w:color="auto"/>
        <w:bottom w:val="none" w:sz="0" w:space="0" w:color="auto"/>
        <w:right w:val="none" w:sz="0" w:space="0" w:color="auto"/>
      </w:divBdr>
    </w:div>
    <w:div w:id="2002080558">
      <w:bodyDiv w:val="1"/>
      <w:marLeft w:val="0"/>
      <w:marRight w:val="0"/>
      <w:marTop w:val="0"/>
      <w:marBottom w:val="0"/>
      <w:divBdr>
        <w:top w:val="none" w:sz="0" w:space="0" w:color="auto"/>
        <w:left w:val="none" w:sz="0" w:space="0" w:color="auto"/>
        <w:bottom w:val="none" w:sz="0" w:space="0" w:color="auto"/>
        <w:right w:val="none" w:sz="0" w:space="0" w:color="auto"/>
      </w:divBdr>
    </w:div>
    <w:div w:id="2002461999">
      <w:bodyDiv w:val="1"/>
      <w:marLeft w:val="0"/>
      <w:marRight w:val="0"/>
      <w:marTop w:val="0"/>
      <w:marBottom w:val="0"/>
      <w:divBdr>
        <w:top w:val="none" w:sz="0" w:space="0" w:color="auto"/>
        <w:left w:val="none" w:sz="0" w:space="0" w:color="auto"/>
        <w:bottom w:val="none" w:sz="0" w:space="0" w:color="auto"/>
        <w:right w:val="none" w:sz="0" w:space="0" w:color="auto"/>
      </w:divBdr>
    </w:div>
    <w:div w:id="2002465457">
      <w:bodyDiv w:val="1"/>
      <w:marLeft w:val="0"/>
      <w:marRight w:val="0"/>
      <w:marTop w:val="0"/>
      <w:marBottom w:val="0"/>
      <w:divBdr>
        <w:top w:val="none" w:sz="0" w:space="0" w:color="auto"/>
        <w:left w:val="none" w:sz="0" w:space="0" w:color="auto"/>
        <w:bottom w:val="none" w:sz="0" w:space="0" w:color="auto"/>
        <w:right w:val="none" w:sz="0" w:space="0" w:color="auto"/>
      </w:divBdr>
    </w:div>
    <w:div w:id="2002848124">
      <w:bodyDiv w:val="1"/>
      <w:marLeft w:val="0"/>
      <w:marRight w:val="0"/>
      <w:marTop w:val="0"/>
      <w:marBottom w:val="0"/>
      <w:divBdr>
        <w:top w:val="none" w:sz="0" w:space="0" w:color="auto"/>
        <w:left w:val="none" w:sz="0" w:space="0" w:color="auto"/>
        <w:bottom w:val="none" w:sz="0" w:space="0" w:color="auto"/>
        <w:right w:val="none" w:sz="0" w:space="0" w:color="auto"/>
      </w:divBdr>
    </w:div>
    <w:div w:id="2002851554">
      <w:bodyDiv w:val="1"/>
      <w:marLeft w:val="0"/>
      <w:marRight w:val="0"/>
      <w:marTop w:val="0"/>
      <w:marBottom w:val="0"/>
      <w:divBdr>
        <w:top w:val="none" w:sz="0" w:space="0" w:color="auto"/>
        <w:left w:val="none" w:sz="0" w:space="0" w:color="auto"/>
        <w:bottom w:val="none" w:sz="0" w:space="0" w:color="auto"/>
        <w:right w:val="none" w:sz="0" w:space="0" w:color="auto"/>
      </w:divBdr>
    </w:div>
    <w:div w:id="2003390788">
      <w:bodyDiv w:val="1"/>
      <w:marLeft w:val="0"/>
      <w:marRight w:val="0"/>
      <w:marTop w:val="0"/>
      <w:marBottom w:val="0"/>
      <w:divBdr>
        <w:top w:val="none" w:sz="0" w:space="0" w:color="auto"/>
        <w:left w:val="none" w:sz="0" w:space="0" w:color="auto"/>
        <w:bottom w:val="none" w:sz="0" w:space="0" w:color="auto"/>
        <w:right w:val="none" w:sz="0" w:space="0" w:color="auto"/>
      </w:divBdr>
    </w:div>
    <w:div w:id="2003922382">
      <w:bodyDiv w:val="1"/>
      <w:marLeft w:val="0"/>
      <w:marRight w:val="0"/>
      <w:marTop w:val="0"/>
      <w:marBottom w:val="0"/>
      <w:divBdr>
        <w:top w:val="none" w:sz="0" w:space="0" w:color="auto"/>
        <w:left w:val="none" w:sz="0" w:space="0" w:color="auto"/>
        <w:bottom w:val="none" w:sz="0" w:space="0" w:color="auto"/>
        <w:right w:val="none" w:sz="0" w:space="0" w:color="auto"/>
      </w:divBdr>
    </w:div>
    <w:div w:id="2004160787">
      <w:bodyDiv w:val="1"/>
      <w:marLeft w:val="0"/>
      <w:marRight w:val="0"/>
      <w:marTop w:val="0"/>
      <w:marBottom w:val="0"/>
      <w:divBdr>
        <w:top w:val="none" w:sz="0" w:space="0" w:color="auto"/>
        <w:left w:val="none" w:sz="0" w:space="0" w:color="auto"/>
        <w:bottom w:val="none" w:sz="0" w:space="0" w:color="auto"/>
        <w:right w:val="none" w:sz="0" w:space="0" w:color="auto"/>
      </w:divBdr>
    </w:div>
    <w:div w:id="2004972597">
      <w:bodyDiv w:val="1"/>
      <w:marLeft w:val="0"/>
      <w:marRight w:val="0"/>
      <w:marTop w:val="0"/>
      <w:marBottom w:val="0"/>
      <w:divBdr>
        <w:top w:val="none" w:sz="0" w:space="0" w:color="auto"/>
        <w:left w:val="none" w:sz="0" w:space="0" w:color="auto"/>
        <w:bottom w:val="none" w:sz="0" w:space="0" w:color="auto"/>
        <w:right w:val="none" w:sz="0" w:space="0" w:color="auto"/>
      </w:divBdr>
    </w:div>
    <w:div w:id="2005207729">
      <w:bodyDiv w:val="1"/>
      <w:marLeft w:val="0"/>
      <w:marRight w:val="0"/>
      <w:marTop w:val="0"/>
      <w:marBottom w:val="0"/>
      <w:divBdr>
        <w:top w:val="none" w:sz="0" w:space="0" w:color="auto"/>
        <w:left w:val="none" w:sz="0" w:space="0" w:color="auto"/>
        <w:bottom w:val="none" w:sz="0" w:space="0" w:color="auto"/>
        <w:right w:val="none" w:sz="0" w:space="0" w:color="auto"/>
      </w:divBdr>
    </w:div>
    <w:div w:id="2005351432">
      <w:bodyDiv w:val="1"/>
      <w:marLeft w:val="0"/>
      <w:marRight w:val="0"/>
      <w:marTop w:val="0"/>
      <w:marBottom w:val="0"/>
      <w:divBdr>
        <w:top w:val="none" w:sz="0" w:space="0" w:color="auto"/>
        <w:left w:val="none" w:sz="0" w:space="0" w:color="auto"/>
        <w:bottom w:val="none" w:sz="0" w:space="0" w:color="auto"/>
        <w:right w:val="none" w:sz="0" w:space="0" w:color="auto"/>
      </w:divBdr>
    </w:div>
    <w:div w:id="2005887462">
      <w:bodyDiv w:val="1"/>
      <w:marLeft w:val="0"/>
      <w:marRight w:val="0"/>
      <w:marTop w:val="0"/>
      <w:marBottom w:val="0"/>
      <w:divBdr>
        <w:top w:val="none" w:sz="0" w:space="0" w:color="auto"/>
        <w:left w:val="none" w:sz="0" w:space="0" w:color="auto"/>
        <w:bottom w:val="none" w:sz="0" w:space="0" w:color="auto"/>
        <w:right w:val="none" w:sz="0" w:space="0" w:color="auto"/>
      </w:divBdr>
    </w:div>
    <w:div w:id="2005931853">
      <w:bodyDiv w:val="1"/>
      <w:marLeft w:val="0"/>
      <w:marRight w:val="0"/>
      <w:marTop w:val="0"/>
      <w:marBottom w:val="0"/>
      <w:divBdr>
        <w:top w:val="none" w:sz="0" w:space="0" w:color="auto"/>
        <w:left w:val="none" w:sz="0" w:space="0" w:color="auto"/>
        <w:bottom w:val="none" w:sz="0" w:space="0" w:color="auto"/>
        <w:right w:val="none" w:sz="0" w:space="0" w:color="auto"/>
      </w:divBdr>
    </w:div>
    <w:div w:id="2006859732">
      <w:bodyDiv w:val="1"/>
      <w:marLeft w:val="0"/>
      <w:marRight w:val="0"/>
      <w:marTop w:val="0"/>
      <w:marBottom w:val="0"/>
      <w:divBdr>
        <w:top w:val="none" w:sz="0" w:space="0" w:color="auto"/>
        <w:left w:val="none" w:sz="0" w:space="0" w:color="auto"/>
        <w:bottom w:val="none" w:sz="0" w:space="0" w:color="auto"/>
        <w:right w:val="none" w:sz="0" w:space="0" w:color="auto"/>
      </w:divBdr>
    </w:div>
    <w:div w:id="2006979561">
      <w:bodyDiv w:val="1"/>
      <w:marLeft w:val="0"/>
      <w:marRight w:val="0"/>
      <w:marTop w:val="0"/>
      <w:marBottom w:val="0"/>
      <w:divBdr>
        <w:top w:val="none" w:sz="0" w:space="0" w:color="auto"/>
        <w:left w:val="none" w:sz="0" w:space="0" w:color="auto"/>
        <w:bottom w:val="none" w:sz="0" w:space="0" w:color="auto"/>
        <w:right w:val="none" w:sz="0" w:space="0" w:color="auto"/>
      </w:divBdr>
    </w:div>
    <w:div w:id="2007632788">
      <w:bodyDiv w:val="1"/>
      <w:marLeft w:val="0"/>
      <w:marRight w:val="0"/>
      <w:marTop w:val="0"/>
      <w:marBottom w:val="0"/>
      <w:divBdr>
        <w:top w:val="none" w:sz="0" w:space="0" w:color="auto"/>
        <w:left w:val="none" w:sz="0" w:space="0" w:color="auto"/>
        <w:bottom w:val="none" w:sz="0" w:space="0" w:color="auto"/>
        <w:right w:val="none" w:sz="0" w:space="0" w:color="auto"/>
      </w:divBdr>
    </w:div>
    <w:div w:id="2009021756">
      <w:bodyDiv w:val="1"/>
      <w:marLeft w:val="0"/>
      <w:marRight w:val="0"/>
      <w:marTop w:val="0"/>
      <w:marBottom w:val="0"/>
      <w:divBdr>
        <w:top w:val="none" w:sz="0" w:space="0" w:color="auto"/>
        <w:left w:val="none" w:sz="0" w:space="0" w:color="auto"/>
        <w:bottom w:val="none" w:sz="0" w:space="0" w:color="auto"/>
        <w:right w:val="none" w:sz="0" w:space="0" w:color="auto"/>
      </w:divBdr>
    </w:div>
    <w:div w:id="2009628399">
      <w:bodyDiv w:val="1"/>
      <w:marLeft w:val="0"/>
      <w:marRight w:val="0"/>
      <w:marTop w:val="0"/>
      <w:marBottom w:val="0"/>
      <w:divBdr>
        <w:top w:val="none" w:sz="0" w:space="0" w:color="auto"/>
        <w:left w:val="none" w:sz="0" w:space="0" w:color="auto"/>
        <w:bottom w:val="none" w:sz="0" w:space="0" w:color="auto"/>
        <w:right w:val="none" w:sz="0" w:space="0" w:color="auto"/>
      </w:divBdr>
    </w:div>
    <w:div w:id="2009672712">
      <w:bodyDiv w:val="1"/>
      <w:marLeft w:val="0"/>
      <w:marRight w:val="0"/>
      <w:marTop w:val="0"/>
      <w:marBottom w:val="0"/>
      <w:divBdr>
        <w:top w:val="none" w:sz="0" w:space="0" w:color="auto"/>
        <w:left w:val="none" w:sz="0" w:space="0" w:color="auto"/>
        <w:bottom w:val="none" w:sz="0" w:space="0" w:color="auto"/>
        <w:right w:val="none" w:sz="0" w:space="0" w:color="auto"/>
      </w:divBdr>
    </w:div>
    <w:div w:id="2010055306">
      <w:bodyDiv w:val="1"/>
      <w:marLeft w:val="0"/>
      <w:marRight w:val="0"/>
      <w:marTop w:val="0"/>
      <w:marBottom w:val="0"/>
      <w:divBdr>
        <w:top w:val="none" w:sz="0" w:space="0" w:color="auto"/>
        <w:left w:val="none" w:sz="0" w:space="0" w:color="auto"/>
        <w:bottom w:val="none" w:sz="0" w:space="0" w:color="auto"/>
        <w:right w:val="none" w:sz="0" w:space="0" w:color="auto"/>
      </w:divBdr>
    </w:div>
    <w:div w:id="2010058702">
      <w:bodyDiv w:val="1"/>
      <w:marLeft w:val="0"/>
      <w:marRight w:val="0"/>
      <w:marTop w:val="0"/>
      <w:marBottom w:val="0"/>
      <w:divBdr>
        <w:top w:val="none" w:sz="0" w:space="0" w:color="auto"/>
        <w:left w:val="none" w:sz="0" w:space="0" w:color="auto"/>
        <w:bottom w:val="none" w:sz="0" w:space="0" w:color="auto"/>
        <w:right w:val="none" w:sz="0" w:space="0" w:color="auto"/>
      </w:divBdr>
    </w:div>
    <w:div w:id="2010136289">
      <w:bodyDiv w:val="1"/>
      <w:marLeft w:val="0"/>
      <w:marRight w:val="0"/>
      <w:marTop w:val="0"/>
      <w:marBottom w:val="0"/>
      <w:divBdr>
        <w:top w:val="none" w:sz="0" w:space="0" w:color="auto"/>
        <w:left w:val="none" w:sz="0" w:space="0" w:color="auto"/>
        <w:bottom w:val="none" w:sz="0" w:space="0" w:color="auto"/>
        <w:right w:val="none" w:sz="0" w:space="0" w:color="auto"/>
      </w:divBdr>
    </w:div>
    <w:div w:id="2010600697">
      <w:bodyDiv w:val="1"/>
      <w:marLeft w:val="0"/>
      <w:marRight w:val="0"/>
      <w:marTop w:val="0"/>
      <w:marBottom w:val="0"/>
      <w:divBdr>
        <w:top w:val="none" w:sz="0" w:space="0" w:color="auto"/>
        <w:left w:val="none" w:sz="0" w:space="0" w:color="auto"/>
        <w:bottom w:val="none" w:sz="0" w:space="0" w:color="auto"/>
        <w:right w:val="none" w:sz="0" w:space="0" w:color="auto"/>
      </w:divBdr>
    </w:div>
    <w:div w:id="2010672461">
      <w:bodyDiv w:val="1"/>
      <w:marLeft w:val="0"/>
      <w:marRight w:val="0"/>
      <w:marTop w:val="0"/>
      <w:marBottom w:val="0"/>
      <w:divBdr>
        <w:top w:val="none" w:sz="0" w:space="0" w:color="auto"/>
        <w:left w:val="none" w:sz="0" w:space="0" w:color="auto"/>
        <w:bottom w:val="none" w:sz="0" w:space="0" w:color="auto"/>
        <w:right w:val="none" w:sz="0" w:space="0" w:color="auto"/>
      </w:divBdr>
    </w:div>
    <w:div w:id="2010673300">
      <w:bodyDiv w:val="1"/>
      <w:marLeft w:val="0"/>
      <w:marRight w:val="0"/>
      <w:marTop w:val="0"/>
      <w:marBottom w:val="0"/>
      <w:divBdr>
        <w:top w:val="none" w:sz="0" w:space="0" w:color="auto"/>
        <w:left w:val="none" w:sz="0" w:space="0" w:color="auto"/>
        <w:bottom w:val="none" w:sz="0" w:space="0" w:color="auto"/>
        <w:right w:val="none" w:sz="0" w:space="0" w:color="auto"/>
      </w:divBdr>
    </w:div>
    <w:div w:id="2011057802">
      <w:bodyDiv w:val="1"/>
      <w:marLeft w:val="0"/>
      <w:marRight w:val="0"/>
      <w:marTop w:val="0"/>
      <w:marBottom w:val="0"/>
      <w:divBdr>
        <w:top w:val="none" w:sz="0" w:space="0" w:color="auto"/>
        <w:left w:val="none" w:sz="0" w:space="0" w:color="auto"/>
        <w:bottom w:val="none" w:sz="0" w:space="0" w:color="auto"/>
        <w:right w:val="none" w:sz="0" w:space="0" w:color="auto"/>
      </w:divBdr>
    </w:div>
    <w:div w:id="2011179382">
      <w:bodyDiv w:val="1"/>
      <w:marLeft w:val="0"/>
      <w:marRight w:val="0"/>
      <w:marTop w:val="0"/>
      <w:marBottom w:val="0"/>
      <w:divBdr>
        <w:top w:val="none" w:sz="0" w:space="0" w:color="auto"/>
        <w:left w:val="none" w:sz="0" w:space="0" w:color="auto"/>
        <w:bottom w:val="none" w:sz="0" w:space="0" w:color="auto"/>
        <w:right w:val="none" w:sz="0" w:space="0" w:color="auto"/>
      </w:divBdr>
    </w:div>
    <w:div w:id="2011180407">
      <w:bodyDiv w:val="1"/>
      <w:marLeft w:val="0"/>
      <w:marRight w:val="0"/>
      <w:marTop w:val="0"/>
      <w:marBottom w:val="0"/>
      <w:divBdr>
        <w:top w:val="none" w:sz="0" w:space="0" w:color="auto"/>
        <w:left w:val="none" w:sz="0" w:space="0" w:color="auto"/>
        <w:bottom w:val="none" w:sz="0" w:space="0" w:color="auto"/>
        <w:right w:val="none" w:sz="0" w:space="0" w:color="auto"/>
      </w:divBdr>
    </w:div>
    <w:div w:id="2011372844">
      <w:bodyDiv w:val="1"/>
      <w:marLeft w:val="0"/>
      <w:marRight w:val="0"/>
      <w:marTop w:val="0"/>
      <w:marBottom w:val="0"/>
      <w:divBdr>
        <w:top w:val="none" w:sz="0" w:space="0" w:color="auto"/>
        <w:left w:val="none" w:sz="0" w:space="0" w:color="auto"/>
        <w:bottom w:val="none" w:sz="0" w:space="0" w:color="auto"/>
        <w:right w:val="none" w:sz="0" w:space="0" w:color="auto"/>
      </w:divBdr>
    </w:div>
    <w:div w:id="2012367888">
      <w:bodyDiv w:val="1"/>
      <w:marLeft w:val="0"/>
      <w:marRight w:val="0"/>
      <w:marTop w:val="0"/>
      <w:marBottom w:val="0"/>
      <w:divBdr>
        <w:top w:val="none" w:sz="0" w:space="0" w:color="auto"/>
        <w:left w:val="none" w:sz="0" w:space="0" w:color="auto"/>
        <w:bottom w:val="none" w:sz="0" w:space="0" w:color="auto"/>
        <w:right w:val="none" w:sz="0" w:space="0" w:color="auto"/>
      </w:divBdr>
    </w:div>
    <w:div w:id="2012905345">
      <w:bodyDiv w:val="1"/>
      <w:marLeft w:val="0"/>
      <w:marRight w:val="0"/>
      <w:marTop w:val="0"/>
      <w:marBottom w:val="0"/>
      <w:divBdr>
        <w:top w:val="none" w:sz="0" w:space="0" w:color="auto"/>
        <w:left w:val="none" w:sz="0" w:space="0" w:color="auto"/>
        <w:bottom w:val="none" w:sz="0" w:space="0" w:color="auto"/>
        <w:right w:val="none" w:sz="0" w:space="0" w:color="auto"/>
      </w:divBdr>
    </w:div>
    <w:div w:id="2013028302">
      <w:bodyDiv w:val="1"/>
      <w:marLeft w:val="0"/>
      <w:marRight w:val="0"/>
      <w:marTop w:val="0"/>
      <w:marBottom w:val="0"/>
      <w:divBdr>
        <w:top w:val="none" w:sz="0" w:space="0" w:color="auto"/>
        <w:left w:val="none" w:sz="0" w:space="0" w:color="auto"/>
        <w:bottom w:val="none" w:sz="0" w:space="0" w:color="auto"/>
        <w:right w:val="none" w:sz="0" w:space="0" w:color="auto"/>
      </w:divBdr>
    </w:div>
    <w:div w:id="2013146607">
      <w:bodyDiv w:val="1"/>
      <w:marLeft w:val="0"/>
      <w:marRight w:val="0"/>
      <w:marTop w:val="0"/>
      <w:marBottom w:val="0"/>
      <w:divBdr>
        <w:top w:val="none" w:sz="0" w:space="0" w:color="auto"/>
        <w:left w:val="none" w:sz="0" w:space="0" w:color="auto"/>
        <w:bottom w:val="none" w:sz="0" w:space="0" w:color="auto"/>
        <w:right w:val="none" w:sz="0" w:space="0" w:color="auto"/>
      </w:divBdr>
    </w:div>
    <w:div w:id="2013214940">
      <w:bodyDiv w:val="1"/>
      <w:marLeft w:val="0"/>
      <w:marRight w:val="0"/>
      <w:marTop w:val="0"/>
      <w:marBottom w:val="0"/>
      <w:divBdr>
        <w:top w:val="none" w:sz="0" w:space="0" w:color="auto"/>
        <w:left w:val="none" w:sz="0" w:space="0" w:color="auto"/>
        <w:bottom w:val="none" w:sz="0" w:space="0" w:color="auto"/>
        <w:right w:val="none" w:sz="0" w:space="0" w:color="auto"/>
      </w:divBdr>
    </w:div>
    <w:div w:id="2013559632">
      <w:bodyDiv w:val="1"/>
      <w:marLeft w:val="0"/>
      <w:marRight w:val="0"/>
      <w:marTop w:val="0"/>
      <w:marBottom w:val="0"/>
      <w:divBdr>
        <w:top w:val="none" w:sz="0" w:space="0" w:color="auto"/>
        <w:left w:val="none" w:sz="0" w:space="0" w:color="auto"/>
        <w:bottom w:val="none" w:sz="0" w:space="0" w:color="auto"/>
        <w:right w:val="none" w:sz="0" w:space="0" w:color="auto"/>
      </w:divBdr>
    </w:div>
    <w:div w:id="2014068172">
      <w:bodyDiv w:val="1"/>
      <w:marLeft w:val="0"/>
      <w:marRight w:val="0"/>
      <w:marTop w:val="0"/>
      <w:marBottom w:val="0"/>
      <w:divBdr>
        <w:top w:val="none" w:sz="0" w:space="0" w:color="auto"/>
        <w:left w:val="none" w:sz="0" w:space="0" w:color="auto"/>
        <w:bottom w:val="none" w:sz="0" w:space="0" w:color="auto"/>
        <w:right w:val="none" w:sz="0" w:space="0" w:color="auto"/>
      </w:divBdr>
    </w:div>
    <w:div w:id="2014523772">
      <w:bodyDiv w:val="1"/>
      <w:marLeft w:val="0"/>
      <w:marRight w:val="0"/>
      <w:marTop w:val="0"/>
      <w:marBottom w:val="0"/>
      <w:divBdr>
        <w:top w:val="none" w:sz="0" w:space="0" w:color="auto"/>
        <w:left w:val="none" w:sz="0" w:space="0" w:color="auto"/>
        <w:bottom w:val="none" w:sz="0" w:space="0" w:color="auto"/>
        <w:right w:val="none" w:sz="0" w:space="0" w:color="auto"/>
      </w:divBdr>
    </w:div>
    <w:div w:id="2014911742">
      <w:bodyDiv w:val="1"/>
      <w:marLeft w:val="0"/>
      <w:marRight w:val="0"/>
      <w:marTop w:val="0"/>
      <w:marBottom w:val="0"/>
      <w:divBdr>
        <w:top w:val="none" w:sz="0" w:space="0" w:color="auto"/>
        <w:left w:val="none" w:sz="0" w:space="0" w:color="auto"/>
        <w:bottom w:val="none" w:sz="0" w:space="0" w:color="auto"/>
        <w:right w:val="none" w:sz="0" w:space="0" w:color="auto"/>
      </w:divBdr>
    </w:div>
    <w:div w:id="2015760959">
      <w:bodyDiv w:val="1"/>
      <w:marLeft w:val="0"/>
      <w:marRight w:val="0"/>
      <w:marTop w:val="0"/>
      <w:marBottom w:val="0"/>
      <w:divBdr>
        <w:top w:val="none" w:sz="0" w:space="0" w:color="auto"/>
        <w:left w:val="none" w:sz="0" w:space="0" w:color="auto"/>
        <w:bottom w:val="none" w:sz="0" w:space="0" w:color="auto"/>
        <w:right w:val="none" w:sz="0" w:space="0" w:color="auto"/>
      </w:divBdr>
    </w:div>
    <w:div w:id="2016569643">
      <w:bodyDiv w:val="1"/>
      <w:marLeft w:val="0"/>
      <w:marRight w:val="0"/>
      <w:marTop w:val="0"/>
      <w:marBottom w:val="0"/>
      <w:divBdr>
        <w:top w:val="none" w:sz="0" w:space="0" w:color="auto"/>
        <w:left w:val="none" w:sz="0" w:space="0" w:color="auto"/>
        <w:bottom w:val="none" w:sz="0" w:space="0" w:color="auto"/>
        <w:right w:val="none" w:sz="0" w:space="0" w:color="auto"/>
      </w:divBdr>
    </w:div>
    <w:div w:id="2016573099">
      <w:bodyDiv w:val="1"/>
      <w:marLeft w:val="0"/>
      <w:marRight w:val="0"/>
      <w:marTop w:val="0"/>
      <w:marBottom w:val="0"/>
      <w:divBdr>
        <w:top w:val="none" w:sz="0" w:space="0" w:color="auto"/>
        <w:left w:val="none" w:sz="0" w:space="0" w:color="auto"/>
        <w:bottom w:val="none" w:sz="0" w:space="0" w:color="auto"/>
        <w:right w:val="none" w:sz="0" w:space="0" w:color="auto"/>
      </w:divBdr>
    </w:div>
    <w:div w:id="2016612299">
      <w:bodyDiv w:val="1"/>
      <w:marLeft w:val="0"/>
      <w:marRight w:val="0"/>
      <w:marTop w:val="0"/>
      <w:marBottom w:val="0"/>
      <w:divBdr>
        <w:top w:val="none" w:sz="0" w:space="0" w:color="auto"/>
        <w:left w:val="none" w:sz="0" w:space="0" w:color="auto"/>
        <w:bottom w:val="none" w:sz="0" w:space="0" w:color="auto"/>
        <w:right w:val="none" w:sz="0" w:space="0" w:color="auto"/>
      </w:divBdr>
    </w:div>
    <w:div w:id="2017415716">
      <w:bodyDiv w:val="1"/>
      <w:marLeft w:val="0"/>
      <w:marRight w:val="0"/>
      <w:marTop w:val="0"/>
      <w:marBottom w:val="0"/>
      <w:divBdr>
        <w:top w:val="none" w:sz="0" w:space="0" w:color="auto"/>
        <w:left w:val="none" w:sz="0" w:space="0" w:color="auto"/>
        <w:bottom w:val="none" w:sz="0" w:space="0" w:color="auto"/>
        <w:right w:val="none" w:sz="0" w:space="0" w:color="auto"/>
      </w:divBdr>
    </w:div>
    <w:div w:id="2017731898">
      <w:bodyDiv w:val="1"/>
      <w:marLeft w:val="0"/>
      <w:marRight w:val="0"/>
      <w:marTop w:val="0"/>
      <w:marBottom w:val="0"/>
      <w:divBdr>
        <w:top w:val="none" w:sz="0" w:space="0" w:color="auto"/>
        <w:left w:val="none" w:sz="0" w:space="0" w:color="auto"/>
        <w:bottom w:val="none" w:sz="0" w:space="0" w:color="auto"/>
        <w:right w:val="none" w:sz="0" w:space="0" w:color="auto"/>
      </w:divBdr>
    </w:div>
    <w:div w:id="2018532463">
      <w:bodyDiv w:val="1"/>
      <w:marLeft w:val="0"/>
      <w:marRight w:val="0"/>
      <w:marTop w:val="0"/>
      <w:marBottom w:val="0"/>
      <w:divBdr>
        <w:top w:val="none" w:sz="0" w:space="0" w:color="auto"/>
        <w:left w:val="none" w:sz="0" w:space="0" w:color="auto"/>
        <w:bottom w:val="none" w:sz="0" w:space="0" w:color="auto"/>
        <w:right w:val="none" w:sz="0" w:space="0" w:color="auto"/>
      </w:divBdr>
    </w:div>
    <w:div w:id="2019110336">
      <w:bodyDiv w:val="1"/>
      <w:marLeft w:val="0"/>
      <w:marRight w:val="0"/>
      <w:marTop w:val="0"/>
      <w:marBottom w:val="0"/>
      <w:divBdr>
        <w:top w:val="none" w:sz="0" w:space="0" w:color="auto"/>
        <w:left w:val="none" w:sz="0" w:space="0" w:color="auto"/>
        <w:bottom w:val="none" w:sz="0" w:space="0" w:color="auto"/>
        <w:right w:val="none" w:sz="0" w:space="0" w:color="auto"/>
      </w:divBdr>
    </w:div>
    <w:div w:id="2019690594">
      <w:bodyDiv w:val="1"/>
      <w:marLeft w:val="0"/>
      <w:marRight w:val="0"/>
      <w:marTop w:val="0"/>
      <w:marBottom w:val="0"/>
      <w:divBdr>
        <w:top w:val="none" w:sz="0" w:space="0" w:color="auto"/>
        <w:left w:val="none" w:sz="0" w:space="0" w:color="auto"/>
        <w:bottom w:val="none" w:sz="0" w:space="0" w:color="auto"/>
        <w:right w:val="none" w:sz="0" w:space="0" w:color="auto"/>
      </w:divBdr>
    </w:div>
    <w:div w:id="2019774141">
      <w:bodyDiv w:val="1"/>
      <w:marLeft w:val="0"/>
      <w:marRight w:val="0"/>
      <w:marTop w:val="0"/>
      <w:marBottom w:val="0"/>
      <w:divBdr>
        <w:top w:val="none" w:sz="0" w:space="0" w:color="auto"/>
        <w:left w:val="none" w:sz="0" w:space="0" w:color="auto"/>
        <w:bottom w:val="none" w:sz="0" w:space="0" w:color="auto"/>
        <w:right w:val="none" w:sz="0" w:space="0" w:color="auto"/>
      </w:divBdr>
    </w:div>
    <w:div w:id="2020230634">
      <w:bodyDiv w:val="1"/>
      <w:marLeft w:val="0"/>
      <w:marRight w:val="0"/>
      <w:marTop w:val="0"/>
      <w:marBottom w:val="0"/>
      <w:divBdr>
        <w:top w:val="none" w:sz="0" w:space="0" w:color="auto"/>
        <w:left w:val="none" w:sz="0" w:space="0" w:color="auto"/>
        <w:bottom w:val="none" w:sz="0" w:space="0" w:color="auto"/>
        <w:right w:val="none" w:sz="0" w:space="0" w:color="auto"/>
      </w:divBdr>
    </w:div>
    <w:div w:id="2020883234">
      <w:bodyDiv w:val="1"/>
      <w:marLeft w:val="0"/>
      <w:marRight w:val="0"/>
      <w:marTop w:val="0"/>
      <w:marBottom w:val="0"/>
      <w:divBdr>
        <w:top w:val="none" w:sz="0" w:space="0" w:color="auto"/>
        <w:left w:val="none" w:sz="0" w:space="0" w:color="auto"/>
        <w:bottom w:val="none" w:sz="0" w:space="0" w:color="auto"/>
        <w:right w:val="none" w:sz="0" w:space="0" w:color="auto"/>
      </w:divBdr>
    </w:div>
    <w:div w:id="2021152754">
      <w:bodyDiv w:val="1"/>
      <w:marLeft w:val="0"/>
      <w:marRight w:val="0"/>
      <w:marTop w:val="0"/>
      <w:marBottom w:val="0"/>
      <w:divBdr>
        <w:top w:val="none" w:sz="0" w:space="0" w:color="auto"/>
        <w:left w:val="none" w:sz="0" w:space="0" w:color="auto"/>
        <w:bottom w:val="none" w:sz="0" w:space="0" w:color="auto"/>
        <w:right w:val="none" w:sz="0" w:space="0" w:color="auto"/>
      </w:divBdr>
    </w:div>
    <w:div w:id="2022002011">
      <w:bodyDiv w:val="1"/>
      <w:marLeft w:val="0"/>
      <w:marRight w:val="0"/>
      <w:marTop w:val="0"/>
      <w:marBottom w:val="0"/>
      <w:divBdr>
        <w:top w:val="none" w:sz="0" w:space="0" w:color="auto"/>
        <w:left w:val="none" w:sz="0" w:space="0" w:color="auto"/>
        <w:bottom w:val="none" w:sz="0" w:space="0" w:color="auto"/>
        <w:right w:val="none" w:sz="0" w:space="0" w:color="auto"/>
      </w:divBdr>
    </w:div>
    <w:div w:id="2022120278">
      <w:bodyDiv w:val="1"/>
      <w:marLeft w:val="0"/>
      <w:marRight w:val="0"/>
      <w:marTop w:val="0"/>
      <w:marBottom w:val="0"/>
      <w:divBdr>
        <w:top w:val="none" w:sz="0" w:space="0" w:color="auto"/>
        <w:left w:val="none" w:sz="0" w:space="0" w:color="auto"/>
        <w:bottom w:val="none" w:sz="0" w:space="0" w:color="auto"/>
        <w:right w:val="none" w:sz="0" w:space="0" w:color="auto"/>
      </w:divBdr>
    </w:div>
    <w:div w:id="2022126649">
      <w:bodyDiv w:val="1"/>
      <w:marLeft w:val="0"/>
      <w:marRight w:val="0"/>
      <w:marTop w:val="0"/>
      <w:marBottom w:val="0"/>
      <w:divBdr>
        <w:top w:val="none" w:sz="0" w:space="0" w:color="auto"/>
        <w:left w:val="none" w:sz="0" w:space="0" w:color="auto"/>
        <w:bottom w:val="none" w:sz="0" w:space="0" w:color="auto"/>
        <w:right w:val="none" w:sz="0" w:space="0" w:color="auto"/>
      </w:divBdr>
    </w:div>
    <w:div w:id="2022245636">
      <w:bodyDiv w:val="1"/>
      <w:marLeft w:val="0"/>
      <w:marRight w:val="0"/>
      <w:marTop w:val="0"/>
      <w:marBottom w:val="0"/>
      <w:divBdr>
        <w:top w:val="none" w:sz="0" w:space="0" w:color="auto"/>
        <w:left w:val="none" w:sz="0" w:space="0" w:color="auto"/>
        <w:bottom w:val="none" w:sz="0" w:space="0" w:color="auto"/>
        <w:right w:val="none" w:sz="0" w:space="0" w:color="auto"/>
      </w:divBdr>
    </w:div>
    <w:div w:id="2022394501">
      <w:bodyDiv w:val="1"/>
      <w:marLeft w:val="0"/>
      <w:marRight w:val="0"/>
      <w:marTop w:val="0"/>
      <w:marBottom w:val="0"/>
      <w:divBdr>
        <w:top w:val="none" w:sz="0" w:space="0" w:color="auto"/>
        <w:left w:val="none" w:sz="0" w:space="0" w:color="auto"/>
        <w:bottom w:val="none" w:sz="0" w:space="0" w:color="auto"/>
        <w:right w:val="none" w:sz="0" w:space="0" w:color="auto"/>
      </w:divBdr>
    </w:div>
    <w:div w:id="2022856823">
      <w:bodyDiv w:val="1"/>
      <w:marLeft w:val="0"/>
      <w:marRight w:val="0"/>
      <w:marTop w:val="0"/>
      <w:marBottom w:val="0"/>
      <w:divBdr>
        <w:top w:val="none" w:sz="0" w:space="0" w:color="auto"/>
        <w:left w:val="none" w:sz="0" w:space="0" w:color="auto"/>
        <w:bottom w:val="none" w:sz="0" w:space="0" w:color="auto"/>
        <w:right w:val="none" w:sz="0" w:space="0" w:color="auto"/>
      </w:divBdr>
    </w:div>
    <w:div w:id="2022974627">
      <w:bodyDiv w:val="1"/>
      <w:marLeft w:val="0"/>
      <w:marRight w:val="0"/>
      <w:marTop w:val="0"/>
      <w:marBottom w:val="0"/>
      <w:divBdr>
        <w:top w:val="none" w:sz="0" w:space="0" w:color="auto"/>
        <w:left w:val="none" w:sz="0" w:space="0" w:color="auto"/>
        <w:bottom w:val="none" w:sz="0" w:space="0" w:color="auto"/>
        <w:right w:val="none" w:sz="0" w:space="0" w:color="auto"/>
      </w:divBdr>
    </w:div>
    <w:div w:id="2023506282">
      <w:bodyDiv w:val="1"/>
      <w:marLeft w:val="0"/>
      <w:marRight w:val="0"/>
      <w:marTop w:val="0"/>
      <w:marBottom w:val="0"/>
      <w:divBdr>
        <w:top w:val="none" w:sz="0" w:space="0" w:color="auto"/>
        <w:left w:val="none" w:sz="0" w:space="0" w:color="auto"/>
        <w:bottom w:val="none" w:sz="0" w:space="0" w:color="auto"/>
        <w:right w:val="none" w:sz="0" w:space="0" w:color="auto"/>
      </w:divBdr>
    </w:div>
    <w:div w:id="2024042497">
      <w:bodyDiv w:val="1"/>
      <w:marLeft w:val="0"/>
      <w:marRight w:val="0"/>
      <w:marTop w:val="0"/>
      <w:marBottom w:val="0"/>
      <w:divBdr>
        <w:top w:val="none" w:sz="0" w:space="0" w:color="auto"/>
        <w:left w:val="none" w:sz="0" w:space="0" w:color="auto"/>
        <w:bottom w:val="none" w:sz="0" w:space="0" w:color="auto"/>
        <w:right w:val="none" w:sz="0" w:space="0" w:color="auto"/>
      </w:divBdr>
    </w:div>
    <w:div w:id="2024475447">
      <w:bodyDiv w:val="1"/>
      <w:marLeft w:val="0"/>
      <w:marRight w:val="0"/>
      <w:marTop w:val="0"/>
      <w:marBottom w:val="0"/>
      <w:divBdr>
        <w:top w:val="none" w:sz="0" w:space="0" w:color="auto"/>
        <w:left w:val="none" w:sz="0" w:space="0" w:color="auto"/>
        <w:bottom w:val="none" w:sz="0" w:space="0" w:color="auto"/>
        <w:right w:val="none" w:sz="0" w:space="0" w:color="auto"/>
      </w:divBdr>
    </w:div>
    <w:div w:id="2024550856">
      <w:bodyDiv w:val="1"/>
      <w:marLeft w:val="0"/>
      <w:marRight w:val="0"/>
      <w:marTop w:val="0"/>
      <w:marBottom w:val="0"/>
      <w:divBdr>
        <w:top w:val="none" w:sz="0" w:space="0" w:color="auto"/>
        <w:left w:val="none" w:sz="0" w:space="0" w:color="auto"/>
        <w:bottom w:val="none" w:sz="0" w:space="0" w:color="auto"/>
        <w:right w:val="none" w:sz="0" w:space="0" w:color="auto"/>
      </w:divBdr>
    </w:div>
    <w:div w:id="2024819703">
      <w:bodyDiv w:val="1"/>
      <w:marLeft w:val="0"/>
      <w:marRight w:val="0"/>
      <w:marTop w:val="0"/>
      <w:marBottom w:val="0"/>
      <w:divBdr>
        <w:top w:val="none" w:sz="0" w:space="0" w:color="auto"/>
        <w:left w:val="none" w:sz="0" w:space="0" w:color="auto"/>
        <w:bottom w:val="none" w:sz="0" w:space="0" w:color="auto"/>
        <w:right w:val="none" w:sz="0" w:space="0" w:color="auto"/>
      </w:divBdr>
    </w:div>
    <w:div w:id="2025010048">
      <w:bodyDiv w:val="1"/>
      <w:marLeft w:val="0"/>
      <w:marRight w:val="0"/>
      <w:marTop w:val="0"/>
      <w:marBottom w:val="0"/>
      <w:divBdr>
        <w:top w:val="none" w:sz="0" w:space="0" w:color="auto"/>
        <w:left w:val="none" w:sz="0" w:space="0" w:color="auto"/>
        <w:bottom w:val="none" w:sz="0" w:space="0" w:color="auto"/>
        <w:right w:val="none" w:sz="0" w:space="0" w:color="auto"/>
      </w:divBdr>
    </w:div>
    <w:div w:id="2025083831">
      <w:bodyDiv w:val="1"/>
      <w:marLeft w:val="0"/>
      <w:marRight w:val="0"/>
      <w:marTop w:val="0"/>
      <w:marBottom w:val="0"/>
      <w:divBdr>
        <w:top w:val="none" w:sz="0" w:space="0" w:color="auto"/>
        <w:left w:val="none" w:sz="0" w:space="0" w:color="auto"/>
        <w:bottom w:val="none" w:sz="0" w:space="0" w:color="auto"/>
        <w:right w:val="none" w:sz="0" w:space="0" w:color="auto"/>
      </w:divBdr>
    </w:div>
    <w:div w:id="2025983724">
      <w:bodyDiv w:val="1"/>
      <w:marLeft w:val="0"/>
      <w:marRight w:val="0"/>
      <w:marTop w:val="0"/>
      <w:marBottom w:val="0"/>
      <w:divBdr>
        <w:top w:val="none" w:sz="0" w:space="0" w:color="auto"/>
        <w:left w:val="none" w:sz="0" w:space="0" w:color="auto"/>
        <w:bottom w:val="none" w:sz="0" w:space="0" w:color="auto"/>
        <w:right w:val="none" w:sz="0" w:space="0" w:color="auto"/>
      </w:divBdr>
    </w:div>
    <w:div w:id="2026007385">
      <w:bodyDiv w:val="1"/>
      <w:marLeft w:val="0"/>
      <w:marRight w:val="0"/>
      <w:marTop w:val="0"/>
      <w:marBottom w:val="0"/>
      <w:divBdr>
        <w:top w:val="none" w:sz="0" w:space="0" w:color="auto"/>
        <w:left w:val="none" w:sz="0" w:space="0" w:color="auto"/>
        <w:bottom w:val="none" w:sz="0" w:space="0" w:color="auto"/>
        <w:right w:val="none" w:sz="0" w:space="0" w:color="auto"/>
      </w:divBdr>
    </w:div>
    <w:div w:id="2027366965">
      <w:bodyDiv w:val="1"/>
      <w:marLeft w:val="0"/>
      <w:marRight w:val="0"/>
      <w:marTop w:val="0"/>
      <w:marBottom w:val="0"/>
      <w:divBdr>
        <w:top w:val="none" w:sz="0" w:space="0" w:color="auto"/>
        <w:left w:val="none" w:sz="0" w:space="0" w:color="auto"/>
        <w:bottom w:val="none" w:sz="0" w:space="0" w:color="auto"/>
        <w:right w:val="none" w:sz="0" w:space="0" w:color="auto"/>
      </w:divBdr>
    </w:div>
    <w:div w:id="2027949657">
      <w:bodyDiv w:val="1"/>
      <w:marLeft w:val="0"/>
      <w:marRight w:val="0"/>
      <w:marTop w:val="0"/>
      <w:marBottom w:val="0"/>
      <w:divBdr>
        <w:top w:val="none" w:sz="0" w:space="0" w:color="auto"/>
        <w:left w:val="none" w:sz="0" w:space="0" w:color="auto"/>
        <w:bottom w:val="none" w:sz="0" w:space="0" w:color="auto"/>
        <w:right w:val="none" w:sz="0" w:space="0" w:color="auto"/>
      </w:divBdr>
    </w:div>
    <w:div w:id="2027973243">
      <w:bodyDiv w:val="1"/>
      <w:marLeft w:val="0"/>
      <w:marRight w:val="0"/>
      <w:marTop w:val="0"/>
      <w:marBottom w:val="0"/>
      <w:divBdr>
        <w:top w:val="none" w:sz="0" w:space="0" w:color="auto"/>
        <w:left w:val="none" w:sz="0" w:space="0" w:color="auto"/>
        <w:bottom w:val="none" w:sz="0" w:space="0" w:color="auto"/>
        <w:right w:val="none" w:sz="0" w:space="0" w:color="auto"/>
      </w:divBdr>
    </w:div>
    <w:div w:id="2028023197">
      <w:bodyDiv w:val="1"/>
      <w:marLeft w:val="0"/>
      <w:marRight w:val="0"/>
      <w:marTop w:val="0"/>
      <w:marBottom w:val="0"/>
      <w:divBdr>
        <w:top w:val="none" w:sz="0" w:space="0" w:color="auto"/>
        <w:left w:val="none" w:sz="0" w:space="0" w:color="auto"/>
        <w:bottom w:val="none" w:sz="0" w:space="0" w:color="auto"/>
        <w:right w:val="none" w:sz="0" w:space="0" w:color="auto"/>
      </w:divBdr>
    </w:div>
    <w:div w:id="2028024243">
      <w:bodyDiv w:val="1"/>
      <w:marLeft w:val="0"/>
      <w:marRight w:val="0"/>
      <w:marTop w:val="0"/>
      <w:marBottom w:val="0"/>
      <w:divBdr>
        <w:top w:val="none" w:sz="0" w:space="0" w:color="auto"/>
        <w:left w:val="none" w:sz="0" w:space="0" w:color="auto"/>
        <w:bottom w:val="none" w:sz="0" w:space="0" w:color="auto"/>
        <w:right w:val="none" w:sz="0" w:space="0" w:color="auto"/>
      </w:divBdr>
    </w:div>
    <w:div w:id="2028944902">
      <w:bodyDiv w:val="1"/>
      <w:marLeft w:val="0"/>
      <w:marRight w:val="0"/>
      <w:marTop w:val="0"/>
      <w:marBottom w:val="0"/>
      <w:divBdr>
        <w:top w:val="none" w:sz="0" w:space="0" w:color="auto"/>
        <w:left w:val="none" w:sz="0" w:space="0" w:color="auto"/>
        <w:bottom w:val="none" w:sz="0" w:space="0" w:color="auto"/>
        <w:right w:val="none" w:sz="0" w:space="0" w:color="auto"/>
      </w:divBdr>
    </w:div>
    <w:div w:id="2029133401">
      <w:bodyDiv w:val="1"/>
      <w:marLeft w:val="0"/>
      <w:marRight w:val="0"/>
      <w:marTop w:val="0"/>
      <w:marBottom w:val="0"/>
      <w:divBdr>
        <w:top w:val="none" w:sz="0" w:space="0" w:color="auto"/>
        <w:left w:val="none" w:sz="0" w:space="0" w:color="auto"/>
        <w:bottom w:val="none" w:sz="0" w:space="0" w:color="auto"/>
        <w:right w:val="none" w:sz="0" w:space="0" w:color="auto"/>
      </w:divBdr>
    </w:div>
    <w:div w:id="2029139732">
      <w:bodyDiv w:val="1"/>
      <w:marLeft w:val="0"/>
      <w:marRight w:val="0"/>
      <w:marTop w:val="0"/>
      <w:marBottom w:val="0"/>
      <w:divBdr>
        <w:top w:val="none" w:sz="0" w:space="0" w:color="auto"/>
        <w:left w:val="none" w:sz="0" w:space="0" w:color="auto"/>
        <w:bottom w:val="none" w:sz="0" w:space="0" w:color="auto"/>
        <w:right w:val="none" w:sz="0" w:space="0" w:color="auto"/>
      </w:divBdr>
      <w:divsChild>
        <w:div w:id="1753814816">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2029594775">
      <w:bodyDiv w:val="1"/>
      <w:marLeft w:val="0"/>
      <w:marRight w:val="0"/>
      <w:marTop w:val="0"/>
      <w:marBottom w:val="0"/>
      <w:divBdr>
        <w:top w:val="none" w:sz="0" w:space="0" w:color="auto"/>
        <w:left w:val="none" w:sz="0" w:space="0" w:color="auto"/>
        <w:bottom w:val="none" w:sz="0" w:space="0" w:color="auto"/>
        <w:right w:val="none" w:sz="0" w:space="0" w:color="auto"/>
      </w:divBdr>
    </w:div>
    <w:div w:id="2032103604">
      <w:bodyDiv w:val="1"/>
      <w:marLeft w:val="0"/>
      <w:marRight w:val="0"/>
      <w:marTop w:val="0"/>
      <w:marBottom w:val="0"/>
      <w:divBdr>
        <w:top w:val="none" w:sz="0" w:space="0" w:color="auto"/>
        <w:left w:val="none" w:sz="0" w:space="0" w:color="auto"/>
        <w:bottom w:val="none" w:sz="0" w:space="0" w:color="auto"/>
        <w:right w:val="none" w:sz="0" w:space="0" w:color="auto"/>
      </w:divBdr>
    </w:div>
    <w:div w:id="2032215830">
      <w:bodyDiv w:val="1"/>
      <w:marLeft w:val="0"/>
      <w:marRight w:val="0"/>
      <w:marTop w:val="0"/>
      <w:marBottom w:val="0"/>
      <w:divBdr>
        <w:top w:val="none" w:sz="0" w:space="0" w:color="auto"/>
        <w:left w:val="none" w:sz="0" w:space="0" w:color="auto"/>
        <w:bottom w:val="none" w:sz="0" w:space="0" w:color="auto"/>
        <w:right w:val="none" w:sz="0" w:space="0" w:color="auto"/>
      </w:divBdr>
    </w:div>
    <w:div w:id="2032796287">
      <w:bodyDiv w:val="1"/>
      <w:marLeft w:val="0"/>
      <w:marRight w:val="0"/>
      <w:marTop w:val="0"/>
      <w:marBottom w:val="0"/>
      <w:divBdr>
        <w:top w:val="none" w:sz="0" w:space="0" w:color="auto"/>
        <w:left w:val="none" w:sz="0" w:space="0" w:color="auto"/>
        <w:bottom w:val="none" w:sz="0" w:space="0" w:color="auto"/>
        <w:right w:val="none" w:sz="0" w:space="0" w:color="auto"/>
      </w:divBdr>
    </w:div>
    <w:div w:id="2033341244">
      <w:bodyDiv w:val="1"/>
      <w:marLeft w:val="0"/>
      <w:marRight w:val="0"/>
      <w:marTop w:val="0"/>
      <w:marBottom w:val="0"/>
      <w:divBdr>
        <w:top w:val="none" w:sz="0" w:space="0" w:color="auto"/>
        <w:left w:val="none" w:sz="0" w:space="0" w:color="auto"/>
        <w:bottom w:val="none" w:sz="0" w:space="0" w:color="auto"/>
        <w:right w:val="none" w:sz="0" w:space="0" w:color="auto"/>
      </w:divBdr>
    </w:div>
    <w:div w:id="2033342242">
      <w:bodyDiv w:val="1"/>
      <w:marLeft w:val="0"/>
      <w:marRight w:val="0"/>
      <w:marTop w:val="0"/>
      <w:marBottom w:val="0"/>
      <w:divBdr>
        <w:top w:val="none" w:sz="0" w:space="0" w:color="auto"/>
        <w:left w:val="none" w:sz="0" w:space="0" w:color="auto"/>
        <w:bottom w:val="none" w:sz="0" w:space="0" w:color="auto"/>
        <w:right w:val="none" w:sz="0" w:space="0" w:color="auto"/>
      </w:divBdr>
    </w:div>
    <w:div w:id="2033727598">
      <w:bodyDiv w:val="1"/>
      <w:marLeft w:val="0"/>
      <w:marRight w:val="0"/>
      <w:marTop w:val="0"/>
      <w:marBottom w:val="0"/>
      <w:divBdr>
        <w:top w:val="none" w:sz="0" w:space="0" w:color="auto"/>
        <w:left w:val="none" w:sz="0" w:space="0" w:color="auto"/>
        <w:bottom w:val="none" w:sz="0" w:space="0" w:color="auto"/>
        <w:right w:val="none" w:sz="0" w:space="0" w:color="auto"/>
      </w:divBdr>
    </w:div>
    <w:div w:id="2033799031">
      <w:bodyDiv w:val="1"/>
      <w:marLeft w:val="0"/>
      <w:marRight w:val="0"/>
      <w:marTop w:val="0"/>
      <w:marBottom w:val="0"/>
      <w:divBdr>
        <w:top w:val="none" w:sz="0" w:space="0" w:color="auto"/>
        <w:left w:val="none" w:sz="0" w:space="0" w:color="auto"/>
        <w:bottom w:val="none" w:sz="0" w:space="0" w:color="auto"/>
        <w:right w:val="none" w:sz="0" w:space="0" w:color="auto"/>
      </w:divBdr>
    </w:div>
    <w:div w:id="2034575243">
      <w:bodyDiv w:val="1"/>
      <w:marLeft w:val="0"/>
      <w:marRight w:val="0"/>
      <w:marTop w:val="0"/>
      <w:marBottom w:val="0"/>
      <w:divBdr>
        <w:top w:val="none" w:sz="0" w:space="0" w:color="auto"/>
        <w:left w:val="none" w:sz="0" w:space="0" w:color="auto"/>
        <w:bottom w:val="none" w:sz="0" w:space="0" w:color="auto"/>
        <w:right w:val="none" w:sz="0" w:space="0" w:color="auto"/>
      </w:divBdr>
    </w:div>
    <w:div w:id="2034764408">
      <w:bodyDiv w:val="1"/>
      <w:marLeft w:val="0"/>
      <w:marRight w:val="0"/>
      <w:marTop w:val="0"/>
      <w:marBottom w:val="0"/>
      <w:divBdr>
        <w:top w:val="none" w:sz="0" w:space="0" w:color="auto"/>
        <w:left w:val="none" w:sz="0" w:space="0" w:color="auto"/>
        <w:bottom w:val="none" w:sz="0" w:space="0" w:color="auto"/>
        <w:right w:val="none" w:sz="0" w:space="0" w:color="auto"/>
      </w:divBdr>
      <w:divsChild>
        <w:div w:id="43411620">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2035618333">
      <w:bodyDiv w:val="1"/>
      <w:marLeft w:val="0"/>
      <w:marRight w:val="0"/>
      <w:marTop w:val="0"/>
      <w:marBottom w:val="0"/>
      <w:divBdr>
        <w:top w:val="none" w:sz="0" w:space="0" w:color="auto"/>
        <w:left w:val="none" w:sz="0" w:space="0" w:color="auto"/>
        <w:bottom w:val="none" w:sz="0" w:space="0" w:color="auto"/>
        <w:right w:val="none" w:sz="0" w:space="0" w:color="auto"/>
      </w:divBdr>
    </w:div>
    <w:div w:id="2036150703">
      <w:bodyDiv w:val="1"/>
      <w:marLeft w:val="0"/>
      <w:marRight w:val="0"/>
      <w:marTop w:val="0"/>
      <w:marBottom w:val="0"/>
      <w:divBdr>
        <w:top w:val="none" w:sz="0" w:space="0" w:color="auto"/>
        <w:left w:val="none" w:sz="0" w:space="0" w:color="auto"/>
        <w:bottom w:val="none" w:sz="0" w:space="0" w:color="auto"/>
        <w:right w:val="none" w:sz="0" w:space="0" w:color="auto"/>
      </w:divBdr>
    </w:div>
    <w:div w:id="2038507085">
      <w:bodyDiv w:val="1"/>
      <w:marLeft w:val="0"/>
      <w:marRight w:val="0"/>
      <w:marTop w:val="0"/>
      <w:marBottom w:val="0"/>
      <w:divBdr>
        <w:top w:val="none" w:sz="0" w:space="0" w:color="auto"/>
        <w:left w:val="none" w:sz="0" w:space="0" w:color="auto"/>
        <w:bottom w:val="none" w:sz="0" w:space="0" w:color="auto"/>
        <w:right w:val="none" w:sz="0" w:space="0" w:color="auto"/>
      </w:divBdr>
    </w:div>
    <w:div w:id="2039352665">
      <w:bodyDiv w:val="1"/>
      <w:marLeft w:val="0"/>
      <w:marRight w:val="0"/>
      <w:marTop w:val="0"/>
      <w:marBottom w:val="0"/>
      <w:divBdr>
        <w:top w:val="none" w:sz="0" w:space="0" w:color="auto"/>
        <w:left w:val="none" w:sz="0" w:space="0" w:color="auto"/>
        <w:bottom w:val="none" w:sz="0" w:space="0" w:color="auto"/>
        <w:right w:val="none" w:sz="0" w:space="0" w:color="auto"/>
      </w:divBdr>
    </w:div>
    <w:div w:id="2039507480">
      <w:bodyDiv w:val="1"/>
      <w:marLeft w:val="0"/>
      <w:marRight w:val="0"/>
      <w:marTop w:val="0"/>
      <w:marBottom w:val="0"/>
      <w:divBdr>
        <w:top w:val="none" w:sz="0" w:space="0" w:color="auto"/>
        <w:left w:val="none" w:sz="0" w:space="0" w:color="auto"/>
        <w:bottom w:val="none" w:sz="0" w:space="0" w:color="auto"/>
        <w:right w:val="none" w:sz="0" w:space="0" w:color="auto"/>
      </w:divBdr>
    </w:div>
    <w:div w:id="2040398836">
      <w:bodyDiv w:val="1"/>
      <w:marLeft w:val="0"/>
      <w:marRight w:val="0"/>
      <w:marTop w:val="0"/>
      <w:marBottom w:val="0"/>
      <w:divBdr>
        <w:top w:val="none" w:sz="0" w:space="0" w:color="auto"/>
        <w:left w:val="none" w:sz="0" w:space="0" w:color="auto"/>
        <w:bottom w:val="none" w:sz="0" w:space="0" w:color="auto"/>
        <w:right w:val="none" w:sz="0" w:space="0" w:color="auto"/>
      </w:divBdr>
    </w:div>
    <w:div w:id="2041466842">
      <w:bodyDiv w:val="1"/>
      <w:marLeft w:val="0"/>
      <w:marRight w:val="0"/>
      <w:marTop w:val="0"/>
      <w:marBottom w:val="0"/>
      <w:divBdr>
        <w:top w:val="none" w:sz="0" w:space="0" w:color="auto"/>
        <w:left w:val="none" w:sz="0" w:space="0" w:color="auto"/>
        <w:bottom w:val="none" w:sz="0" w:space="0" w:color="auto"/>
        <w:right w:val="none" w:sz="0" w:space="0" w:color="auto"/>
      </w:divBdr>
    </w:div>
    <w:div w:id="2041586834">
      <w:bodyDiv w:val="1"/>
      <w:marLeft w:val="0"/>
      <w:marRight w:val="0"/>
      <w:marTop w:val="0"/>
      <w:marBottom w:val="0"/>
      <w:divBdr>
        <w:top w:val="none" w:sz="0" w:space="0" w:color="auto"/>
        <w:left w:val="none" w:sz="0" w:space="0" w:color="auto"/>
        <w:bottom w:val="none" w:sz="0" w:space="0" w:color="auto"/>
        <w:right w:val="none" w:sz="0" w:space="0" w:color="auto"/>
      </w:divBdr>
    </w:div>
    <w:div w:id="2042129772">
      <w:bodyDiv w:val="1"/>
      <w:marLeft w:val="0"/>
      <w:marRight w:val="0"/>
      <w:marTop w:val="0"/>
      <w:marBottom w:val="0"/>
      <w:divBdr>
        <w:top w:val="none" w:sz="0" w:space="0" w:color="auto"/>
        <w:left w:val="none" w:sz="0" w:space="0" w:color="auto"/>
        <w:bottom w:val="none" w:sz="0" w:space="0" w:color="auto"/>
        <w:right w:val="none" w:sz="0" w:space="0" w:color="auto"/>
      </w:divBdr>
    </w:div>
    <w:div w:id="2042436006">
      <w:bodyDiv w:val="1"/>
      <w:marLeft w:val="0"/>
      <w:marRight w:val="0"/>
      <w:marTop w:val="0"/>
      <w:marBottom w:val="0"/>
      <w:divBdr>
        <w:top w:val="none" w:sz="0" w:space="0" w:color="auto"/>
        <w:left w:val="none" w:sz="0" w:space="0" w:color="auto"/>
        <w:bottom w:val="none" w:sz="0" w:space="0" w:color="auto"/>
        <w:right w:val="none" w:sz="0" w:space="0" w:color="auto"/>
      </w:divBdr>
    </w:div>
    <w:div w:id="2043700339">
      <w:bodyDiv w:val="1"/>
      <w:marLeft w:val="0"/>
      <w:marRight w:val="0"/>
      <w:marTop w:val="0"/>
      <w:marBottom w:val="0"/>
      <w:divBdr>
        <w:top w:val="none" w:sz="0" w:space="0" w:color="auto"/>
        <w:left w:val="none" w:sz="0" w:space="0" w:color="auto"/>
        <w:bottom w:val="none" w:sz="0" w:space="0" w:color="auto"/>
        <w:right w:val="none" w:sz="0" w:space="0" w:color="auto"/>
      </w:divBdr>
    </w:div>
    <w:div w:id="2043702482">
      <w:bodyDiv w:val="1"/>
      <w:marLeft w:val="0"/>
      <w:marRight w:val="0"/>
      <w:marTop w:val="0"/>
      <w:marBottom w:val="0"/>
      <w:divBdr>
        <w:top w:val="none" w:sz="0" w:space="0" w:color="auto"/>
        <w:left w:val="none" w:sz="0" w:space="0" w:color="auto"/>
        <w:bottom w:val="none" w:sz="0" w:space="0" w:color="auto"/>
        <w:right w:val="none" w:sz="0" w:space="0" w:color="auto"/>
      </w:divBdr>
    </w:div>
    <w:div w:id="2044750604">
      <w:bodyDiv w:val="1"/>
      <w:marLeft w:val="0"/>
      <w:marRight w:val="0"/>
      <w:marTop w:val="0"/>
      <w:marBottom w:val="0"/>
      <w:divBdr>
        <w:top w:val="none" w:sz="0" w:space="0" w:color="auto"/>
        <w:left w:val="none" w:sz="0" w:space="0" w:color="auto"/>
        <w:bottom w:val="none" w:sz="0" w:space="0" w:color="auto"/>
        <w:right w:val="none" w:sz="0" w:space="0" w:color="auto"/>
      </w:divBdr>
    </w:div>
    <w:div w:id="2045010246">
      <w:bodyDiv w:val="1"/>
      <w:marLeft w:val="0"/>
      <w:marRight w:val="0"/>
      <w:marTop w:val="0"/>
      <w:marBottom w:val="0"/>
      <w:divBdr>
        <w:top w:val="none" w:sz="0" w:space="0" w:color="auto"/>
        <w:left w:val="none" w:sz="0" w:space="0" w:color="auto"/>
        <w:bottom w:val="none" w:sz="0" w:space="0" w:color="auto"/>
        <w:right w:val="none" w:sz="0" w:space="0" w:color="auto"/>
      </w:divBdr>
    </w:div>
    <w:div w:id="2046129256">
      <w:bodyDiv w:val="1"/>
      <w:marLeft w:val="0"/>
      <w:marRight w:val="0"/>
      <w:marTop w:val="0"/>
      <w:marBottom w:val="0"/>
      <w:divBdr>
        <w:top w:val="none" w:sz="0" w:space="0" w:color="auto"/>
        <w:left w:val="none" w:sz="0" w:space="0" w:color="auto"/>
        <w:bottom w:val="none" w:sz="0" w:space="0" w:color="auto"/>
        <w:right w:val="none" w:sz="0" w:space="0" w:color="auto"/>
      </w:divBdr>
    </w:div>
    <w:div w:id="2046129794">
      <w:bodyDiv w:val="1"/>
      <w:marLeft w:val="0"/>
      <w:marRight w:val="0"/>
      <w:marTop w:val="0"/>
      <w:marBottom w:val="0"/>
      <w:divBdr>
        <w:top w:val="none" w:sz="0" w:space="0" w:color="auto"/>
        <w:left w:val="none" w:sz="0" w:space="0" w:color="auto"/>
        <w:bottom w:val="none" w:sz="0" w:space="0" w:color="auto"/>
        <w:right w:val="none" w:sz="0" w:space="0" w:color="auto"/>
      </w:divBdr>
    </w:div>
    <w:div w:id="2046443713">
      <w:bodyDiv w:val="1"/>
      <w:marLeft w:val="0"/>
      <w:marRight w:val="0"/>
      <w:marTop w:val="0"/>
      <w:marBottom w:val="0"/>
      <w:divBdr>
        <w:top w:val="none" w:sz="0" w:space="0" w:color="auto"/>
        <w:left w:val="none" w:sz="0" w:space="0" w:color="auto"/>
        <w:bottom w:val="none" w:sz="0" w:space="0" w:color="auto"/>
        <w:right w:val="none" w:sz="0" w:space="0" w:color="auto"/>
      </w:divBdr>
    </w:div>
    <w:div w:id="2046561046">
      <w:bodyDiv w:val="1"/>
      <w:marLeft w:val="0"/>
      <w:marRight w:val="0"/>
      <w:marTop w:val="0"/>
      <w:marBottom w:val="0"/>
      <w:divBdr>
        <w:top w:val="none" w:sz="0" w:space="0" w:color="auto"/>
        <w:left w:val="none" w:sz="0" w:space="0" w:color="auto"/>
        <w:bottom w:val="none" w:sz="0" w:space="0" w:color="auto"/>
        <w:right w:val="none" w:sz="0" w:space="0" w:color="auto"/>
      </w:divBdr>
    </w:div>
    <w:div w:id="2047217457">
      <w:bodyDiv w:val="1"/>
      <w:marLeft w:val="0"/>
      <w:marRight w:val="0"/>
      <w:marTop w:val="0"/>
      <w:marBottom w:val="0"/>
      <w:divBdr>
        <w:top w:val="none" w:sz="0" w:space="0" w:color="auto"/>
        <w:left w:val="none" w:sz="0" w:space="0" w:color="auto"/>
        <w:bottom w:val="none" w:sz="0" w:space="0" w:color="auto"/>
        <w:right w:val="none" w:sz="0" w:space="0" w:color="auto"/>
      </w:divBdr>
    </w:div>
    <w:div w:id="2047370520">
      <w:bodyDiv w:val="1"/>
      <w:marLeft w:val="0"/>
      <w:marRight w:val="0"/>
      <w:marTop w:val="0"/>
      <w:marBottom w:val="0"/>
      <w:divBdr>
        <w:top w:val="none" w:sz="0" w:space="0" w:color="auto"/>
        <w:left w:val="none" w:sz="0" w:space="0" w:color="auto"/>
        <w:bottom w:val="none" w:sz="0" w:space="0" w:color="auto"/>
        <w:right w:val="none" w:sz="0" w:space="0" w:color="auto"/>
      </w:divBdr>
    </w:div>
    <w:div w:id="2047556712">
      <w:bodyDiv w:val="1"/>
      <w:marLeft w:val="0"/>
      <w:marRight w:val="0"/>
      <w:marTop w:val="0"/>
      <w:marBottom w:val="0"/>
      <w:divBdr>
        <w:top w:val="none" w:sz="0" w:space="0" w:color="auto"/>
        <w:left w:val="none" w:sz="0" w:space="0" w:color="auto"/>
        <w:bottom w:val="none" w:sz="0" w:space="0" w:color="auto"/>
        <w:right w:val="none" w:sz="0" w:space="0" w:color="auto"/>
      </w:divBdr>
    </w:div>
    <w:div w:id="2048290891">
      <w:bodyDiv w:val="1"/>
      <w:marLeft w:val="0"/>
      <w:marRight w:val="0"/>
      <w:marTop w:val="0"/>
      <w:marBottom w:val="0"/>
      <w:divBdr>
        <w:top w:val="none" w:sz="0" w:space="0" w:color="auto"/>
        <w:left w:val="none" w:sz="0" w:space="0" w:color="auto"/>
        <w:bottom w:val="none" w:sz="0" w:space="0" w:color="auto"/>
        <w:right w:val="none" w:sz="0" w:space="0" w:color="auto"/>
      </w:divBdr>
    </w:div>
    <w:div w:id="2048487667">
      <w:bodyDiv w:val="1"/>
      <w:marLeft w:val="0"/>
      <w:marRight w:val="0"/>
      <w:marTop w:val="0"/>
      <w:marBottom w:val="0"/>
      <w:divBdr>
        <w:top w:val="none" w:sz="0" w:space="0" w:color="auto"/>
        <w:left w:val="none" w:sz="0" w:space="0" w:color="auto"/>
        <w:bottom w:val="none" w:sz="0" w:space="0" w:color="auto"/>
        <w:right w:val="none" w:sz="0" w:space="0" w:color="auto"/>
      </w:divBdr>
    </w:div>
    <w:div w:id="2048673235">
      <w:bodyDiv w:val="1"/>
      <w:marLeft w:val="0"/>
      <w:marRight w:val="0"/>
      <w:marTop w:val="0"/>
      <w:marBottom w:val="0"/>
      <w:divBdr>
        <w:top w:val="none" w:sz="0" w:space="0" w:color="auto"/>
        <w:left w:val="none" w:sz="0" w:space="0" w:color="auto"/>
        <w:bottom w:val="none" w:sz="0" w:space="0" w:color="auto"/>
        <w:right w:val="none" w:sz="0" w:space="0" w:color="auto"/>
      </w:divBdr>
    </w:div>
    <w:div w:id="2049140659">
      <w:bodyDiv w:val="1"/>
      <w:marLeft w:val="0"/>
      <w:marRight w:val="0"/>
      <w:marTop w:val="0"/>
      <w:marBottom w:val="0"/>
      <w:divBdr>
        <w:top w:val="none" w:sz="0" w:space="0" w:color="auto"/>
        <w:left w:val="none" w:sz="0" w:space="0" w:color="auto"/>
        <w:bottom w:val="none" w:sz="0" w:space="0" w:color="auto"/>
        <w:right w:val="none" w:sz="0" w:space="0" w:color="auto"/>
      </w:divBdr>
    </w:div>
    <w:div w:id="2049332892">
      <w:bodyDiv w:val="1"/>
      <w:marLeft w:val="0"/>
      <w:marRight w:val="0"/>
      <w:marTop w:val="0"/>
      <w:marBottom w:val="0"/>
      <w:divBdr>
        <w:top w:val="none" w:sz="0" w:space="0" w:color="auto"/>
        <w:left w:val="none" w:sz="0" w:space="0" w:color="auto"/>
        <w:bottom w:val="none" w:sz="0" w:space="0" w:color="auto"/>
        <w:right w:val="none" w:sz="0" w:space="0" w:color="auto"/>
      </w:divBdr>
    </w:div>
    <w:div w:id="2049795674">
      <w:bodyDiv w:val="1"/>
      <w:marLeft w:val="0"/>
      <w:marRight w:val="0"/>
      <w:marTop w:val="0"/>
      <w:marBottom w:val="0"/>
      <w:divBdr>
        <w:top w:val="none" w:sz="0" w:space="0" w:color="auto"/>
        <w:left w:val="none" w:sz="0" w:space="0" w:color="auto"/>
        <w:bottom w:val="none" w:sz="0" w:space="0" w:color="auto"/>
        <w:right w:val="none" w:sz="0" w:space="0" w:color="auto"/>
      </w:divBdr>
    </w:div>
    <w:div w:id="2049838504">
      <w:bodyDiv w:val="1"/>
      <w:marLeft w:val="0"/>
      <w:marRight w:val="0"/>
      <w:marTop w:val="0"/>
      <w:marBottom w:val="0"/>
      <w:divBdr>
        <w:top w:val="none" w:sz="0" w:space="0" w:color="auto"/>
        <w:left w:val="none" w:sz="0" w:space="0" w:color="auto"/>
        <w:bottom w:val="none" w:sz="0" w:space="0" w:color="auto"/>
        <w:right w:val="none" w:sz="0" w:space="0" w:color="auto"/>
      </w:divBdr>
    </w:div>
    <w:div w:id="2050178441">
      <w:bodyDiv w:val="1"/>
      <w:marLeft w:val="0"/>
      <w:marRight w:val="0"/>
      <w:marTop w:val="0"/>
      <w:marBottom w:val="0"/>
      <w:divBdr>
        <w:top w:val="none" w:sz="0" w:space="0" w:color="auto"/>
        <w:left w:val="none" w:sz="0" w:space="0" w:color="auto"/>
        <w:bottom w:val="none" w:sz="0" w:space="0" w:color="auto"/>
        <w:right w:val="none" w:sz="0" w:space="0" w:color="auto"/>
      </w:divBdr>
    </w:div>
    <w:div w:id="2050446815">
      <w:bodyDiv w:val="1"/>
      <w:marLeft w:val="0"/>
      <w:marRight w:val="0"/>
      <w:marTop w:val="0"/>
      <w:marBottom w:val="0"/>
      <w:divBdr>
        <w:top w:val="none" w:sz="0" w:space="0" w:color="auto"/>
        <w:left w:val="none" w:sz="0" w:space="0" w:color="auto"/>
        <w:bottom w:val="none" w:sz="0" w:space="0" w:color="auto"/>
        <w:right w:val="none" w:sz="0" w:space="0" w:color="auto"/>
      </w:divBdr>
    </w:div>
    <w:div w:id="2050520758">
      <w:bodyDiv w:val="1"/>
      <w:marLeft w:val="0"/>
      <w:marRight w:val="0"/>
      <w:marTop w:val="0"/>
      <w:marBottom w:val="0"/>
      <w:divBdr>
        <w:top w:val="none" w:sz="0" w:space="0" w:color="auto"/>
        <w:left w:val="none" w:sz="0" w:space="0" w:color="auto"/>
        <w:bottom w:val="none" w:sz="0" w:space="0" w:color="auto"/>
        <w:right w:val="none" w:sz="0" w:space="0" w:color="auto"/>
      </w:divBdr>
    </w:div>
    <w:div w:id="2051149811">
      <w:bodyDiv w:val="1"/>
      <w:marLeft w:val="0"/>
      <w:marRight w:val="0"/>
      <w:marTop w:val="0"/>
      <w:marBottom w:val="0"/>
      <w:divBdr>
        <w:top w:val="none" w:sz="0" w:space="0" w:color="auto"/>
        <w:left w:val="none" w:sz="0" w:space="0" w:color="auto"/>
        <w:bottom w:val="none" w:sz="0" w:space="0" w:color="auto"/>
        <w:right w:val="none" w:sz="0" w:space="0" w:color="auto"/>
      </w:divBdr>
    </w:div>
    <w:div w:id="2051372691">
      <w:bodyDiv w:val="1"/>
      <w:marLeft w:val="0"/>
      <w:marRight w:val="0"/>
      <w:marTop w:val="0"/>
      <w:marBottom w:val="0"/>
      <w:divBdr>
        <w:top w:val="none" w:sz="0" w:space="0" w:color="auto"/>
        <w:left w:val="none" w:sz="0" w:space="0" w:color="auto"/>
        <w:bottom w:val="none" w:sz="0" w:space="0" w:color="auto"/>
        <w:right w:val="none" w:sz="0" w:space="0" w:color="auto"/>
      </w:divBdr>
    </w:div>
    <w:div w:id="2051879229">
      <w:bodyDiv w:val="1"/>
      <w:marLeft w:val="0"/>
      <w:marRight w:val="0"/>
      <w:marTop w:val="0"/>
      <w:marBottom w:val="0"/>
      <w:divBdr>
        <w:top w:val="none" w:sz="0" w:space="0" w:color="auto"/>
        <w:left w:val="none" w:sz="0" w:space="0" w:color="auto"/>
        <w:bottom w:val="none" w:sz="0" w:space="0" w:color="auto"/>
        <w:right w:val="none" w:sz="0" w:space="0" w:color="auto"/>
      </w:divBdr>
    </w:div>
    <w:div w:id="2052486794">
      <w:bodyDiv w:val="1"/>
      <w:marLeft w:val="0"/>
      <w:marRight w:val="0"/>
      <w:marTop w:val="0"/>
      <w:marBottom w:val="0"/>
      <w:divBdr>
        <w:top w:val="none" w:sz="0" w:space="0" w:color="auto"/>
        <w:left w:val="none" w:sz="0" w:space="0" w:color="auto"/>
        <w:bottom w:val="none" w:sz="0" w:space="0" w:color="auto"/>
        <w:right w:val="none" w:sz="0" w:space="0" w:color="auto"/>
      </w:divBdr>
    </w:div>
    <w:div w:id="2053116519">
      <w:bodyDiv w:val="1"/>
      <w:marLeft w:val="0"/>
      <w:marRight w:val="0"/>
      <w:marTop w:val="0"/>
      <w:marBottom w:val="0"/>
      <w:divBdr>
        <w:top w:val="none" w:sz="0" w:space="0" w:color="auto"/>
        <w:left w:val="none" w:sz="0" w:space="0" w:color="auto"/>
        <w:bottom w:val="none" w:sz="0" w:space="0" w:color="auto"/>
        <w:right w:val="none" w:sz="0" w:space="0" w:color="auto"/>
      </w:divBdr>
    </w:div>
    <w:div w:id="2053648112">
      <w:bodyDiv w:val="1"/>
      <w:marLeft w:val="0"/>
      <w:marRight w:val="0"/>
      <w:marTop w:val="0"/>
      <w:marBottom w:val="0"/>
      <w:divBdr>
        <w:top w:val="none" w:sz="0" w:space="0" w:color="auto"/>
        <w:left w:val="none" w:sz="0" w:space="0" w:color="auto"/>
        <w:bottom w:val="none" w:sz="0" w:space="0" w:color="auto"/>
        <w:right w:val="none" w:sz="0" w:space="0" w:color="auto"/>
      </w:divBdr>
    </w:div>
    <w:div w:id="2055040183">
      <w:bodyDiv w:val="1"/>
      <w:marLeft w:val="0"/>
      <w:marRight w:val="0"/>
      <w:marTop w:val="0"/>
      <w:marBottom w:val="0"/>
      <w:divBdr>
        <w:top w:val="none" w:sz="0" w:space="0" w:color="auto"/>
        <w:left w:val="none" w:sz="0" w:space="0" w:color="auto"/>
        <w:bottom w:val="none" w:sz="0" w:space="0" w:color="auto"/>
        <w:right w:val="none" w:sz="0" w:space="0" w:color="auto"/>
      </w:divBdr>
    </w:div>
    <w:div w:id="2055498348">
      <w:bodyDiv w:val="1"/>
      <w:marLeft w:val="0"/>
      <w:marRight w:val="0"/>
      <w:marTop w:val="0"/>
      <w:marBottom w:val="0"/>
      <w:divBdr>
        <w:top w:val="none" w:sz="0" w:space="0" w:color="auto"/>
        <w:left w:val="none" w:sz="0" w:space="0" w:color="auto"/>
        <w:bottom w:val="none" w:sz="0" w:space="0" w:color="auto"/>
        <w:right w:val="none" w:sz="0" w:space="0" w:color="auto"/>
      </w:divBdr>
    </w:div>
    <w:div w:id="2055541475">
      <w:bodyDiv w:val="1"/>
      <w:marLeft w:val="0"/>
      <w:marRight w:val="0"/>
      <w:marTop w:val="0"/>
      <w:marBottom w:val="0"/>
      <w:divBdr>
        <w:top w:val="none" w:sz="0" w:space="0" w:color="auto"/>
        <w:left w:val="none" w:sz="0" w:space="0" w:color="auto"/>
        <w:bottom w:val="none" w:sz="0" w:space="0" w:color="auto"/>
        <w:right w:val="none" w:sz="0" w:space="0" w:color="auto"/>
      </w:divBdr>
    </w:div>
    <w:div w:id="2056003196">
      <w:bodyDiv w:val="1"/>
      <w:marLeft w:val="0"/>
      <w:marRight w:val="0"/>
      <w:marTop w:val="0"/>
      <w:marBottom w:val="0"/>
      <w:divBdr>
        <w:top w:val="none" w:sz="0" w:space="0" w:color="auto"/>
        <w:left w:val="none" w:sz="0" w:space="0" w:color="auto"/>
        <w:bottom w:val="none" w:sz="0" w:space="0" w:color="auto"/>
        <w:right w:val="none" w:sz="0" w:space="0" w:color="auto"/>
      </w:divBdr>
    </w:div>
    <w:div w:id="2056542280">
      <w:bodyDiv w:val="1"/>
      <w:marLeft w:val="0"/>
      <w:marRight w:val="0"/>
      <w:marTop w:val="0"/>
      <w:marBottom w:val="0"/>
      <w:divBdr>
        <w:top w:val="none" w:sz="0" w:space="0" w:color="auto"/>
        <w:left w:val="none" w:sz="0" w:space="0" w:color="auto"/>
        <w:bottom w:val="none" w:sz="0" w:space="0" w:color="auto"/>
        <w:right w:val="none" w:sz="0" w:space="0" w:color="auto"/>
      </w:divBdr>
    </w:div>
    <w:div w:id="2056544021">
      <w:bodyDiv w:val="1"/>
      <w:marLeft w:val="0"/>
      <w:marRight w:val="0"/>
      <w:marTop w:val="0"/>
      <w:marBottom w:val="0"/>
      <w:divBdr>
        <w:top w:val="none" w:sz="0" w:space="0" w:color="auto"/>
        <w:left w:val="none" w:sz="0" w:space="0" w:color="auto"/>
        <w:bottom w:val="none" w:sz="0" w:space="0" w:color="auto"/>
        <w:right w:val="none" w:sz="0" w:space="0" w:color="auto"/>
      </w:divBdr>
    </w:div>
    <w:div w:id="2056659824">
      <w:bodyDiv w:val="1"/>
      <w:marLeft w:val="0"/>
      <w:marRight w:val="0"/>
      <w:marTop w:val="0"/>
      <w:marBottom w:val="0"/>
      <w:divBdr>
        <w:top w:val="none" w:sz="0" w:space="0" w:color="auto"/>
        <w:left w:val="none" w:sz="0" w:space="0" w:color="auto"/>
        <w:bottom w:val="none" w:sz="0" w:space="0" w:color="auto"/>
        <w:right w:val="none" w:sz="0" w:space="0" w:color="auto"/>
      </w:divBdr>
    </w:div>
    <w:div w:id="2057200141">
      <w:bodyDiv w:val="1"/>
      <w:marLeft w:val="0"/>
      <w:marRight w:val="0"/>
      <w:marTop w:val="0"/>
      <w:marBottom w:val="0"/>
      <w:divBdr>
        <w:top w:val="none" w:sz="0" w:space="0" w:color="auto"/>
        <w:left w:val="none" w:sz="0" w:space="0" w:color="auto"/>
        <w:bottom w:val="none" w:sz="0" w:space="0" w:color="auto"/>
        <w:right w:val="none" w:sz="0" w:space="0" w:color="auto"/>
      </w:divBdr>
    </w:div>
    <w:div w:id="2057656483">
      <w:bodyDiv w:val="1"/>
      <w:marLeft w:val="0"/>
      <w:marRight w:val="0"/>
      <w:marTop w:val="0"/>
      <w:marBottom w:val="0"/>
      <w:divBdr>
        <w:top w:val="none" w:sz="0" w:space="0" w:color="auto"/>
        <w:left w:val="none" w:sz="0" w:space="0" w:color="auto"/>
        <w:bottom w:val="none" w:sz="0" w:space="0" w:color="auto"/>
        <w:right w:val="none" w:sz="0" w:space="0" w:color="auto"/>
      </w:divBdr>
    </w:div>
    <w:div w:id="2058160663">
      <w:bodyDiv w:val="1"/>
      <w:marLeft w:val="0"/>
      <w:marRight w:val="0"/>
      <w:marTop w:val="0"/>
      <w:marBottom w:val="0"/>
      <w:divBdr>
        <w:top w:val="none" w:sz="0" w:space="0" w:color="auto"/>
        <w:left w:val="none" w:sz="0" w:space="0" w:color="auto"/>
        <w:bottom w:val="none" w:sz="0" w:space="0" w:color="auto"/>
        <w:right w:val="none" w:sz="0" w:space="0" w:color="auto"/>
      </w:divBdr>
    </w:div>
    <w:div w:id="2058160898">
      <w:bodyDiv w:val="1"/>
      <w:marLeft w:val="0"/>
      <w:marRight w:val="0"/>
      <w:marTop w:val="0"/>
      <w:marBottom w:val="0"/>
      <w:divBdr>
        <w:top w:val="none" w:sz="0" w:space="0" w:color="auto"/>
        <w:left w:val="none" w:sz="0" w:space="0" w:color="auto"/>
        <w:bottom w:val="none" w:sz="0" w:space="0" w:color="auto"/>
        <w:right w:val="none" w:sz="0" w:space="0" w:color="auto"/>
      </w:divBdr>
    </w:div>
    <w:div w:id="2058310815">
      <w:bodyDiv w:val="1"/>
      <w:marLeft w:val="0"/>
      <w:marRight w:val="0"/>
      <w:marTop w:val="0"/>
      <w:marBottom w:val="0"/>
      <w:divBdr>
        <w:top w:val="none" w:sz="0" w:space="0" w:color="auto"/>
        <w:left w:val="none" w:sz="0" w:space="0" w:color="auto"/>
        <w:bottom w:val="none" w:sz="0" w:space="0" w:color="auto"/>
        <w:right w:val="none" w:sz="0" w:space="0" w:color="auto"/>
      </w:divBdr>
    </w:div>
    <w:div w:id="2058506630">
      <w:bodyDiv w:val="1"/>
      <w:marLeft w:val="0"/>
      <w:marRight w:val="0"/>
      <w:marTop w:val="0"/>
      <w:marBottom w:val="0"/>
      <w:divBdr>
        <w:top w:val="none" w:sz="0" w:space="0" w:color="auto"/>
        <w:left w:val="none" w:sz="0" w:space="0" w:color="auto"/>
        <w:bottom w:val="none" w:sz="0" w:space="0" w:color="auto"/>
        <w:right w:val="none" w:sz="0" w:space="0" w:color="auto"/>
      </w:divBdr>
    </w:div>
    <w:div w:id="2058626904">
      <w:bodyDiv w:val="1"/>
      <w:marLeft w:val="0"/>
      <w:marRight w:val="0"/>
      <w:marTop w:val="0"/>
      <w:marBottom w:val="0"/>
      <w:divBdr>
        <w:top w:val="none" w:sz="0" w:space="0" w:color="auto"/>
        <w:left w:val="none" w:sz="0" w:space="0" w:color="auto"/>
        <w:bottom w:val="none" w:sz="0" w:space="0" w:color="auto"/>
        <w:right w:val="none" w:sz="0" w:space="0" w:color="auto"/>
      </w:divBdr>
    </w:div>
    <w:div w:id="2059014515">
      <w:bodyDiv w:val="1"/>
      <w:marLeft w:val="0"/>
      <w:marRight w:val="0"/>
      <w:marTop w:val="0"/>
      <w:marBottom w:val="0"/>
      <w:divBdr>
        <w:top w:val="none" w:sz="0" w:space="0" w:color="auto"/>
        <w:left w:val="none" w:sz="0" w:space="0" w:color="auto"/>
        <w:bottom w:val="none" w:sz="0" w:space="0" w:color="auto"/>
        <w:right w:val="none" w:sz="0" w:space="0" w:color="auto"/>
      </w:divBdr>
    </w:div>
    <w:div w:id="2059091019">
      <w:bodyDiv w:val="1"/>
      <w:marLeft w:val="0"/>
      <w:marRight w:val="0"/>
      <w:marTop w:val="0"/>
      <w:marBottom w:val="0"/>
      <w:divBdr>
        <w:top w:val="none" w:sz="0" w:space="0" w:color="auto"/>
        <w:left w:val="none" w:sz="0" w:space="0" w:color="auto"/>
        <w:bottom w:val="none" w:sz="0" w:space="0" w:color="auto"/>
        <w:right w:val="none" w:sz="0" w:space="0" w:color="auto"/>
      </w:divBdr>
    </w:div>
    <w:div w:id="2059233574">
      <w:bodyDiv w:val="1"/>
      <w:marLeft w:val="0"/>
      <w:marRight w:val="0"/>
      <w:marTop w:val="0"/>
      <w:marBottom w:val="0"/>
      <w:divBdr>
        <w:top w:val="none" w:sz="0" w:space="0" w:color="auto"/>
        <w:left w:val="none" w:sz="0" w:space="0" w:color="auto"/>
        <w:bottom w:val="none" w:sz="0" w:space="0" w:color="auto"/>
        <w:right w:val="none" w:sz="0" w:space="0" w:color="auto"/>
      </w:divBdr>
    </w:div>
    <w:div w:id="2059864684">
      <w:bodyDiv w:val="1"/>
      <w:marLeft w:val="0"/>
      <w:marRight w:val="0"/>
      <w:marTop w:val="0"/>
      <w:marBottom w:val="0"/>
      <w:divBdr>
        <w:top w:val="none" w:sz="0" w:space="0" w:color="auto"/>
        <w:left w:val="none" w:sz="0" w:space="0" w:color="auto"/>
        <w:bottom w:val="none" w:sz="0" w:space="0" w:color="auto"/>
        <w:right w:val="none" w:sz="0" w:space="0" w:color="auto"/>
      </w:divBdr>
    </w:div>
    <w:div w:id="2060788251">
      <w:bodyDiv w:val="1"/>
      <w:marLeft w:val="0"/>
      <w:marRight w:val="0"/>
      <w:marTop w:val="0"/>
      <w:marBottom w:val="0"/>
      <w:divBdr>
        <w:top w:val="none" w:sz="0" w:space="0" w:color="auto"/>
        <w:left w:val="none" w:sz="0" w:space="0" w:color="auto"/>
        <w:bottom w:val="none" w:sz="0" w:space="0" w:color="auto"/>
        <w:right w:val="none" w:sz="0" w:space="0" w:color="auto"/>
      </w:divBdr>
    </w:div>
    <w:div w:id="2060934753">
      <w:bodyDiv w:val="1"/>
      <w:marLeft w:val="0"/>
      <w:marRight w:val="0"/>
      <w:marTop w:val="0"/>
      <w:marBottom w:val="0"/>
      <w:divBdr>
        <w:top w:val="none" w:sz="0" w:space="0" w:color="auto"/>
        <w:left w:val="none" w:sz="0" w:space="0" w:color="auto"/>
        <w:bottom w:val="none" w:sz="0" w:space="0" w:color="auto"/>
        <w:right w:val="none" w:sz="0" w:space="0" w:color="auto"/>
      </w:divBdr>
    </w:div>
    <w:div w:id="2061636629">
      <w:bodyDiv w:val="1"/>
      <w:marLeft w:val="0"/>
      <w:marRight w:val="0"/>
      <w:marTop w:val="0"/>
      <w:marBottom w:val="0"/>
      <w:divBdr>
        <w:top w:val="none" w:sz="0" w:space="0" w:color="auto"/>
        <w:left w:val="none" w:sz="0" w:space="0" w:color="auto"/>
        <w:bottom w:val="none" w:sz="0" w:space="0" w:color="auto"/>
        <w:right w:val="none" w:sz="0" w:space="0" w:color="auto"/>
      </w:divBdr>
    </w:div>
    <w:div w:id="2061709463">
      <w:bodyDiv w:val="1"/>
      <w:marLeft w:val="0"/>
      <w:marRight w:val="0"/>
      <w:marTop w:val="0"/>
      <w:marBottom w:val="0"/>
      <w:divBdr>
        <w:top w:val="none" w:sz="0" w:space="0" w:color="auto"/>
        <w:left w:val="none" w:sz="0" w:space="0" w:color="auto"/>
        <w:bottom w:val="none" w:sz="0" w:space="0" w:color="auto"/>
        <w:right w:val="none" w:sz="0" w:space="0" w:color="auto"/>
      </w:divBdr>
    </w:div>
    <w:div w:id="2062050654">
      <w:bodyDiv w:val="1"/>
      <w:marLeft w:val="0"/>
      <w:marRight w:val="0"/>
      <w:marTop w:val="0"/>
      <w:marBottom w:val="0"/>
      <w:divBdr>
        <w:top w:val="none" w:sz="0" w:space="0" w:color="auto"/>
        <w:left w:val="none" w:sz="0" w:space="0" w:color="auto"/>
        <w:bottom w:val="none" w:sz="0" w:space="0" w:color="auto"/>
        <w:right w:val="none" w:sz="0" w:space="0" w:color="auto"/>
      </w:divBdr>
    </w:div>
    <w:div w:id="2062288481">
      <w:bodyDiv w:val="1"/>
      <w:marLeft w:val="0"/>
      <w:marRight w:val="0"/>
      <w:marTop w:val="0"/>
      <w:marBottom w:val="0"/>
      <w:divBdr>
        <w:top w:val="none" w:sz="0" w:space="0" w:color="auto"/>
        <w:left w:val="none" w:sz="0" w:space="0" w:color="auto"/>
        <w:bottom w:val="none" w:sz="0" w:space="0" w:color="auto"/>
        <w:right w:val="none" w:sz="0" w:space="0" w:color="auto"/>
      </w:divBdr>
    </w:div>
    <w:div w:id="2062440741">
      <w:bodyDiv w:val="1"/>
      <w:marLeft w:val="0"/>
      <w:marRight w:val="0"/>
      <w:marTop w:val="0"/>
      <w:marBottom w:val="0"/>
      <w:divBdr>
        <w:top w:val="none" w:sz="0" w:space="0" w:color="auto"/>
        <w:left w:val="none" w:sz="0" w:space="0" w:color="auto"/>
        <w:bottom w:val="none" w:sz="0" w:space="0" w:color="auto"/>
        <w:right w:val="none" w:sz="0" w:space="0" w:color="auto"/>
      </w:divBdr>
    </w:div>
    <w:div w:id="2062484711">
      <w:bodyDiv w:val="1"/>
      <w:marLeft w:val="0"/>
      <w:marRight w:val="0"/>
      <w:marTop w:val="0"/>
      <w:marBottom w:val="0"/>
      <w:divBdr>
        <w:top w:val="none" w:sz="0" w:space="0" w:color="auto"/>
        <w:left w:val="none" w:sz="0" w:space="0" w:color="auto"/>
        <w:bottom w:val="none" w:sz="0" w:space="0" w:color="auto"/>
        <w:right w:val="none" w:sz="0" w:space="0" w:color="auto"/>
      </w:divBdr>
    </w:div>
    <w:div w:id="2062508861">
      <w:bodyDiv w:val="1"/>
      <w:marLeft w:val="0"/>
      <w:marRight w:val="0"/>
      <w:marTop w:val="0"/>
      <w:marBottom w:val="0"/>
      <w:divBdr>
        <w:top w:val="none" w:sz="0" w:space="0" w:color="auto"/>
        <w:left w:val="none" w:sz="0" w:space="0" w:color="auto"/>
        <w:bottom w:val="none" w:sz="0" w:space="0" w:color="auto"/>
        <w:right w:val="none" w:sz="0" w:space="0" w:color="auto"/>
      </w:divBdr>
    </w:div>
    <w:div w:id="2062510501">
      <w:bodyDiv w:val="1"/>
      <w:marLeft w:val="0"/>
      <w:marRight w:val="0"/>
      <w:marTop w:val="0"/>
      <w:marBottom w:val="0"/>
      <w:divBdr>
        <w:top w:val="none" w:sz="0" w:space="0" w:color="auto"/>
        <w:left w:val="none" w:sz="0" w:space="0" w:color="auto"/>
        <w:bottom w:val="none" w:sz="0" w:space="0" w:color="auto"/>
        <w:right w:val="none" w:sz="0" w:space="0" w:color="auto"/>
      </w:divBdr>
    </w:div>
    <w:div w:id="2062942265">
      <w:bodyDiv w:val="1"/>
      <w:marLeft w:val="0"/>
      <w:marRight w:val="0"/>
      <w:marTop w:val="0"/>
      <w:marBottom w:val="0"/>
      <w:divBdr>
        <w:top w:val="none" w:sz="0" w:space="0" w:color="auto"/>
        <w:left w:val="none" w:sz="0" w:space="0" w:color="auto"/>
        <w:bottom w:val="none" w:sz="0" w:space="0" w:color="auto"/>
        <w:right w:val="none" w:sz="0" w:space="0" w:color="auto"/>
      </w:divBdr>
    </w:div>
    <w:div w:id="2063209807">
      <w:bodyDiv w:val="1"/>
      <w:marLeft w:val="0"/>
      <w:marRight w:val="0"/>
      <w:marTop w:val="0"/>
      <w:marBottom w:val="0"/>
      <w:divBdr>
        <w:top w:val="none" w:sz="0" w:space="0" w:color="auto"/>
        <w:left w:val="none" w:sz="0" w:space="0" w:color="auto"/>
        <w:bottom w:val="none" w:sz="0" w:space="0" w:color="auto"/>
        <w:right w:val="none" w:sz="0" w:space="0" w:color="auto"/>
      </w:divBdr>
    </w:div>
    <w:div w:id="2063214964">
      <w:bodyDiv w:val="1"/>
      <w:marLeft w:val="0"/>
      <w:marRight w:val="0"/>
      <w:marTop w:val="0"/>
      <w:marBottom w:val="0"/>
      <w:divBdr>
        <w:top w:val="none" w:sz="0" w:space="0" w:color="auto"/>
        <w:left w:val="none" w:sz="0" w:space="0" w:color="auto"/>
        <w:bottom w:val="none" w:sz="0" w:space="0" w:color="auto"/>
        <w:right w:val="none" w:sz="0" w:space="0" w:color="auto"/>
      </w:divBdr>
    </w:div>
    <w:div w:id="2063559800">
      <w:bodyDiv w:val="1"/>
      <w:marLeft w:val="0"/>
      <w:marRight w:val="0"/>
      <w:marTop w:val="0"/>
      <w:marBottom w:val="0"/>
      <w:divBdr>
        <w:top w:val="none" w:sz="0" w:space="0" w:color="auto"/>
        <w:left w:val="none" w:sz="0" w:space="0" w:color="auto"/>
        <w:bottom w:val="none" w:sz="0" w:space="0" w:color="auto"/>
        <w:right w:val="none" w:sz="0" w:space="0" w:color="auto"/>
      </w:divBdr>
    </w:div>
    <w:div w:id="2064060229">
      <w:bodyDiv w:val="1"/>
      <w:marLeft w:val="0"/>
      <w:marRight w:val="0"/>
      <w:marTop w:val="0"/>
      <w:marBottom w:val="0"/>
      <w:divBdr>
        <w:top w:val="none" w:sz="0" w:space="0" w:color="auto"/>
        <w:left w:val="none" w:sz="0" w:space="0" w:color="auto"/>
        <w:bottom w:val="none" w:sz="0" w:space="0" w:color="auto"/>
        <w:right w:val="none" w:sz="0" w:space="0" w:color="auto"/>
      </w:divBdr>
    </w:div>
    <w:div w:id="2064523370">
      <w:bodyDiv w:val="1"/>
      <w:marLeft w:val="0"/>
      <w:marRight w:val="0"/>
      <w:marTop w:val="0"/>
      <w:marBottom w:val="0"/>
      <w:divBdr>
        <w:top w:val="none" w:sz="0" w:space="0" w:color="auto"/>
        <w:left w:val="none" w:sz="0" w:space="0" w:color="auto"/>
        <w:bottom w:val="none" w:sz="0" w:space="0" w:color="auto"/>
        <w:right w:val="none" w:sz="0" w:space="0" w:color="auto"/>
      </w:divBdr>
    </w:div>
    <w:div w:id="2064601714">
      <w:bodyDiv w:val="1"/>
      <w:marLeft w:val="0"/>
      <w:marRight w:val="0"/>
      <w:marTop w:val="0"/>
      <w:marBottom w:val="0"/>
      <w:divBdr>
        <w:top w:val="none" w:sz="0" w:space="0" w:color="auto"/>
        <w:left w:val="none" w:sz="0" w:space="0" w:color="auto"/>
        <w:bottom w:val="none" w:sz="0" w:space="0" w:color="auto"/>
        <w:right w:val="none" w:sz="0" w:space="0" w:color="auto"/>
      </w:divBdr>
    </w:div>
    <w:div w:id="2064863830">
      <w:bodyDiv w:val="1"/>
      <w:marLeft w:val="0"/>
      <w:marRight w:val="0"/>
      <w:marTop w:val="0"/>
      <w:marBottom w:val="0"/>
      <w:divBdr>
        <w:top w:val="none" w:sz="0" w:space="0" w:color="auto"/>
        <w:left w:val="none" w:sz="0" w:space="0" w:color="auto"/>
        <w:bottom w:val="none" w:sz="0" w:space="0" w:color="auto"/>
        <w:right w:val="none" w:sz="0" w:space="0" w:color="auto"/>
      </w:divBdr>
    </w:div>
    <w:div w:id="2065058437">
      <w:bodyDiv w:val="1"/>
      <w:marLeft w:val="0"/>
      <w:marRight w:val="0"/>
      <w:marTop w:val="0"/>
      <w:marBottom w:val="0"/>
      <w:divBdr>
        <w:top w:val="none" w:sz="0" w:space="0" w:color="auto"/>
        <w:left w:val="none" w:sz="0" w:space="0" w:color="auto"/>
        <w:bottom w:val="none" w:sz="0" w:space="0" w:color="auto"/>
        <w:right w:val="none" w:sz="0" w:space="0" w:color="auto"/>
      </w:divBdr>
    </w:div>
    <w:div w:id="2065711759">
      <w:bodyDiv w:val="1"/>
      <w:marLeft w:val="0"/>
      <w:marRight w:val="0"/>
      <w:marTop w:val="0"/>
      <w:marBottom w:val="0"/>
      <w:divBdr>
        <w:top w:val="none" w:sz="0" w:space="0" w:color="auto"/>
        <w:left w:val="none" w:sz="0" w:space="0" w:color="auto"/>
        <w:bottom w:val="none" w:sz="0" w:space="0" w:color="auto"/>
        <w:right w:val="none" w:sz="0" w:space="0" w:color="auto"/>
      </w:divBdr>
    </w:div>
    <w:div w:id="2065911830">
      <w:bodyDiv w:val="1"/>
      <w:marLeft w:val="0"/>
      <w:marRight w:val="0"/>
      <w:marTop w:val="0"/>
      <w:marBottom w:val="0"/>
      <w:divBdr>
        <w:top w:val="none" w:sz="0" w:space="0" w:color="auto"/>
        <w:left w:val="none" w:sz="0" w:space="0" w:color="auto"/>
        <w:bottom w:val="none" w:sz="0" w:space="0" w:color="auto"/>
        <w:right w:val="none" w:sz="0" w:space="0" w:color="auto"/>
      </w:divBdr>
    </w:div>
    <w:div w:id="2065985969">
      <w:bodyDiv w:val="1"/>
      <w:marLeft w:val="0"/>
      <w:marRight w:val="0"/>
      <w:marTop w:val="0"/>
      <w:marBottom w:val="0"/>
      <w:divBdr>
        <w:top w:val="none" w:sz="0" w:space="0" w:color="auto"/>
        <w:left w:val="none" w:sz="0" w:space="0" w:color="auto"/>
        <w:bottom w:val="none" w:sz="0" w:space="0" w:color="auto"/>
        <w:right w:val="none" w:sz="0" w:space="0" w:color="auto"/>
      </w:divBdr>
    </w:div>
    <w:div w:id="2067414740">
      <w:bodyDiv w:val="1"/>
      <w:marLeft w:val="0"/>
      <w:marRight w:val="0"/>
      <w:marTop w:val="0"/>
      <w:marBottom w:val="0"/>
      <w:divBdr>
        <w:top w:val="none" w:sz="0" w:space="0" w:color="auto"/>
        <w:left w:val="none" w:sz="0" w:space="0" w:color="auto"/>
        <w:bottom w:val="none" w:sz="0" w:space="0" w:color="auto"/>
        <w:right w:val="none" w:sz="0" w:space="0" w:color="auto"/>
      </w:divBdr>
    </w:div>
    <w:div w:id="2067487999">
      <w:bodyDiv w:val="1"/>
      <w:marLeft w:val="0"/>
      <w:marRight w:val="0"/>
      <w:marTop w:val="0"/>
      <w:marBottom w:val="0"/>
      <w:divBdr>
        <w:top w:val="none" w:sz="0" w:space="0" w:color="auto"/>
        <w:left w:val="none" w:sz="0" w:space="0" w:color="auto"/>
        <w:bottom w:val="none" w:sz="0" w:space="0" w:color="auto"/>
        <w:right w:val="none" w:sz="0" w:space="0" w:color="auto"/>
      </w:divBdr>
    </w:div>
    <w:div w:id="2068453907">
      <w:bodyDiv w:val="1"/>
      <w:marLeft w:val="0"/>
      <w:marRight w:val="0"/>
      <w:marTop w:val="0"/>
      <w:marBottom w:val="0"/>
      <w:divBdr>
        <w:top w:val="none" w:sz="0" w:space="0" w:color="auto"/>
        <w:left w:val="none" w:sz="0" w:space="0" w:color="auto"/>
        <w:bottom w:val="none" w:sz="0" w:space="0" w:color="auto"/>
        <w:right w:val="none" w:sz="0" w:space="0" w:color="auto"/>
      </w:divBdr>
    </w:div>
    <w:div w:id="2068526931">
      <w:bodyDiv w:val="1"/>
      <w:marLeft w:val="0"/>
      <w:marRight w:val="0"/>
      <w:marTop w:val="0"/>
      <w:marBottom w:val="0"/>
      <w:divBdr>
        <w:top w:val="none" w:sz="0" w:space="0" w:color="auto"/>
        <w:left w:val="none" w:sz="0" w:space="0" w:color="auto"/>
        <w:bottom w:val="none" w:sz="0" w:space="0" w:color="auto"/>
        <w:right w:val="none" w:sz="0" w:space="0" w:color="auto"/>
      </w:divBdr>
    </w:div>
    <w:div w:id="2068533010">
      <w:bodyDiv w:val="1"/>
      <w:marLeft w:val="0"/>
      <w:marRight w:val="0"/>
      <w:marTop w:val="0"/>
      <w:marBottom w:val="0"/>
      <w:divBdr>
        <w:top w:val="none" w:sz="0" w:space="0" w:color="auto"/>
        <w:left w:val="none" w:sz="0" w:space="0" w:color="auto"/>
        <w:bottom w:val="none" w:sz="0" w:space="0" w:color="auto"/>
        <w:right w:val="none" w:sz="0" w:space="0" w:color="auto"/>
      </w:divBdr>
    </w:div>
    <w:div w:id="2068647714">
      <w:bodyDiv w:val="1"/>
      <w:marLeft w:val="0"/>
      <w:marRight w:val="0"/>
      <w:marTop w:val="0"/>
      <w:marBottom w:val="0"/>
      <w:divBdr>
        <w:top w:val="none" w:sz="0" w:space="0" w:color="auto"/>
        <w:left w:val="none" w:sz="0" w:space="0" w:color="auto"/>
        <w:bottom w:val="none" w:sz="0" w:space="0" w:color="auto"/>
        <w:right w:val="none" w:sz="0" w:space="0" w:color="auto"/>
      </w:divBdr>
    </w:div>
    <w:div w:id="2068841136">
      <w:bodyDiv w:val="1"/>
      <w:marLeft w:val="0"/>
      <w:marRight w:val="0"/>
      <w:marTop w:val="0"/>
      <w:marBottom w:val="0"/>
      <w:divBdr>
        <w:top w:val="none" w:sz="0" w:space="0" w:color="auto"/>
        <w:left w:val="none" w:sz="0" w:space="0" w:color="auto"/>
        <w:bottom w:val="none" w:sz="0" w:space="0" w:color="auto"/>
        <w:right w:val="none" w:sz="0" w:space="0" w:color="auto"/>
      </w:divBdr>
    </w:div>
    <w:div w:id="2068912555">
      <w:bodyDiv w:val="1"/>
      <w:marLeft w:val="0"/>
      <w:marRight w:val="0"/>
      <w:marTop w:val="0"/>
      <w:marBottom w:val="0"/>
      <w:divBdr>
        <w:top w:val="none" w:sz="0" w:space="0" w:color="auto"/>
        <w:left w:val="none" w:sz="0" w:space="0" w:color="auto"/>
        <w:bottom w:val="none" w:sz="0" w:space="0" w:color="auto"/>
        <w:right w:val="none" w:sz="0" w:space="0" w:color="auto"/>
      </w:divBdr>
    </w:div>
    <w:div w:id="2069373030">
      <w:bodyDiv w:val="1"/>
      <w:marLeft w:val="0"/>
      <w:marRight w:val="0"/>
      <w:marTop w:val="0"/>
      <w:marBottom w:val="0"/>
      <w:divBdr>
        <w:top w:val="none" w:sz="0" w:space="0" w:color="auto"/>
        <w:left w:val="none" w:sz="0" w:space="0" w:color="auto"/>
        <w:bottom w:val="none" w:sz="0" w:space="0" w:color="auto"/>
        <w:right w:val="none" w:sz="0" w:space="0" w:color="auto"/>
      </w:divBdr>
    </w:div>
    <w:div w:id="2069373123">
      <w:bodyDiv w:val="1"/>
      <w:marLeft w:val="0"/>
      <w:marRight w:val="0"/>
      <w:marTop w:val="0"/>
      <w:marBottom w:val="0"/>
      <w:divBdr>
        <w:top w:val="none" w:sz="0" w:space="0" w:color="auto"/>
        <w:left w:val="none" w:sz="0" w:space="0" w:color="auto"/>
        <w:bottom w:val="none" w:sz="0" w:space="0" w:color="auto"/>
        <w:right w:val="none" w:sz="0" w:space="0" w:color="auto"/>
      </w:divBdr>
    </w:div>
    <w:div w:id="2069568260">
      <w:bodyDiv w:val="1"/>
      <w:marLeft w:val="0"/>
      <w:marRight w:val="0"/>
      <w:marTop w:val="0"/>
      <w:marBottom w:val="0"/>
      <w:divBdr>
        <w:top w:val="none" w:sz="0" w:space="0" w:color="auto"/>
        <w:left w:val="none" w:sz="0" w:space="0" w:color="auto"/>
        <w:bottom w:val="none" w:sz="0" w:space="0" w:color="auto"/>
        <w:right w:val="none" w:sz="0" w:space="0" w:color="auto"/>
      </w:divBdr>
    </w:div>
    <w:div w:id="2070179376">
      <w:bodyDiv w:val="1"/>
      <w:marLeft w:val="0"/>
      <w:marRight w:val="0"/>
      <w:marTop w:val="0"/>
      <w:marBottom w:val="0"/>
      <w:divBdr>
        <w:top w:val="none" w:sz="0" w:space="0" w:color="auto"/>
        <w:left w:val="none" w:sz="0" w:space="0" w:color="auto"/>
        <w:bottom w:val="none" w:sz="0" w:space="0" w:color="auto"/>
        <w:right w:val="none" w:sz="0" w:space="0" w:color="auto"/>
      </w:divBdr>
    </w:div>
    <w:div w:id="2072920643">
      <w:bodyDiv w:val="1"/>
      <w:marLeft w:val="0"/>
      <w:marRight w:val="0"/>
      <w:marTop w:val="0"/>
      <w:marBottom w:val="0"/>
      <w:divBdr>
        <w:top w:val="none" w:sz="0" w:space="0" w:color="auto"/>
        <w:left w:val="none" w:sz="0" w:space="0" w:color="auto"/>
        <w:bottom w:val="none" w:sz="0" w:space="0" w:color="auto"/>
        <w:right w:val="none" w:sz="0" w:space="0" w:color="auto"/>
      </w:divBdr>
    </w:div>
    <w:div w:id="2072993677">
      <w:bodyDiv w:val="1"/>
      <w:marLeft w:val="0"/>
      <w:marRight w:val="0"/>
      <w:marTop w:val="0"/>
      <w:marBottom w:val="0"/>
      <w:divBdr>
        <w:top w:val="none" w:sz="0" w:space="0" w:color="auto"/>
        <w:left w:val="none" w:sz="0" w:space="0" w:color="auto"/>
        <w:bottom w:val="none" w:sz="0" w:space="0" w:color="auto"/>
        <w:right w:val="none" w:sz="0" w:space="0" w:color="auto"/>
      </w:divBdr>
    </w:div>
    <w:div w:id="2075083428">
      <w:bodyDiv w:val="1"/>
      <w:marLeft w:val="0"/>
      <w:marRight w:val="0"/>
      <w:marTop w:val="0"/>
      <w:marBottom w:val="0"/>
      <w:divBdr>
        <w:top w:val="none" w:sz="0" w:space="0" w:color="auto"/>
        <w:left w:val="none" w:sz="0" w:space="0" w:color="auto"/>
        <w:bottom w:val="none" w:sz="0" w:space="0" w:color="auto"/>
        <w:right w:val="none" w:sz="0" w:space="0" w:color="auto"/>
      </w:divBdr>
    </w:div>
    <w:div w:id="2075469385">
      <w:bodyDiv w:val="1"/>
      <w:marLeft w:val="0"/>
      <w:marRight w:val="0"/>
      <w:marTop w:val="0"/>
      <w:marBottom w:val="0"/>
      <w:divBdr>
        <w:top w:val="none" w:sz="0" w:space="0" w:color="auto"/>
        <w:left w:val="none" w:sz="0" w:space="0" w:color="auto"/>
        <w:bottom w:val="none" w:sz="0" w:space="0" w:color="auto"/>
        <w:right w:val="none" w:sz="0" w:space="0" w:color="auto"/>
      </w:divBdr>
    </w:div>
    <w:div w:id="2075736095">
      <w:bodyDiv w:val="1"/>
      <w:marLeft w:val="0"/>
      <w:marRight w:val="0"/>
      <w:marTop w:val="0"/>
      <w:marBottom w:val="0"/>
      <w:divBdr>
        <w:top w:val="none" w:sz="0" w:space="0" w:color="auto"/>
        <w:left w:val="none" w:sz="0" w:space="0" w:color="auto"/>
        <w:bottom w:val="none" w:sz="0" w:space="0" w:color="auto"/>
        <w:right w:val="none" w:sz="0" w:space="0" w:color="auto"/>
      </w:divBdr>
    </w:div>
    <w:div w:id="2076194639">
      <w:bodyDiv w:val="1"/>
      <w:marLeft w:val="0"/>
      <w:marRight w:val="0"/>
      <w:marTop w:val="0"/>
      <w:marBottom w:val="0"/>
      <w:divBdr>
        <w:top w:val="none" w:sz="0" w:space="0" w:color="auto"/>
        <w:left w:val="none" w:sz="0" w:space="0" w:color="auto"/>
        <w:bottom w:val="none" w:sz="0" w:space="0" w:color="auto"/>
        <w:right w:val="none" w:sz="0" w:space="0" w:color="auto"/>
      </w:divBdr>
    </w:div>
    <w:div w:id="2076316633">
      <w:bodyDiv w:val="1"/>
      <w:marLeft w:val="0"/>
      <w:marRight w:val="0"/>
      <w:marTop w:val="0"/>
      <w:marBottom w:val="0"/>
      <w:divBdr>
        <w:top w:val="none" w:sz="0" w:space="0" w:color="auto"/>
        <w:left w:val="none" w:sz="0" w:space="0" w:color="auto"/>
        <w:bottom w:val="none" w:sz="0" w:space="0" w:color="auto"/>
        <w:right w:val="none" w:sz="0" w:space="0" w:color="auto"/>
      </w:divBdr>
    </w:div>
    <w:div w:id="2076856103">
      <w:bodyDiv w:val="1"/>
      <w:marLeft w:val="0"/>
      <w:marRight w:val="0"/>
      <w:marTop w:val="0"/>
      <w:marBottom w:val="0"/>
      <w:divBdr>
        <w:top w:val="none" w:sz="0" w:space="0" w:color="auto"/>
        <w:left w:val="none" w:sz="0" w:space="0" w:color="auto"/>
        <w:bottom w:val="none" w:sz="0" w:space="0" w:color="auto"/>
        <w:right w:val="none" w:sz="0" w:space="0" w:color="auto"/>
      </w:divBdr>
    </w:div>
    <w:div w:id="2077318615">
      <w:bodyDiv w:val="1"/>
      <w:marLeft w:val="0"/>
      <w:marRight w:val="0"/>
      <w:marTop w:val="0"/>
      <w:marBottom w:val="0"/>
      <w:divBdr>
        <w:top w:val="none" w:sz="0" w:space="0" w:color="auto"/>
        <w:left w:val="none" w:sz="0" w:space="0" w:color="auto"/>
        <w:bottom w:val="none" w:sz="0" w:space="0" w:color="auto"/>
        <w:right w:val="none" w:sz="0" w:space="0" w:color="auto"/>
      </w:divBdr>
    </w:div>
    <w:div w:id="2077437112">
      <w:bodyDiv w:val="1"/>
      <w:marLeft w:val="0"/>
      <w:marRight w:val="0"/>
      <w:marTop w:val="0"/>
      <w:marBottom w:val="0"/>
      <w:divBdr>
        <w:top w:val="none" w:sz="0" w:space="0" w:color="auto"/>
        <w:left w:val="none" w:sz="0" w:space="0" w:color="auto"/>
        <w:bottom w:val="none" w:sz="0" w:space="0" w:color="auto"/>
        <w:right w:val="none" w:sz="0" w:space="0" w:color="auto"/>
      </w:divBdr>
    </w:div>
    <w:div w:id="2077506162">
      <w:bodyDiv w:val="1"/>
      <w:marLeft w:val="0"/>
      <w:marRight w:val="0"/>
      <w:marTop w:val="0"/>
      <w:marBottom w:val="0"/>
      <w:divBdr>
        <w:top w:val="none" w:sz="0" w:space="0" w:color="auto"/>
        <w:left w:val="none" w:sz="0" w:space="0" w:color="auto"/>
        <w:bottom w:val="none" w:sz="0" w:space="0" w:color="auto"/>
        <w:right w:val="none" w:sz="0" w:space="0" w:color="auto"/>
      </w:divBdr>
    </w:div>
    <w:div w:id="2077973684">
      <w:bodyDiv w:val="1"/>
      <w:marLeft w:val="0"/>
      <w:marRight w:val="0"/>
      <w:marTop w:val="0"/>
      <w:marBottom w:val="0"/>
      <w:divBdr>
        <w:top w:val="none" w:sz="0" w:space="0" w:color="auto"/>
        <w:left w:val="none" w:sz="0" w:space="0" w:color="auto"/>
        <w:bottom w:val="none" w:sz="0" w:space="0" w:color="auto"/>
        <w:right w:val="none" w:sz="0" w:space="0" w:color="auto"/>
      </w:divBdr>
    </w:div>
    <w:div w:id="2078822962">
      <w:bodyDiv w:val="1"/>
      <w:marLeft w:val="0"/>
      <w:marRight w:val="0"/>
      <w:marTop w:val="0"/>
      <w:marBottom w:val="0"/>
      <w:divBdr>
        <w:top w:val="none" w:sz="0" w:space="0" w:color="auto"/>
        <w:left w:val="none" w:sz="0" w:space="0" w:color="auto"/>
        <w:bottom w:val="none" w:sz="0" w:space="0" w:color="auto"/>
        <w:right w:val="none" w:sz="0" w:space="0" w:color="auto"/>
      </w:divBdr>
    </w:div>
    <w:div w:id="2079549688">
      <w:bodyDiv w:val="1"/>
      <w:marLeft w:val="0"/>
      <w:marRight w:val="0"/>
      <w:marTop w:val="0"/>
      <w:marBottom w:val="0"/>
      <w:divBdr>
        <w:top w:val="none" w:sz="0" w:space="0" w:color="auto"/>
        <w:left w:val="none" w:sz="0" w:space="0" w:color="auto"/>
        <w:bottom w:val="none" w:sz="0" w:space="0" w:color="auto"/>
        <w:right w:val="none" w:sz="0" w:space="0" w:color="auto"/>
      </w:divBdr>
    </w:div>
    <w:div w:id="2079592683">
      <w:bodyDiv w:val="1"/>
      <w:marLeft w:val="0"/>
      <w:marRight w:val="0"/>
      <w:marTop w:val="0"/>
      <w:marBottom w:val="0"/>
      <w:divBdr>
        <w:top w:val="none" w:sz="0" w:space="0" w:color="auto"/>
        <w:left w:val="none" w:sz="0" w:space="0" w:color="auto"/>
        <w:bottom w:val="none" w:sz="0" w:space="0" w:color="auto"/>
        <w:right w:val="none" w:sz="0" w:space="0" w:color="auto"/>
      </w:divBdr>
    </w:div>
    <w:div w:id="2080398763">
      <w:bodyDiv w:val="1"/>
      <w:marLeft w:val="0"/>
      <w:marRight w:val="0"/>
      <w:marTop w:val="0"/>
      <w:marBottom w:val="0"/>
      <w:divBdr>
        <w:top w:val="none" w:sz="0" w:space="0" w:color="auto"/>
        <w:left w:val="none" w:sz="0" w:space="0" w:color="auto"/>
        <w:bottom w:val="none" w:sz="0" w:space="0" w:color="auto"/>
        <w:right w:val="none" w:sz="0" w:space="0" w:color="auto"/>
      </w:divBdr>
    </w:div>
    <w:div w:id="2080514296">
      <w:bodyDiv w:val="1"/>
      <w:marLeft w:val="0"/>
      <w:marRight w:val="0"/>
      <w:marTop w:val="0"/>
      <w:marBottom w:val="0"/>
      <w:divBdr>
        <w:top w:val="none" w:sz="0" w:space="0" w:color="auto"/>
        <w:left w:val="none" w:sz="0" w:space="0" w:color="auto"/>
        <w:bottom w:val="none" w:sz="0" w:space="0" w:color="auto"/>
        <w:right w:val="none" w:sz="0" w:space="0" w:color="auto"/>
      </w:divBdr>
    </w:div>
    <w:div w:id="2080669005">
      <w:bodyDiv w:val="1"/>
      <w:marLeft w:val="0"/>
      <w:marRight w:val="0"/>
      <w:marTop w:val="0"/>
      <w:marBottom w:val="0"/>
      <w:divBdr>
        <w:top w:val="none" w:sz="0" w:space="0" w:color="auto"/>
        <w:left w:val="none" w:sz="0" w:space="0" w:color="auto"/>
        <w:bottom w:val="none" w:sz="0" w:space="0" w:color="auto"/>
        <w:right w:val="none" w:sz="0" w:space="0" w:color="auto"/>
      </w:divBdr>
    </w:div>
    <w:div w:id="2080706812">
      <w:bodyDiv w:val="1"/>
      <w:marLeft w:val="0"/>
      <w:marRight w:val="0"/>
      <w:marTop w:val="0"/>
      <w:marBottom w:val="0"/>
      <w:divBdr>
        <w:top w:val="none" w:sz="0" w:space="0" w:color="auto"/>
        <w:left w:val="none" w:sz="0" w:space="0" w:color="auto"/>
        <w:bottom w:val="none" w:sz="0" w:space="0" w:color="auto"/>
        <w:right w:val="none" w:sz="0" w:space="0" w:color="auto"/>
      </w:divBdr>
    </w:div>
    <w:div w:id="2083015843">
      <w:bodyDiv w:val="1"/>
      <w:marLeft w:val="0"/>
      <w:marRight w:val="0"/>
      <w:marTop w:val="0"/>
      <w:marBottom w:val="0"/>
      <w:divBdr>
        <w:top w:val="none" w:sz="0" w:space="0" w:color="auto"/>
        <w:left w:val="none" w:sz="0" w:space="0" w:color="auto"/>
        <w:bottom w:val="none" w:sz="0" w:space="0" w:color="auto"/>
        <w:right w:val="none" w:sz="0" w:space="0" w:color="auto"/>
      </w:divBdr>
    </w:div>
    <w:div w:id="2085494004">
      <w:bodyDiv w:val="1"/>
      <w:marLeft w:val="0"/>
      <w:marRight w:val="0"/>
      <w:marTop w:val="0"/>
      <w:marBottom w:val="0"/>
      <w:divBdr>
        <w:top w:val="none" w:sz="0" w:space="0" w:color="auto"/>
        <w:left w:val="none" w:sz="0" w:space="0" w:color="auto"/>
        <w:bottom w:val="none" w:sz="0" w:space="0" w:color="auto"/>
        <w:right w:val="none" w:sz="0" w:space="0" w:color="auto"/>
      </w:divBdr>
    </w:div>
    <w:div w:id="2085569173">
      <w:bodyDiv w:val="1"/>
      <w:marLeft w:val="0"/>
      <w:marRight w:val="0"/>
      <w:marTop w:val="0"/>
      <w:marBottom w:val="0"/>
      <w:divBdr>
        <w:top w:val="none" w:sz="0" w:space="0" w:color="auto"/>
        <w:left w:val="none" w:sz="0" w:space="0" w:color="auto"/>
        <w:bottom w:val="none" w:sz="0" w:space="0" w:color="auto"/>
        <w:right w:val="none" w:sz="0" w:space="0" w:color="auto"/>
      </w:divBdr>
    </w:div>
    <w:div w:id="2086023729">
      <w:bodyDiv w:val="1"/>
      <w:marLeft w:val="0"/>
      <w:marRight w:val="0"/>
      <w:marTop w:val="0"/>
      <w:marBottom w:val="0"/>
      <w:divBdr>
        <w:top w:val="none" w:sz="0" w:space="0" w:color="auto"/>
        <w:left w:val="none" w:sz="0" w:space="0" w:color="auto"/>
        <w:bottom w:val="none" w:sz="0" w:space="0" w:color="auto"/>
        <w:right w:val="none" w:sz="0" w:space="0" w:color="auto"/>
      </w:divBdr>
    </w:div>
    <w:div w:id="2086416769">
      <w:bodyDiv w:val="1"/>
      <w:marLeft w:val="0"/>
      <w:marRight w:val="0"/>
      <w:marTop w:val="0"/>
      <w:marBottom w:val="0"/>
      <w:divBdr>
        <w:top w:val="none" w:sz="0" w:space="0" w:color="auto"/>
        <w:left w:val="none" w:sz="0" w:space="0" w:color="auto"/>
        <w:bottom w:val="none" w:sz="0" w:space="0" w:color="auto"/>
        <w:right w:val="none" w:sz="0" w:space="0" w:color="auto"/>
      </w:divBdr>
    </w:div>
    <w:div w:id="2087259195">
      <w:bodyDiv w:val="1"/>
      <w:marLeft w:val="0"/>
      <w:marRight w:val="0"/>
      <w:marTop w:val="0"/>
      <w:marBottom w:val="0"/>
      <w:divBdr>
        <w:top w:val="none" w:sz="0" w:space="0" w:color="auto"/>
        <w:left w:val="none" w:sz="0" w:space="0" w:color="auto"/>
        <w:bottom w:val="none" w:sz="0" w:space="0" w:color="auto"/>
        <w:right w:val="none" w:sz="0" w:space="0" w:color="auto"/>
      </w:divBdr>
    </w:div>
    <w:div w:id="2087797056">
      <w:bodyDiv w:val="1"/>
      <w:marLeft w:val="0"/>
      <w:marRight w:val="0"/>
      <w:marTop w:val="0"/>
      <w:marBottom w:val="0"/>
      <w:divBdr>
        <w:top w:val="none" w:sz="0" w:space="0" w:color="auto"/>
        <w:left w:val="none" w:sz="0" w:space="0" w:color="auto"/>
        <w:bottom w:val="none" w:sz="0" w:space="0" w:color="auto"/>
        <w:right w:val="none" w:sz="0" w:space="0" w:color="auto"/>
      </w:divBdr>
    </w:div>
    <w:div w:id="2087918779">
      <w:bodyDiv w:val="1"/>
      <w:marLeft w:val="0"/>
      <w:marRight w:val="0"/>
      <w:marTop w:val="0"/>
      <w:marBottom w:val="0"/>
      <w:divBdr>
        <w:top w:val="none" w:sz="0" w:space="0" w:color="auto"/>
        <w:left w:val="none" w:sz="0" w:space="0" w:color="auto"/>
        <w:bottom w:val="none" w:sz="0" w:space="0" w:color="auto"/>
        <w:right w:val="none" w:sz="0" w:space="0" w:color="auto"/>
      </w:divBdr>
    </w:div>
    <w:div w:id="2088070605">
      <w:bodyDiv w:val="1"/>
      <w:marLeft w:val="0"/>
      <w:marRight w:val="0"/>
      <w:marTop w:val="0"/>
      <w:marBottom w:val="0"/>
      <w:divBdr>
        <w:top w:val="none" w:sz="0" w:space="0" w:color="auto"/>
        <w:left w:val="none" w:sz="0" w:space="0" w:color="auto"/>
        <w:bottom w:val="none" w:sz="0" w:space="0" w:color="auto"/>
        <w:right w:val="none" w:sz="0" w:space="0" w:color="auto"/>
      </w:divBdr>
    </w:div>
    <w:div w:id="2088846448">
      <w:bodyDiv w:val="1"/>
      <w:marLeft w:val="0"/>
      <w:marRight w:val="0"/>
      <w:marTop w:val="0"/>
      <w:marBottom w:val="0"/>
      <w:divBdr>
        <w:top w:val="none" w:sz="0" w:space="0" w:color="auto"/>
        <w:left w:val="none" w:sz="0" w:space="0" w:color="auto"/>
        <w:bottom w:val="none" w:sz="0" w:space="0" w:color="auto"/>
        <w:right w:val="none" w:sz="0" w:space="0" w:color="auto"/>
      </w:divBdr>
    </w:div>
    <w:div w:id="2089039771">
      <w:bodyDiv w:val="1"/>
      <w:marLeft w:val="0"/>
      <w:marRight w:val="0"/>
      <w:marTop w:val="0"/>
      <w:marBottom w:val="0"/>
      <w:divBdr>
        <w:top w:val="none" w:sz="0" w:space="0" w:color="auto"/>
        <w:left w:val="none" w:sz="0" w:space="0" w:color="auto"/>
        <w:bottom w:val="none" w:sz="0" w:space="0" w:color="auto"/>
        <w:right w:val="none" w:sz="0" w:space="0" w:color="auto"/>
      </w:divBdr>
    </w:div>
    <w:div w:id="2089961416">
      <w:bodyDiv w:val="1"/>
      <w:marLeft w:val="0"/>
      <w:marRight w:val="0"/>
      <w:marTop w:val="0"/>
      <w:marBottom w:val="0"/>
      <w:divBdr>
        <w:top w:val="none" w:sz="0" w:space="0" w:color="auto"/>
        <w:left w:val="none" w:sz="0" w:space="0" w:color="auto"/>
        <w:bottom w:val="none" w:sz="0" w:space="0" w:color="auto"/>
        <w:right w:val="none" w:sz="0" w:space="0" w:color="auto"/>
      </w:divBdr>
    </w:div>
    <w:div w:id="2090074439">
      <w:bodyDiv w:val="1"/>
      <w:marLeft w:val="0"/>
      <w:marRight w:val="0"/>
      <w:marTop w:val="0"/>
      <w:marBottom w:val="0"/>
      <w:divBdr>
        <w:top w:val="none" w:sz="0" w:space="0" w:color="auto"/>
        <w:left w:val="none" w:sz="0" w:space="0" w:color="auto"/>
        <w:bottom w:val="none" w:sz="0" w:space="0" w:color="auto"/>
        <w:right w:val="none" w:sz="0" w:space="0" w:color="auto"/>
      </w:divBdr>
    </w:div>
    <w:div w:id="2090231389">
      <w:bodyDiv w:val="1"/>
      <w:marLeft w:val="0"/>
      <w:marRight w:val="0"/>
      <w:marTop w:val="0"/>
      <w:marBottom w:val="0"/>
      <w:divBdr>
        <w:top w:val="none" w:sz="0" w:space="0" w:color="auto"/>
        <w:left w:val="none" w:sz="0" w:space="0" w:color="auto"/>
        <w:bottom w:val="none" w:sz="0" w:space="0" w:color="auto"/>
        <w:right w:val="none" w:sz="0" w:space="0" w:color="auto"/>
      </w:divBdr>
    </w:div>
    <w:div w:id="2090420922">
      <w:bodyDiv w:val="1"/>
      <w:marLeft w:val="0"/>
      <w:marRight w:val="0"/>
      <w:marTop w:val="0"/>
      <w:marBottom w:val="0"/>
      <w:divBdr>
        <w:top w:val="none" w:sz="0" w:space="0" w:color="auto"/>
        <w:left w:val="none" w:sz="0" w:space="0" w:color="auto"/>
        <w:bottom w:val="none" w:sz="0" w:space="0" w:color="auto"/>
        <w:right w:val="none" w:sz="0" w:space="0" w:color="auto"/>
      </w:divBdr>
    </w:div>
    <w:div w:id="2090691775">
      <w:bodyDiv w:val="1"/>
      <w:marLeft w:val="0"/>
      <w:marRight w:val="0"/>
      <w:marTop w:val="0"/>
      <w:marBottom w:val="0"/>
      <w:divBdr>
        <w:top w:val="none" w:sz="0" w:space="0" w:color="auto"/>
        <w:left w:val="none" w:sz="0" w:space="0" w:color="auto"/>
        <w:bottom w:val="none" w:sz="0" w:space="0" w:color="auto"/>
        <w:right w:val="none" w:sz="0" w:space="0" w:color="auto"/>
      </w:divBdr>
    </w:div>
    <w:div w:id="2091611406">
      <w:bodyDiv w:val="1"/>
      <w:marLeft w:val="0"/>
      <w:marRight w:val="0"/>
      <w:marTop w:val="0"/>
      <w:marBottom w:val="0"/>
      <w:divBdr>
        <w:top w:val="none" w:sz="0" w:space="0" w:color="auto"/>
        <w:left w:val="none" w:sz="0" w:space="0" w:color="auto"/>
        <w:bottom w:val="none" w:sz="0" w:space="0" w:color="auto"/>
        <w:right w:val="none" w:sz="0" w:space="0" w:color="auto"/>
      </w:divBdr>
    </w:div>
    <w:div w:id="2092578013">
      <w:bodyDiv w:val="1"/>
      <w:marLeft w:val="0"/>
      <w:marRight w:val="0"/>
      <w:marTop w:val="0"/>
      <w:marBottom w:val="0"/>
      <w:divBdr>
        <w:top w:val="none" w:sz="0" w:space="0" w:color="auto"/>
        <w:left w:val="none" w:sz="0" w:space="0" w:color="auto"/>
        <w:bottom w:val="none" w:sz="0" w:space="0" w:color="auto"/>
        <w:right w:val="none" w:sz="0" w:space="0" w:color="auto"/>
      </w:divBdr>
    </w:div>
    <w:div w:id="2092702014">
      <w:bodyDiv w:val="1"/>
      <w:marLeft w:val="0"/>
      <w:marRight w:val="0"/>
      <w:marTop w:val="0"/>
      <w:marBottom w:val="0"/>
      <w:divBdr>
        <w:top w:val="none" w:sz="0" w:space="0" w:color="auto"/>
        <w:left w:val="none" w:sz="0" w:space="0" w:color="auto"/>
        <w:bottom w:val="none" w:sz="0" w:space="0" w:color="auto"/>
        <w:right w:val="none" w:sz="0" w:space="0" w:color="auto"/>
      </w:divBdr>
    </w:div>
    <w:div w:id="2093962987">
      <w:bodyDiv w:val="1"/>
      <w:marLeft w:val="0"/>
      <w:marRight w:val="0"/>
      <w:marTop w:val="0"/>
      <w:marBottom w:val="0"/>
      <w:divBdr>
        <w:top w:val="none" w:sz="0" w:space="0" w:color="auto"/>
        <w:left w:val="none" w:sz="0" w:space="0" w:color="auto"/>
        <w:bottom w:val="none" w:sz="0" w:space="0" w:color="auto"/>
        <w:right w:val="none" w:sz="0" w:space="0" w:color="auto"/>
      </w:divBdr>
    </w:div>
    <w:div w:id="2094428276">
      <w:bodyDiv w:val="1"/>
      <w:marLeft w:val="0"/>
      <w:marRight w:val="0"/>
      <w:marTop w:val="0"/>
      <w:marBottom w:val="0"/>
      <w:divBdr>
        <w:top w:val="none" w:sz="0" w:space="0" w:color="auto"/>
        <w:left w:val="none" w:sz="0" w:space="0" w:color="auto"/>
        <w:bottom w:val="none" w:sz="0" w:space="0" w:color="auto"/>
        <w:right w:val="none" w:sz="0" w:space="0" w:color="auto"/>
      </w:divBdr>
    </w:div>
    <w:div w:id="2094934522">
      <w:bodyDiv w:val="1"/>
      <w:marLeft w:val="0"/>
      <w:marRight w:val="0"/>
      <w:marTop w:val="0"/>
      <w:marBottom w:val="0"/>
      <w:divBdr>
        <w:top w:val="none" w:sz="0" w:space="0" w:color="auto"/>
        <w:left w:val="none" w:sz="0" w:space="0" w:color="auto"/>
        <w:bottom w:val="none" w:sz="0" w:space="0" w:color="auto"/>
        <w:right w:val="none" w:sz="0" w:space="0" w:color="auto"/>
      </w:divBdr>
    </w:div>
    <w:div w:id="2094934674">
      <w:bodyDiv w:val="1"/>
      <w:marLeft w:val="0"/>
      <w:marRight w:val="0"/>
      <w:marTop w:val="0"/>
      <w:marBottom w:val="0"/>
      <w:divBdr>
        <w:top w:val="none" w:sz="0" w:space="0" w:color="auto"/>
        <w:left w:val="none" w:sz="0" w:space="0" w:color="auto"/>
        <w:bottom w:val="none" w:sz="0" w:space="0" w:color="auto"/>
        <w:right w:val="none" w:sz="0" w:space="0" w:color="auto"/>
      </w:divBdr>
    </w:div>
    <w:div w:id="2095012505">
      <w:bodyDiv w:val="1"/>
      <w:marLeft w:val="0"/>
      <w:marRight w:val="0"/>
      <w:marTop w:val="0"/>
      <w:marBottom w:val="0"/>
      <w:divBdr>
        <w:top w:val="none" w:sz="0" w:space="0" w:color="auto"/>
        <w:left w:val="none" w:sz="0" w:space="0" w:color="auto"/>
        <w:bottom w:val="none" w:sz="0" w:space="0" w:color="auto"/>
        <w:right w:val="none" w:sz="0" w:space="0" w:color="auto"/>
      </w:divBdr>
    </w:div>
    <w:div w:id="2096509910">
      <w:bodyDiv w:val="1"/>
      <w:marLeft w:val="0"/>
      <w:marRight w:val="0"/>
      <w:marTop w:val="0"/>
      <w:marBottom w:val="0"/>
      <w:divBdr>
        <w:top w:val="none" w:sz="0" w:space="0" w:color="auto"/>
        <w:left w:val="none" w:sz="0" w:space="0" w:color="auto"/>
        <w:bottom w:val="none" w:sz="0" w:space="0" w:color="auto"/>
        <w:right w:val="none" w:sz="0" w:space="0" w:color="auto"/>
      </w:divBdr>
    </w:div>
    <w:div w:id="2096978027">
      <w:bodyDiv w:val="1"/>
      <w:marLeft w:val="0"/>
      <w:marRight w:val="0"/>
      <w:marTop w:val="0"/>
      <w:marBottom w:val="0"/>
      <w:divBdr>
        <w:top w:val="none" w:sz="0" w:space="0" w:color="auto"/>
        <w:left w:val="none" w:sz="0" w:space="0" w:color="auto"/>
        <w:bottom w:val="none" w:sz="0" w:space="0" w:color="auto"/>
        <w:right w:val="none" w:sz="0" w:space="0" w:color="auto"/>
      </w:divBdr>
    </w:div>
    <w:div w:id="2097050499">
      <w:bodyDiv w:val="1"/>
      <w:marLeft w:val="0"/>
      <w:marRight w:val="0"/>
      <w:marTop w:val="0"/>
      <w:marBottom w:val="0"/>
      <w:divBdr>
        <w:top w:val="none" w:sz="0" w:space="0" w:color="auto"/>
        <w:left w:val="none" w:sz="0" w:space="0" w:color="auto"/>
        <w:bottom w:val="none" w:sz="0" w:space="0" w:color="auto"/>
        <w:right w:val="none" w:sz="0" w:space="0" w:color="auto"/>
      </w:divBdr>
    </w:div>
    <w:div w:id="2097633574">
      <w:bodyDiv w:val="1"/>
      <w:marLeft w:val="0"/>
      <w:marRight w:val="0"/>
      <w:marTop w:val="0"/>
      <w:marBottom w:val="0"/>
      <w:divBdr>
        <w:top w:val="none" w:sz="0" w:space="0" w:color="auto"/>
        <w:left w:val="none" w:sz="0" w:space="0" w:color="auto"/>
        <w:bottom w:val="none" w:sz="0" w:space="0" w:color="auto"/>
        <w:right w:val="none" w:sz="0" w:space="0" w:color="auto"/>
      </w:divBdr>
    </w:div>
    <w:div w:id="2097825957">
      <w:bodyDiv w:val="1"/>
      <w:marLeft w:val="0"/>
      <w:marRight w:val="0"/>
      <w:marTop w:val="0"/>
      <w:marBottom w:val="0"/>
      <w:divBdr>
        <w:top w:val="none" w:sz="0" w:space="0" w:color="auto"/>
        <w:left w:val="none" w:sz="0" w:space="0" w:color="auto"/>
        <w:bottom w:val="none" w:sz="0" w:space="0" w:color="auto"/>
        <w:right w:val="none" w:sz="0" w:space="0" w:color="auto"/>
      </w:divBdr>
    </w:div>
    <w:div w:id="2098090098">
      <w:bodyDiv w:val="1"/>
      <w:marLeft w:val="0"/>
      <w:marRight w:val="0"/>
      <w:marTop w:val="0"/>
      <w:marBottom w:val="0"/>
      <w:divBdr>
        <w:top w:val="none" w:sz="0" w:space="0" w:color="auto"/>
        <w:left w:val="none" w:sz="0" w:space="0" w:color="auto"/>
        <w:bottom w:val="none" w:sz="0" w:space="0" w:color="auto"/>
        <w:right w:val="none" w:sz="0" w:space="0" w:color="auto"/>
      </w:divBdr>
    </w:div>
    <w:div w:id="2098356639">
      <w:bodyDiv w:val="1"/>
      <w:marLeft w:val="0"/>
      <w:marRight w:val="0"/>
      <w:marTop w:val="0"/>
      <w:marBottom w:val="0"/>
      <w:divBdr>
        <w:top w:val="none" w:sz="0" w:space="0" w:color="auto"/>
        <w:left w:val="none" w:sz="0" w:space="0" w:color="auto"/>
        <w:bottom w:val="none" w:sz="0" w:space="0" w:color="auto"/>
        <w:right w:val="none" w:sz="0" w:space="0" w:color="auto"/>
      </w:divBdr>
    </w:div>
    <w:div w:id="2099013631">
      <w:bodyDiv w:val="1"/>
      <w:marLeft w:val="0"/>
      <w:marRight w:val="0"/>
      <w:marTop w:val="0"/>
      <w:marBottom w:val="0"/>
      <w:divBdr>
        <w:top w:val="none" w:sz="0" w:space="0" w:color="auto"/>
        <w:left w:val="none" w:sz="0" w:space="0" w:color="auto"/>
        <w:bottom w:val="none" w:sz="0" w:space="0" w:color="auto"/>
        <w:right w:val="none" w:sz="0" w:space="0" w:color="auto"/>
      </w:divBdr>
    </w:div>
    <w:div w:id="2099054879">
      <w:bodyDiv w:val="1"/>
      <w:marLeft w:val="0"/>
      <w:marRight w:val="0"/>
      <w:marTop w:val="0"/>
      <w:marBottom w:val="0"/>
      <w:divBdr>
        <w:top w:val="none" w:sz="0" w:space="0" w:color="auto"/>
        <w:left w:val="none" w:sz="0" w:space="0" w:color="auto"/>
        <w:bottom w:val="none" w:sz="0" w:space="0" w:color="auto"/>
        <w:right w:val="none" w:sz="0" w:space="0" w:color="auto"/>
      </w:divBdr>
    </w:div>
    <w:div w:id="2099281672">
      <w:bodyDiv w:val="1"/>
      <w:marLeft w:val="0"/>
      <w:marRight w:val="0"/>
      <w:marTop w:val="0"/>
      <w:marBottom w:val="0"/>
      <w:divBdr>
        <w:top w:val="none" w:sz="0" w:space="0" w:color="auto"/>
        <w:left w:val="none" w:sz="0" w:space="0" w:color="auto"/>
        <w:bottom w:val="none" w:sz="0" w:space="0" w:color="auto"/>
        <w:right w:val="none" w:sz="0" w:space="0" w:color="auto"/>
      </w:divBdr>
    </w:div>
    <w:div w:id="2100514726">
      <w:bodyDiv w:val="1"/>
      <w:marLeft w:val="0"/>
      <w:marRight w:val="0"/>
      <w:marTop w:val="0"/>
      <w:marBottom w:val="0"/>
      <w:divBdr>
        <w:top w:val="none" w:sz="0" w:space="0" w:color="auto"/>
        <w:left w:val="none" w:sz="0" w:space="0" w:color="auto"/>
        <w:bottom w:val="none" w:sz="0" w:space="0" w:color="auto"/>
        <w:right w:val="none" w:sz="0" w:space="0" w:color="auto"/>
      </w:divBdr>
    </w:div>
    <w:div w:id="2100515054">
      <w:bodyDiv w:val="1"/>
      <w:marLeft w:val="0"/>
      <w:marRight w:val="0"/>
      <w:marTop w:val="0"/>
      <w:marBottom w:val="0"/>
      <w:divBdr>
        <w:top w:val="none" w:sz="0" w:space="0" w:color="auto"/>
        <w:left w:val="none" w:sz="0" w:space="0" w:color="auto"/>
        <w:bottom w:val="none" w:sz="0" w:space="0" w:color="auto"/>
        <w:right w:val="none" w:sz="0" w:space="0" w:color="auto"/>
      </w:divBdr>
    </w:div>
    <w:div w:id="2101172811">
      <w:bodyDiv w:val="1"/>
      <w:marLeft w:val="0"/>
      <w:marRight w:val="0"/>
      <w:marTop w:val="0"/>
      <w:marBottom w:val="0"/>
      <w:divBdr>
        <w:top w:val="none" w:sz="0" w:space="0" w:color="auto"/>
        <w:left w:val="none" w:sz="0" w:space="0" w:color="auto"/>
        <w:bottom w:val="none" w:sz="0" w:space="0" w:color="auto"/>
        <w:right w:val="none" w:sz="0" w:space="0" w:color="auto"/>
      </w:divBdr>
    </w:div>
    <w:div w:id="2101487643">
      <w:bodyDiv w:val="1"/>
      <w:marLeft w:val="0"/>
      <w:marRight w:val="0"/>
      <w:marTop w:val="0"/>
      <w:marBottom w:val="0"/>
      <w:divBdr>
        <w:top w:val="none" w:sz="0" w:space="0" w:color="auto"/>
        <w:left w:val="none" w:sz="0" w:space="0" w:color="auto"/>
        <w:bottom w:val="none" w:sz="0" w:space="0" w:color="auto"/>
        <w:right w:val="none" w:sz="0" w:space="0" w:color="auto"/>
      </w:divBdr>
    </w:div>
    <w:div w:id="2101949565">
      <w:bodyDiv w:val="1"/>
      <w:marLeft w:val="0"/>
      <w:marRight w:val="0"/>
      <w:marTop w:val="0"/>
      <w:marBottom w:val="0"/>
      <w:divBdr>
        <w:top w:val="none" w:sz="0" w:space="0" w:color="auto"/>
        <w:left w:val="none" w:sz="0" w:space="0" w:color="auto"/>
        <w:bottom w:val="none" w:sz="0" w:space="0" w:color="auto"/>
        <w:right w:val="none" w:sz="0" w:space="0" w:color="auto"/>
      </w:divBdr>
    </w:div>
    <w:div w:id="2102099871">
      <w:bodyDiv w:val="1"/>
      <w:marLeft w:val="0"/>
      <w:marRight w:val="0"/>
      <w:marTop w:val="0"/>
      <w:marBottom w:val="0"/>
      <w:divBdr>
        <w:top w:val="none" w:sz="0" w:space="0" w:color="auto"/>
        <w:left w:val="none" w:sz="0" w:space="0" w:color="auto"/>
        <w:bottom w:val="none" w:sz="0" w:space="0" w:color="auto"/>
        <w:right w:val="none" w:sz="0" w:space="0" w:color="auto"/>
      </w:divBdr>
    </w:div>
    <w:div w:id="2102216900">
      <w:bodyDiv w:val="1"/>
      <w:marLeft w:val="0"/>
      <w:marRight w:val="0"/>
      <w:marTop w:val="0"/>
      <w:marBottom w:val="0"/>
      <w:divBdr>
        <w:top w:val="none" w:sz="0" w:space="0" w:color="auto"/>
        <w:left w:val="none" w:sz="0" w:space="0" w:color="auto"/>
        <w:bottom w:val="none" w:sz="0" w:space="0" w:color="auto"/>
        <w:right w:val="none" w:sz="0" w:space="0" w:color="auto"/>
      </w:divBdr>
    </w:div>
    <w:div w:id="2102675602">
      <w:bodyDiv w:val="1"/>
      <w:marLeft w:val="0"/>
      <w:marRight w:val="0"/>
      <w:marTop w:val="0"/>
      <w:marBottom w:val="0"/>
      <w:divBdr>
        <w:top w:val="none" w:sz="0" w:space="0" w:color="auto"/>
        <w:left w:val="none" w:sz="0" w:space="0" w:color="auto"/>
        <w:bottom w:val="none" w:sz="0" w:space="0" w:color="auto"/>
        <w:right w:val="none" w:sz="0" w:space="0" w:color="auto"/>
      </w:divBdr>
    </w:div>
    <w:div w:id="2103060527">
      <w:bodyDiv w:val="1"/>
      <w:marLeft w:val="0"/>
      <w:marRight w:val="0"/>
      <w:marTop w:val="0"/>
      <w:marBottom w:val="0"/>
      <w:divBdr>
        <w:top w:val="none" w:sz="0" w:space="0" w:color="auto"/>
        <w:left w:val="none" w:sz="0" w:space="0" w:color="auto"/>
        <w:bottom w:val="none" w:sz="0" w:space="0" w:color="auto"/>
        <w:right w:val="none" w:sz="0" w:space="0" w:color="auto"/>
      </w:divBdr>
    </w:div>
    <w:div w:id="2103187619">
      <w:bodyDiv w:val="1"/>
      <w:marLeft w:val="0"/>
      <w:marRight w:val="0"/>
      <w:marTop w:val="0"/>
      <w:marBottom w:val="0"/>
      <w:divBdr>
        <w:top w:val="none" w:sz="0" w:space="0" w:color="auto"/>
        <w:left w:val="none" w:sz="0" w:space="0" w:color="auto"/>
        <w:bottom w:val="none" w:sz="0" w:space="0" w:color="auto"/>
        <w:right w:val="none" w:sz="0" w:space="0" w:color="auto"/>
      </w:divBdr>
    </w:div>
    <w:div w:id="2103602462">
      <w:bodyDiv w:val="1"/>
      <w:marLeft w:val="0"/>
      <w:marRight w:val="0"/>
      <w:marTop w:val="0"/>
      <w:marBottom w:val="0"/>
      <w:divBdr>
        <w:top w:val="none" w:sz="0" w:space="0" w:color="auto"/>
        <w:left w:val="none" w:sz="0" w:space="0" w:color="auto"/>
        <w:bottom w:val="none" w:sz="0" w:space="0" w:color="auto"/>
        <w:right w:val="none" w:sz="0" w:space="0" w:color="auto"/>
      </w:divBdr>
    </w:div>
    <w:div w:id="2104261720">
      <w:bodyDiv w:val="1"/>
      <w:marLeft w:val="0"/>
      <w:marRight w:val="0"/>
      <w:marTop w:val="0"/>
      <w:marBottom w:val="0"/>
      <w:divBdr>
        <w:top w:val="none" w:sz="0" w:space="0" w:color="auto"/>
        <w:left w:val="none" w:sz="0" w:space="0" w:color="auto"/>
        <w:bottom w:val="none" w:sz="0" w:space="0" w:color="auto"/>
        <w:right w:val="none" w:sz="0" w:space="0" w:color="auto"/>
      </w:divBdr>
    </w:div>
    <w:div w:id="2104716021">
      <w:bodyDiv w:val="1"/>
      <w:marLeft w:val="0"/>
      <w:marRight w:val="0"/>
      <w:marTop w:val="0"/>
      <w:marBottom w:val="0"/>
      <w:divBdr>
        <w:top w:val="none" w:sz="0" w:space="0" w:color="auto"/>
        <w:left w:val="none" w:sz="0" w:space="0" w:color="auto"/>
        <w:bottom w:val="none" w:sz="0" w:space="0" w:color="auto"/>
        <w:right w:val="none" w:sz="0" w:space="0" w:color="auto"/>
      </w:divBdr>
    </w:div>
    <w:div w:id="2105414241">
      <w:bodyDiv w:val="1"/>
      <w:marLeft w:val="0"/>
      <w:marRight w:val="0"/>
      <w:marTop w:val="0"/>
      <w:marBottom w:val="0"/>
      <w:divBdr>
        <w:top w:val="none" w:sz="0" w:space="0" w:color="auto"/>
        <w:left w:val="none" w:sz="0" w:space="0" w:color="auto"/>
        <w:bottom w:val="none" w:sz="0" w:space="0" w:color="auto"/>
        <w:right w:val="none" w:sz="0" w:space="0" w:color="auto"/>
      </w:divBdr>
    </w:div>
    <w:div w:id="2105494629">
      <w:bodyDiv w:val="1"/>
      <w:marLeft w:val="0"/>
      <w:marRight w:val="0"/>
      <w:marTop w:val="0"/>
      <w:marBottom w:val="0"/>
      <w:divBdr>
        <w:top w:val="none" w:sz="0" w:space="0" w:color="auto"/>
        <w:left w:val="none" w:sz="0" w:space="0" w:color="auto"/>
        <w:bottom w:val="none" w:sz="0" w:space="0" w:color="auto"/>
        <w:right w:val="none" w:sz="0" w:space="0" w:color="auto"/>
      </w:divBdr>
    </w:div>
    <w:div w:id="2105681370">
      <w:bodyDiv w:val="1"/>
      <w:marLeft w:val="0"/>
      <w:marRight w:val="0"/>
      <w:marTop w:val="0"/>
      <w:marBottom w:val="0"/>
      <w:divBdr>
        <w:top w:val="none" w:sz="0" w:space="0" w:color="auto"/>
        <w:left w:val="none" w:sz="0" w:space="0" w:color="auto"/>
        <w:bottom w:val="none" w:sz="0" w:space="0" w:color="auto"/>
        <w:right w:val="none" w:sz="0" w:space="0" w:color="auto"/>
      </w:divBdr>
    </w:div>
    <w:div w:id="2105959331">
      <w:bodyDiv w:val="1"/>
      <w:marLeft w:val="0"/>
      <w:marRight w:val="0"/>
      <w:marTop w:val="0"/>
      <w:marBottom w:val="0"/>
      <w:divBdr>
        <w:top w:val="none" w:sz="0" w:space="0" w:color="auto"/>
        <w:left w:val="none" w:sz="0" w:space="0" w:color="auto"/>
        <w:bottom w:val="none" w:sz="0" w:space="0" w:color="auto"/>
        <w:right w:val="none" w:sz="0" w:space="0" w:color="auto"/>
      </w:divBdr>
    </w:div>
    <w:div w:id="2107965904">
      <w:bodyDiv w:val="1"/>
      <w:marLeft w:val="0"/>
      <w:marRight w:val="0"/>
      <w:marTop w:val="0"/>
      <w:marBottom w:val="0"/>
      <w:divBdr>
        <w:top w:val="none" w:sz="0" w:space="0" w:color="auto"/>
        <w:left w:val="none" w:sz="0" w:space="0" w:color="auto"/>
        <w:bottom w:val="none" w:sz="0" w:space="0" w:color="auto"/>
        <w:right w:val="none" w:sz="0" w:space="0" w:color="auto"/>
      </w:divBdr>
    </w:div>
    <w:div w:id="2108378342">
      <w:bodyDiv w:val="1"/>
      <w:marLeft w:val="0"/>
      <w:marRight w:val="0"/>
      <w:marTop w:val="0"/>
      <w:marBottom w:val="0"/>
      <w:divBdr>
        <w:top w:val="none" w:sz="0" w:space="0" w:color="auto"/>
        <w:left w:val="none" w:sz="0" w:space="0" w:color="auto"/>
        <w:bottom w:val="none" w:sz="0" w:space="0" w:color="auto"/>
        <w:right w:val="none" w:sz="0" w:space="0" w:color="auto"/>
      </w:divBdr>
    </w:div>
    <w:div w:id="2108574253">
      <w:bodyDiv w:val="1"/>
      <w:marLeft w:val="0"/>
      <w:marRight w:val="0"/>
      <w:marTop w:val="0"/>
      <w:marBottom w:val="0"/>
      <w:divBdr>
        <w:top w:val="none" w:sz="0" w:space="0" w:color="auto"/>
        <w:left w:val="none" w:sz="0" w:space="0" w:color="auto"/>
        <w:bottom w:val="none" w:sz="0" w:space="0" w:color="auto"/>
        <w:right w:val="none" w:sz="0" w:space="0" w:color="auto"/>
      </w:divBdr>
    </w:div>
    <w:div w:id="2108771690">
      <w:bodyDiv w:val="1"/>
      <w:marLeft w:val="0"/>
      <w:marRight w:val="0"/>
      <w:marTop w:val="0"/>
      <w:marBottom w:val="0"/>
      <w:divBdr>
        <w:top w:val="none" w:sz="0" w:space="0" w:color="auto"/>
        <w:left w:val="none" w:sz="0" w:space="0" w:color="auto"/>
        <w:bottom w:val="none" w:sz="0" w:space="0" w:color="auto"/>
        <w:right w:val="none" w:sz="0" w:space="0" w:color="auto"/>
      </w:divBdr>
    </w:div>
    <w:div w:id="2109035883">
      <w:bodyDiv w:val="1"/>
      <w:marLeft w:val="0"/>
      <w:marRight w:val="0"/>
      <w:marTop w:val="0"/>
      <w:marBottom w:val="0"/>
      <w:divBdr>
        <w:top w:val="none" w:sz="0" w:space="0" w:color="auto"/>
        <w:left w:val="none" w:sz="0" w:space="0" w:color="auto"/>
        <w:bottom w:val="none" w:sz="0" w:space="0" w:color="auto"/>
        <w:right w:val="none" w:sz="0" w:space="0" w:color="auto"/>
      </w:divBdr>
    </w:div>
    <w:div w:id="2109080790">
      <w:bodyDiv w:val="1"/>
      <w:marLeft w:val="0"/>
      <w:marRight w:val="0"/>
      <w:marTop w:val="0"/>
      <w:marBottom w:val="0"/>
      <w:divBdr>
        <w:top w:val="none" w:sz="0" w:space="0" w:color="auto"/>
        <w:left w:val="none" w:sz="0" w:space="0" w:color="auto"/>
        <w:bottom w:val="none" w:sz="0" w:space="0" w:color="auto"/>
        <w:right w:val="none" w:sz="0" w:space="0" w:color="auto"/>
      </w:divBdr>
    </w:div>
    <w:div w:id="2109153797">
      <w:bodyDiv w:val="1"/>
      <w:marLeft w:val="0"/>
      <w:marRight w:val="0"/>
      <w:marTop w:val="0"/>
      <w:marBottom w:val="0"/>
      <w:divBdr>
        <w:top w:val="none" w:sz="0" w:space="0" w:color="auto"/>
        <w:left w:val="none" w:sz="0" w:space="0" w:color="auto"/>
        <w:bottom w:val="none" w:sz="0" w:space="0" w:color="auto"/>
        <w:right w:val="none" w:sz="0" w:space="0" w:color="auto"/>
      </w:divBdr>
    </w:div>
    <w:div w:id="2109159979">
      <w:bodyDiv w:val="1"/>
      <w:marLeft w:val="0"/>
      <w:marRight w:val="0"/>
      <w:marTop w:val="0"/>
      <w:marBottom w:val="0"/>
      <w:divBdr>
        <w:top w:val="none" w:sz="0" w:space="0" w:color="auto"/>
        <w:left w:val="none" w:sz="0" w:space="0" w:color="auto"/>
        <w:bottom w:val="none" w:sz="0" w:space="0" w:color="auto"/>
        <w:right w:val="none" w:sz="0" w:space="0" w:color="auto"/>
      </w:divBdr>
    </w:div>
    <w:div w:id="2109884381">
      <w:bodyDiv w:val="1"/>
      <w:marLeft w:val="0"/>
      <w:marRight w:val="0"/>
      <w:marTop w:val="0"/>
      <w:marBottom w:val="0"/>
      <w:divBdr>
        <w:top w:val="none" w:sz="0" w:space="0" w:color="auto"/>
        <w:left w:val="none" w:sz="0" w:space="0" w:color="auto"/>
        <w:bottom w:val="none" w:sz="0" w:space="0" w:color="auto"/>
        <w:right w:val="none" w:sz="0" w:space="0" w:color="auto"/>
      </w:divBdr>
    </w:div>
    <w:div w:id="2109889598">
      <w:bodyDiv w:val="1"/>
      <w:marLeft w:val="0"/>
      <w:marRight w:val="0"/>
      <w:marTop w:val="0"/>
      <w:marBottom w:val="0"/>
      <w:divBdr>
        <w:top w:val="none" w:sz="0" w:space="0" w:color="auto"/>
        <w:left w:val="none" w:sz="0" w:space="0" w:color="auto"/>
        <w:bottom w:val="none" w:sz="0" w:space="0" w:color="auto"/>
        <w:right w:val="none" w:sz="0" w:space="0" w:color="auto"/>
      </w:divBdr>
    </w:div>
    <w:div w:id="2110007068">
      <w:bodyDiv w:val="1"/>
      <w:marLeft w:val="0"/>
      <w:marRight w:val="0"/>
      <w:marTop w:val="0"/>
      <w:marBottom w:val="0"/>
      <w:divBdr>
        <w:top w:val="none" w:sz="0" w:space="0" w:color="auto"/>
        <w:left w:val="none" w:sz="0" w:space="0" w:color="auto"/>
        <w:bottom w:val="none" w:sz="0" w:space="0" w:color="auto"/>
        <w:right w:val="none" w:sz="0" w:space="0" w:color="auto"/>
      </w:divBdr>
    </w:div>
    <w:div w:id="2110075101">
      <w:bodyDiv w:val="1"/>
      <w:marLeft w:val="0"/>
      <w:marRight w:val="0"/>
      <w:marTop w:val="0"/>
      <w:marBottom w:val="0"/>
      <w:divBdr>
        <w:top w:val="none" w:sz="0" w:space="0" w:color="auto"/>
        <w:left w:val="none" w:sz="0" w:space="0" w:color="auto"/>
        <w:bottom w:val="none" w:sz="0" w:space="0" w:color="auto"/>
        <w:right w:val="none" w:sz="0" w:space="0" w:color="auto"/>
      </w:divBdr>
    </w:div>
    <w:div w:id="2110543719">
      <w:bodyDiv w:val="1"/>
      <w:marLeft w:val="0"/>
      <w:marRight w:val="0"/>
      <w:marTop w:val="0"/>
      <w:marBottom w:val="0"/>
      <w:divBdr>
        <w:top w:val="none" w:sz="0" w:space="0" w:color="auto"/>
        <w:left w:val="none" w:sz="0" w:space="0" w:color="auto"/>
        <w:bottom w:val="none" w:sz="0" w:space="0" w:color="auto"/>
        <w:right w:val="none" w:sz="0" w:space="0" w:color="auto"/>
      </w:divBdr>
    </w:div>
    <w:div w:id="2111006677">
      <w:bodyDiv w:val="1"/>
      <w:marLeft w:val="0"/>
      <w:marRight w:val="0"/>
      <w:marTop w:val="0"/>
      <w:marBottom w:val="0"/>
      <w:divBdr>
        <w:top w:val="none" w:sz="0" w:space="0" w:color="auto"/>
        <w:left w:val="none" w:sz="0" w:space="0" w:color="auto"/>
        <w:bottom w:val="none" w:sz="0" w:space="0" w:color="auto"/>
        <w:right w:val="none" w:sz="0" w:space="0" w:color="auto"/>
      </w:divBdr>
    </w:div>
    <w:div w:id="2111198896">
      <w:bodyDiv w:val="1"/>
      <w:marLeft w:val="0"/>
      <w:marRight w:val="0"/>
      <w:marTop w:val="0"/>
      <w:marBottom w:val="0"/>
      <w:divBdr>
        <w:top w:val="none" w:sz="0" w:space="0" w:color="auto"/>
        <w:left w:val="none" w:sz="0" w:space="0" w:color="auto"/>
        <w:bottom w:val="none" w:sz="0" w:space="0" w:color="auto"/>
        <w:right w:val="none" w:sz="0" w:space="0" w:color="auto"/>
      </w:divBdr>
    </w:div>
    <w:div w:id="2111463078">
      <w:bodyDiv w:val="1"/>
      <w:marLeft w:val="0"/>
      <w:marRight w:val="0"/>
      <w:marTop w:val="0"/>
      <w:marBottom w:val="0"/>
      <w:divBdr>
        <w:top w:val="none" w:sz="0" w:space="0" w:color="auto"/>
        <w:left w:val="none" w:sz="0" w:space="0" w:color="auto"/>
        <w:bottom w:val="none" w:sz="0" w:space="0" w:color="auto"/>
        <w:right w:val="none" w:sz="0" w:space="0" w:color="auto"/>
      </w:divBdr>
    </w:div>
    <w:div w:id="2111536662">
      <w:bodyDiv w:val="1"/>
      <w:marLeft w:val="0"/>
      <w:marRight w:val="0"/>
      <w:marTop w:val="0"/>
      <w:marBottom w:val="0"/>
      <w:divBdr>
        <w:top w:val="none" w:sz="0" w:space="0" w:color="auto"/>
        <w:left w:val="none" w:sz="0" w:space="0" w:color="auto"/>
        <w:bottom w:val="none" w:sz="0" w:space="0" w:color="auto"/>
        <w:right w:val="none" w:sz="0" w:space="0" w:color="auto"/>
      </w:divBdr>
    </w:div>
    <w:div w:id="2112622178">
      <w:bodyDiv w:val="1"/>
      <w:marLeft w:val="0"/>
      <w:marRight w:val="0"/>
      <w:marTop w:val="0"/>
      <w:marBottom w:val="0"/>
      <w:divBdr>
        <w:top w:val="none" w:sz="0" w:space="0" w:color="auto"/>
        <w:left w:val="none" w:sz="0" w:space="0" w:color="auto"/>
        <w:bottom w:val="none" w:sz="0" w:space="0" w:color="auto"/>
        <w:right w:val="none" w:sz="0" w:space="0" w:color="auto"/>
      </w:divBdr>
    </w:div>
    <w:div w:id="2114324950">
      <w:bodyDiv w:val="1"/>
      <w:marLeft w:val="0"/>
      <w:marRight w:val="0"/>
      <w:marTop w:val="0"/>
      <w:marBottom w:val="0"/>
      <w:divBdr>
        <w:top w:val="none" w:sz="0" w:space="0" w:color="auto"/>
        <w:left w:val="none" w:sz="0" w:space="0" w:color="auto"/>
        <w:bottom w:val="none" w:sz="0" w:space="0" w:color="auto"/>
        <w:right w:val="none" w:sz="0" w:space="0" w:color="auto"/>
      </w:divBdr>
    </w:div>
    <w:div w:id="2114399271">
      <w:bodyDiv w:val="1"/>
      <w:marLeft w:val="0"/>
      <w:marRight w:val="0"/>
      <w:marTop w:val="0"/>
      <w:marBottom w:val="0"/>
      <w:divBdr>
        <w:top w:val="none" w:sz="0" w:space="0" w:color="auto"/>
        <w:left w:val="none" w:sz="0" w:space="0" w:color="auto"/>
        <w:bottom w:val="none" w:sz="0" w:space="0" w:color="auto"/>
        <w:right w:val="none" w:sz="0" w:space="0" w:color="auto"/>
      </w:divBdr>
    </w:div>
    <w:div w:id="2115246266">
      <w:bodyDiv w:val="1"/>
      <w:marLeft w:val="0"/>
      <w:marRight w:val="0"/>
      <w:marTop w:val="0"/>
      <w:marBottom w:val="0"/>
      <w:divBdr>
        <w:top w:val="none" w:sz="0" w:space="0" w:color="auto"/>
        <w:left w:val="none" w:sz="0" w:space="0" w:color="auto"/>
        <w:bottom w:val="none" w:sz="0" w:space="0" w:color="auto"/>
        <w:right w:val="none" w:sz="0" w:space="0" w:color="auto"/>
      </w:divBdr>
    </w:div>
    <w:div w:id="2115325332">
      <w:bodyDiv w:val="1"/>
      <w:marLeft w:val="0"/>
      <w:marRight w:val="0"/>
      <w:marTop w:val="0"/>
      <w:marBottom w:val="0"/>
      <w:divBdr>
        <w:top w:val="none" w:sz="0" w:space="0" w:color="auto"/>
        <w:left w:val="none" w:sz="0" w:space="0" w:color="auto"/>
        <w:bottom w:val="none" w:sz="0" w:space="0" w:color="auto"/>
        <w:right w:val="none" w:sz="0" w:space="0" w:color="auto"/>
      </w:divBdr>
    </w:div>
    <w:div w:id="2116317736">
      <w:bodyDiv w:val="1"/>
      <w:marLeft w:val="0"/>
      <w:marRight w:val="0"/>
      <w:marTop w:val="0"/>
      <w:marBottom w:val="0"/>
      <w:divBdr>
        <w:top w:val="none" w:sz="0" w:space="0" w:color="auto"/>
        <w:left w:val="none" w:sz="0" w:space="0" w:color="auto"/>
        <w:bottom w:val="none" w:sz="0" w:space="0" w:color="auto"/>
        <w:right w:val="none" w:sz="0" w:space="0" w:color="auto"/>
      </w:divBdr>
    </w:div>
    <w:div w:id="2117214014">
      <w:bodyDiv w:val="1"/>
      <w:marLeft w:val="0"/>
      <w:marRight w:val="0"/>
      <w:marTop w:val="0"/>
      <w:marBottom w:val="0"/>
      <w:divBdr>
        <w:top w:val="none" w:sz="0" w:space="0" w:color="auto"/>
        <w:left w:val="none" w:sz="0" w:space="0" w:color="auto"/>
        <w:bottom w:val="none" w:sz="0" w:space="0" w:color="auto"/>
        <w:right w:val="none" w:sz="0" w:space="0" w:color="auto"/>
      </w:divBdr>
    </w:div>
    <w:div w:id="2117863960">
      <w:bodyDiv w:val="1"/>
      <w:marLeft w:val="0"/>
      <w:marRight w:val="0"/>
      <w:marTop w:val="0"/>
      <w:marBottom w:val="0"/>
      <w:divBdr>
        <w:top w:val="none" w:sz="0" w:space="0" w:color="auto"/>
        <w:left w:val="none" w:sz="0" w:space="0" w:color="auto"/>
        <w:bottom w:val="none" w:sz="0" w:space="0" w:color="auto"/>
        <w:right w:val="none" w:sz="0" w:space="0" w:color="auto"/>
      </w:divBdr>
    </w:div>
    <w:div w:id="2118527646">
      <w:bodyDiv w:val="1"/>
      <w:marLeft w:val="0"/>
      <w:marRight w:val="0"/>
      <w:marTop w:val="0"/>
      <w:marBottom w:val="0"/>
      <w:divBdr>
        <w:top w:val="none" w:sz="0" w:space="0" w:color="auto"/>
        <w:left w:val="none" w:sz="0" w:space="0" w:color="auto"/>
        <w:bottom w:val="none" w:sz="0" w:space="0" w:color="auto"/>
        <w:right w:val="none" w:sz="0" w:space="0" w:color="auto"/>
      </w:divBdr>
    </w:div>
    <w:div w:id="2118601845">
      <w:bodyDiv w:val="1"/>
      <w:marLeft w:val="0"/>
      <w:marRight w:val="0"/>
      <w:marTop w:val="0"/>
      <w:marBottom w:val="0"/>
      <w:divBdr>
        <w:top w:val="none" w:sz="0" w:space="0" w:color="auto"/>
        <w:left w:val="none" w:sz="0" w:space="0" w:color="auto"/>
        <w:bottom w:val="none" w:sz="0" w:space="0" w:color="auto"/>
        <w:right w:val="none" w:sz="0" w:space="0" w:color="auto"/>
      </w:divBdr>
    </w:div>
    <w:div w:id="2118676358">
      <w:bodyDiv w:val="1"/>
      <w:marLeft w:val="0"/>
      <w:marRight w:val="0"/>
      <w:marTop w:val="0"/>
      <w:marBottom w:val="0"/>
      <w:divBdr>
        <w:top w:val="none" w:sz="0" w:space="0" w:color="auto"/>
        <w:left w:val="none" w:sz="0" w:space="0" w:color="auto"/>
        <w:bottom w:val="none" w:sz="0" w:space="0" w:color="auto"/>
        <w:right w:val="none" w:sz="0" w:space="0" w:color="auto"/>
      </w:divBdr>
    </w:div>
    <w:div w:id="2119525663">
      <w:bodyDiv w:val="1"/>
      <w:marLeft w:val="0"/>
      <w:marRight w:val="0"/>
      <w:marTop w:val="0"/>
      <w:marBottom w:val="0"/>
      <w:divBdr>
        <w:top w:val="none" w:sz="0" w:space="0" w:color="auto"/>
        <w:left w:val="none" w:sz="0" w:space="0" w:color="auto"/>
        <w:bottom w:val="none" w:sz="0" w:space="0" w:color="auto"/>
        <w:right w:val="none" w:sz="0" w:space="0" w:color="auto"/>
      </w:divBdr>
    </w:div>
    <w:div w:id="2119526355">
      <w:bodyDiv w:val="1"/>
      <w:marLeft w:val="0"/>
      <w:marRight w:val="0"/>
      <w:marTop w:val="0"/>
      <w:marBottom w:val="0"/>
      <w:divBdr>
        <w:top w:val="none" w:sz="0" w:space="0" w:color="auto"/>
        <w:left w:val="none" w:sz="0" w:space="0" w:color="auto"/>
        <w:bottom w:val="none" w:sz="0" w:space="0" w:color="auto"/>
        <w:right w:val="none" w:sz="0" w:space="0" w:color="auto"/>
      </w:divBdr>
    </w:div>
    <w:div w:id="2119638691">
      <w:bodyDiv w:val="1"/>
      <w:marLeft w:val="0"/>
      <w:marRight w:val="0"/>
      <w:marTop w:val="0"/>
      <w:marBottom w:val="0"/>
      <w:divBdr>
        <w:top w:val="none" w:sz="0" w:space="0" w:color="auto"/>
        <w:left w:val="none" w:sz="0" w:space="0" w:color="auto"/>
        <w:bottom w:val="none" w:sz="0" w:space="0" w:color="auto"/>
        <w:right w:val="none" w:sz="0" w:space="0" w:color="auto"/>
      </w:divBdr>
    </w:div>
    <w:div w:id="2119830818">
      <w:bodyDiv w:val="1"/>
      <w:marLeft w:val="0"/>
      <w:marRight w:val="0"/>
      <w:marTop w:val="0"/>
      <w:marBottom w:val="0"/>
      <w:divBdr>
        <w:top w:val="none" w:sz="0" w:space="0" w:color="auto"/>
        <w:left w:val="none" w:sz="0" w:space="0" w:color="auto"/>
        <w:bottom w:val="none" w:sz="0" w:space="0" w:color="auto"/>
        <w:right w:val="none" w:sz="0" w:space="0" w:color="auto"/>
      </w:divBdr>
    </w:div>
    <w:div w:id="2119985106">
      <w:bodyDiv w:val="1"/>
      <w:marLeft w:val="0"/>
      <w:marRight w:val="0"/>
      <w:marTop w:val="0"/>
      <w:marBottom w:val="0"/>
      <w:divBdr>
        <w:top w:val="none" w:sz="0" w:space="0" w:color="auto"/>
        <w:left w:val="none" w:sz="0" w:space="0" w:color="auto"/>
        <w:bottom w:val="none" w:sz="0" w:space="0" w:color="auto"/>
        <w:right w:val="none" w:sz="0" w:space="0" w:color="auto"/>
      </w:divBdr>
    </w:div>
    <w:div w:id="2120448874">
      <w:bodyDiv w:val="1"/>
      <w:marLeft w:val="0"/>
      <w:marRight w:val="0"/>
      <w:marTop w:val="0"/>
      <w:marBottom w:val="0"/>
      <w:divBdr>
        <w:top w:val="none" w:sz="0" w:space="0" w:color="auto"/>
        <w:left w:val="none" w:sz="0" w:space="0" w:color="auto"/>
        <w:bottom w:val="none" w:sz="0" w:space="0" w:color="auto"/>
        <w:right w:val="none" w:sz="0" w:space="0" w:color="auto"/>
      </w:divBdr>
    </w:div>
    <w:div w:id="2120564088">
      <w:bodyDiv w:val="1"/>
      <w:marLeft w:val="0"/>
      <w:marRight w:val="0"/>
      <w:marTop w:val="0"/>
      <w:marBottom w:val="0"/>
      <w:divBdr>
        <w:top w:val="none" w:sz="0" w:space="0" w:color="auto"/>
        <w:left w:val="none" w:sz="0" w:space="0" w:color="auto"/>
        <w:bottom w:val="none" w:sz="0" w:space="0" w:color="auto"/>
        <w:right w:val="none" w:sz="0" w:space="0" w:color="auto"/>
      </w:divBdr>
    </w:div>
    <w:div w:id="2120759442">
      <w:bodyDiv w:val="1"/>
      <w:marLeft w:val="0"/>
      <w:marRight w:val="0"/>
      <w:marTop w:val="0"/>
      <w:marBottom w:val="0"/>
      <w:divBdr>
        <w:top w:val="none" w:sz="0" w:space="0" w:color="auto"/>
        <w:left w:val="none" w:sz="0" w:space="0" w:color="auto"/>
        <w:bottom w:val="none" w:sz="0" w:space="0" w:color="auto"/>
        <w:right w:val="none" w:sz="0" w:space="0" w:color="auto"/>
      </w:divBdr>
    </w:div>
    <w:div w:id="2121100608">
      <w:bodyDiv w:val="1"/>
      <w:marLeft w:val="0"/>
      <w:marRight w:val="0"/>
      <w:marTop w:val="0"/>
      <w:marBottom w:val="0"/>
      <w:divBdr>
        <w:top w:val="none" w:sz="0" w:space="0" w:color="auto"/>
        <w:left w:val="none" w:sz="0" w:space="0" w:color="auto"/>
        <w:bottom w:val="none" w:sz="0" w:space="0" w:color="auto"/>
        <w:right w:val="none" w:sz="0" w:space="0" w:color="auto"/>
      </w:divBdr>
    </w:div>
    <w:div w:id="2121298912">
      <w:bodyDiv w:val="1"/>
      <w:marLeft w:val="0"/>
      <w:marRight w:val="0"/>
      <w:marTop w:val="0"/>
      <w:marBottom w:val="0"/>
      <w:divBdr>
        <w:top w:val="none" w:sz="0" w:space="0" w:color="auto"/>
        <w:left w:val="none" w:sz="0" w:space="0" w:color="auto"/>
        <w:bottom w:val="none" w:sz="0" w:space="0" w:color="auto"/>
        <w:right w:val="none" w:sz="0" w:space="0" w:color="auto"/>
      </w:divBdr>
    </w:div>
    <w:div w:id="2121875656">
      <w:bodyDiv w:val="1"/>
      <w:marLeft w:val="0"/>
      <w:marRight w:val="0"/>
      <w:marTop w:val="0"/>
      <w:marBottom w:val="0"/>
      <w:divBdr>
        <w:top w:val="none" w:sz="0" w:space="0" w:color="auto"/>
        <w:left w:val="none" w:sz="0" w:space="0" w:color="auto"/>
        <w:bottom w:val="none" w:sz="0" w:space="0" w:color="auto"/>
        <w:right w:val="none" w:sz="0" w:space="0" w:color="auto"/>
      </w:divBdr>
    </w:div>
    <w:div w:id="2122067504">
      <w:bodyDiv w:val="1"/>
      <w:marLeft w:val="0"/>
      <w:marRight w:val="0"/>
      <w:marTop w:val="0"/>
      <w:marBottom w:val="0"/>
      <w:divBdr>
        <w:top w:val="none" w:sz="0" w:space="0" w:color="auto"/>
        <w:left w:val="none" w:sz="0" w:space="0" w:color="auto"/>
        <w:bottom w:val="none" w:sz="0" w:space="0" w:color="auto"/>
        <w:right w:val="none" w:sz="0" w:space="0" w:color="auto"/>
      </w:divBdr>
    </w:div>
    <w:div w:id="2123068701">
      <w:bodyDiv w:val="1"/>
      <w:marLeft w:val="0"/>
      <w:marRight w:val="0"/>
      <w:marTop w:val="0"/>
      <w:marBottom w:val="0"/>
      <w:divBdr>
        <w:top w:val="none" w:sz="0" w:space="0" w:color="auto"/>
        <w:left w:val="none" w:sz="0" w:space="0" w:color="auto"/>
        <w:bottom w:val="none" w:sz="0" w:space="0" w:color="auto"/>
        <w:right w:val="none" w:sz="0" w:space="0" w:color="auto"/>
      </w:divBdr>
    </w:div>
    <w:div w:id="2123381040">
      <w:bodyDiv w:val="1"/>
      <w:marLeft w:val="0"/>
      <w:marRight w:val="0"/>
      <w:marTop w:val="0"/>
      <w:marBottom w:val="0"/>
      <w:divBdr>
        <w:top w:val="none" w:sz="0" w:space="0" w:color="auto"/>
        <w:left w:val="none" w:sz="0" w:space="0" w:color="auto"/>
        <w:bottom w:val="none" w:sz="0" w:space="0" w:color="auto"/>
        <w:right w:val="none" w:sz="0" w:space="0" w:color="auto"/>
      </w:divBdr>
    </w:div>
    <w:div w:id="2123524306">
      <w:bodyDiv w:val="1"/>
      <w:marLeft w:val="0"/>
      <w:marRight w:val="0"/>
      <w:marTop w:val="0"/>
      <w:marBottom w:val="0"/>
      <w:divBdr>
        <w:top w:val="none" w:sz="0" w:space="0" w:color="auto"/>
        <w:left w:val="none" w:sz="0" w:space="0" w:color="auto"/>
        <w:bottom w:val="none" w:sz="0" w:space="0" w:color="auto"/>
        <w:right w:val="none" w:sz="0" w:space="0" w:color="auto"/>
      </w:divBdr>
    </w:div>
    <w:div w:id="2123567263">
      <w:bodyDiv w:val="1"/>
      <w:marLeft w:val="0"/>
      <w:marRight w:val="0"/>
      <w:marTop w:val="0"/>
      <w:marBottom w:val="0"/>
      <w:divBdr>
        <w:top w:val="none" w:sz="0" w:space="0" w:color="auto"/>
        <w:left w:val="none" w:sz="0" w:space="0" w:color="auto"/>
        <w:bottom w:val="none" w:sz="0" w:space="0" w:color="auto"/>
        <w:right w:val="none" w:sz="0" w:space="0" w:color="auto"/>
      </w:divBdr>
    </w:div>
    <w:div w:id="2123574990">
      <w:bodyDiv w:val="1"/>
      <w:marLeft w:val="0"/>
      <w:marRight w:val="0"/>
      <w:marTop w:val="0"/>
      <w:marBottom w:val="0"/>
      <w:divBdr>
        <w:top w:val="none" w:sz="0" w:space="0" w:color="auto"/>
        <w:left w:val="none" w:sz="0" w:space="0" w:color="auto"/>
        <w:bottom w:val="none" w:sz="0" w:space="0" w:color="auto"/>
        <w:right w:val="none" w:sz="0" w:space="0" w:color="auto"/>
      </w:divBdr>
    </w:div>
    <w:div w:id="2124418827">
      <w:bodyDiv w:val="1"/>
      <w:marLeft w:val="0"/>
      <w:marRight w:val="0"/>
      <w:marTop w:val="0"/>
      <w:marBottom w:val="0"/>
      <w:divBdr>
        <w:top w:val="none" w:sz="0" w:space="0" w:color="auto"/>
        <w:left w:val="none" w:sz="0" w:space="0" w:color="auto"/>
        <w:bottom w:val="none" w:sz="0" w:space="0" w:color="auto"/>
        <w:right w:val="none" w:sz="0" w:space="0" w:color="auto"/>
      </w:divBdr>
    </w:div>
    <w:div w:id="2124421379">
      <w:bodyDiv w:val="1"/>
      <w:marLeft w:val="0"/>
      <w:marRight w:val="0"/>
      <w:marTop w:val="0"/>
      <w:marBottom w:val="0"/>
      <w:divBdr>
        <w:top w:val="none" w:sz="0" w:space="0" w:color="auto"/>
        <w:left w:val="none" w:sz="0" w:space="0" w:color="auto"/>
        <w:bottom w:val="none" w:sz="0" w:space="0" w:color="auto"/>
        <w:right w:val="none" w:sz="0" w:space="0" w:color="auto"/>
      </w:divBdr>
    </w:div>
    <w:div w:id="2124493697">
      <w:bodyDiv w:val="1"/>
      <w:marLeft w:val="0"/>
      <w:marRight w:val="0"/>
      <w:marTop w:val="0"/>
      <w:marBottom w:val="0"/>
      <w:divBdr>
        <w:top w:val="none" w:sz="0" w:space="0" w:color="auto"/>
        <w:left w:val="none" w:sz="0" w:space="0" w:color="auto"/>
        <w:bottom w:val="none" w:sz="0" w:space="0" w:color="auto"/>
        <w:right w:val="none" w:sz="0" w:space="0" w:color="auto"/>
      </w:divBdr>
    </w:div>
    <w:div w:id="2124767179">
      <w:bodyDiv w:val="1"/>
      <w:marLeft w:val="0"/>
      <w:marRight w:val="0"/>
      <w:marTop w:val="0"/>
      <w:marBottom w:val="0"/>
      <w:divBdr>
        <w:top w:val="none" w:sz="0" w:space="0" w:color="auto"/>
        <w:left w:val="none" w:sz="0" w:space="0" w:color="auto"/>
        <w:bottom w:val="none" w:sz="0" w:space="0" w:color="auto"/>
        <w:right w:val="none" w:sz="0" w:space="0" w:color="auto"/>
      </w:divBdr>
    </w:div>
    <w:div w:id="2125229369">
      <w:bodyDiv w:val="1"/>
      <w:marLeft w:val="0"/>
      <w:marRight w:val="0"/>
      <w:marTop w:val="0"/>
      <w:marBottom w:val="0"/>
      <w:divBdr>
        <w:top w:val="none" w:sz="0" w:space="0" w:color="auto"/>
        <w:left w:val="none" w:sz="0" w:space="0" w:color="auto"/>
        <w:bottom w:val="none" w:sz="0" w:space="0" w:color="auto"/>
        <w:right w:val="none" w:sz="0" w:space="0" w:color="auto"/>
      </w:divBdr>
    </w:div>
    <w:div w:id="2125464496">
      <w:bodyDiv w:val="1"/>
      <w:marLeft w:val="0"/>
      <w:marRight w:val="0"/>
      <w:marTop w:val="0"/>
      <w:marBottom w:val="0"/>
      <w:divBdr>
        <w:top w:val="none" w:sz="0" w:space="0" w:color="auto"/>
        <w:left w:val="none" w:sz="0" w:space="0" w:color="auto"/>
        <w:bottom w:val="none" w:sz="0" w:space="0" w:color="auto"/>
        <w:right w:val="none" w:sz="0" w:space="0" w:color="auto"/>
      </w:divBdr>
    </w:div>
    <w:div w:id="2125533742">
      <w:bodyDiv w:val="1"/>
      <w:marLeft w:val="0"/>
      <w:marRight w:val="0"/>
      <w:marTop w:val="0"/>
      <w:marBottom w:val="0"/>
      <w:divBdr>
        <w:top w:val="none" w:sz="0" w:space="0" w:color="auto"/>
        <w:left w:val="none" w:sz="0" w:space="0" w:color="auto"/>
        <w:bottom w:val="none" w:sz="0" w:space="0" w:color="auto"/>
        <w:right w:val="none" w:sz="0" w:space="0" w:color="auto"/>
      </w:divBdr>
    </w:div>
    <w:div w:id="2127037263">
      <w:bodyDiv w:val="1"/>
      <w:marLeft w:val="0"/>
      <w:marRight w:val="0"/>
      <w:marTop w:val="0"/>
      <w:marBottom w:val="0"/>
      <w:divBdr>
        <w:top w:val="none" w:sz="0" w:space="0" w:color="auto"/>
        <w:left w:val="none" w:sz="0" w:space="0" w:color="auto"/>
        <w:bottom w:val="none" w:sz="0" w:space="0" w:color="auto"/>
        <w:right w:val="none" w:sz="0" w:space="0" w:color="auto"/>
      </w:divBdr>
    </w:div>
    <w:div w:id="2127380734">
      <w:bodyDiv w:val="1"/>
      <w:marLeft w:val="0"/>
      <w:marRight w:val="0"/>
      <w:marTop w:val="0"/>
      <w:marBottom w:val="0"/>
      <w:divBdr>
        <w:top w:val="none" w:sz="0" w:space="0" w:color="auto"/>
        <w:left w:val="none" w:sz="0" w:space="0" w:color="auto"/>
        <w:bottom w:val="none" w:sz="0" w:space="0" w:color="auto"/>
        <w:right w:val="none" w:sz="0" w:space="0" w:color="auto"/>
      </w:divBdr>
    </w:div>
    <w:div w:id="2127430192">
      <w:bodyDiv w:val="1"/>
      <w:marLeft w:val="0"/>
      <w:marRight w:val="0"/>
      <w:marTop w:val="0"/>
      <w:marBottom w:val="0"/>
      <w:divBdr>
        <w:top w:val="none" w:sz="0" w:space="0" w:color="auto"/>
        <w:left w:val="none" w:sz="0" w:space="0" w:color="auto"/>
        <w:bottom w:val="none" w:sz="0" w:space="0" w:color="auto"/>
        <w:right w:val="none" w:sz="0" w:space="0" w:color="auto"/>
      </w:divBdr>
    </w:div>
    <w:div w:id="2127845495">
      <w:bodyDiv w:val="1"/>
      <w:marLeft w:val="0"/>
      <w:marRight w:val="0"/>
      <w:marTop w:val="0"/>
      <w:marBottom w:val="0"/>
      <w:divBdr>
        <w:top w:val="none" w:sz="0" w:space="0" w:color="auto"/>
        <w:left w:val="none" w:sz="0" w:space="0" w:color="auto"/>
        <w:bottom w:val="none" w:sz="0" w:space="0" w:color="auto"/>
        <w:right w:val="none" w:sz="0" w:space="0" w:color="auto"/>
      </w:divBdr>
    </w:div>
    <w:div w:id="2128037323">
      <w:bodyDiv w:val="1"/>
      <w:marLeft w:val="0"/>
      <w:marRight w:val="0"/>
      <w:marTop w:val="0"/>
      <w:marBottom w:val="0"/>
      <w:divBdr>
        <w:top w:val="none" w:sz="0" w:space="0" w:color="auto"/>
        <w:left w:val="none" w:sz="0" w:space="0" w:color="auto"/>
        <w:bottom w:val="none" w:sz="0" w:space="0" w:color="auto"/>
        <w:right w:val="none" w:sz="0" w:space="0" w:color="auto"/>
      </w:divBdr>
    </w:div>
    <w:div w:id="2128162233">
      <w:bodyDiv w:val="1"/>
      <w:marLeft w:val="0"/>
      <w:marRight w:val="0"/>
      <w:marTop w:val="0"/>
      <w:marBottom w:val="0"/>
      <w:divBdr>
        <w:top w:val="none" w:sz="0" w:space="0" w:color="auto"/>
        <w:left w:val="none" w:sz="0" w:space="0" w:color="auto"/>
        <w:bottom w:val="none" w:sz="0" w:space="0" w:color="auto"/>
        <w:right w:val="none" w:sz="0" w:space="0" w:color="auto"/>
      </w:divBdr>
    </w:div>
    <w:div w:id="2129086255">
      <w:bodyDiv w:val="1"/>
      <w:marLeft w:val="0"/>
      <w:marRight w:val="0"/>
      <w:marTop w:val="0"/>
      <w:marBottom w:val="0"/>
      <w:divBdr>
        <w:top w:val="none" w:sz="0" w:space="0" w:color="auto"/>
        <w:left w:val="none" w:sz="0" w:space="0" w:color="auto"/>
        <w:bottom w:val="none" w:sz="0" w:space="0" w:color="auto"/>
        <w:right w:val="none" w:sz="0" w:space="0" w:color="auto"/>
      </w:divBdr>
    </w:div>
    <w:div w:id="2129927262">
      <w:bodyDiv w:val="1"/>
      <w:marLeft w:val="0"/>
      <w:marRight w:val="0"/>
      <w:marTop w:val="0"/>
      <w:marBottom w:val="0"/>
      <w:divBdr>
        <w:top w:val="none" w:sz="0" w:space="0" w:color="auto"/>
        <w:left w:val="none" w:sz="0" w:space="0" w:color="auto"/>
        <w:bottom w:val="none" w:sz="0" w:space="0" w:color="auto"/>
        <w:right w:val="none" w:sz="0" w:space="0" w:color="auto"/>
      </w:divBdr>
    </w:div>
    <w:div w:id="2130009548">
      <w:bodyDiv w:val="1"/>
      <w:marLeft w:val="0"/>
      <w:marRight w:val="0"/>
      <w:marTop w:val="0"/>
      <w:marBottom w:val="0"/>
      <w:divBdr>
        <w:top w:val="none" w:sz="0" w:space="0" w:color="auto"/>
        <w:left w:val="none" w:sz="0" w:space="0" w:color="auto"/>
        <w:bottom w:val="none" w:sz="0" w:space="0" w:color="auto"/>
        <w:right w:val="none" w:sz="0" w:space="0" w:color="auto"/>
      </w:divBdr>
    </w:div>
    <w:div w:id="2130125540">
      <w:bodyDiv w:val="1"/>
      <w:marLeft w:val="0"/>
      <w:marRight w:val="0"/>
      <w:marTop w:val="0"/>
      <w:marBottom w:val="0"/>
      <w:divBdr>
        <w:top w:val="none" w:sz="0" w:space="0" w:color="auto"/>
        <w:left w:val="none" w:sz="0" w:space="0" w:color="auto"/>
        <w:bottom w:val="none" w:sz="0" w:space="0" w:color="auto"/>
        <w:right w:val="none" w:sz="0" w:space="0" w:color="auto"/>
      </w:divBdr>
    </w:div>
    <w:div w:id="2130202374">
      <w:bodyDiv w:val="1"/>
      <w:marLeft w:val="0"/>
      <w:marRight w:val="0"/>
      <w:marTop w:val="0"/>
      <w:marBottom w:val="0"/>
      <w:divBdr>
        <w:top w:val="none" w:sz="0" w:space="0" w:color="auto"/>
        <w:left w:val="none" w:sz="0" w:space="0" w:color="auto"/>
        <w:bottom w:val="none" w:sz="0" w:space="0" w:color="auto"/>
        <w:right w:val="none" w:sz="0" w:space="0" w:color="auto"/>
      </w:divBdr>
    </w:div>
    <w:div w:id="2130394264">
      <w:bodyDiv w:val="1"/>
      <w:marLeft w:val="0"/>
      <w:marRight w:val="0"/>
      <w:marTop w:val="0"/>
      <w:marBottom w:val="0"/>
      <w:divBdr>
        <w:top w:val="none" w:sz="0" w:space="0" w:color="auto"/>
        <w:left w:val="none" w:sz="0" w:space="0" w:color="auto"/>
        <w:bottom w:val="none" w:sz="0" w:space="0" w:color="auto"/>
        <w:right w:val="none" w:sz="0" w:space="0" w:color="auto"/>
      </w:divBdr>
    </w:div>
    <w:div w:id="2131430881">
      <w:bodyDiv w:val="1"/>
      <w:marLeft w:val="0"/>
      <w:marRight w:val="0"/>
      <w:marTop w:val="0"/>
      <w:marBottom w:val="0"/>
      <w:divBdr>
        <w:top w:val="none" w:sz="0" w:space="0" w:color="auto"/>
        <w:left w:val="none" w:sz="0" w:space="0" w:color="auto"/>
        <w:bottom w:val="none" w:sz="0" w:space="0" w:color="auto"/>
        <w:right w:val="none" w:sz="0" w:space="0" w:color="auto"/>
      </w:divBdr>
    </w:div>
    <w:div w:id="2132048626">
      <w:bodyDiv w:val="1"/>
      <w:marLeft w:val="0"/>
      <w:marRight w:val="0"/>
      <w:marTop w:val="0"/>
      <w:marBottom w:val="0"/>
      <w:divBdr>
        <w:top w:val="none" w:sz="0" w:space="0" w:color="auto"/>
        <w:left w:val="none" w:sz="0" w:space="0" w:color="auto"/>
        <w:bottom w:val="none" w:sz="0" w:space="0" w:color="auto"/>
        <w:right w:val="none" w:sz="0" w:space="0" w:color="auto"/>
      </w:divBdr>
    </w:div>
    <w:div w:id="2132168275">
      <w:bodyDiv w:val="1"/>
      <w:marLeft w:val="0"/>
      <w:marRight w:val="0"/>
      <w:marTop w:val="0"/>
      <w:marBottom w:val="0"/>
      <w:divBdr>
        <w:top w:val="none" w:sz="0" w:space="0" w:color="auto"/>
        <w:left w:val="none" w:sz="0" w:space="0" w:color="auto"/>
        <w:bottom w:val="none" w:sz="0" w:space="0" w:color="auto"/>
        <w:right w:val="none" w:sz="0" w:space="0" w:color="auto"/>
      </w:divBdr>
    </w:div>
    <w:div w:id="2133399921">
      <w:bodyDiv w:val="1"/>
      <w:marLeft w:val="0"/>
      <w:marRight w:val="0"/>
      <w:marTop w:val="0"/>
      <w:marBottom w:val="0"/>
      <w:divBdr>
        <w:top w:val="none" w:sz="0" w:space="0" w:color="auto"/>
        <w:left w:val="none" w:sz="0" w:space="0" w:color="auto"/>
        <w:bottom w:val="none" w:sz="0" w:space="0" w:color="auto"/>
        <w:right w:val="none" w:sz="0" w:space="0" w:color="auto"/>
      </w:divBdr>
    </w:div>
    <w:div w:id="2134710005">
      <w:bodyDiv w:val="1"/>
      <w:marLeft w:val="0"/>
      <w:marRight w:val="0"/>
      <w:marTop w:val="0"/>
      <w:marBottom w:val="0"/>
      <w:divBdr>
        <w:top w:val="none" w:sz="0" w:space="0" w:color="auto"/>
        <w:left w:val="none" w:sz="0" w:space="0" w:color="auto"/>
        <w:bottom w:val="none" w:sz="0" w:space="0" w:color="auto"/>
        <w:right w:val="none" w:sz="0" w:space="0" w:color="auto"/>
      </w:divBdr>
    </w:div>
    <w:div w:id="2134905370">
      <w:bodyDiv w:val="1"/>
      <w:marLeft w:val="0"/>
      <w:marRight w:val="0"/>
      <w:marTop w:val="0"/>
      <w:marBottom w:val="0"/>
      <w:divBdr>
        <w:top w:val="none" w:sz="0" w:space="0" w:color="auto"/>
        <w:left w:val="none" w:sz="0" w:space="0" w:color="auto"/>
        <w:bottom w:val="none" w:sz="0" w:space="0" w:color="auto"/>
        <w:right w:val="none" w:sz="0" w:space="0" w:color="auto"/>
      </w:divBdr>
    </w:div>
    <w:div w:id="2135322206">
      <w:bodyDiv w:val="1"/>
      <w:marLeft w:val="0"/>
      <w:marRight w:val="0"/>
      <w:marTop w:val="0"/>
      <w:marBottom w:val="0"/>
      <w:divBdr>
        <w:top w:val="none" w:sz="0" w:space="0" w:color="auto"/>
        <w:left w:val="none" w:sz="0" w:space="0" w:color="auto"/>
        <w:bottom w:val="none" w:sz="0" w:space="0" w:color="auto"/>
        <w:right w:val="none" w:sz="0" w:space="0" w:color="auto"/>
      </w:divBdr>
    </w:div>
    <w:div w:id="2135325521">
      <w:bodyDiv w:val="1"/>
      <w:marLeft w:val="0"/>
      <w:marRight w:val="0"/>
      <w:marTop w:val="0"/>
      <w:marBottom w:val="0"/>
      <w:divBdr>
        <w:top w:val="none" w:sz="0" w:space="0" w:color="auto"/>
        <w:left w:val="none" w:sz="0" w:space="0" w:color="auto"/>
        <w:bottom w:val="none" w:sz="0" w:space="0" w:color="auto"/>
        <w:right w:val="none" w:sz="0" w:space="0" w:color="auto"/>
      </w:divBdr>
    </w:div>
    <w:div w:id="2135368481">
      <w:bodyDiv w:val="1"/>
      <w:marLeft w:val="0"/>
      <w:marRight w:val="0"/>
      <w:marTop w:val="0"/>
      <w:marBottom w:val="0"/>
      <w:divBdr>
        <w:top w:val="none" w:sz="0" w:space="0" w:color="auto"/>
        <w:left w:val="none" w:sz="0" w:space="0" w:color="auto"/>
        <w:bottom w:val="none" w:sz="0" w:space="0" w:color="auto"/>
        <w:right w:val="none" w:sz="0" w:space="0" w:color="auto"/>
      </w:divBdr>
    </w:div>
    <w:div w:id="2135519381">
      <w:bodyDiv w:val="1"/>
      <w:marLeft w:val="0"/>
      <w:marRight w:val="0"/>
      <w:marTop w:val="0"/>
      <w:marBottom w:val="0"/>
      <w:divBdr>
        <w:top w:val="none" w:sz="0" w:space="0" w:color="auto"/>
        <w:left w:val="none" w:sz="0" w:space="0" w:color="auto"/>
        <w:bottom w:val="none" w:sz="0" w:space="0" w:color="auto"/>
        <w:right w:val="none" w:sz="0" w:space="0" w:color="auto"/>
      </w:divBdr>
    </w:div>
    <w:div w:id="2135784540">
      <w:bodyDiv w:val="1"/>
      <w:marLeft w:val="0"/>
      <w:marRight w:val="0"/>
      <w:marTop w:val="0"/>
      <w:marBottom w:val="0"/>
      <w:divBdr>
        <w:top w:val="none" w:sz="0" w:space="0" w:color="auto"/>
        <w:left w:val="none" w:sz="0" w:space="0" w:color="auto"/>
        <w:bottom w:val="none" w:sz="0" w:space="0" w:color="auto"/>
        <w:right w:val="none" w:sz="0" w:space="0" w:color="auto"/>
      </w:divBdr>
    </w:div>
    <w:div w:id="2135904601">
      <w:bodyDiv w:val="1"/>
      <w:marLeft w:val="0"/>
      <w:marRight w:val="0"/>
      <w:marTop w:val="0"/>
      <w:marBottom w:val="0"/>
      <w:divBdr>
        <w:top w:val="none" w:sz="0" w:space="0" w:color="auto"/>
        <w:left w:val="none" w:sz="0" w:space="0" w:color="auto"/>
        <w:bottom w:val="none" w:sz="0" w:space="0" w:color="auto"/>
        <w:right w:val="none" w:sz="0" w:space="0" w:color="auto"/>
      </w:divBdr>
    </w:div>
    <w:div w:id="2136098635">
      <w:bodyDiv w:val="1"/>
      <w:marLeft w:val="0"/>
      <w:marRight w:val="0"/>
      <w:marTop w:val="0"/>
      <w:marBottom w:val="0"/>
      <w:divBdr>
        <w:top w:val="none" w:sz="0" w:space="0" w:color="auto"/>
        <w:left w:val="none" w:sz="0" w:space="0" w:color="auto"/>
        <w:bottom w:val="none" w:sz="0" w:space="0" w:color="auto"/>
        <w:right w:val="none" w:sz="0" w:space="0" w:color="auto"/>
      </w:divBdr>
    </w:div>
    <w:div w:id="2136170623">
      <w:bodyDiv w:val="1"/>
      <w:marLeft w:val="0"/>
      <w:marRight w:val="0"/>
      <w:marTop w:val="0"/>
      <w:marBottom w:val="0"/>
      <w:divBdr>
        <w:top w:val="none" w:sz="0" w:space="0" w:color="auto"/>
        <w:left w:val="none" w:sz="0" w:space="0" w:color="auto"/>
        <w:bottom w:val="none" w:sz="0" w:space="0" w:color="auto"/>
        <w:right w:val="none" w:sz="0" w:space="0" w:color="auto"/>
      </w:divBdr>
    </w:div>
    <w:div w:id="2136214845">
      <w:bodyDiv w:val="1"/>
      <w:marLeft w:val="0"/>
      <w:marRight w:val="0"/>
      <w:marTop w:val="0"/>
      <w:marBottom w:val="0"/>
      <w:divBdr>
        <w:top w:val="none" w:sz="0" w:space="0" w:color="auto"/>
        <w:left w:val="none" w:sz="0" w:space="0" w:color="auto"/>
        <w:bottom w:val="none" w:sz="0" w:space="0" w:color="auto"/>
        <w:right w:val="none" w:sz="0" w:space="0" w:color="auto"/>
      </w:divBdr>
    </w:div>
    <w:div w:id="2136563408">
      <w:bodyDiv w:val="1"/>
      <w:marLeft w:val="0"/>
      <w:marRight w:val="0"/>
      <w:marTop w:val="0"/>
      <w:marBottom w:val="0"/>
      <w:divBdr>
        <w:top w:val="none" w:sz="0" w:space="0" w:color="auto"/>
        <w:left w:val="none" w:sz="0" w:space="0" w:color="auto"/>
        <w:bottom w:val="none" w:sz="0" w:space="0" w:color="auto"/>
        <w:right w:val="none" w:sz="0" w:space="0" w:color="auto"/>
      </w:divBdr>
    </w:div>
    <w:div w:id="2136825027">
      <w:bodyDiv w:val="1"/>
      <w:marLeft w:val="0"/>
      <w:marRight w:val="0"/>
      <w:marTop w:val="0"/>
      <w:marBottom w:val="0"/>
      <w:divBdr>
        <w:top w:val="none" w:sz="0" w:space="0" w:color="auto"/>
        <w:left w:val="none" w:sz="0" w:space="0" w:color="auto"/>
        <w:bottom w:val="none" w:sz="0" w:space="0" w:color="auto"/>
        <w:right w:val="none" w:sz="0" w:space="0" w:color="auto"/>
      </w:divBdr>
    </w:div>
    <w:div w:id="2137260666">
      <w:bodyDiv w:val="1"/>
      <w:marLeft w:val="0"/>
      <w:marRight w:val="0"/>
      <w:marTop w:val="0"/>
      <w:marBottom w:val="0"/>
      <w:divBdr>
        <w:top w:val="none" w:sz="0" w:space="0" w:color="auto"/>
        <w:left w:val="none" w:sz="0" w:space="0" w:color="auto"/>
        <w:bottom w:val="none" w:sz="0" w:space="0" w:color="auto"/>
        <w:right w:val="none" w:sz="0" w:space="0" w:color="auto"/>
      </w:divBdr>
    </w:div>
    <w:div w:id="2137288445">
      <w:bodyDiv w:val="1"/>
      <w:marLeft w:val="0"/>
      <w:marRight w:val="0"/>
      <w:marTop w:val="0"/>
      <w:marBottom w:val="0"/>
      <w:divBdr>
        <w:top w:val="none" w:sz="0" w:space="0" w:color="auto"/>
        <w:left w:val="none" w:sz="0" w:space="0" w:color="auto"/>
        <w:bottom w:val="none" w:sz="0" w:space="0" w:color="auto"/>
        <w:right w:val="none" w:sz="0" w:space="0" w:color="auto"/>
      </w:divBdr>
    </w:div>
    <w:div w:id="2137871730">
      <w:bodyDiv w:val="1"/>
      <w:marLeft w:val="0"/>
      <w:marRight w:val="0"/>
      <w:marTop w:val="0"/>
      <w:marBottom w:val="0"/>
      <w:divBdr>
        <w:top w:val="none" w:sz="0" w:space="0" w:color="auto"/>
        <w:left w:val="none" w:sz="0" w:space="0" w:color="auto"/>
        <w:bottom w:val="none" w:sz="0" w:space="0" w:color="auto"/>
        <w:right w:val="none" w:sz="0" w:space="0" w:color="auto"/>
      </w:divBdr>
    </w:div>
    <w:div w:id="2138178954">
      <w:bodyDiv w:val="1"/>
      <w:marLeft w:val="0"/>
      <w:marRight w:val="0"/>
      <w:marTop w:val="0"/>
      <w:marBottom w:val="0"/>
      <w:divBdr>
        <w:top w:val="none" w:sz="0" w:space="0" w:color="auto"/>
        <w:left w:val="none" w:sz="0" w:space="0" w:color="auto"/>
        <w:bottom w:val="none" w:sz="0" w:space="0" w:color="auto"/>
        <w:right w:val="none" w:sz="0" w:space="0" w:color="auto"/>
      </w:divBdr>
    </w:div>
    <w:div w:id="2138525396">
      <w:bodyDiv w:val="1"/>
      <w:marLeft w:val="0"/>
      <w:marRight w:val="0"/>
      <w:marTop w:val="0"/>
      <w:marBottom w:val="0"/>
      <w:divBdr>
        <w:top w:val="none" w:sz="0" w:space="0" w:color="auto"/>
        <w:left w:val="none" w:sz="0" w:space="0" w:color="auto"/>
        <w:bottom w:val="none" w:sz="0" w:space="0" w:color="auto"/>
        <w:right w:val="none" w:sz="0" w:space="0" w:color="auto"/>
      </w:divBdr>
    </w:div>
    <w:div w:id="2138713357">
      <w:bodyDiv w:val="1"/>
      <w:marLeft w:val="0"/>
      <w:marRight w:val="0"/>
      <w:marTop w:val="0"/>
      <w:marBottom w:val="0"/>
      <w:divBdr>
        <w:top w:val="none" w:sz="0" w:space="0" w:color="auto"/>
        <w:left w:val="none" w:sz="0" w:space="0" w:color="auto"/>
        <w:bottom w:val="none" w:sz="0" w:space="0" w:color="auto"/>
        <w:right w:val="none" w:sz="0" w:space="0" w:color="auto"/>
      </w:divBdr>
    </w:div>
    <w:div w:id="2140100051">
      <w:bodyDiv w:val="1"/>
      <w:marLeft w:val="0"/>
      <w:marRight w:val="0"/>
      <w:marTop w:val="0"/>
      <w:marBottom w:val="0"/>
      <w:divBdr>
        <w:top w:val="none" w:sz="0" w:space="0" w:color="auto"/>
        <w:left w:val="none" w:sz="0" w:space="0" w:color="auto"/>
        <w:bottom w:val="none" w:sz="0" w:space="0" w:color="auto"/>
        <w:right w:val="none" w:sz="0" w:space="0" w:color="auto"/>
      </w:divBdr>
    </w:div>
    <w:div w:id="2140299968">
      <w:bodyDiv w:val="1"/>
      <w:marLeft w:val="0"/>
      <w:marRight w:val="0"/>
      <w:marTop w:val="0"/>
      <w:marBottom w:val="0"/>
      <w:divBdr>
        <w:top w:val="none" w:sz="0" w:space="0" w:color="auto"/>
        <w:left w:val="none" w:sz="0" w:space="0" w:color="auto"/>
        <w:bottom w:val="none" w:sz="0" w:space="0" w:color="auto"/>
        <w:right w:val="none" w:sz="0" w:space="0" w:color="auto"/>
      </w:divBdr>
    </w:div>
    <w:div w:id="2140605512">
      <w:bodyDiv w:val="1"/>
      <w:marLeft w:val="0"/>
      <w:marRight w:val="0"/>
      <w:marTop w:val="0"/>
      <w:marBottom w:val="0"/>
      <w:divBdr>
        <w:top w:val="none" w:sz="0" w:space="0" w:color="auto"/>
        <w:left w:val="none" w:sz="0" w:space="0" w:color="auto"/>
        <w:bottom w:val="none" w:sz="0" w:space="0" w:color="auto"/>
        <w:right w:val="none" w:sz="0" w:space="0" w:color="auto"/>
      </w:divBdr>
    </w:div>
    <w:div w:id="2141068985">
      <w:bodyDiv w:val="1"/>
      <w:marLeft w:val="0"/>
      <w:marRight w:val="0"/>
      <w:marTop w:val="0"/>
      <w:marBottom w:val="0"/>
      <w:divBdr>
        <w:top w:val="none" w:sz="0" w:space="0" w:color="auto"/>
        <w:left w:val="none" w:sz="0" w:space="0" w:color="auto"/>
        <w:bottom w:val="none" w:sz="0" w:space="0" w:color="auto"/>
        <w:right w:val="none" w:sz="0" w:space="0" w:color="auto"/>
      </w:divBdr>
    </w:div>
    <w:div w:id="2141609074">
      <w:bodyDiv w:val="1"/>
      <w:marLeft w:val="0"/>
      <w:marRight w:val="0"/>
      <w:marTop w:val="0"/>
      <w:marBottom w:val="0"/>
      <w:divBdr>
        <w:top w:val="none" w:sz="0" w:space="0" w:color="auto"/>
        <w:left w:val="none" w:sz="0" w:space="0" w:color="auto"/>
        <w:bottom w:val="none" w:sz="0" w:space="0" w:color="auto"/>
        <w:right w:val="none" w:sz="0" w:space="0" w:color="auto"/>
      </w:divBdr>
    </w:div>
    <w:div w:id="2141722874">
      <w:bodyDiv w:val="1"/>
      <w:marLeft w:val="0"/>
      <w:marRight w:val="0"/>
      <w:marTop w:val="0"/>
      <w:marBottom w:val="0"/>
      <w:divBdr>
        <w:top w:val="none" w:sz="0" w:space="0" w:color="auto"/>
        <w:left w:val="none" w:sz="0" w:space="0" w:color="auto"/>
        <w:bottom w:val="none" w:sz="0" w:space="0" w:color="auto"/>
        <w:right w:val="none" w:sz="0" w:space="0" w:color="auto"/>
      </w:divBdr>
    </w:div>
    <w:div w:id="2141918807">
      <w:bodyDiv w:val="1"/>
      <w:marLeft w:val="0"/>
      <w:marRight w:val="0"/>
      <w:marTop w:val="0"/>
      <w:marBottom w:val="0"/>
      <w:divBdr>
        <w:top w:val="none" w:sz="0" w:space="0" w:color="auto"/>
        <w:left w:val="none" w:sz="0" w:space="0" w:color="auto"/>
        <w:bottom w:val="none" w:sz="0" w:space="0" w:color="auto"/>
        <w:right w:val="none" w:sz="0" w:space="0" w:color="auto"/>
      </w:divBdr>
    </w:div>
    <w:div w:id="2142266864">
      <w:bodyDiv w:val="1"/>
      <w:marLeft w:val="0"/>
      <w:marRight w:val="0"/>
      <w:marTop w:val="0"/>
      <w:marBottom w:val="0"/>
      <w:divBdr>
        <w:top w:val="none" w:sz="0" w:space="0" w:color="auto"/>
        <w:left w:val="none" w:sz="0" w:space="0" w:color="auto"/>
        <w:bottom w:val="none" w:sz="0" w:space="0" w:color="auto"/>
        <w:right w:val="none" w:sz="0" w:space="0" w:color="auto"/>
      </w:divBdr>
      <w:divsChild>
        <w:div w:id="40787132">
          <w:marLeft w:val="0"/>
          <w:marRight w:val="0"/>
          <w:marTop w:val="0"/>
          <w:marBottom w:val="0"/>
          <w:divBdr>
            <w:top w:val="none" w:sz="0" w:space="0" w:color="auto"/>
            <w:left w:val="none" w:sz="0" w:space="0" w:color="auto"/>
            <w:bottom w:val="none" w:sz="0" w:space="0" w:color="auto"/>
            <w:right w:val="none" w:sz="0" w:space="0" w:color="auto"/>
          </w:divBdr>
          <w:divsChild>
            <w:div w:id="1534608092">
              <w:marLeft w:val="0"/>
              <w:marRight w:val="0"/>
              <w:marTop w:val="0"/>
              <w:marBottom w:val="0"/>
              <w:divBdr>
                <w:top w:val="none" w:sz="0" w:space="0" w:color="auto"/>
                <w:left w:val="none" w:sz="0" w:space="0" w:color="auto"/>
                <w:bottom w:val="none" w:sz="0" w:space="0" w:color="auto"/>
                <w:right w:val="none" w:sz="0" w:space="0" w:color="auto"/>
              </w:divBdr>
            </w:div>
          </w:divsChild>
        </w:div>
        <w:div w:id="623536706">
          <w:marLeft w:val="0"/>
          <w:marRight w:val="0"/>
          <w:marTop w:val="0"/>
          <w:marBottom w:val="0"/>
          <w:divBdr>
            <w:top w:val="none" w:sz="0" w:space="0" w:color="auto"/>
            <w:left w:val="none" w:sz="0" w:space="0" w:color="auto"/>
            <w:bottom w:val="none" w:sz="0" w:space="0" w:color="auto"/>
            <w:right w:val="none" w:sz="0" w:space="0" w:color="auto"/>
          </w:divBdr>
          <w:divsChild>
            <w:div w:id="811169264">
              <w:marLeft w:val="0"/>
              <w:marRight w:val="0"/>
              <w:marTop w:val="0"/>
              <w:marBottom w:val="0"/>
              <w:divBdr>
                <w:top w:val="none" w:sz="0" w:space="0" w:color="auto"/>
                <w:left w:val="none" w:sz="0" w:space="0" w:color="auto"/>
                <w:bottom w:val="none" w:sz="0" w:space="0" w:color="auto"/>
                <w:right w:val="none" w:sz="0" w:space="0" w:color="auto"/>
              </w:divBdr>
            </w:div>
          </w:divsChild>
        </w:div>
        <w:div w:id="1883202609">
          <w:marLeft w:val="0"/>
          <w:marRight w:val="0"/>
          <w:marTop w:val="0"/>
          <w:marBottom w:val="0"/>
          <w:divBdr>
            <w:top w:val="none" w:sz="0" w:space="0" w:color="auto"/>
            <w:left w:val="none" w:sz="0" w:space="0" w:color="auto"/>
            <w:bottom w:val="none" w:sz="0" w:space="0" w:color="auto"/>
            <w:right w:val="none" w:sz="0" w:space="0" w:color="auto"/>
          </w:divBdr>
          <w:divsChild>
            <w:div w:id="12539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78600">
      <w:bodyDiv w:val="1"/>
      <w:marLeft w:val="0"/>
      <w:marRight w:val="0"/>
      <w:marTop w:val="0"/>
      <w:marBottom w:val="0"/>
      <w:divBdr>
        <w:top w:val="none" w:sz="0" w:space="0" w:color="auto"/>
        <w:left w:val="none" w:sz="0" w:space="0" w:color="auto"/>
        <w:bottom w:val="none" w:sz="0" w:space="0" w:color="auto"/>
        <w:right w:val="none" w:sz="0" w:space="0" w:color="auto"/>
      </w:divBdr>
    </w:div>
    <w:div w:id="2142383393">
      <w:bodyDiv w:val="1"/>
      <w:marLeft w:val="0"/>
      <w:marRight w:val="0"/>
      <w:marTop w:val="0"/>
      <w:marBottom w:val="0"/>
      <w:divBdr>
        <w:top w:val="none" w:sz="0" w:space="0" w:color="auto"/>
        <w:left w:val="none" w:sz="0" w:space="0" w:color="auto"/>
        <w:bottom w:val="none" w:sz="0" w:space="0" w:color="auto"/>
        <w:right w:val="none" w:sz="0" w:space="0" w:color="auto"/>
      </w:divBdr>
    </w:div>
    <w:div w:id="2142534534">
      <w:bodyDiv w:val="1"/>
      <w:marLeft w:val="0"/>
      <w:marRight w:val="0"/>
      <w:marTop w:val="0"/>
      <w:marBottom w:val="0"/>
      <w:divBdr>
        <w:top w:val="none" w:sz="0" w:space="0" w:color="auto"/>
        <w:left w:val="none" w:sz="0" w:space="0" w:color="auto"/>
        <w:bottom w:val="none" w:sz="0" w:space="0" w:color="auto"/>
        <w:right w:val="none" w:sz="0" w:space="0" w:color="auto"/>
      </w:divBdr>
    </w:div>
    <w:div w:id="2143574959">
      <w:bodyDiv w:val="1"/>
      <w:marLeft w:val="0"/>
      <w:marRight w:val="0"/>
      <w:marTop w:val="0"/>
      <w:marBottom w:val="0"/>
      <w:divBdr>
        <w:top w:val="none" w:sz="0" w:space="0" w:color="auto"/>
        <w:left w:val="none" w:sz="0" w:space="0" w:color="auto"/>
        <w:bottom w:val="none" w:sz="0" w:space="0" w:color="auto"/>
        <w:right w:val="none" w:sz="0" w:space="0" w:color="auto"/>
      </w:divBdr>
    </w:div>
    <w:div w:id="2143649308">
      <w:bodyDiv w:val="1"/>
      <w:marLeft w:val="0"/>
      <w:marRight w:val="0"/>
      <w:marTop w:val="0"/>
      <w:marBottom w:val="0"/>
      <w:divBdr>
        <w:top w:val="none" w:sz="0" w:space="0" w:color="auto"/>
        <w:left w:val="none" w:sz="0" w:space="0" w:color="auto"/>
        <w:bottom w:val="none" w:sz="0" w:space="0" w:color="auto"/>
        <w:right w:val="none" w:sz="0" w:space="0" w:color="auto"/>
      </w:divBdr>
    </w:div>
    <w:div w:id="2144805352">
      <w:bodyDiv w:val="1"/>
      <w:marLeft w:val="0"/>
      <w:marRight w:val="0"/>
      <w:marTop w:val="0"/>
      <w:marBottom w:val="0"/>
      <w:divBdr>
        <w:top w:val="none" w:sz="0" w:space="0" w:color="auto"/>
        <w:left w:val="none" w:sz="0" w:space="0" w:color="auto"/>
        <w:bottom w:val="none" w:sz="0" w:space="0" w:color="auto"/>
        <w:right w:val="none" w:sz="0" w:space="0" w:color="auto"/>
      </w:divBdr>
    </w:div>
    <w:div w:id="2145073482">
      <w:bodyDiv w:val="1"/>
      <w:marLeft w:val="0"/>
      <w:marRight w:val="0"/>
      <w:marTop w:val="0"/>
      <w:marBottom w:val="0"/>
      <w:divBdr>
        <w:top w:val="none" w:sz="0" w:space="0" w:color="auto"/>
        <w:left w:val="none" w:sz="0" w:space="0" w:color="auto"/>
        <w:bottom w:val="none" w:sz="0" w:space="0" w:color="auto"/>
        <w:right w:val="none" w:sz="0" w:space="0" w:color="auto"/>
      </w:divBdr>
    </w:div>
    <w:div w:id="2145196820">
      <w:bodyDiv w:val="1"/>
      <w:marLeft w:val="0"/>
      <w:marRight w:val="0"/>
      <w:marTop w:val="0"/>
      <w:marBottom w:val="0"/>
      <w:divBdr>
        <w:top w:val="none" w:sz="0" w:space="0" w:color="auto"/>
        <w:left w:val="none" w:sz="0" w:space="0" w:color="auto"/>
        <w:bottom w:val="none" w:sz="0" w:space="0" w:color="auto"/>
        <w:right w:val="none" w:sz="0" w:space="0" w:color="auto"/>
      </w:divBdr>
    </w:div>
    <w:div w:id="2145199312">
      <w:bodyDiv w:val="1"/>
      <w:marLeft w:val="0"/>
      <w:marRight w:val="0"/>
      <w:marTop w:val="0"/>
      <w:marBottom w:val="0"/>
      <w:divBdr>
        <w:top w:val="none" w:sz="0" w:space="0" w:color="auto"/>
        <w:left w:val="none" w:sz="0" w:space="0" w:color="auto"/>
        <w:bottom w:val="none" w:sz="0" w:space="0" w:color="auto"/>
        <w:right w:val="none" w:sz="0" w:space="0" w:color="auto"/>
      </w:divBdr>
    </w:div>
    <w:div w:id="2145806434">
      <w:bodyDiv w:val="1"/>
      <w:marLeft w:val="0"/>
      <w:marRight w:val="0"/>
      <w:marTop w:val="0"/>
      <w:marBottom w:val="0"/>
      <w:divBdr>
        <w:top w:val="none" w:sz="0" w:space="0" w:color="auto"/>
        <w:left w:val="none" w:sz="0" w:space="0" w:color="auto"/>
        <w:bottom w:val="none" w:sz="0" w:space="0" w:color="auto"/>
        <w:right w:val="none" w:sz="0" w:space="0" w:color="auto"/>
      </w:divBdr>
    </w:div>
    <w:div w:id="2146074180">
      <w:bodyDiv w:val="1"/>
      <w:marLeft w:val="0"/>
      <w:marRight w:val="0"/>
      <w:marTop w:val="0"/>
      <w:marBottom w:val="0"/>
      <w:divBdr>
        <w:top w:val="none" w:sz="0" w:space="0" w:color="auto"/>
        <w:left w:val="none" w:sz="0" w:space="0" w:color="auto"/>
        <w:bottom w:val="none" w:sz="0" w:space="0" w:color="auto"/>
        <w:right w:val="none" w:sz="0" w:space="0" w:color="auto"/>
      </w:divBdr>
    </w:div>
    <w:div w:id="2146464107">
      <w:bodyDiv w:val="1"/>
      <w:marLeft w:val="0"/>
      <w:marRight w:val="0"/>
      <w:marTop w:val="0"/>
      <w:marBottom w:val="0"/>
      <w:divBdr>
        <w:top w:val="none" w:sz="0" w:space="0" w:color="auto"/>
        <w:left w:val="none" w:sz="0" w:space="0" w:color="auto"/>
        <w:bottom w:val="none" w:sz="0" w:space="0" w:color="auto"/>
        <w:right w:val="none" w:sz="0" w:space="0" w:color="auto"/>
      </w:divBdr>
    </w:div>
    <w:div w:id="2146655286">
      <w:bodyDiv w:val="1"/>
      <w:marLeft w:val="0"/>
      <w:marRight w:val="0"/>
      <w:marTop w:val="0"/>
      <w:marBottom w:val="0"/>
      <w:divBdr>
        <w:top w:val="none" w:sz="0" w:space="0" w:color="auto"/>
        <w:left w:val="none" w:sz="0" w:space="0" w:color="auto"/>
        <w:bottom w:val="none" w:sz="0" w:space="0" w:color="auto"/>
        <w:right w:val="none" w:sz="0" w:space="0" w:color="auto"/>
      </w:divBdr>
    </w:div>
    <w:div w:id="2146699005">
      <w:bodyDiv w:val="1"/>
      <w:marLeft w:val="0"/>
      <w:marRight w:val="0"/>
      <w:marTop w:val="0"/>
      <w:marBottom w:val="0"/>
      <w:divBdr>
        <w:top w:val="none" w:sz="0" w:space="0" w:color="auto"/>
        <w:left w:val="none" w:sz="0" w:space="0" w:color="auto"/>
        <w:bottom w:val="none" w:sz="0" w:space="0" w:color="auto"/>
        <w:right w:val="none" w:sz="0" w:space="0" w:color="auto"/>
      </w:divBdr>
    </w:div>
    <w:div w:id="2146848872">
      <w:bodyDiv w:val="1"/>
      <w:marLeft w:val="0"/>
      <w:marRight w:val="0"/>
      <w:marTop w:val="0"/>
      <w:marBottom w:val="0"/>
      <w:divBdr>
        <w:top w:val="none" w:sz="0" w:space="0" w:color="auto"/>
        <w:left w:val="none" w:sz="0" w:space="0" w:color="auto"/>
        <w:bottom w:val="none" w:sz="0" w:space="0" w:color="auto"/>
        <w:right w:val="none" w:sz="0" w:space="0" w:color="auto"/>
      </w:divBdr>
    </w:div>
    <w:div w:id="2147118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sp.ne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sp.net/"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n-Pc\AppData\Roaming\Microsoft\Templates\Informe%20de%20estudiante%20con%20portada.dotx" TargetMode="External"/></Relationships>
</file>

<file path=word/theme/theme1.xml><?xml version="1.0" encoding="utf-8"?>
<a:theme xmlns:a="http://schemas.openxmlformats.org/drawingml/2006/main" name="Student Report">
  <a:themeElements>
    <a:clrScheme name="Personalizado 3">
      <a:dk1>
        <a:sysClr val="windowText" lastClr="000000"/>
      </a:dk1>
      <a:lt1>
        <a:sysClr val="window" lastClr="FFFFFF"/>
      </a:lt1>
      <a:dk2>
        <a:srgbClr val="000000"/>
      </a:dk2>
      <a:lt2>
        <a:srgbClr val="E8E8E8"/>
      </a:lt2>
      <a:accent1>
        <a:srgbClr val="000000"/>
      </a:accent1>
      <a:accent2>
        <a:srgbClr val="000000"/>
      </a:accent2>
      <a:accent3>
        <a:srgbClr val="000000"/>
      </a:accent3>
      <a:accent4>
        <a:srgbClr val="0E2841"/>
      </a:accent4>
      <a:accent5>
        <a:srgbClr val="A02B93"/>
      </a:accent5>
      <a:accent6>
        <a:srgbClr val="0E2841"/>
      </a:accent6>
      <a:hlink>
        <a:srgbClr val="467886"/>
      </a:hlink>
      <a:folHlink>
        <a:srgbClr val="96607D"/>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e7e6f2c-a06a-4a08-a06b-63cd881656f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188E777C1182743A48DC886D44DC805" ma:contentTypeVersion="18" ma:contentTypeDescription="Crear nuevo documento." ma:contentTypeScope="" ma:versionID="0139cee873ac43ec77c576c1de09d975">
  <xsd:schema xmlns:xsd="http://www.w3.org/2001/XMLSchema" xmlns:xs="http://www.w3.org/2001/XMLSchema" xmlns:p="http://schemas.microsoft.com/office/2006/metadata/properties" xmlns:ns3="e3843c60-b2e6-4376-a714-a2fb6ba78f13" xmlns:ns4="6e7e6f2c-a06a-4a08-a06b-63cd881656f8" targetNamespace="http://schemas.microsoft.com/office/2006/metadata/properties" ma:root="true" ma:fieldsID="12933bcfab583b471ef5a491fc53c39e" ns3:_="" ns4:_="">
    <xsd:import namespace="e3843c60-b2e6-4376-a714-a2fb6ba78f13"/>
    <xsd:import namespace="6e7e6f2c-a06a-4a08-a06b-63cd881656f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LengthInSeconds"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843c60-b2e6-4376-a714-a2fb6ba78f13"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e7e6f2c-a06a-4a08-a06b-63cd881656f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Lop25</b:Tag>
    <b:SourceType>Misc</b:SourceType>
    <b:Guid>{7256223E-1BB3-446F-B1DC-4633445BF97C}</b:Guid>
    <b:Year>2025</b:Year>
    <b:Author>
      <b:Author>
        <b:NameList>
          <b:Person>
            <b:Last>Lopez Duran</b:Last>
            <b:Middle>Octavio</b:Middle>
            <b:First>Jose</b:First>
          </b:Person>
        </b:NameList>
      </b:Author>
    </b:Author>
    <b:PublicationTitle>La Transferencia Inmobiliaria en la República Dominicana: Un Proceso Vital con Cifras Reveladoras</b:PublicationTitle>
    <b:Month>Mayo</b:Month>
    <b:Day>14</b:Day>
    <b:CountryRegion>República Dominicana</b:CountryRegion>
    <b:URL>https://abogadosiglo21.blogspot.com/2025/05/la-transferencia-inmobiliaria-en-la.html</b:URL>
    <b:RefOrder>8</b:RefOrder>
  </b:Source>
  <b:Source>
    <b:Tag>Asv25</b:Tag>
    <b:SourceType>Misc</b:SourceType>
    <b:Guid>{B532A054-B352-41F6-9052-F097BF9C3AFF}</b:Guid>
    <b:Title>Guía paso a paso para una transacción inmobiliaria segura en República Dominicana</b:Title>
    <b:Year>2025</b:Year>
    <b:Month>Junio</b:Month>
    <b:Day>30</b:Day>
    <b:CountryRegion>República Dominicana</b:CountryRegion>
    <b:Author>
      <b:Author>
        <b:NameList>
          <b:Person>
            <b:Last>Estate</b:Last>
            <b:First>Asven</b:First>
            <b:Middle>Real</b:Middle>
          </b:Person>
        </b:NameList>
      </b:Author>
    </b:Author>
    <b:URL>https://asvenrd.com/blog/guia-paso-a-paso-para-una-transaccion-inmobiliaria-segura-en-republica-dominicana/25589</b:URL>
    <b:RefOrder>12</b:RefOrder>
  </b:Source>
  <b:Source>
    <b:Tag>Mic261</b:Tag>
    <b:SourceType>InternetSite</b:SourceType>
    <b:Guid>{20698D45-EA30-42A6-93DE-501EAE2E0217}</b:Guid>
    <b:Author>
      <b:Author>
        <b:NameList>
          <b:Person>
            <b:Last>Microsoft</b:Last>
          </b:Person>
        </b:NameList>
      </b:Author>
    </b:Author>
    <b:Title>Azure SQL Database pricing</b:Title>
    <b:InternetSiteTitle>Microsoft Azure</b:InternetSiteTitle>
    <b:Year>2026</b:Year>
    <b:Month>Febero</b:Month>
    <b:Day>24</b:Day>
    <b:URL>https://azure.microsoft.com/en-us/pricing/details/azure-sql-database/single/</b:URL>
    <b:RefOrder>18</b:RefOrder>
  </b:Source>
  <b:Source>
    <b:Tag>Mic26</b:Tag>
    <b:SourceType>InternetSite</b:SourceType>
    <b:Guid>{F563F20F-992C-44D0-B4F4-029419431629}</b:Guid>
    <b:Author>
      <b:Author>
        <b:NameList>
          <b:Person>
            <b:Last>Microsoft</b:Last>
          </b:Person>
        </b:NameList>
      </b:Author>
    </b:Author>
    <b:Title>Azure App Service on Windows pricing</b:Title>
    <b:Year>2026</b:Year>
    <b:InternetSiteTitle>Microsoft Azure</b:InternetSiteTitle>
    <b:Month>Febrero</b:Month>
    <b:Day>24</b:Day>
    <b:URL>https://azure.microsoft.com/en-us/pricing/details/app-service/windows/</b:URL>
    <b:RefOrder>19</b:RefOrder>
  </b:Source>
  <b:Source>
    <b:Tag>Mic262</b:Tag>
    <b:SourceType>InternetSite</b:SourceType>
    <b:Guid>{356184A8-11AE-4C76-8AB1-BB0CB11FB2A6}</b:Guid>
    <b:Author>
      <b:Author>
        <b:NameList>
          <b:Person>
            <b:Last>Microsoft</b:Last>
          </b:Person>
        </b:NameList>
      </b:Author>
    </b:Author>
    <b:Title>Why Azure vs. AWS. Microsoft Azure</b:Title>
    <b:InternetSiteTitle>Microsoft Azure</b:InternetSiteTitle>
    <b:Year>2026</b:Year>
    <b:Month>Febero</b:Month>
    <b:Day>2026</b:Day>
    <b:URL>https://azure.microsoft.com/en-us/pricing/azure-vs-aws</b:URL>
    <b:RefOrder>20</b:RefOrder>
  </b:Source>
  <b:Source>
    <b:Tag>Mic263</b:Tag>
    <b:SourceType>InternetSite</b:SourceType>
    <b:Guid>{170FA500-AD89-48DB-B9C0-38D1CCD6113D}</b:Guid>
    <b:Author>
      <b:Author>
        <b:NameList>
          <b:Person>
            <b:Last>Microsoft</b:Last>
          </b:Person>
        </b:NameList>
      </b:Author>
    </b:Author>
    <b:Title>Azure AI Document Intelligence pricing</b:Title>
    <b:Year>2026</b:Year>
    <b:URL>https://azure.microsoft.com/en-us/pricing/details/document-intelligence/</b:URL>
    <b:RefOrder>21</b:RefOrder>
  </b:Source>
  <b:Source>
    <b:Tag>Mic264</b:Tag>
    <b:SourceType>InternetSite</b:SourceType>
    <b:Guid>{987D788F-A255-4C8D-8C79-33C1C66AB9F3}</b:Guid>
    <b:Author>
      <b:Author>
        <b:NameList>
          <b:Person>
            <b:Last>Microsoft</b:Last>
          </b:Person>
        </b:NameList>
      </b:Author>
    </b:Author>
    <b:Title>Azure Blob Storage pricing</b:Title>
    <b:Year>2026</b:Year>
    <b:URL>https://azure.microsoft.com/en-us/pricing/details/storage/blobs/</b:URL>
    <b:RefOrder>22</b:RefOrder>
  </b:Source>
  <b:Source>
    <b:Tag>Mic265</b:Tag>
    <b:SourceType>InternetSite</b:SourceType>
    <b:Guid>{5D6162B7-14C4-4B14-98A9-D1C9D32CDE18}</b:Guid>
    <b:Author>
      <b:Author>
        <b:NameList>
          <b:Person>
            <b:Last>Microsoft</b:Last>
          </b:Person>
        </b:NameList>
      </b:Author>
    </b:Author>
    <b:Title>Azure Active Directory B2C pricing</b:Title>
    <b:Year>2026</b:Year>
    <b:URL>https://azure.microsoft.com/en-us/pricing/details/active-directory/external-identities/</b:URL>
    <b:RefOrder>23</b:RefOrder>
  </b:Source>
  <b:Source>
    <b:Tag>Mic266</b:Tag>
    <b:SourceType>InternetSite</b:SourceType>
    <b:Guid>{0167F426-9150-4309-BC47-7F39ED427CDD}</b:Guid>
    <b:Author>
      <b:Author>
        <b:NameList>
          <b:Person>
            <b:Last>Microsoft</b:Last>
          </b:Person>
        </b:NameList>
      </b:Author>
    </b:Author>
    <b:Title>Azure Maps pricing</b:Title>
    <b:Year>2026</b:Year>
    <b:URL>https://azure.microsoft.com/en-us/pricing/details/azure-maps/</b:URL>
    <b:RefOrder>24</b:RefOrder>
  </b:Source>
  <b:Source>
    <b:Tag>Mic267</b:Tag>
    <b:SourceType>InternetSite</b:SourceType>
    <b:Guid>{D273960B-67FA-4092-96C6-3EDCE0EE9FEE}</b:Guid>
    <b:Author>
      <b:Author>
        <b:NameList>
          <b:Person>
            <b:Last>Microsoft</b:Last>
          </b:Person>
        </b:NameList>
      </b:Author>
    </b:Author>
    <b:Title>Azure Key Vault pricing</b:Title>
    <b:Year>2026</b:Year>
    <b:URL>https://azure.microsoft.com/en-us/pricing/details/key-vault/</b:URL>
    <b:RefOrder>25</b:RefOrder>
  </b:Source>
  <b:Source>
    <b:Tag>Nam261</b:Tag>
    <b:SourceType>InternetSite</b:SourceType>
    <b:Guid>{19343F37-2953-4F35-984B-9DDCC08D49BF}</b:Guid>
    <b:Author>
      <b:Author>
        <b:NameList>
          <b:Person>
            <b:Last>Namecheap</b:Last>
          </b:Person>
        </b:NameList>
      </b:Author>
    </b:Author>
    <b:Title>SSL certificates</b:Title>
    <b:Year>2026</b:Year>
    <b:URL>https://www.namecheap.com/security/ssl-certificates/</b:URL>
    <b:RefOrder>26</b:RefOrder>
  </b:Source>
  <b:Source>
    <b:Tag>Som11</b:Tag>
    <b:SourceType>Book</b:SourceType>
    <b:Guid>{64701F52-3842-42F5-82B8-4131592C8D12}</b:Guid>
    <b:Author>
      <b:Author>
        <b:NameList>
          <b:Person>
            <b:Last>Sommerville</b:Last>
            <b:First>I.</b:First>
          </b:Person>
        </b:NameList>
      </b:Author>
    </b:Author>
    <b:Title>Software engineering (9.ª ed.)</b:Title>
    <b:Year>2011</b:Year>
    <b:Publisher>Pearson</b:Publisher>
    <b:RefOrder>4</b:RefOrder>
  </b:Source>
  <b:Source>
    <b:Tag>Nam26</b:Tag>
    <b:SourceType>InternetSite</b:SourceType>
    <b:Guid>{3C1F6AB0-7F1B-4366-8AD8-A01AEA5E94FB}</b:Guid>
    <b:Author>
      <b:Author>
        <b:NameList>
          <b:Person>
            <b:Last>Namecheap</b:Last>
          </b:Person>
        </b:NameList>
      </b:Author>
    </b:Author>
    <b:Title>Domain name search and pricing</b:Title>
    <b:Year>2026</b:Year>
    <b:URL>https://www.namecheap.com/domains/</b:URL>
    <b:Month>Marzo</b:Month>
    <b:Day>3</b:Day>
    <b:RefOrder>27</b:RefOrder>
  </b:Source>
  <b:Source xmlns:b="http://schemas.openxmlformats.org/officeDocument/2006/bibliography">
    <b:Tag>Con13</b:Tag>
    <b:SourceType>DocumentFromInternetSite</b:SourceType>
    <b:Guid>{96C8A33E-CB14-4801-B2D1-A815F26F1D0C}</b:Guid>
    <b:Title>Ley No. 172-13 sobre la protección integral de los datos personales. Oficina Nacional de Estadística.</b:Title>
    <b:Year>2013</b:Year>
    <b:Month>Diciembre</b:Month>
    <b:Day>15</b:Day>
    <b:URL>https://www.one.gob.do/media/u5ohmfyp/ley-172-13.pdf</b:URL>
    <b:Author>
      <b:Author>
        <b:NameList>
          <b:Person>
            <b:Last>Congreso Nacional de la República Dominicana</b:Last>
          </b:Person>
        </b:NameList>
      </b:Author>
    </b:Author>
    <b:RefOrder>7</b:RefOrder>
  </b:Source>
  <b:Source>
    <b:Tag>Con17</b:Tag>
    <b:SourceType>DocumentFromInternetSite</b:SourceType>
    <b:Guid>{1E8531DD-738E-465D-A719-2AC7B4124827}</b:Guid>
    <b:Title> Ley No. 155-17 sobre lavado de activos y el financiamiento del terrorismo. Superintendencia de Bancos de la República Dominicana.</b:Title>
    <b:Year>2017</b:Year>
    <b:Month>Junio</b:Month>
    <b:Day>1</b:Day>
    <b:URL>https://sb.gob.do/regulacion/compendio-de-leyes-y-reglamentos/ley-no-155-17-lavado-de-activos-y-el-financiamiento-del-terrorismo/</b:URL>
    <b:Author>
      <b:Author>
        <b:NameList>
          <b:Person>
            <b:Last>Congreso Nacional de la República Dominicana</b:Last>
          </b:Person>
        </b:NameList>
      </b:Author>
    </b:Author>
    <b:RefOrder>6</b:RefOrder>
  </b:Source>
  <b:Source>
    <b:Tag>Con02</b:Tag>
    <b:SourceType>DocumentFromInternetSite</b:SourceType>
    <b:Guid>{3CA5A8A6-B3DB-4437-8399-79871D9EE60B}</b:Guid>
    <b:Title>Ley No. 126-02 de comercio electrónico, documentos y firmas digitales. Dirección General de Impuestos Internos (DGII).</b:Title>
    <b:Year>2002</b:Year>
    <b:URL>https://dgii.gov.do/legislacion/leyesTributarias/Documents/Otras%20Leyes%20de%20Inter%C3%A9s/126-02.pdf</b:URL>
    <b:Author>
      <b:Author>
        <b:NameList>
          <b:Person>
            <b:Last>Congreso Nacional de la República Dominicana</b:Last>
          </b:Person>
        </b:NameList>
      </b:Author>
    </b:Author>
    <b:RefOrder>10</b:RefOrder>
  </b:Source>
  <b:Source>
    <b:Tag>Ofi25</b:Tag>
    <b:SourceType>DocumentFromInternetSite</b:SourceType>
    <b:Guid>{AB618926-7B34-4A64-B478-B993D428FA24}</b:Guid>
    <b:Author>
      <b:Author>
        <b:NameList>
          <b:Person>
            <b:Last>OGTIC</b:Last>
            <b:First>Oficina</b:First>
            <b:Middle>Gubernamental de Tecnologías de la Información y Comunicación</b:Middle>
          </b:Person>
        </b:NameList>
      </b:Author>
    </b:Author>
    <b:Title>NORTIC A7: Norma para la administración de la seguridad de las tecnologías de la información y comunicación en el Estado dominicano.</b:Title>
    <b:Year>2025</b:Year>
    <b:URL>https://ogtic.gob.do/wp-content/uploads/2025/12/NORTIC-A7_2025.pdf</b:URL>
    <b:RefOrder>3</b:RefOrder>
  </b:Source>
  <b:Source>
    <b:Tag>Con05</b:Tag>
    <b:SourceType>DocumentFromInternetSite</b:SourceType>
    <b:Guid>{85E5CD25-30C7-4BE1-AA61-2B086A711AB1}</b:Guid>
    <b:Year>2005</b:Year>
    <b:Month>Marzo</b:Month>
    <b:Day>23</b:Day>
    <b:URL>https://ri.gob.do/wp-content/uploads/2023/10/Libro-Ley-108-05-de-registro-inmobiliario.pdf</b:URL>
    <b:Author>
      <b:Author>
        <b:NameList>
          <b:Person>
            <b:Last>Congreso Nacional de la República Dominicana</b:Last>
          </b:Person>
        </b:NameList>
      </b:Author>
    </b:Author>
    <b:InternetSiteTitle>Ley No. 108-05 de Registro Inmobiliario. Gaceta Oficial No. 10316. Registro Inmobiliario de la República Dominicana.</b:InternetSiteTitle>
    <b:RefOrder>9</b:RefOrder>
  </b:Source>
  <b:Source xmlns:b="http://schemas.openxmlformats.org/officeDocument/2006/bibliography">
    <b:Tag>Sup09</b:Tag>
    <b:SourceType>DocumentFromInternetSite</b:SourceType>
    <b:Guid>{3F935AF7-EBB0-4269-960C-68202DD6CBA7}</b:Guid>
    <b:Title>Resolución No. 628-2009: Reglamento General de Mensuras Catastrales. Jurisdicción Inmobiliaria.</b:Title>
    <b:Year>2009</b:Year>
    <b:URL>https://docs.republica-dominicana.justia.com/nacionales/reglamentos/resolucion-no-628-2009.pdf</b:URL>
    <b:Author>
      <b:Author>
        <b:NameList>
          <b:Person>
            <b:Last>Suprema Corte de Justicia de la República Dominica</b:Last>
          </b:Person>
        </b:NameList>
      </b:Author>
    </b:Author>
    <b:RefOrder>11</b:RefOrder>
  </b:Source>
  <b:Source>
    <b:Tag>Con12</b:Tag>
    <b:SourceType>DocumentFromInternetSite</b:SourceType>
    <b:Guid>{09D1DC5C-C9E1-400D-B961-5492BE5A8B05}</b:Guid>
    <b:Title>Ley No. 1-12 que establece la Estrategia Nacional de Desarrollo 2030. Ministerio de Economía, Planificación y Desarrollo.</b:Title>
    <b:Year>2012</b:Year>
    <b:Month>Enero</b:Month>
    <b:Day>26</b:Day>
    <b:URL>https://mepyd.gob.do/wp-content/uploads/drive/UAAES/END/Informes%20Anuales%20END/end_2030.pdf</b:URL>
    <b:Author>
      <b:Author>
        <b:NameList>
          <b:Person>
            <b:Last>Congreso Nacional de la República Dominicana</b:Last>
          </b:Person>
        </b:NameList>
      </b:Author>
    </b:Author>
    <b:RefOrder>5</b:RefOrder>
  </b:Source>
  <b:Source>
    <b:Tag>ONE25</b:Tag>
    <b:SourceType>DocumentFromInternetSite</b:SourceType>
    <b:Guid>{4FBC50D0-D99E-4410-8850-51801FC5B600}</b:Guid>
    <b:Title>Construcción y actividades inmobiliarias: Series estadísticas 2013–2025.</b:Title>
    <b:Year>2025</b:Year>
    <b:URL>https://www.one.gob.do/datos-y-estadisticas/temas/estadisticas-economicas/estadisticas-sectoriales/construccion-y-actividades-inmobiliarias/</b:URL>
    <b:Author>
      <b:Author>
        <b:NameList>
          <b:Person>
            <b:Last>ONE</b:Last>
            <b:First>Oficina Nacional de Estadística</b:First>
          </b:Person>
        </b:NameList>
      </b:Author>
    </b:Author>
    <b:RefOrder>1</b:RefOrder>
  </b:Source>
  <b:Source>
    <b:Tag>Min25</b:Tag>
    <b:SourceType>InternetSite</b:SourceType>
    <b:Guid>{93051366-4D51-4A7F-AA85-A7D88272224F}</b:Guid>
    <b:Title>VIVIENDA SEGURA</b:Title>
    <b:Year>2025</b:Year>
    <b:URL>https://viviendasegura.mived.gob.do/</b:URL>
    <b:Author>
      <b:Author>
        <b:NameList>
          <b:Person>
            <b:Last>MIVED</b:Last>
            <b:First>Ministerio</b:First>
            <b:Middle>de Vivienda y Edificaciones</b:Middle>
          </b:Person>
        </b:NameList>
      </b:Author>
    </b:Author>
    <b:RefOrder>2</b:RefOrder>
  </b:Source>
  <b:Source>
    <b:Tag>McG</b:Tag>
    <b:SourceType>Book</b:SourceType>
    <b:Guid>{3CC567F0-0B3E-4C00-AC97-E49046AE96CB}</b:Guid>
    <b:Title>(4.ª ed.). Evaluación de proyectos</b:Title>
    <b:Author>
      <b:Author>
        <b:NameList>
          <b:Person>
            <b:Last>Baca Urbina</b:Last>
            <b:First>G.</b:First>
          </b:Person>
        </b:NameList>
      </b:Author>
    </b:Author>
    <b:Publisher>McGraw‑Hill</b:Publisher>
    <b:Year>2001</b:Year>
    <b:URL>https://econforesyproyec.files.wordpress.com/2014/11/evaluacion-de-proyectos-gabriel-baca-urbina-corregido.pdf</b:URL>
    <b:RefOrder>14</b:RefOrder>
  </b:Source>
  <b:Source>
    <b:Tag>Ofi22</b:Tag>
    <b:SourceType>DocumentFromInternetSite</b:SourceType>
    <b:Guid>{DE075CB8-7367-4F52-AD4A-CB003CE122C1}</b:Guid>
    <b:Author>
      <b:Author>
        <b:NameList>
          <b:Person>
            <b:Last>OGTIC</b:Last>
            <b:First>Oficina</b:First>
            <b:Middle>Gubernamental de Tecnologías de la Información y Comunicación</b:Middle>
          </b:Person>
        </b:NameList>
      </b:Author>
    </b:Author>
    <b:Title>Agenda Digital 2030</b:Title>
    <b:InternetSiteTitle>Gobierno de la República Dominicana</b:InternetSiteTitle>
    <b:Year>2022</b:Year>
    <b:URL>https://publications.iadb.org/publications/spanish/document/Prioridades-para-la-digitalizacion-empresarial-en-America-Latina-y-el-Caribe.pdf</b:URL>
    <b:RefOrder>28</b:RefOrder>
  </b:Source>
  <b:Source>
    <b:Tag>Mic268</b:Tag>
    <b:SourceType>InternetSite</b:SourceType>
    <b:Guid>{05E3B232-C5FE-46D2-B3BF-6694DD3EADA3}</b:Guid>
    <b:Title>Bandwidth pricing</b:Title>
    <b:InternetSiteTitle>Microsoft Azure</b:InternetSiteTitle>
    <b:Year>2026</b:Year>
    <b:Month>Marzo</b:Month>
    <b:Day>4</b:Day>
    <b:URL>https://azure.microsoft.com/en-us/pricing/details/bandwidth/</b:URL>
    <b:Author>
      <b:Author>
        <b:NameList>
          <b:Person>
            <b:Last>Microsoft</b:Last>
          </b:Person>
        </b:NameList>
      </b:Author>
    </b:Author>
    <b:RefOrder>29</b:RefOrder>
  </b:Source>
  <b:Source>
    <b:Tag>MIV6a</b:Tag>
    <b:SourceType>InternetSite</b:SourceType>
    <b:Guid>{E16F0044-B165-4723-80E1-FC79213F64F6}</b:Guid>
    <b:Author>
      <b:Author>
        <b:NameList>
          <b:Person>
            <b:Last>MIVED</b:Last>
          </b:Person>
        </b:NameList>
      </b:Author>
    </b:Author>
    <b:Title>Emisión de licencia de construcción.</b:Title>
    <b:InternetSiteTitle>Ministerio de Vivienda y Edificaciones.</b:InternetSiteTitle>
    <b:Year>2026a</b:Year>
    <b:Month>Marzo</b:Month>
    <b:Day>10</b:Day>
    <b:URL>https://mived.gob.do/emision-de-licencia-de-construccion/</b:URL>
    <b:RefOrder>30</b:RefOrder>
  </b:Source>
  <b:Source>
    <b:Tag>MIV26</b:Tag>
    <b:SourceType>InternetSite</b:SourceType>
    <b:Guid>{D2A56DBB-01FE-4129-9746-5A04F71339AF}</b:Guid>
    <b:Author>
      <b:Author>
        <b:NameList>
          <b:Person>
            <b:Last>MIVED</b:Last>
          </b:Person>
        </b:NameList>
      </b:Author>
    </b:Author>
    <b:Title>Permiso de inicio de construcción.</b:Title>
    <b:InternetSiteTitle>Ministerio de Vivienda y Edificaciones.</b:InternetSiteTitle>
    <b:Year>2026b</b:Year>
    <b:Month>Marzo</b:Month>
    <b:Day>10</b:Day>
    <b:URL>https://mived.gob.do/permiso-de-inicio-de-construccion/</b:URL>
    <b:RefOrder>31</b:RefOrder>
  </b:Source>
  <b:Source>
    <b:Tag>ISB26</b:Tag>
    <b:SourceType>InternetSite</b:SourceType>
    <b:Guid>{01628A9C-4904-4A05-B9B9-1648EA14F08E}</b:Guid>
    <b:Title>International Software Benchmarking Standards Group</b:Title>
    <b:Year>2026</b:Year>
    <b:Author>
      <b:Author>
        <b:NameList>
          <b:Person>
            <b:Last>ISBSG</b:Last>
          </b:Person>
        </b:NameList>
      </b:Author>
    </b:Author>
    <b:InternetSiteTitle>Development &amp; Enhancement Repository Data: Productivity by Programming Language and Platform</b:InternetSiteTitle>
    <b:Month>Abril</b:Month>
    <b:Day>8</b:Day>
    <b:URL>http://isbsg.org/</b:URL>
    <b:RefOrder>17</b:RefOrder>
  </b:Source>
  <b:Source>
    <b:Tag>ISB19</b:Tag>
    <b:SourceType>Report</b:SourceType>
    <b:Guid>{43262368-CF25-447E-B479-0941D43494BC}</b:Guid>
    <b:Title>Performance Calculation and Benchmarking using the ISBSG Dataset</b:Title>
    <b:Year>2019</b:Year>
    <b:URL>https://www.academia.edu/63039801/Performance_Calculation_and_Benchmarking_using_the_ISBSG_Dataset_Release_12_Data_Repository_Empirical_Study</b:URL>
    <b:Publisher>Medwell Journals</b:Publisher>
    <b:Author>
      <b:Author>
        <b:NameList>
          <b:Person>
            <b:Last>ISBSG</b:Last>
          </b:Person>
        </b:NameList>
      </b:Author>
    </b:Author>
    <b:RefOrder>13</b:RefOrder>
  </b:Source>
  <b:Source>
    <b:Tag>Pay26</b:Tag>
    <b:SourceType>InternetSite</b:SourceType>
    <b:Guid>{D01AC24A-D11B-4E31-B268-3A00EB01F728}</b:Guid>
    <b:Author>
      <b:Author>
        <b:NameList>
          <b:Person>
            <b:Last>Payscale</b:Last>
          </b:Person>
        </b:NameList>
      </b:Author>
    </b:Author>
    <b:Title>Average Software Engineer Salary in Dominican Republic</b:Title>
    <b:Year>2026</b:Year>
    <b:URL>https://www.payscale.com/</b:URL>
    <b:RefOrder>15</b:RefOrder>
  </b:Source>
  <b:Source>
    <b:Tag>Blu25</b:Tag>
    <b:SourceType>InternetSite</b:SourceType>
    <b:Guid>{88A3F036-9CAA-4B58-925E-D90F387E7EAF}</b:Guid>
    <b:Author>
      <b:Author>
        <b:NameList>
          <b:Person>
            <b:Last>Coding</b:Last>
            <b:First>Blue</b:First>
          </b:Person>
        </b:NameList>
      </b:Author>
    </b:Author>
    <b:Title>Análisis: Salarios para devs de software en República Dominicana</b:Title>
    <b:Year>2025</b:Year>
    <b:URL>https://medium.com/</b:URL>
    <b:RefOrder>16</b:RefOrder>
  </b:Source>
</b:Sources>
</file>

<file path=customXml/itemProps1.xml><?xml version="1.0" encoding="utf-8"?>
<ds:datastoreItem xmlns:ds="http://schemas.openxmlformats.org/officeDocument/2006/customXml" ds:itemID="{E777A8E4-6625-4FC8-AF1B-1C7A5CC64EE2}">
  <ds:schemaRefs>
    <ds:schemaRef ds:uri="http://schemas.microsoft.com/office/2006/metadata/properties"/>
    <ds:schemaRef ds:uri="http://schemas.microsoft.com/office/infopath/2007/PartnerControls"/>
    <ds:schemaRef ds:uri="6e7e6f2c-a06a-4a08-a06b-63cd881656f8"/>
  </ds:schemaRefs>
</ds:datastoreItem>
</file>

<file path=customXml/itemProps2.xml><?xml version="1.0" encoding="utf-8"?>
<ds:datastoreItem xmlns:ds="http://schemas.openxmlformats.org/officeDocument/2006/customXml" ds:itemID="{DCBF1E2A-C358-4F15-BB65-7B68085DB6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843c60-b2e6-4376-a714-a2fb6ba78f13"/>
    <ds:schemaRef ds:uri="6e7e6f2c-a06a-4a08-a06b-63cd881656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176B41-5ACA-454C-8D66-0E8BED17C269}">
  <ds:schemaRefs>
    <ds:schemaRef ds:uri="http://schemas.microsoft.com/sharepoint/v3/contenttype/forms"/>
  </ds:schemaRefs>
</ds:datastoreItem>
</file>

<file path=customXml/itemProps4.xml><?xml version="1.0" encoding="utf-8"?>
<ds:datastoreItem xmlns:ds="http://schemas.openxmlformats.org/officeDocument/2006/customXml" ds:itemID="{948DFD71-119B-4623-8A3F-66AB87C2D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de estudiante con portada</Template>
  <TotalTime>2</TotalTime>
  <Pages>37</Pages>
  <Words>5980</Words>
  <Characters>36719</Characters>
  <Application>Microsoft Office Word</Application>
  <DocSecurity>0</DocSecurity>
  <Lines>1079</Lines>
  <Paragraphs>656</Paragraphs>
  <ScaleCrop>false</ScaleCrop>
  <Company/>
  <LinksUpToDate>false</LinksUpToDate>
  <CharactersWithSpaces>42043</CharactersWithSpaces>
  <SharedDoc>false</SharedDoc>
  <HLinks>
    <vt:vector size="240" baseType="variant">
      <vt:variant>
        <vt:i4>393291</vt:i4>
      </vt:variant>
      <vt:variant>
        <vt:i4>318</vt:i4>
      </vt:variant>
      <vt:variant>
        <vt:i4>0</vt:i4>
      </vt:variant>
      <vt:variant>
        <vt:i4>5</vt:i4>
      </vt:variant>
      <vt:variant>
        <vt:lpwstr>https://asp.net/</vt:lpwstr>
      </vt:variant>
      <vt:variant>
        <vt:lpwstr/>
      </vt:variant>
      <vt:variant>
        <vt:i4>393291</vt:i4>
      </vt:variant>
      <vt:variant>
        <vt:i4>315</vt:i4>
      </vt:variant>
      <vt:variant>
        <vt:i4>0</vt:i4>
      </vt:variant>
      <vt:variant>
        <vt:i4>5</vt:i4>
      </vt:variant>
      <vt:variant>
        <vt:lpwstr>https://asp.net/</vt:lpwstr>
      </vt:variant>
      <vt:variant>
        <vt:lpwstr/>
      </vt:variant>
      <vt:variant>
        <vt:i4>1376313</vt:i4>
      </vt:variant>
      <vt:variant>
        <vt:i4>230</vt:i4>
      </vt:variant>
      <vt:variant>
        <vt:i4>0</vt:i4>
      </vt:variant>
      <vt:variant>
        <vt:i4>5</vt:i4>
      </vt:variant>
      <vt:variant>
        <vt:lpwstr/>
      </vt:variant>
      <vt:variant>
        <vt:lpwstr>_Toc226542974</vt:lpwstr>
      </vt:variant>
      <vt:variant>
        <vt:i4>1245233</vt:i4>
      </vt:variant>
      <vt:variant>
        <vt:i4>221</vt:i4>
      </vt:variant>
      <vt:variant>
        <vt:i4>0</vt:i4>
      </vt:variant>
      <vt:variant>
        <vt:i4>5</vt:i4>
      </vt:variant>
      <vt:variant>
        <vt:lpwstr/>
      </vt:variant>
      <vt:variant>
        <vt:lpwstr>_Toc226540134</vt:lpwstr>
      </vt:variant>
      <vt:variant>
        <vt:i4>1245233</vt:i4>
      </vt:variant>
      <vt:variant>
        <vt:i4>215</vt:i4>
      </vt:variant>
      <vt:variant>
        <vt:i4>0</vt:i4>
      </vt:variant>
      <vt:variant>
        <vt:i4>5</vt:i4>
      </vt:variant>
      <vt:variant>
        <vt:lpwstr/>
      </vt:variant>
      <vt:variant>
        <vt:lpwstr>_Toc226540133</vt:lpwstr>
      </vt:variant>
      <vt:variant>
        <vt:i4>1245233</vt:i4>
      </vt:variant>
      <vt:variant>
        <vt:i4>209</vt:i4>
      </vt:variant>
      <vt:variant>
        <vt:i4>0</vt:i4>
      </vt:variant>
      <vt:variant>
        <vt:i4>5</vt:i4>
      </vt:variant>
      <vt:variant>
        <vt:lpwstr/>
      </vt:variant>
      <vt:variant>
        <vt:lpwstr>_Toc226540132</vt:lpwstr>
      </vt:variant>
      <vt:variant>
        <vt:i4>1245233</vt:i4>
      </vt:variant>
      <vt:variant>
        <vt:i4>200</vt:i4>
      </vt:variant>
      <vt:variant>
        <vt:i4>0</vt:i4>
      </vt:variant>
      <vt:variant>
        <vt:i4>5</vt:i4>
      </vt:variant>
      <vt:variant>
        <vt:lpwstr/>
      </vt:variant>
      <vt:variant>
        <vt:lpwstr>_Toc226540131</vt:lpwstr>
      </vt:variant>
      <vt:variant>
        <vt:i4>1245233</vt:i4>
      </vt:variant>
      <vt:variant>
        <vt:i4>194</vt:i4>
      </vt:variant>
      <vt:variant>
        <vt:i4>0</vt:i4>
      </vt:variant>
      <vt:variant>
        <vt:i4>5</vt:i4>
      </vt:variant>
      <vt:variant>
        <vt:lpwstr/>
      </vt:variant>
      <vt:variant>
        <vt:lpwstr>_Toc226540130</vt:lpwstr>
      </vt:variant>
      <vt:variant>
        <vt:i4>1179697</vt:i4>
      </vt:variant>
      <vt:variant>
        <vt:i4>188</vt:i4>
      </vt:variant>
      <vt:variant>
        <vt:i4>0</vt:i4>
      </vt:variant>
      <vt:variant>
        <vt:i4>5</vt:i4>
      </vt:variant>
      <vt:variant>
        <vt:lpwstr/>
      </vt:variant>
      <vt:variant>
        <vt:lpwstr>_Toc226540129</vt:lpwstr>
      </vt:variant>
      <vt:variant>
        <vt:i4>1179697</vt:i4>
      </vt:variant>
      <vt:variant>
        <vt:i4>182</vt:i4>
      </vt:variant>
      <vt:variant>
        <vt:i4>0</vt:i4>
      </vt:variant>
      <vt:variant>
        <vt:i4>5</vt:i4>
      </vt:variant>
      <vt:variant>
        <vt:lpwstr/>
      </vt:variant>
      <vt:variant>
        <vt:lpwstr>_Toc226540128</vt:lpwstr>
      </vt:variant>
      <vt:variant>
        <vt:i4>1179697</vt:i4>
      </vt:variant>
      <vt:variant>
        <vt:i4>176</vt:i4>
      </vt:variant>
      <vt:variant>
        <vt:i4>0</vt:i4>
      </vt:variant>
      <vt:variant>
        <vt:i4>5</vt:i4>
      </vt:variant>
      <vt:variant>
        <vt:lpwstr/>
      </vt:variant>
      <vt:variant>
        <vt:lpwstr>_Toc226540127</vt:lpwstr>
      </vt:variant>
      <vt:variant>
        <vt:i4>1179697</vt:i4>
      </vt:variant>
      <vt:variant>
        <vt:i4>170</vt:i4>
      </vt:variant>
      <vt:variant>
        <vt:i4>0</vt:i4>
      </vt:variant>
      <vt:variant>
        <vt:i4>5</vt:i4>
      </vt:variant>
      <vt:variant>
        <vt:lpwstr/>
      </vt:variant>
      <vt:variant>
        <vt:lpwstr>_Toc226540126</vt:lpwstr>
      </vt:variant>
      <vt:variant>
        <vt:i4>1179697</vt:i4>
      </vt:variant>
      <vt:variant>
        <vt:i4>164</vt:i4>
      </vt:variant>
      <vt:variant>
        <vt:i4>0</vt:i4>
      </vt:variant>
      <vt:variant>
        <vt:i4>5</vt:i4>
      </vt:variant>
      <vt:variant>
        <vt:lpwstr/>
      </vt:variant>
      <vt:variant>
        <vt:lpwstr>_Toc226540125</vt:lpwstr>
      </vt:variant>
      <vt:variant>
        <vt:i4>1179697</vt:i4>
      </vt:variant>
      <vt:variant>
        <vt:i4>158</vt:i4>
      </vt:variant>
      <vt:variant>
        <vt:i4>0</vt:i4>
      </vt:variant>
      <vt:variant>
        <vt:i4>5</vt:i4>
      </vt:variant>
      <vt:variant>
        <vt:lpwstr/>
      </vt:variant>
      <vt:variant>
        <vt:lpwstr>_Toc226540124</vt:lpwstr>
      </vt:variant>
      <vt:variant>
        <vt:i4>1179697</vt:i4>
      </vt:variant>
      <vt:variant>
        <vt:i4>152</vt:i4>
      </vt:variant>
      <vt:variant>
        <vt:i4>0</vt:i4>
      </vt:variant>
      <vt:variant>
        <vt:i4>5</vt:i4>
      </vt:variant>
      <vt:variant>
        <vt:lpwstr/>
      </vt:variant>
      <vt:variant>
        <vt:lpwstr>_Toc226540123</vt:lpwstr>
      </vt:variant>
      <vt:variant>
        <vt:i4>1179697</vt:i4>
      </vt:variant>
      <vt:variant>
        <vt:i4>146</vt:i4>
      </vt:variant>
      <vt:variant>
        <vt:i4>0</vt:i4>
      </vt:variant>
      <vt:variant>
        <vt:i4>5</vt:i4>
      </vt:variant>
      <vt:variant>
        <vt:lpwstr/>
      </vt:variant>
      <vt:variant>
        <vt:lpwstr>_Toc226540122</vt:lpwstr>
      </vt:variant>
      <vt:variant>
        <vt:i4>1179697</vt:i4>
      </vt:variant>
      <vt:variant>
        <vt:i4>140</vt:i4>
      </vt:variant>
      <vt:variant>
        <vt:i4>0</vt:i4>
      </vt:variant>
      <vt:variant>
        <vt:i4>5</vt:i4>
      </vt:variant>
      <vt:variant>
        <vt:lpwstr/>
      </vt:variant>
      <vt:variant>
        <vt:lpwstr>_Toc226540121</vt:lpwstr>
      </vt:variant>
      <vt:variant>
        <vt:i4>1179697</vt:i4>
      </vt:variant>
      <vt:variant>
        <vt:i4>134</vt:i4>
      </vt:variant>
      <vt:variant>
        <vt:i4>0</vt:i4>
      </vt:variant>
      <vt:variant>
        <vt:i4>5</vt:i4>
      </vt:variant>
      <vt:variant>
        <vt:lpwstr/>
      </vt:variant>
      <vt:variant>
        <vt:lpwstr>_Toc226540120</vt:lpwstr>
      </vt:variant>
      <vt:variant>
        <vt:i4>1114161</vt:i4>
      </vt:variant>
      <vt:variant>
        <vt:i4>128</vt:i4>
      </vt:variant>
      <vt:variant>
        <vt:i4>0</vt:i4>
      </vt:variant>
      <vt:variant>
        <vt:i4>5</vt:i4>
      </vt:variant>
      <vt:variant>
        <vt:lpwstr/>
      </vt:variant>
      <vt:variant>
        <vt:lpwstr>_Toc226540119</vt:lpwstr>
      </vt:variant>
      <vt:variant>
        <vt:i4>1114161</vt:i4>
      </vt:variant>
      <vt:variant>
        <vt:i4>122</vt:i4>
      </vt:variant>
      <vt:variant>
        <vt:i4>0</vt:i4>
      </vt:variant>
      <vt:variant>
        <vt:i4>5</vt:i4>
      </vt:variant>
      <vt:variant>
        <vt:lpwstr/>
      </vt:variant>
      <vt:variant>
        <vt:lpwstr>_Toc226540118</vt:lpwstr>
      </vt:variant>
      <vt:variant>
        <vt:i4>1114161</vt:i4>
      </vt:variant>
      <vt:variant>
        <vt:i4>116</vt:i4>
      </vt:variant>
      <vt:variant>
        <vt:i4>0</vt:i4>
      </vt:variant>
      <vt:variant>
        <vt:i4>5</vt:i4>
      </vt:variant>
      <vt:variant>
        <vt:lpwstr/>
      </vt:variant>
      <vt:variant>
        <vt:lpwstr>_Toc226540117</vt:lpwstr>
      </vt:variant>
      <vt:variant>
        <vt:i4>1114161</vt:i4>
      </vt:variant>
      <vt:variant>
        <vt:i4>110</vt:i4>
      </vt:variant>
      <vt:variant>
        <vt:i4>0</vt:i4>
      </vt:variant>
      <vt:variant>
        <vt:i4>5</vt:i4>
      </vt:variant>
      <vt:variant>
        <vt:lpwstr/>
      </vt:variant>
      <vt:variant>
        <vt:lpwstr>_Toc226540116</vt:lpwstr>
      </vt:variant>
      <vt:variant>
        <vt:i4>1114161</vt:i4>
      </vt:variant>
      <vt:variant>
        <vt:i4>104</vt:i4>
      </vt:variant>
      <vt:variant>
        <vt:i4>0</vt:i4>
      </vt:variant>
      <vt:variant>
        <vt:i4>5</vt:i4>
      </vt:variant>
      <vt:variant>
        <vt:lpwstr/>
      </vt:variant>
      <vt:variant>
        <vt:lpwstr>_Toc226540115</vt:lpwstr>
      </vt:variant>
      <vt:variant>
        <vt:i4>1114161</vt:i4>
      </vt:variant>
      <vt:variant>
        <vt:i4>98</vt:i4>
      </vt:variant>
      <vt:variant>
        <vt:i4>0</vt:i4>
      </vt:variant>
      <vt:variant>
        <vt:i4>5</vt:i4>
      </vt:variant>
      <vt:variant>
        <vt:lpwstr/>
      </vt:variant>
      <vt:variant>
        <vt:lpwstr>_Toc226540114</vt:lpwstr>
      </vt:variant>
      <vt:variant>
        <vt:i4>1114161</vt:i4>
      </vt:variant>
      <vt:variant>
        <vt:i4>92</vt:i4>
      </vt:variant>
      <vt:variant>
        <vt:i4>0</vt:i4>
      </vt:variant>
      <vt:variant>
        <vt:i4>5</vt:i4>
      </vt:variant>
      <vt:variant>
        <vt:lpwstr/>
      </vt:variant>
      <vt:variant>
        <vt:lpwstr>_Toc226540113</vt:lpwstr>
      </vt:variant>
      <vt:variant>
        <vt:i4>1114161</vt:i4>
      </vt:variant>
      <vt:variant>
        <vt:i4>86</vt:i4>
      </vt:variant>
      <vt:variant>
        <vt:i4>0</vt:i4>
      </vt:variant>
      <vt:variant>
        <vt:i4>5</vt:i4>
      </vt:variant>
      <vt:variant>
        <vt:lpwstr/>
      </vt:variant>
      <vt:variant>
        <vt:lpwstr>_Toc226540112</vt:lpwstr>
      </vt:variant>
      <vt:variant>
        <vt:i4>1114161</vt:i4>
      </vt:variant>
      <vt:variant>
        <vt:i4>80</vt:i4>
      </vt:variant>
      <vt:variant>
        <vt:i4>0</vt:i4>
      </vt:variant>
      <vt:variant>
        <vt:i4>5</vt:i4>
      </vt:variant>
      <vt:variant>
        <vt:lpwstr/>
      </vt:variant>
      <vt:variant>
        <vt:lpwstr>_Toc226540111</vt:lpwstr>
      </vt:variant>
      <vt:variant>
        <vt:i4>1114161</vt:i4>
      </vt:variant>
      <vt:variant>
        <vt:i4>74</vt:i4>
      </vt:variant>
      <vt:variant>
        <vt:i4>0</vt:i4>
      </vt:variant>
      <vt:variant>
        <vt:i4>5</vt:i4>
      </vt:variant>
      <vt:variant>
        <vt:lpwstr/>
      </vt:variant>
      <vt:variant>
        <vt:lpwstr>_Toc226540110</vt:lpwstr>
      </vt:variant>
      <vt:variant>
        <vt:i4>1048625</vt:i4>
      </vt:variant>
      <vt:variant>
        <vt:i4>68</vt:i4>
      </vt:variant>
      <vt:variant>
        <vt:i4>0</vt:i4>
      </vt:variant>
      <vt:variant>
        <vt:i4>5</vt:i4>
      </vt:variant>
      <vt:variant>
        <vt:lpwstr/>
      </vt:variant>
      <vt:variant>
        <vt:lpwstr>_Toc226540109</vt:lpwstr>
      </vt:variant>
      <vt:variant>
        <vt:i4>1048625</vt:i4>
      </vt:variant>
      <vt:variant>
        <vt:i4>62</vt:i4>
      </vt:variant>
      <vt:variant>
        <vt:i4>0</vt:i4>
      </vt:variant>
      <vt:variant>
        <vt:i4>5</vt:i4>
      </vt:variant>
      <vt:variant>
        <vt:lpwstr/>
      </vt:variant>
      <vt:variant>
        <vt:lpwstr>_Toc226540108</vt:lpwstr>
      </vt:variant>
      <vt:variant>
        <vt:i4>1048625</vt:i4>
      </vt:variant>
      <vt:variant>
        <vt:i4>56</vt:i4>
      </vt:variant>
      <vt:variant>
        <vt:i4>0</vt:i4>
      </vt:variant>
      <vt:variant>
        <vt:i4>5</vt:i4>
      </vt:variant>
      <vt:variant>
        <vt:lpwstr/>
      </vt:variant>
      <vt:variant>
        <vt:lpwstr>_Toc226540107</vt:lpwstr>
      </vt:variant>
      <vt:variant>
        <vt:i4>1048625</vt:i4>
      </vt:variant>
      <vt:variant>
        <vt:i4>50</vt:i4>
      </vt:variant>
      <vt:variant>
        <vt:i4>0</vt:i4>
      </vt:variant>
      <vt:variant>
        <vt:i4>5</vt:i4>
      </vt:variant>
      <vt:variant>
        <vt:lpwstr/>
      </vt:variant>
      <vt:variant>
        <vt:lpwstr>_Toc226540106</vt:lpwstr>
      </vt:variant>
      <vt:variant>
        <vt:i4>1048625</vt:i4>
      </vt:variant>
      <vt:variant>
        <vt:i4>44</vt:i4>
      </vt:variant>
      <vt:variant>
        <vt:i4>0</vt:i4>
      </vt:variant>
      <vt:variant>
        <vt:i4>5</vt:i4>
      </vt:variant>
      <vt:variant>
        <vt:lpwstr/>
      </vt:variant>
      <vt:variant>
        <vt:lpwstr>_Toc226540105</vt:lpwstr>
      </vt:variant>
      <vt:variant>
        <vt:i4>1048625</vt:i4>
      </vt:variant>
      <vt:variant>
        <vt:i4>38</vt:i4>
      </vt:variant>
      <vt:variant>
        <vt:i4>0</vt:i4>
      </vt:variant>
      <vt:variant>
        <vt:i4>5</vt:i4>
      </vt:variant>
      <vt:variant>
        <vt:lpwstr/>
      </vt:variant>
      <vt:variant>
        <vt:lpwstr>_Toc226540104</vt:lpwstr>
      </vt:variant>
      <vt:variant>
        <vt:i4>1048625</vt:i4>
      </vt:variant>
      <vt:variant>
        <vt:i4>32</vt:i4>
      </vt:variant>
      <vt:variant>
        <vt:i4>0</vt:i4>
      </vt:variant>
      <vt:variant>
        <vt:i4>5</vt:i4>
      </vt:variant>
      <vt:variant>
        <vt:lpwstr/>
      </vt:variant>
      <vt:variant>
        <vt:lpwstr>_Toc226540103</vt:lpwstr>
      </vt:variant>
      <vt:variant>
        <vt:i4>1048625</vt:i4>
      </vt:variant>
      <vt:variant>
        <vt:i4>26</vt:i4>
      </vt:variant>
      <vt:variant>
        <vt:i4>0</vt:i4>
      </vt:variant>
      <vt:variant>
        <vt:i4>5</vt:i4>
      </vt:variant>
      <vt:variant>
        <vt:lpwstr/>
      </vt:variant>
      <vt:variant>
        <vt:lpwstr>_Toc226540102</vt:lpwstr>
      </vt:variant>
      <vt:variant>
        <vt:i4>1048625</vt:i4>
      </vt:variant>
      <vt:variant>
        <vt:i4>20</vt:i4>
      </vt:variant>
      <vt:variant>
        <vt:i4>0</vt:i4>
      </vt:variant>
      <vt:variant>
        <vt:i4>5</vt:i4>
      </vt:variant>
      <vt:variant>
        <vt:lpwstr/>
      </vt:variant>
      <vt:variant>
        <vt:lpwstr>_Toc226540101</vt:lpwstr>
      </vt:variant>
      <vt:variant>
        <vt:i4>1048625</vt:i4>
      </vt:variant>
      <vt:variant>
        <vt:i4>14</vt:i4>
      </vt:variant>
      <vt:variant>
        <vt:i4>0</vt:i4>
      </vt:variant>
      <vt:variant>
        <vt:i4>5</vt:i4>
      </vt:variant>
      <vt:variant>
        <vt:lpwstr/>
      </vt:variant>
      <vt:variant>
        <vt:lpwstr>_Toc226540100</vt:lpwstr>
      </vt:variant>
      <vt:variant>
        <vt:i4>1638448</vt:i4>
      </vt:variant>
      <vt:variant>
        <vt:i4>8</vt:i4>
      </vt:variant>
      <vt:variant>
        <vt:i4>0</vt:i4>
      </vt:variant>
      <vt:variant>
        <vt:i4>5</vt:i4>
      </vt:variant>
      <vt:variant>
        <vt:lpwstr/>
      </vt:variant>
      <vt:variant>
        <vt:lpwstr>_Toc226540099</vt:lpwstr>
      </vt:variant>
      <vt:variant>
        <vt:i4>1638448</vt:i4>
      </vt:variant>
      <vt:variant>
        <vt:i4>2</vt:i4>
      </vt:variant>
      <vt:variant>
        <vt:i4>0</vt:i4>
      </vt:variant>
      <vt:variant>
        <vt:i4>5</vt:i4>
      </vt:variant>
      <vt:variant>
        <vt:lpwstr/>
      </vt:variant>
      <vt:variant>
        <vt:lpwstr>_Toc226540098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Adrian-Pc</dc:creator>
  <cp:keywords/>
  <dc:description/>
  <cp:lastModifiedBy>RAY RUBÉN VENTURA LÓPEZ</cp:lastModifiedBy>
  <cp:revision>3</cp:revision>
  <cp:lastPrinted>2026-04-08T18:54:00Z</cp:lastPrinted>
  <dcterms:created xsi:type="dcterms:W3CDTF">2026-04-09T20:52:00Z</dcterms:created>
  <dcterms:modified xsi:type="dcterms:W3CDTF">2026-04-09T20:52:00Z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0x010100A188E777C1182743A48DC886D44DC805</vt:lpwstr>
  </property>
</Properties>
</file>